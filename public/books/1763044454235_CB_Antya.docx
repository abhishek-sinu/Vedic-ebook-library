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38078" w14:textId="2256255D" w:rsidR="00A969AE" w:rsidRPr="004A2847" w:rsidRDefault="00A969AE">
      <w:pPr>
        <w:pBdr>
          <w:top w:val="single" w:sz="5" w:space="2" w:color="FFFFFF"/>
          <w:left w:val="single" w:sz="5" w:space="2" w:color="FFFFFF"/>
          <w:bottom w:val="single" w:sz="18" w:space="2" w:color="FFFFFF"/>
          <w:right w:val="single" w:sz="23" w:space="2" w:color="FFFFFF"/>
        </w:pBdr>
        <w:spacing w:before="540" w:after="0"/>
        <w:ind w:left="1440" w:right="1440" w:firstLine="0"/>
        <w:jc w:val="center"/>
        <w:rPr>
          <w:rStyle w:val="BookTitle"/>
          <w:rFonts w:asciiTheme="minorHAnsi" w:hAnsiTheme="minorHAnsi" w:cstheme="minorHAnsi"/>
        </w:rPr>
      </w:pPr>
      <w:bookmarkStart w:id="0" w:name="Antya-khanda"/>
      <w:bookmarkEnd w:id="0"/>
      <w:r w:rsidRPr="004A2847">
        <w:rPr>
          <w:rStyle w:val="BookTitle"/>
          <w:rFonts w:asciiTheme="minorHAnsi" w:hAnsiTheme="minorHAnsi" w:cstheme="minorHAnsi"/>
        </w:rPr>
        <w:t>Antya-</w:t>
      </w:r>
      <w:r w:rsidR="004A2847">
        <w:rPr>
          <w:rStyle w:val="BookTitle"/>
          <w:rFonts w:asciiTheme="minorHAnsi" w:hAnsiTheme="minorHAnsi" w:cstheme="minorHAnsi"/>
        </w:rPr>
        <w:t>khaṇḍa</w:t>
      </w:r>
    </w:p>
    <w:p w14:paraId="1BD47607" w14:textId="0994EFAE"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 xml:space="preserve">CBP 1: Meeting Again at the House of </w:t>
      </w:r>
      <w:r w:rsidR="00E903E7">
        <w:rPr>
          <w:rStyle w:val="BookTitle"/>
          <w:rFonts w:asciiTheme="minorHAnsi" w:hAnsiTheme="minorHAnsi" w:cstheme="minorHAnsi"/>
          <w:b w:val="0"/>
          <w:bCs w:val="0"/>
          <w:vanish w:val="0"/>
          <w:color w:val="004080"/>
          <w:sz w:val="20"/>
          <w:szCs w:val="20"/>
        </w:rPr>
        <w:t>Ś</w:t>
      </w:r>
      <w:r w:rsidRPr="004A2847">
        <w:rPr>
          <w:rStyle w:val="BookTitle"/>
          <w:rFonts w:asciiTheme="minorHAnsi" w:hAnsiTheme="minorHAnsi" w:cstheme="minorHAnsi"/>
          <w:b w:val="0"/>
          <w:bCs w:val="0"/>
          <w:vanish w:val="0"/>
          <w:color w:val="004080"/>
          <w:sz w:val="20"/>
          <w:szCs w:val="20"/>
        </w:rPr>
        <w:t>r</w:t>
      </w:r>
      <w:r w:rsidR="00E903E7">
        <w:rPr>
          <w:rStyle w:val="BookTitle"/>
          <w:rFonts w:asciiTheme="minorHAnsi" w:hAnsiTheme="minorHAnsi" w:cstheme="minorHAnsi"/>
          <w:b w:val="0"/>
          <w:bCs w:val="0"/>
          <w:vanish w:val="0"/>
          <w:color w:val="004080"/>
          <w:sz w:val="20"/>
          <w:szCs w:val="20"/>
        </w:rPr>
        <w:t>ī</w:t>
      </w:r>
      <w:r w:rsidRPr="004A2847">
        <w:rPr>
          <w:rStyle w:val="BookTitle"/>
          <w:rFonts w:asciiTheme="minorHAnsi" w:hAnsiTheme="minorHAnsi" w:cstheme="minorHAnsi"/>
          <w:b w:val="0"/>
          <w:bCs w:val="0"/>
          <w:vanish w:val="0"/>
          <w:color w:val="004080"/>
          <w:sz w:val="20"/>
          <w:szCs w:val="20"/>
        </w:rPr>
        <w:t xml:space="preserve"> Advaita </w:t>
      </w:r>
      <w:r w:rsidR="00E903E7">
        <w:rPr>
          <w:rStyle w:val="BookTitle"/>
          <w:rFonts w:asciiTheme="minorHAnsi" w:hAnsiTheme="minorHAnsi" w:cstheme="minorHAnsi"/>
          <w:b w:val="0"/>
          <w:bCs w:val="0"/>
          <w:vanish w:val="0"/>
          <w:color w:val="004080"/>
          <w:sz w:val="20"/>
          <w:szCs w:val="20"/>
        </w:rPr>
        <w:t>Ā</w:t>
      </w:r>
      <w:r w:rsidRPr="004A2847">
        <w:rPr>
          <w:rStyle w:val="BookTitle"/>
          <w:rFonts w:asciiTheme="minorHAnsi" w:hAnsiTheme="minorHAnsi" w:cstheme="minorHAnsi"/>
          <w:b w:val="0"/>
          <w:bCs w:val="0"/>
          <w:vanish w:val="0"/>
          <w:color w:val="004080"/>
          <w:sz w:val="20"/>
          <w:szCs w:val="20"/>
        </w:rPr>
        <w:t>c</w:t>
      </w:r>
      <w:r w:rsidR="00E903E7">
        <w:rPr>
          <w:rStyle w:val="BookTitle"/>
          <w:rFonts w:asciiTheme="minorHAnsi" w:hAnsiTheme="minorHAnsi" w:cstheme="minorHAnsi"/>
          <w:b w:val="0"/>
          <w:bCs w:val="0"/>
          <w:vanish w:val="0"/>
          <w:color w:val="004080"/>
          <w:sz w:val="20"/>
          <w:szCs w:val="20"/>
        </w:rPr>
        <w:t>ā</w:t>
      </w:r>
      <w:r w:rsidRPr="004A2847">
        <w:rPr>
          <w:rStyle w:val="BookTitle"/>
          <w:rFonts w:asciiTheme="minorHAnsi" w:hAnsiTheme="minorHAnsi" w:cstheme="minorHAnsi"/>
          <w:b w:val="0"/>
          <w:bCs w:val="0"/>
          <w:vanish w:val="0"/>
          <w:color w:val="004080"/>
          <w:sz w:val="20"/>
          <w:szCs w:val="20"/>
        </w:rPr>
        <w:t>rya</w:t>
      </w:r>
    </w:p>
    <w:p w14:paraId="40C0BCBD" w14:textId="77777777" w:rsidR="00A969AE" w:rsidRPr="004A2847" w:rsidRDefault="00A969AE">
      <w:pPr>
        <w:pStyle w:val="ChapterDesc"/>
        <w:rPr>
          <w:rStyle w:val="BookTitle"/>
          <w:rFonts w:asciiTheme="minorHAnsi" w:hAnsiTheme="minorHAnsi" w:cstheme="minorHAnsi"/>
          <w:b/>
          <w:bCs/>
          <w:color w:val="FFFFFF"/>
          <w:sz w:val="36"/>
          <w:szCs w:val="36"/>
        </w:rPr>
      </w:pPr>
      <w:r w:rsidRPr="004A2847">
        <w:rPr>
          <w:rStyle w:val="BookTitle"/>
          <w:rFonts w:asciiTheme="minorHAnsi" w:hAnsiTheme="minorHAnsi" w:cstheme="minorHAnsi"/>
          <w:b/>
          <w:bCs/>
          <w:color w:val="FFFFFF"/>
          <w:sz w:val="36"/>
          <w:szCs w:val="36"/>
        </w:rPr>
        <w:t>Chapter One: Meeting Again at the House of Śrī Advaita Ācārya</w:t>
      </w:r>
    </w:p>
    <w:p w14:paraId="3D15827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is the beginning of the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xml:space="preserve"> which mainly deals with Lord Śrī Gaurahari's transcendental ecstatic pastimes of preaching the holy name as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w:t>
      </w:r>
    </w:p>
    <w:p w14:paraId="7D3AE6F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Mahāprabhu's stay in Katwa on the night He accepted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from Śrī Keśava Bhāratī, the Lord's instructing Mukunda to begin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the Lord's bestowing love of God on Bhāratī and His departure towards Nīlācala with Bhāratī, the Navadvīpa residents' feelings of separation and a voice from the sky, the Lord's entrance into Rāḍha-deśa, His sudden change of direction from westward to eastward, the Lord's arrangement of sending Nityānanda to Navadvīpa to pacify Mother Śacī and the devotees, the Lord's arrival in Phuliyā and the Navadvīpa residents' meeting with Him, the Lord's arrival at the house of Advaita Ācārya in Śāntipura, His hearing about the science of the Absolute Truth from the mouth of Acyutānanda, Nityānanda and the devotees' arrival at Śāntipura, the Lord's performance of ecstatic dancing and chanting at the house of Advaita, and the Lord's sitting on the throne of Viṣṇu and revealing His own glories.</w:t>
      </w:r>
    </w:p>
    <w:p w14:paraId="57BBACD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displaying His pastime of 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from Keśava Bhāratī in Katwa, Śrī Gaurasundara spent that night in Katwa. He ordered Mukunda to perform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He personally began to display wonderful symptoms of ecstatic love as He started dancing. </w:t>
      </w:r>
      <w:proofErr w:type="gramStart"/>
      <w:r w:rsidRPr="004A2847">
        <w:rPr>
          <w:rStyle w:val="BookTitle"/>
          <w:rFonts w:asciiTheme="minorHAnsi" w:hAnsiTheme="minorHAnsi" w:cstheme="minorHAnsi"/>
          <w:b w:val="0"/>
          <w:bCs w:val="0"/>
          <w:color w:val="000000"/>
          <w:sz w:val="28"/>
          <w:szCs w:val="28"/>
        </w:rPr>
        <w:t>In the course of</w:t>
      </w:r>
      <w:proofErr w:type="gramEnd"/>
      <w:r w:rsidRPr="004A2847">
        <w:rPr>
          <w:rStyle w:val="BookTitle"/>
          <w:rFonts w:asciiTheme="minorHAnsi" w:hAnsiTheme="minorHAnsi" w:cstheme="minorHAnsi"/>
          <w:b w:val="0"/>
          <w:bCs w:val="0"/>
          <w:color w:val="000000"/>
          <w:sz w:val="28"/>
          <w:szCs w:val="28"/>
        </w:rPr>
        <w:t xml:space="preserve"> dancing, Śrīman Mahāprabhu mercifully embraced Keśava Bhāratī, and Bhāratī immediately manifested symptoms of loving devotional service in his body. When early the next morning Śrī Gaurahari asked Śrī Keśava Bhāratī for permission to leave, Bhāratī expressed his desire to accompany the Lord in His ecstatic performance of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to search for Kṛṣṇa. Keeping His spiritual master in front of Him, Mahāprabhu proceeded towards the forest with a desire to manifest His pastime of searching for Kṛṣṇa. He also ordered Candraśekhara Ācārya to return to Navadvīpa and inform everyone about </w:t>
      </w:r>
      <w:r w:rsidRPr="004A2847">
        <w:rPr>
          <w:rStyle w:val="BookTitle"/>
          <w:rFonts w:asciiTheme="minorHAnsi" w:hAnsiTheme="minorHAnsi" w:cstheme="minorHAnsi"/>
          <w:b w:val="0"/>
          <w:bCs w:val="0"/>
          <w:color w:val="000000"/>
          <w:sz w:val="28"/>
          <w:szCs w:val="28"/>
        </w:rPr>
        <w:lastRenderedPageBreak/>
        <w:t xml:space="preserve">His departure for the forest to search for Kṛṣṇa. When Śrī Śacīdevī, Śrī Advaita, and the other devotees of Navadvīpa heard from Śrī Candraśekhara about the Lord's acceptance of </w:t>
      </w:r>
      <w:r w:rsidRPr="004A2847">
        <w:rPr>
          <w:rStyle w:val="BookTitle"/>
          <w:rFonts w:asciiTheme="minorHAnsi" w:hAnsiTheme="minorHAnsi" w:cstheme="minorHAnsi"/>
          <w:b w:val="0"/>
          <w:bCs w:val="0"/>
          <w:i/>
          <w:iCs/>
          <w:color w:val="000000"/>
          <w:sz w:val="28"/>
          <w:szCs w:val="28"/>
        </w:rPr>
        <w:t xml:space="preserve">sannyāsa </w:t>
      </w:r>
      <w:r w:rsidRPr="004A2847">
        <w:rPr>
          <w:rStyle w:val="BookTitle"/>
          <w:rFonts w:asciiTheme="minorHAnsi" w:hAnsiTheme="minorHAnsi" w:cstheme="minorHAnsi"/>
          <w:b w:val="0"/>
          <w:bCs w:val="0"/>
          <w:color w:val="000000"/>
          <w:sz w:val="28"/>
          <w:szCs w:val="28"/>
        </w:rPr>
        <w:t xml:space="preserve">and departure for the forest, they became extremely morose. They all thought that they would give up their bodies because of being unable to tolerate separation from the Lord. At that time a voice from the sky informed them that within a few days the Lord would return to enjoy pastimes with them like before. Meanwhile, Gaurasundara along with Nityānanda, Gadādhara, Mukunda, and Keśava Bhāratī began to walk towards the west, and the Lord freely distributed His mercy in the form of the mellows of devotional service to Kṛṣṇa to those who followed behind Him. As the Lord entered Rāḍha-deśa and saw the natural beauty of that place and the cows grazing in the fields, He immediately remembered the pastimes of His previous incarnation and began to loudly chant the name of Hari and dance in ecstasy. Mahāprabhu then expressed a desire to perform the pastime of solitary worship in the secluded place where Vakreśvara Śiva resides. One night just before dawn, as Gaurasundara was displaying His pastime of taking rest after accepting His meal with the devotees in the house of one pious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the Lord suddenly left the devotees behind and secretly went to a field outside the village and began to cry loudly in separation from Kṛṣṇa. The devotees followed the sound of the Lord's crying and thereby located Him. While Mahāprabhu danced in ecstatic love as He listened to Mukunda's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proceeded towards the west, He suddenly changed direction and proceeded towards the east. The Lord thus began to walk towards the Ganges. On seeing that the provinces He passed through were devoid of devotional service and afflicted by a severe famine of </w:t>
      </w:r>
      <w:r w:rsidRPr="004A2847">
        <w:rPr>
          <w:rStyle w:val="BookTitle"/>
          <w:rFonts w:asciiTheme="minorHAnsi" w:hAnsiTheme="minorHAnsi" w:cstheme="minorHAnsi"/>
          <w:b w:val="0"/>
          <w:bCs w:val="0"/>
          <w:i/>
          <w:iCs/>
          <w:color w:val="000000"/>
          <w:sz w:val="28"/>
          <w:szCs w:val="28"/>
        </w:rPr>
        <w:t>kṛṣṇa-kīrtana</w:t>
      </w:r>
      <w:r w:rsidRPr="004A2847">
        <w:rPr>
          <w:rStyle w:val="BookTitle"/>
          <w:rFonts w:asciiTheme="minorHAnsi" w:hAnsiTheme="minorHAnsi" w:cstheme="minorHAnsi"/>
          <w:b w:val="0"/>
          <w:bCs w:val="0"/>
          <w:color w:val="000000"/>
          <w:sz w:val="28"/>
          <w:szCs w:val="28"/>
        </w:rPr>
        <w:t>, the Lord became so distressed that He resolved to give up His life. At that time the Lord suddenly heard the chanting of the name of Hari from the mouth of a fortunate cowherd boy and concluded that the chanting of the holy name of Hari was still current at that place because of the glories of the great devotee Gaṅgā, who emanated from Lord Viṣṇu's lotus feet. In the association of Nityānanda, Śrī Mahāprabhu displayed the pastime of taking bath and offering various prayers in glorification of the Ganges. That night the Lord and Nityānanda stayed at the house of one fortunate person. On the next day all the devotees came and joined the Lord. The Lord then departed with His devotees for Nīlācala.</w:t>
      </w:r>
    </w:p>
    <w:p w14:paraId="55E2413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Mahāprabhu sent Nityānanda to solace the devotee residents of Navadvīpa, and He instructed Nityānanda to inform everyone that He had decided to go see the Lord of Nīlācala and would wait for them at the house of Advaita. After instructing Nityānanda to bring all the devotees to Śāntipura, Mahāprabhu went to Phuliyā, </w:t>
      </w:r>
      <w:r w:rsidRPr="004A2847">
        <w:rPr>
          <w:rStyle w:val="BookTitle"/>
          <w:rFonts w:asciiTheme="minorHAnsi" w:hAnsiTheme="minorHAnsi" w:cstheme="minorHAnsi"/>
          <w:b w:val="0"/>
          <w:bCs w:val="0"/>
          <w:color w:val="000000"/>
          <w:sz w:val="28"/>
          <w:szCs w:val="28"/>
        </w:rPr>
        <w:lastRenderedPageBreak/>
        <w:t>the place of Ṭhākura Haridāsa. Meanwhile, Nityānanda went to the house of Jagannātha Miśra in Māyāpur and explained everything in detail and variously solaced Śrī Śacīdevī, who had been fasting for twelve days, who was afflicted with feelings of separation, and who was nondifferent from Mother Yaśodā. On hearing the news about Mahāprabhu, all the residents of Navadvīpa including children, old people, women, fit, and unfit people became overwhelmed with eagerness to see the Lord and immediately started for Phuliyā. Those atheistic people who previously committed offenses at the feet of Mahāprabhu began to repent as they remembered their past offenses. Soon the entire village of Phuliyā became filled with a vast crowd of people. Everyone became greatly satisfied by seeing Mahāprabhu. When Mahāprabhu left Phuliyā and came to the house of Advaita Ācārya in Śāntipura, Advaita Ācārya Prabhu lost conscious in ecstasy. Then Acyutānanda, the son of Advaita, came and fell at the feet of Gaurāṅga, and the Lord picked him up and placed him on His lap. The child Acyutānanda then spoke a wonderful, conclusive statement. Meanwhile, Śrīvāsa and other devotees from Nadia came with Nityānanda to meet the Lord at Śāntipura. In the Lord's grand festival of chanting and dancing at the house of Advaita, various newer and newer transformations of ecstatic love manifested. Climbing on the throne of Lord Viṣṇu, Mahāprabhu began to personally reveal His own glories. Then, after pacifying all the devotees, winding up His pastimes of opulence, and regaining His external consciousness, the Lord repeated His Vṛndāvana pastimes by engaging with the devotees in various pastimes like taking bath and eating meals.</w:t>
      </w:r>
    </w:p>
    <w:p w14:paraId="63ECD304" w14:textId="172B63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w:t>
      </w:r>
    </w:p>
    <w:p w14:paraId="0F6819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27B441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avatīrṇau sa-kāruṇyau   paricchinnau sad-īśvarau</w:t>
      </w:r>
      <w:r w:rsidRPr="004A2847">
        <w:rPr>
          <w:rStyle w:val="BookTitle"/>
          <w:rFonts w:asciiTheme="minorHAnsi" w:hAnsiTheme="minorHAnsi" w:cstheme="minorHAnsi"/>
          <w:b w:val="0"/>
          <w:bCs w:val="0"/>
          <w:color w:val="000000"/>
          <w:sz w:val="28"/>
          <w:szCs w:val="28"/>
        </w:rPr>
        <w:br/>
        <w:t>śrī-kṛṣṇa-caitanya-nityānandau   dvau bhrātarau bhaje</w:t>
      </w:r>
    </w:p>
    <w:p w14:paraId="494915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worship the two brothers, Śrī Kṛṣṇa Caitanya and Śrī Nityānanda, who have descended in this world as the supreme controllers. They have appeared in covered forms as the embodiments of mercy.</w:t>
      </w:r>
    </w:p>
    <w:p w14:paraId="13C775D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One, verse 3.</w:t>
      </w:r>
    </w:p>
    <w:p w14:paraId="6600E6B6" w14:textId="3A3197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w:t>
      </w:r>
    </w:p>
    <w:p w14:paraId="4B9FCF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4CD508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namas trikāla-satyāya   jagannātha-sutāya ca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sa-bhṛtyāya sa-putrāya   sa-kalatrāya te namaḥ</w:t>
      </w:r>
    </w:p>
    <w:p w14:paraId="23B96D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my Lord,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are eternally existing—in the past, present, and future—yet You are the son of Śrī Jagannātha Miśra. I offer my repeated obeisances unto You along with Your associates (Your devotee servants), Your sons (Your Gosvāmī disciples or the processes of devotional service, such as the congregational chanting of the holy name), and Your consorts (who, according to regulative principles, refer to Viṣṇupriyā, who is Bhū-śakti, Lakṣmīpriyā, who is Śrī-śakti, and Navadvīpa, which is Nīlā, Līlā, or Durgā, and, according to devotional principles, refer to the two Gadādharas, Narahari, Rāmānanda, Jagadānanda, and others).</w:t>
      </w:r>
    </w:p>
    <w:p w14:paraId="1B9832C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One, verse 2.</w:t>
      </w:r>
    </w:p>
    <w:p w14:paraId="38E1E872" w14:textId="6BE03B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w:t>
      </w:r>
    </w:p>
    <w:p w14:paraId="4D9F2E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ECA19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 lakṣmī-kānta</w:t>
      </w:r>
      <w:r w:rsidRPr="004A2847">
        <w:rPr>
          <w:rStyle w:val="BookTitle"/>
          <w:rFonts w:asciiTheme="minorHAnsi" w:hAnsiTheme="minorHAnsi" w:cstheme="minorHAnsi"/>
          <w:b w:val="0"/>
          <w:bCs w:val="0"/>
          <w:color w:val="000000"/>
          <w:sz w:val="28"/>
          <w:szCs w:val="28"/>
        </w:rPr>
        <w:br/>
        <w:t>jaya jaya nityānanda-vallabha-ekānta</w:t>
      </w:r>
    </w:p>
    <w:p w14:paraId="5A38F0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the beloved Lord of Lakṣmī! All glories to Lord Caitanya, who is most dear to Nityānanda!</w:t>
      </w:r>
    </w:p>
    <w:p w14:paraId="5572C0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lakṣmī-kānta śrī-kṛṣṇa-caitanya </w:t>
      </w:r>
      <w:r w:rsidRPr="004A2847">
        <w:rPr>
          <w:rStyle w:val="BookTitle"/>
          <w:rFonts w:asciiTheme="minorHAnsi" w:hAnsiTheme="minorHAnsi" w:cstheme="minorHAnsi"/>
          <w:b w:val="0"/>
          <w:bCs w:val="0"/>
          <w:color w:val="000000"/>
          <w:sz w:val="28"/>
          <w:szCs w:val="28"/>
        </w:rPr>
        <w:t xml:space="preserve">refers to Śrī Caitanyadeva, who is nondifferent from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Vrajendra-nandana and who is the origin of all </w:t>
      </w:r>
      <w:r w:rsidRPr="004A2847">
        <w:rPr>
          <w:rStyle w:val="BookTitle"/>
          <w:rFonts w:asciiTheme="minorHAnsi" w:hAnsiTheme="minorHAnsi" w:cstheme="minorHAnsi"/>
          <w:b w:val="0"/>
          <w:bCs w:val="0"/>
          <w:i/>
          <w:iCs/>
          <w:color w:val="000000"/>
          <w:sz w:val="28"/>
          <w:szCs w:val="28"/>
        </w:rPr>
        <w:t>viṣṇu-tattvas</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He is also worshipable by Lakṣmī, the goddess of fortune. Since He directs everyone's consciousness towards Śrī Kṛṣṇa, He is renowned as “Śrī Kṛṣṇa Caitanya.” His </w:t>
      </w:r>
      <w:r w:rsidRPr="004A2847">
        <w:rPr>
          <w:rStyle w:val="BookTitle"/>
          <w:rFonts w:asciiTheme="minorHAnsi" w:hAnsiTheme="minorHAnsi" w:cstheme="minorHAnsi"/>
          <w:b w:val="0"/>
          <w:bCs w:val="0"/>
          <w:i/>
          <w:iCs/>
          <w:color w:val="000000"/>
          <w:sz w:val="28"/>
          <w:szCs w:val="28"/>
        </w:rPr>
        <w:t>tad-ekātmā</w:t>
      </w:r>
      <w:r w:rsidRPr="004A2847">
        <w:rPr>
          <w:rStyle w:val="BookTitle"/>
          <w:rFonts w:asciiTheme="minorHAnsi" w:hAnsiTheme="minorHAnsi" w:cstheme="minorHAnsi"/>
          <w:b w:val="0"/>
          <w:bCs w:val="0"/>
          <w:color w:val="000000"/>
          <w:sz w:val="28"/>
          <w:szCs w:val="28"/>
        </w:rPr>
        <w:t xml:space="preserve"> manifestations are known as Nārāyaṇa and Viṣṇu. These manifestations are included in the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therefore Śrī Kṛṣṇa Caitanya's position as the husband of Lakṣmī is not incompatible with His pastimes in the renounced order of life.</w:t>
      </w:r>
    </w:p>
    <w:p w14:paraId="2E4CDAD5" w14:textId="050EA3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w:t>
      </w:r>
    </w:p>
    <w:p w14:paraId="5573F0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5BEE7B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vaikuṇṭha-īśvara nyāsi-rāja</w:t>
      </w:r>
      <w:r w:rsidRPr="004A2847">
        <w:rPr>
          <w:rStyle w:val="BookTitle"/>
          <w:rFonts w:asciiTheme="minorHAnsi" w:hAnsiTheme="minorHAnsi" w:cstheme="minorHAnsi"/>
          <w:b w:val="0"/>
          <w:bCs w:val="0"/>
          <w:color w:val="000000"/>
          <w:sz w:val="28"/>
          <w:szCs w:val="28"/>
        </w:rPr>
        <w:br/>
        <w:t>jaya jaya jaya bhakata-samāja</w:t>
      </w:r>
    </w:p>
    <w:p w14:paraId="671341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the Lord of Vaikuṇṭha and king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All glories to the devotees of the Lord!</w:t>
      </w:r>
    </w:p>
    <w:p w14:paraId="68B27EA9" w14:textId="5AFC6B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w:t>
      </w:r>
    </w:p>
    <w:p w14:paraId="22B200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w:t>
      </w:r>
    </w:p>
    <w:p w14:paraId="21C6FF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patita-pāvana gauracandra</w:t>
      </w:r>
      <w:r w:rsidRPr="004A2847">
        <w:rPr>
          <w:rStyle w:val="BookTitle"/>
          <w:rFonts w:asciiTheme="minorHAnsi" w:hAnsiTheme="minorHAnsi" w:cstheme="minorHAnsi"/>
          <w:b w:val="0"/>
          <w:bCs w:val="0"/>
          <w:color w:val="000000"/>
          <w:sz w:val="28"/>
          <w:szCs w:val="28"/>
        </w:rPr>
        <w:br/>
        <w:t>dāna deha' hṛdaye tomāra pada-dvandva</w:t>
      </w:r>
    </w:p>
    <w:p w14:paraId="6A4C9F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Lord Gauracandra, the deliverer of the fallen! O Lord, please place Your lotus feet within my heart.</w:t>
      </w:r>
    </w:p>
    <w:p w14:paraId="1898FF7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this verse the following two lines are found in some editions:</w:t>
      </w:r>
    </w:p>
    <w:p w14:paraId="408D17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śeṣa ramā-aja-bhava-nātha</w:t>
      </w:r>
      <w:r w:rsidRPr="004A2847">
        <w:rPr>
          <w:rStyle w:val="BookTitle"/>
          <w:rFonts w:asciiTheme="minorHAnsi" w:hAnsiTheme="minorHAnsi" w:cstheme="minorHAnsi"/>
          <w:b w:val="0"/>
          <w:bCs w:val="0"/>
          <w:color w:val="000000"/>
          <w:sz w:val="28"/>
          <w:szCs w:val="28"/>
        </w:rPr>
        <w:br/>
        <w:t>jīva-prati kara prabhu śubha dṛṣṭipāta</w:t>
      </w:r>
    </w:p>
    <w:p w14:paraId="7FD033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“All glories to the Lord of Śeṣa, Lakṣmī, Brahmā, and Śiva! O Lord, please glance mercifully on the living entities.”</w:t>
      </w:r>
    </w:p>
    <w:p w14:paraId="7144A44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Kṛṣṇa Caitanya is most magnanimous and supremely merciful, therefore the author begs at His lotus feet to be fully engaged in His service.</w:t>
      </w:r>
    </w:p>
    <w:p w14:paraId="715F87DE" w14:textId="0B76B2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w:t>
      </w:r>
    </w:p>
    <w:p w14:paraId="78EC39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196796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śeṣa-khaṇḍa-kathā bhāi, śuna eka-citte</w:t>
      </w:r>
      <w:r w:rsidRPr="004A2847">
        <w:rPr>
          <w:rStyle w:val="BookTitle"/>
          <w:rFonts w:asciiTheme="minorHAnsi" w:hAnsiTheme="minorHAnsi" w:cstheme="minorHAnsi"/>
          <w:b w:val="0"/>
          <w:bCs w:val="0"/>
          <w:color w:val="000000"/>
          <w:sz w:val="28"/>
          <w:szCs w:val="28"/>
        </w:rPr>
        <w:br/>
        <w:t>nīlācale gauracandra āilā ye-mate</w:t>
      </w:r>
    </w:p>
    <w:p w14:paraId="3604CD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brothers, hear with full attention the topics of this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which describes Lord Gauracandra's arrival in Jagannātha Purī.</w:t>
      </w:r>
    </w:p>
    <w:p w14:paraId="714F0831" w14:textId="0A8153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w:t>
      </w:r>
    </w:p>
    <w:p w14:paraId="7FFA3B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3DD53F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kariyā sannyāsa vaikuṇṭhera adhīśvara</w:t>
      </w:r>
      <w:r w:rsidRPr="004A2847">
        <w:rPr>
          <w:rStyle w:val="BookTitle"/>
          <w:rFonts w:asciiTheme="minorHAnsi" w:hAnsiTheme="minorHAnsi" w:cstheme="minorHAnsi"/>
          <w:b w:val="0"/>
          <w:bCs w:val="0"/>
          <w:color w:val="000000"/>
          <w:sz w:val="28"/>
          <w:szCs w:val="28"/>
        </w:rPr>
        <w:br/>
        <w:t>se rātri āchilā prabhu kaṇṭaka-nagara</w:t>
      </w:r>
    </w:p>
    <w:p w14:paraId="38EC40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accepting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the Lord of Vaikuṇṭha spent the night in Kaṇṭaka-nagara, or Katwa.</w:t>
      </w:r>
    </w:p>
    <w:p w14:paraId="5A7C020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Kaṇṭaka-nagara one should refer to the purport of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Twenty-eight, verse ten.</w:t>
      </w:r>
    </w:p>
    <w:p w14:paraId="626693F1" w14:textId="3C74AF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w:t>
      </w:r>
    </w:p>
    <w:p w14:paraId="144676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6E4629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karilena mātra prabhu sannyāsa-grahaṇa</w:t>
      </w:r>
      <w:r w:rsidRPr="004A2847">
        <w:rPr>
          <w:rStyle w:val="BookTitle"/>
          <w:rFonts w:asciiTheme="minorHAnsi" w:hAnsiTheme="minorHAnsi" w:cstheme="minorHAnsi"/>
          <w:b w:val="0"/>
          <w:bCs w:val="0"/>
          <w:color w:val="000000"/>
          <w:sz w:val="28"/>
          <w:szCs w:val="28"/>
        </w:rPr>
        <w:br/>
        <w:t>mukundere ājñā haila karite kīrtana</w:t>
      </w:r>
    </w:p>
    <w:p w14:paraId="14C4EB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Immediately after the Lord accepted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He instructed Mukunda to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6199059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order of life there is no sanction for the performance of dancing, singing, or playing of musical instruments, but in the acceptance of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in the form of renouncing bad association to worship the Lord these three activities are not prohibited; rather, they are accepted as means of serving the Supreme Lord. To check mundane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Śrī Kṛṣṇa Caitanyadeva ordered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leader Mukunda to perform </w:t>
      </w:r>
      <w:r w:rsidRPr="004A2847">
        <w:rPr>
          <w:rStyle w:val="BookTitle"/>
          <w:rFonts w:asciiTheme="minorHAnsi" w:hAnsiTheme="minorHAnsi" w:cstheme="minorHAnsi"/>
          <w:b w:val="0"/>
          <w:bCs w:val="0"/>
          <w:i/>
          <w:iCs/>
          <w:color w:val="000000"/>
          <w:sz w:val="28"/>
          <w:szCs w:val="28"/>
        </w:rPr>
        <w:t>hari-kīrtana</w:t>
      </w:r>
      <w:r w:rsidRPr="004A2847">
        <w:rPr>
          <w:rStyle w:val="BookTitle"/>
          <w:rFonts w:asciiTheme="minorHAnsi" w:hAnsiTheme="minorHAnsi" w:cstheme="minorHAnsi"/>
          <w:b w:val="0"/>
          <w:bCs w:val="0"/>
          <w:color w:val="000000"/>
          <w:sz w:val="28"/>
          <w:szCs w:val="28"/>
        </w:rPr>
        <w:t>.</w:t>
      </w:r>
    </w:p>
    <w:p w14:paraId="4678C501" w14:textId="461BFF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w:t>
      </w:r>
    </w:p>
    <w:p w14:paraId="222A8B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554812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`bola' `bola' bali' prabhu ārambhilā nṛtya</w:t>
      </w:r>
      <w:r w:rsidRPr="004A2847">
        <w:rPr>
          <w:rStyle w:val="BookTitle"/>
          <w:rFonts w:asciiTheme="minorHAnsi" w:hAnsiTheme="minorHAnsi" w:cstheme="minorHAnsi"/>
          <w:b w:val="0"/>
          <w:bCs w:val="0"/>
          <w:color w:val="000000"/>
          <w:sz w:val="28"/>
          <w:szCs w:val="28"/>
        </w:rPr>
        <w:br/>
        <w:t>catur-dige gāite lāgilā saba bhṛtya</w:t>
      </w:r>
    </w:p>
    <w:p w14:paraId="48FEFE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called out, “Chant! Chant!” and began to dance. His servants surrounded Him and all began to sing.</w:t>
      </w:r>
    </w:p>
    <w:p w14:paraId="7970C36B" w14:textId="318498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w:t>
      </w:r>
    </w:p>
    <w:p w14:paraId="7605E2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5AC846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śvāsa, hāsa, sveda, kampa, pulaka, huṅkāra</w:t>
      </w:r>
      <w:r w:rsidRPr="004A2847">
        <w:rPr>
          <w:rStyle w:val="BookTitle"/>
          <w:rFonts w:asciiTheme="minorHAnsi" w:hAnsiTheme="minorHAnsi" w:cstheme="minorHAnsi"/>
          <w:b w:val="0"/>
          <w:bCs w:val="0"/>
          <w:color w:val="000000"/>
          <w:sz w:val="28"/>
          <w:szCs w:val="28"/>
        </w:rPr>
        <w:br/>
        <w:t>nā jāni kateka haya ananta vikāra</w:t>
      </w:r>
    </w:p>
    <w:p w14:paraId="504FCB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impossible to describe the unlimited transformations of ecstatic love like heavy breathing, laughing, perspiring, trembling, hairs standing on end, and roaring that manifest in the Lord.</w:t>
      </w:r>
    </w:p>
    <w:p w14:paraId="203D23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sveda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prema</w:t>
      </w:r>
      <w:r w:rsidRPr="004A2847">
        <w:rPr>
          <w:rStyle w:val="BookTitle"/>
          <w:rFonts w:asciiTheme="minorHAnsi" w:hAnsiTheme="minorHAnsi" w:cstheme="minorHAnsi"/>
          <w:b w:val="0"/>
          <w:bCs w:val="0"/>
          <w:color w:val="000000"/>
          <w:sz w:val="28"/>
          <w:szCs w:val="28"/>
        </w:rPr>
        <w:t xml:space="preserve">, and another reading of </w:t>
      </w:r>
      <w:r w:rsidRPr="004A2847">
        <w:rPr>
          <w:rStyle w:val="BookTitle"/>
          <w:rFonts w:asciiTheme="minorHAnsi" w:hAnsiTheme="minorHAnsi" w:cstheme="minorHAnsi"/>
          <w:b w:val="0"/>
          <w:bCs w:val="0"/>
          <w:i/>
          <w:iCs/>
          <w:color w:val="000000"/>
          <w:sz w:val="28"/>
          <w:szCs w:val="28"/>
        </w:rPr>
        <w:t xml:space="preserve">ananta </w:t>
      </w:r>
      <w:r w:rsidRPr="004A2847">
        <w:rPr>
          <w:rStyle w:val="BookTitle"/>
          <w:rFonts w:asciiTheme="minorHAnsi" w:hAnsiTheme="minorHAnsi" w:cstheme="minorHAnsi"/>
          <w:b w:val="0"/>
          <w:bCs w:val="0"/>
          <w:color w:val="000000"/>
          <w:sz w:val="28"/>
          <w:szCs w:val="28"/>
        </w:rPr>
        <w:t xml:space="preserve">(“unlimited”) is </w:t>
      </w:r>
      <w:r w:rsidRPr="004A2847">
        <w:rPr>
          <w:rStyle w:val="BookTitle"/>
          <w:rFonts w:asciiTheme="minorHAnsi" w:hAnsiTheme="minorHAnsi" w:cstheme="minorHAnsi"/>
          <w:b w:val="0"/>
          <w:bCs w:val="0"/>
          <w:i/>
          <w:iCs/>
          <w:color w:val="000000"/>
          <w:sz w:val="28"/>
          <w:szCs w:val="28"/>
        </w:rPr>
        <w:t>premera</w:t>
      </w:r>
      <w:r w:rsidRPr="004A2847">
        <w:rPr>
          <w:rStyle w:val="BookTitle"/>
          <w:rFonts w:asciiTheme="minorHAnsi" w:hAnsiTheme="minorHAnsi" w:cstheme="minorHAnsi"/>
          <w:b w:val="0"/>
          <w:bCs w:val="0"/>
          <w:color w:val="000000"/>
          <w:sz w:val="28"/>
          <w:szCs w:val="28"/>
        </w:rPr>
        <w:t xml:space="preserve"> (“of love”).</w:t>
      </w:r>
    </w:p>
    <w:p w14:paraId="6493DA5F" w14:textId="01764D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w:t>
      </w:r>
    </w:p>
    <w:p w14:paraId="172D59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41C9F9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koṭi-siṁha-prāya yena viśāla garjana</w:t>
      </w:r>
      <w:r w:rsidRPr="004A2847">
        <w:rPr>
          <w:rStyle w:val="BookTitle"/>
          <w:rFonts w:asciiTheme="minorHAnsi" w:hAnsiTheme="minorHAnsi" w:cstheme="minorHAnsi"/>
          <w:b w:val="0"/>
          <w:bCs w:val="0"/>
          <w:color w:val="000000"/>
          <w:sz w:val="28"/>
          <w:szCs w:val="28"/>
        </w:rPr>
        <w:br/>
        <w:t>āchāḍa dekhite bhaya pāya sarva-jana</w:t>
      </w:r>
    </w:p>
    <w:p w14:paraId="7C62B2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Lord's loud roaring sounded like that of ten million lions. Everyone became frightened as He crashed to the ground.</w:t>
      </w:r>
    </w:p>
    <w:p w14:paraId="716F1362" w14:textId="45C21D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w:t>
      </w:r>
    </w:p>
    <w:p w14:paraId="4D478F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4D463C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dige daṇḍa kamaṇḍalu vā pāḍilā</w:t>
      </w:r>
      <w:r w:rsidRPr="004A2847">
        <w:rPr>
          <w:rStyle w:val="BookTitle"/>
          <w:rFonts w:asciiTheme="minorHAnsi" w:hAnsiTheme="minorHAnsi" w:cstheme="minorHAnsi"/>
          <w:b w:val="0"/>
          <w:bCs w:val="0"/>
          <w:color w:val="000000"/>
          <w:sz w:val="28"/>
          <w:szCs w:val="28"/>
        </w:rPr>
        <w:br/>
        <w:t>nija-preme vaikuṇṭhera pati matta hailā</w:t>
      </w:r>
    </w:p>
    <w:p w14:paraId="1A79E5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of Vaikuṇṭha lost His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kamaṇḍalu</w:t>
      </w:r>
      <w:r w:rsidRPr="004A2847">
        <w:rPr>
          <w:rStyle w:val="BookTitle"/>
          <w:rFonts w:asciiTheme="minorHAnsi" w:hAnsiTheme="minorHAnsi" w:cstheme="minorHAnsi"/>
          <w:b/>
          <w:bCs/>
          <w:color w:val="800000"/>
          <w:sz w:val="28"/>
          <w:szCs w:val="28"/>
        </w:rPr>
        <w:t xml:space="preserve"> as He became intoxicated in His own love.</w:t>
      </w:r>
    </w:p>
    <w:p w14:paraId="5173F26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intoxicated with His own </w:t>
      </w:r>
      <w:r w:rsidRPr="004A2847">
        <w:rPr>
          <w:rStyle w:val="BookTitle"/>
          <w:rFonts w:asciiTheme="minorHAnsi" w:hAnsiTheme="minorHAnsi" w:cstheme="minorHAnsi"/>
          <w:b w:val="0"/>
          <w:bCs w:val="0"/>
          <w:i/>
          <w:iCs/>
          <w:color w:val="000000"/>
          <w:sz w:val="28"/>
          <w:szCs w:val="28"/>
        </w:rPr>
        <w:t>kṛṣṇa-prema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Lord Śrī Kṛṣṇa Caitanya displayed indifference towards the symbols of the renounced order of life such as 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(staff) and </w:t>
      </w:r>
      <w:r w:rsidRPr="004A2847">
        <w:rPr>
          <w:rStyle w:val="BookTitle"/>
          <w:rFonts w:asciiTheme="minorHAnsi" w:hAnsiTheme="minorHAnsi" w:cstheme="minorHAnsi"/>
          <w:b w:val="0"/>
          <w:bCs w:val="0"/>
          <w:i/>
          <w:iCs/>
          <w:color w:val="000000"/>
          <w:sz w:val="28"/>
          <w:szCs w:val="28"/>
        </w:rPr>
        <w:t>kamaṇḍalu</w:t>
      </w:r>
      <w:r w:rsidRPr="004A2847">
        <w:rPr>
          <w:rStyle w:val="BookTitle"/>
          <w:rFonts w:asciiTheme="minorHAnsi" w:hAnsiTheme="minorHAnsi" w:cstheme="minorHAnsi"/>
          <w:b w:val="0"/>
          <w:bCs w:val="0"/>
          <w:color w:val="000000"/>
          <w:sz w:val="28"/>
          <w:szCs w:val="28"/>
        </w:rPr>
        <w:t xml:space="preserve"> (waterpot).</w:t>
      </w:r>
    </w:p>
    <w:p w14:paraId="682820B4" w14:textId="230242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w:t>
      </w:r>
    </w:p>
    <w:p w14:paraId="667B82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2B5655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nācite nācite prabhu gurure dhariyā </w:t>
      </w:r>
      <w:r w:rsidRPr="004A2847">
        <w:rPr>
          <w:rStyle w:val="BookTitle"/>
          <w:rFonts w:asciiTheme="minorHAnsi" w:hAnsiTheme="minorHAnsi" w:cstheme="minorHAnsi"/>
          <w:b w:val="0"/>
          <w:bCs w:val="0"/>
          <w:color w:val="000000"/>
          <w:sz w:val="28"/>
          <w:szCs w:val="28"/>
        </w:rPr>
        <w:br/>
        <w:t>āliṅgana karilena baḍa tuṣṭa hañā</w:t>
      </w:r>
    </w:p>
    <w:p w14:paraId="2A0F9E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dancing, the Lord grabbed His spiritual master and embraced him with great satisfaction.</w:t>
      </w:r>
    </w:p>
    <w:p w14:paraId="343EBDEE" w14:textId="39F3B8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w:t>
      </w:r>
    </w:p>
    <w:p w14:paraId="66091B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067553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pāiyā prabhura anugraha-āliṅgana</w:t>
      </w:r>
      <w:r w:rsidRPr="004A2847">
        <w:rPr>
          <w:rStyle w:val="BookTitle"/>
          <w:rFonts w:asciiTheme="minorHAnsi" w:hAnsiTheme="minorHAnsi" w:cstheme="minorHAnsi"/>
          <w:b w:val="0"/>
          <w:bCs w:val="0"/>
          <w:color w:val="000000"/>
          <w:sz w:val="28"/>
          <w:szCs w:val="28"/>
        </w:rPr>
        <w:br/>
        <w:t>bhāratīra prema-bhakti haila takhana</w:t>
      </w:r>
    </w:p>
    <w:p w14:paraId="5E0459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Lord's merciful embrace, Keśava Bhāratī became filled with ecstatic love.</w:t>
      </w:r>
    </w:p>
    <w:p w14:paraId="67DC5640" w14:textId="6A21B2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w:t>
      </w:r>
    </w:p>
    <w:p w14:paraId="0AE5BA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2A2FC3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pāka diyā daṇḍa-kamaṇḍalu dūre pheli'</w:t>
      </w:r>
      <w:r w:rsidRPr="004A2847">
        <w:rPr>
          <w:rStyle w:val="BookTitle"/>
          <w:rFonts w:asciiTheme="minorHAnsi" w:hAnsiTheme="minorHAnsi" w:cstheme="minorHAnsi"/>
          <w:b w:val="0"/>
          <w:bCs w:val="0"/>
          <w:color w:val="000000"/>
          <w:sz w:val="28"/>
          <w:szCs w:val="28"/>
        </w:rPr>
        <w:br/>
        <w:t>sukṛti bhāratī nāce `hari hari' bali'</w:t>
      </w:r>
    </w:p>
    <w:p w14:paraId="0566E0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Throwing his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kamaṇḍalu </w:t>
      </w:r>
      <w:r w:rsidRPr="004A2847">
        <w:rPr>
          <w:rStyle w:val="BookTitle"/>
          <w:rFonts w:asciiTheme="minorHAnsi" w:hAnsiTheme="minorHAnsi" w:cstheme="minorHAnsi"/>
          <w:b/>
          <w:bCs/>
          <w:color w:val="800000"/>
          <w:sz w:val="28"/>
          <w:szCs w:val="28"/>
        </w:rPr>
        <w:t xml:space="preserve">away, the fortunate Keśava Bhāratī danced </w:t>
      </w:r>
      <w:r w:rsidRPr="004A2847">
        <w:rPr>
          <w:rStyle w:val="BookTitle"/>
          <w:rFonts w:asciiTheme="minorHAnsi" w:hAnsiTheme="minorHAnsi" w:cstheme="minorHAnsi"/>
          <w:b/>
          <w:bCs/>
          <w:color w:val="800000"/>
          <w:sz w:val="28"/>
          <w:szCs w:val="28"/>
        </w:rPr>
        <w:lastRenderedPageBreak/>
        <w:t>and chanted “Hari! Hari!”</w:t>
      </w:r>
    </w:p>
    <w:p w14:paraId="56B83D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pāka diyā </w:t>
      </w:r>
      <w:r w:rsidRPr="004A2847">
        <w:rPr>
          <w:rStyle w:val="BookTitle"/>
          <w:rFonts w:asciiTheme="minorHAnsi" w:hAnsiTheme="minorHAnsi" w:cstheme="minorHAnsi"/>
          <w:b w:val="0"/>
          <w:bCs w:val="0"/>
          <w:color w:val="000000"/>
          <w:sz w:val="28"/>
          <w:szCs w:val="28"/>
        </w:rPr>
        <w:t>means “whirling and throwing.”</w:t>
      </w:r>
    </w:p>
    <w:p w14:paraId="752A618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intoxicated with </w:t>
      </w:r>
      <w:r w:rsidRPr="004A2847">
        <w:rPr>
          <w:rStyle w:val="BookTitle"/>
          <w:rFonts w:asciiTheme="minorHAnsi" w:hAnsiTheme="minorHAnsi" w:cstheme="minorHAnsi"/>
          <w:b w:val="0"/>
          <w:bCs w:val="0"/>
          <w:i/>
          <w:iCs/>
          <w:color w:val="000000"/>
          <w:sz w:val="28"/>
          <w:szCs w:val="28"/>
        </w:rPr>
        <w:t>kṛṣṇa-prema</w:t>
      </w:r>
      <w:r w:rsidRPr="004A2847">
        <w:rPr>
          <w:rStyle w:val="BookTitle"/>
          <w:rFonts w:asciiTheme="minorHAnsi" w:hAnsiTheme="minorHAnsi" w:cstheme="minorHAnsi"/>
          <w:b w:val="0"/>
          <w:bCs w:val="0"/>
          <w:color w:val="000000"/>
          <w:sz w:val="28"/>
          <w:szCs w:val="28"/>
        </w:rPr>
        <w:t xml:space="preserve">, Śrī Kṛṣṇa Caitanyadeva embraced His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guru, Keśava Bhāratī, and since Keśava Bhāratī also became filled with loving devotion as a result, he threw his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kamaṇḍalu</w:t>
      </w:r>
      <w:r w:rsidRPr="004A2847">
        <w:rPr>
          <w:rStyle w:val="BookTitle"/>
          <w:rFonts w:asciiTheme="minorHAnsi" w:hAnsiTheme="minorHAnsi" w:cstheme="minorHAnsi"/>
          <w:b w:val="0"/>
          <w:bCs w:val="0"/>
          <w:color w:val="000000"/>
          <w:sz w:val="28"/>
          <w:szCs w:val="28"/>
        </w:rPr>
        <w:t xml:space="preserve">, and cloth far away. Keśava Bhāratī was not simply a Māyāvādī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When the devotees realized that he had become a devotee of Gaura, their happiness knew no bounds.</w:t>
      </w:r>
    </w:p>
    <w:p w14:paraId="75EDAB13" w14:textId="2E328F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w:t>
      </w:r>
    </w:p>
    <w:p w14:paraId="39C8E9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6BA40F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dūre gela bhāratīra prema-rase</w:t>
      </w:r>
      <w:r w:rsidRPr="004A2847">
        <w:rPr>
          <w:rStyle w:val="BookTitle"/>
          <w:rFonts w:asciiTheme="minorHAnsi" w:hAnsiTheme="minorHAnsi" w:cstheme="minorHAnsi"/>
          <w:b w:val="0"/>
          <w:bCs w:val="0"/>
          <w:color w:val="000000"/>
          <w:sz w:val="28"/>
          <w:szCs w:val="28"/>
        </w:rPr>
        <w:br/>
        <w:t>gaḍāgaḍi yāya vastra nā samvare śeṣe</w:t>
      </w:r>
    </w:p>
    <w:p w14:paraId="0FF06E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mellows of ecstatic love, Keśava Bhāratī lost external consciousness. He rolled on the ground, and his clothes became disarrayed.</w:t>
      </w:r>
    </w:p>
    <w:p w14:paraId="15D7ED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samvare </w:t>
      </w:r>
      <w:r w:rsidRPr="004A2847">
        <w:rPr>
          <w:rStyle w:val="BookTitle"/>
          <w:rFonts w:asciiTheme="minorHAnsi" w:hAnsiTheme="minorHAnsi" w:cstheme="minorHAnsi"/>
          <w:b w:val="0"/>
          <w:bCs w:val="0"/>
          <w:color w:val="000000"/>
          <w:sz w:val="28"/>
          <w:szCs w:val="28"/>
        </w:rPr>
        <w:t>means “to control.”</w:t>
      </w:r>
    </w:p>
    <w:p w14:paraId="17C387E3" w14:textId="43DC4E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w:t>
      </w:r>
    </w:p>
    <w:p w14:paraId="4340DF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2AD8F7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bhāratīre kṛpā haila prabhura dekhiyā</w:t>
      </w:r>
      <w:r w:rsidRPr="004A2847">
        <w:rPr>
          <w:rStyle w:val="BookTitle"/>
          <w:rFonts w:asciiTheme="minorHAnsi" w:hAnsiTheme="minorHAnsi" w:cstheme="minorHAnsi"/>
          <w:b w:val="0"/>
          <w:bCs w:val="0"/>
          <w:color w:val="000000"/>
          <w:sz w:val="28"/>
          <w:szCs w:val="28"/>
        </w:rPr>
        <w:br/>
        <w:t>sarva-gaṇa `hari' bale ḍākiyāḍākiyā</w:t>
      </w:r>
    </w:p>
    <w:p w14:paraId="609432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Lord bestow mercy on Keśava Bhāratī, everyone loudly chanted the name of Hari.</w:t>
      </w:r>
    </w:p>
    <w:p w14:paraId="307140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sarva-gaṇa `hari' bale ḍākiyā</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nirantara (niravadhi) hari bole sabe ta'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everyone continually chanted the name of Hari.”</w:t>
      </w:r>
    </w:p>
    <w:p w14:paraId="03C728E3" w14:textId="0A4B61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1.018</w:t>
      </w:r>
    </w:p>
    <w:p w14:paraId="0A784C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44089D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gurura saṅge prabhu kare nṛtya</w:t>
      </w:r>
      <w:r w:rsidRPr="004A2847">
        <w:rPr>
          <w:rStyle w:val="BookTitle"/>
          <w:rFonts w:asciiTheme="minorHAnsi" w:hAnsiTheme="minorHAnsi" w:cstheme="minorHAnsi"/>
          <w:b w:val="0"/>
          <w:bCs w:val="0"/>
          <w:color w:val="000000"/>
          <w:sz w:val="28"/>
          <w:szCs w:val="28"/>
        </w:rPr>
        <w:br/>
        <w:t>dekhiyā parama sukhe gāya saba bhṛtya</w:t>
      </w:r>
    </w:p>
    <w:p w14:paraId="198B46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happily danced with His guru, the Lord's servants all sang with great pleasure.</w:t>
      </w:r>
    </w:p>
    <w:p w14:paraId="0F1C33F5" w14:textId="64C057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1.019</w:t>
      </w:r>
    </w:p>
    <w:p w14:paraId="4801EB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19</w:t>
      </w:r>
    </w:p>
    <w:p w14:paraId="0CC237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cāri-vede dhyāne yāṅre dekhite duṣkara</w:t>
      </w:r>
      <w:r w:rsidRPr="004A2847">
        <w:rPr>
          <w:rStyle w:val="BookTitle"/>
          <w:rFonts w:asciiTheme="minorHAnsi" w:hAnsiTheme="minorHAnsi" w:cstheme="minorHAnsi"/>
          <w:b w:val="0"/>
          <w:bCs w:val="0"/>
          <w:color w:val="000000"/>
          <w:sz w:val="28"/>
          <w:szCs w:val="28"/>
        </w:rPr>
        <w:br/>
        <w:t>tāṅra saṅge sākṣāte nācaye nyāsi-vara</w:t>
      </w:r>
    </w:p>
    <w:p w14:paraId="11C6EF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best of the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danced with that personality whom the four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are unable to see through meditation.</w:t>
      </w:r>
    </w:p>
    <w:p w14:paraId="17E48B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Nārada-pañcarātra </w:t>
      </w:r>
      <w:r w:rsidRPr="004A2847">
        <w:rPr>
          <w:rStyle w:val="BookTitle"/>
          <w:rFonts w:asciiTheme="minorHAnsi" w:hAnsiTheme="minorHAnsi" w:cstheme="minorHAnsi"/>
          <w:b w:val="0"/>
          <w:bCs w:val="0"/>
          <w:color w:val="000000"/>
          <w:sz w:val="28"/>
          <w:szCs w:val="28"/>
        </w:rPr>
        <w:t>(1.1.7 and 1.12.51) it is stated:</w:t>
      </w:r>
    </w:p>
    <w:p w14:paraId="35D3D8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stuvanti vedā yaṁśaśvat   nāntaṁ jānanti yasya vai</w:t>
      </w:r>
      <w:r w:rsidRPr="004A2847">
        <w:rPr>
          <w:rStyle w:val="BookTitle"/>
          <w:rFonts w:asciiTheme="minorHAnsi" w:hAnsiTheme="minorHAnsi" w:cstheme="minorHAnsi"/>
          <w:b w:val="0"/>
          <w:bCs w:val="0"/>
          <w:color w:val="000000"/>
          <w:sz w:val="28"/>
          <w:szCs w:val="28"/>
        </w:rPr>
        <w:br/>
        <w:t>taṁ staumi paramānandaṁ   sānandaṁ nanda-nandanam</w:t>
      </w:r>
    </w:p>
    <w:p w14:paraId="1B233D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“Even after constantly offering prayers to the Supreme Lord Śrī Kṛṣṇa,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cannot reach the end of His glories.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I offer my obeisances to Nanda's son, who is the personification of transcendental bliss.”</w:t>
      </w:r>
    </w:p>
    <w:p w14:paraId="320A41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yadi vedā na jānanti   māhātmyaṁ paramātmanaḥna </w:t>
      </w:r>
      <w:r w:rsidRPr="004A2847">
        <w:rPr>
          <w:rStyle w:val="BookTitle"/>
          <w:rFonts w:asciiTheme="minorHAnsi" w:hAnsiTheme="minorHAnsi" w:cstheme="minorHAnsi"/>
          <w:b w:val="0"/>
          <w:bCs w:val="0"/>
          <w:color w:val="000000"/>
          <w:sz w:val="28"/>
          <w:szCs w:val="28"/>
        </w:rPr>
        <w:br/>
        <w:t>jānima tasya guṇyaṁ   vedānusāriṇo vayam</w:t>
      </w:r>
    </w:p>
    <w:p w14:paraId="4E8648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the glories of the Supersoul are unknown even to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then how can we, the followers of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understand Your transcendental qualities?”</w:t>
      </w:r>
    </w:p>
    <w:p w14:paraId="108F17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also </w:t>
      </w:r>
      <w:r w:rsidRPr="004A2847">
        <w:rPr>
          <w:rStyle w:val="BookTitle"/>
          <w:rFonts w:asciiTheme="minorHAnsi" w:hAnsiTheme="minorHAnsi" w:cstheme="minorHAnsi"/>
          <w:b w:val="0"/>
          <w:bCs w:val="0"/>
          <w:i/>
          <w:iCs/>
          <w:color w:val="000000"/>
          <w:sz w:val="28"/>
          <w:szCs w:val="28"/>
        </w:rPr>
        <w:t>Kena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Upaniṣad </w:t>
      </w:r>
      <w:r w:rsidRPr="004A2847">
        <w:rPr>
          <w:rStyle w:val="BookTitle"/>
          <w:rFonts w:asciiTheme="minorHAnsi" w:hAnsiTheme="minorHAnsi" w:cstheme="minorHAnsi"/>
          <w:b w:val="0"/>
          <w:bCs w:val="0"/>
          <w:color w:val="000000"/>
          <w:sz w:val="28"/>
          <w:szCs w:val="28"/>
        </w:rPr>
        <w:t>(2.1.1).</w:t>
      </w:r>
    </w:p>
    <w:p w14:paraId="5C965E14" w14:textId="72304F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1.020</w:t>
      </w:r>
    </w:p>
    <w:p w14:paraId="0FA403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223398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keśava-bhāratī-pade bahu namaskāra</w:t>
      </w:r>
      <w:r w:rsidRPr="004A2847">
        <w:rPr>
          <w:rStyle w:val="BookTitle"/>
          <w:rFonts w:asciiTheme="minorHAnsi" w:hAnsiTheme="minorHAnsi" w:cstheme="minorHAnsi"/>
          <w:b w:val="0"/>
          <w:bCs w:val="0"/>
          <w:color w:val="000000"/>
          <w:sz w:val="28"/>
          <w:szCs w:val="28"/>
        </w:rPr>
        <w:br/>
        <w:t>ananta-brahmāṇḍa-nātha śiṣya-rūpe yāṅra</w:t>
      </w:r>
    </w:p>
    <w:p w14:paraId="3067D7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repeatedly offer obeisances at the feet of Keśava Bhāratī, whose disciple is the Lord of innumerable universes.</w:t>
      </w:r>
    </w:p>
    <w:p w14:paraId="1AB70BE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bahu </w:t>
      </w:r>
      <w:r w:rsidRPr="004A2847">
        <w:rPr>
          <w:rStyle w:val="BookTitle"/>
          <w:rFonts w:asciiTheme="minorHAnsi" w:hAnsiTheme="minorHAnsi" w:cstheme="minorHAnsi"/>
          <w:b w:val="0"/>
          <w:bCs w:val="0"/>
          <w:color w:val="000000"/>
          <w:sz w:val="28"/>
          <w:szCs w:val="28"/>
        </w:rPr>
        <w:t xml:space="preserve">(“many”) is </w:t>
      </w:r>
      <w:r w:rsidRPr="004A2847">
        <w:rPr>
          <w:rStyle w:val="BookTitle"/>
          <w:rFonts w:asciiTheme="minorHAnsi" w:hAnsiTheme="minorHAnsi" w:cstheme="minorHAnsi"/>
          <w:b w:val="0"/>
          <w:bCs w:val="0"/>
          <w:i/>
          <w:iCs/>
          <w:color w:val="000000"/>
          <w:sz w:val="28"/>
          <w:szCs w:val="28"/>
        </w:rPr>
        <w:t>rahu</w:t>
      </w:r>
      <w:r w:rsidRPr="004A2847">
        <w:rPr>
          <w:rStyle w:val="BookTitle"/>
          <w:rFonts w:asciiTheme="minorHAnsi" w:hAnsiTheme="minorHAnsi" w:cstheme="minorHAnsi"/>
          <w:b w:val="0"/>
          <w:bCs w:val="0"/>
          <w:color w:val="000000"/>
          <w:sz w:val="28"/>
          <w:szCs w:val="28"/>
        </w:rPr>
        <w:t xml:space="preserve"> (“let me offer”).</w:t>
      </w:r>
    </w:p>
    <w:p w14:paraId="7B5070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Puruṣa-sūkta </w:t>
      </w:r>
      <w:r w:rsidRPr="004A2847">
        <w:rPr>
          <w:rStyle w:val="BookTitle"/>
          <w:rFonts w:asciiTheme="minorHAnsi" w:hAnsiTheme="minorHAnsi" w:cstheme="minorHAnsi"/>
          <w:b w:val="0"/>
          <w:bCs w:val="0"/>
          <w:color w:val="000000"/>
          <w:sz w:val="28"/>
          <w:szCs w:val="28"/>
        </w:rPr>
        <w:t xml:space="preserve">of the </w:t>
      </w:r>
      <w:r w:rsidRPr="004A2847">
        <w:rPr>
          <w:rStyle w:val="BookTitle"/>
          <w:rFonts w:asciiTheme="minorHAnsi" w:hAnsiTheme="minorHAnsi" w:cstheme="minorHAnsi"/>
          <w:b w:val="0"/>
          <w:bCs w:val="0"/>
          <w:i/>
          <w:iCs/>
          <w:color w:val="000000"/>
          <w:sz w:val="28"/>
          <w:szCs w:val="28"/>
        </w:rPr>
        <w:t xml:space="preserve">Śvetāśvatara Upaniṣad </w:t>
      </w:r>
      <w:r w:rsidRPr="004A2847">
        <w:rPr>
          <w:rStyle w:val="BookTitle"/>
          <w:rFonts w:asciiTheme="minorHAnsi" w:hAnsiTheme="minorHAnsi" w:cstheme="minorHAnsi"/>
          <w:b w:val="0"/>
          <w:bCs w:val="0"/>
          <w:color w:val="000000"/>
          <w:sz w:val="28"/>
          <w:szCs w:val="28"/>
        </w:rPr>
        <w:t>(4.4) it is stated as follows:</w:t>
      </w:r>
    </w:p>
    <w:p w14:paraId="580B6C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oṁ etāvān asya mahimā ato jyāyaṁś ca puruṣaḥ</w:t>
      </w:r>
      <w:r w:rsidRPr="004A2847">
        <w:rPr>
          <w:rStyle w:val="BookTitle"/>
          <w:rFonts w:asciiTheme="minorHAnsi" w:hAnsiTheme="minorHAnsi" w:cstheme="minorHAnsi"/>
          <w:b w:val="0"/>
          <w:bCs w:val="0"/>
          <w:color w:val="000000"/>
          <w:sz w:val="28"/>
          <w:szCs w:val="28"/>
        </w:rPr>
        <w:br/>
        <w:t>pādo 'sya viśvā bhūtāni tri-pādasyāmṛtaṁ dīvī</w:t>
      </w:r>
    </w:p>
    <w:p w14:paraId="493F2BB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past, present, and future universes are manifestations of the Lord's powers, but the Lord Himself is much greater. All the living beings of the universe are but one-quarter portion, and the eternal nature in the spiritual sky exists in three-quarters portion.”</w:t>
      </w:r>
    </w:p>
    <w:p w14:paraId="177BDD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In the </w:t>
      </w:r>
      <w:r w:rsidRPr="004A2847">
        <w:rPr>
          <w:rStyle w:val="BookTitle"/>
          <w:rFonts w:asciiTheme="minorHAnsi" w:hAnsiTheme="minorHAnsi" w:cstheme="minorHAnsi"/>
          <w:b w:val="0"/>
          <w:bCs w:val="0"/>
          <w:i/>
          <w:iCs/>
          <w:color w:val="000000"/>
          <w:sz w:val="28"/>
          <w:szCs w:val="28"/>
        </w:rPr>
        <w:t xml:space="preserve">Nārada-pañcarātra </w:t>
      </w:r>
      <w:r w:rsidRPr="004A2847">
        <w:rPr>
          <w:rStyle w:val="BookTitle"/>
          <w:rFonts w:asciiTheme="minorHAnsi" w:hAnsiTheme="minorHAnsi" w:cstheme="minorHAnsi"/>
          <w:b w:val="0"/>
          <w:bCs w:val="0"/>
          <w:color w:val="000000"/>
          <w:sz w:val="28"/>
          <w:szCs w:val="28"/>
        </w:rPr>
        <w:t>(2.2.39 and 99) it is stated:</w:t>
      </w:r>
    </w:p>
    <w:p w14:paraId="05F2F3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mahā-viṣṇoś ca lomnāṁ ca   vivareṣu pṛthak pṛthak</w:t>
      </w:r>
      <w:r w:rsidRPr="004A2847">
        <w:rPr>
          <w:rStyle w:val="BookTitle"/>
          <w:rFonts w:asciiTheme="minorHAnsi" w:hAnsiTheme="minorHAnsi" w:cstheme="minorHAnsi"/>
          <w:b w:val="0"/>
          <w:bCs w:val="0"/>
          <w:color w:val="000000"/>
          <w:sz w:val="28"/>
          <w:szCs w:val="28"/>
        </w:rPr>
        <w:br/>
        <w:t>brahmāṇḍāni ca pratyekam   asaṅkhyāni ca nārada</w:t>
      </w:r>
    </w:p>
    <w:p w14:paraId="54768F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“Innumerable universes emanate from the pores of Mahā-Viṣṇu's body. O Nārada, vast reservoirs of water issue from His bodily pores and enter each of those universes.”</w:t>
      </w:r>
    </w:p>
    <w:p w14:paraId="63594C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 eva ca mahā-viṣṇuḥ   kṛṣṇasya paramātmanaḥ</w:t>
      </w:r>
      <w:r w:rsidRPr="004A2847">
        <w:rPr>
          <w:rStyle w:val="BookTitle"/>
          <w:rFonts w:asciiTheme="minorHAnsi" w:hAnsiTheme="minorHAnsi" w:cstheme="minorHAnsi"/>
          <w:b w:val="0"/>
          <w:bCs w:val="0"/>
          <w:color w:val="000000"/>
          <w:sz w:val="28"/>
          <w:szCs w:val="28"/>
        </w:rPr>
        <w:br/>
        <w:t>ṣoḍāśāṁśo bhagavataḥ   parasya prakṛteḥ paraḥ</w:t>
      </w:r>
    </w:p>
    <w:p w14:paraId="73DF092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“Lord Mahā-Viṣṇu, who is beyond the material creation, is only the one-sixteenth portion of Lord Kṛṣṇa, the Supreme Soul.” In the </w:t>
      </w:r>
      <w:r w:rsidRPr="004A2847">
        <w:rPr>
          <w:rStyle w:val="BookTitle"/>
          <w:rFonts w:asciiTheme="minorHAnsi" w:hAnsiTheme="minorHAnsi" w:cstheme="minorHAnsi"/>
          <w:b w:val="0"/>
          <w:bCs w:val="0"/>
          <w:i/>
          <w:iCs/>
          <w:color w:val="000000"/>
          <w:sz w:val="28"/>
          <w:szCs w:val="28"/>
        </w:rPr>
        <w:t>Brahma-saṁhitā</w:t>
      </w:r>
      <w:r w:rsidRPr="004A2847">
        <w:rPr>
          <w:rStyle w:val="BookTitle"/>
          <w:rFonts w:asciiTheme="minorHAnsi" w:hAnsiTheme="minorHAnsi" w:cstheme="minorHAnsi"/>
          <w:b w:val="0"/>
          <w:bCs w:val="0"/>
          <w:color w:val="000000"/>
          <w:sz w:val="28"/>
          <w:szCs w:val="28"/>
        </w:rPr>
        <w:t xml:space="preserve"> (5.35) it is stated as follows:</w:t>
      </w:r>
    </w:p>
    <w:p w14:paraId="4E6EC6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eko 'py asau racayituṁ jagad-aṇḍa-koṭiṁ</w:t>
      </w:r>
      <w:r w:rsidRPr="004A2847">
        <w:rPr>
          <w:rStyle w:val="BookTitle"/>
          <w:rFonts w:asciiTheme="minorHAnsi" w:hAnsiTheme="minorHAnsi" w:cstheme="minorHAnsi"/>
          <w:b w:val="0"/>
          <w:bCs w:val="0"/>
          <w:color w:val="000000"/>
          <w:sz w:val="28"/>
          <w:szCs w:val="28"/>
        </w:rPr>
        <w:br/>
        <w:t>yac-chaktir asti jagad-aṇḍa-cayā yad-antaḥ</w:t>
      </w:r>
    </w:p>
    <w:p w14:paraId="0AB4AD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aṇḍāntara-stha-paramāṇu-cayāntara-sthaṁ</w:t>
      </w:r>
      <w:r w:rsidRPr="004A2847">
        <w:rPr>
          <w:rStyle w:val="BookTitle"/>
          <w:rFonts w:asciiTheme="minorHAnsi" w:hAnsiTheme="minorHAnsi" w:cstheme="minorHAnsi"/>
          <w:b w:val="0"/>
          <w:bCs w:val="0"/>
          <w:color w:val="000000"/>
          <w:sz w:val="28"/>
          <w:szCs w:val="28"/>
        </w:rPr>
        <w:br/>
        <w:t>govindam ādi-puruṣaṁ tam ahaṁ bhajāmi</w:t>
      </w:r>
    </w:p>
    <w:p w14:paraId="507C269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 worship the Personality of Godhead, Govinda, who, by one of His plenary portions, enters into the existence of every universe and every particle of the atoms and thus unlimitedly manifests His infinite energy all over the material creation.”</w:t>
      </w:r>
    </w:p>
    <w:p w14:paraId="45E1C4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Keśava Bhāratī, whom Śrī Caitanyadeva made glorious by acting as his disciple and accepting him as His spiritual master, was most fortunate.</w:t>
      </w:r>
    </w:p>
    <w:p w14:paraId="013590F4" w14:textId="6F7303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1.021</w:t>
      </w:r>
    </w:p>
    <w:p w14:paraId="7F068A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38F1A5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sarva-rātri gurura saṁhati</w:t>
      </w:r>
      <w:r w:rsidRPr="004A2847">
        <w:rPr>
          <w:rStyle w:val="BookTitle"/>
          <w:rFonts w:asciiTheme="minorHAnsi" w:hAnsiTheme="minorHAnsi" w:cstheme="minorHAnsi"/>
          <w:b w:val="0"/>
          <w:bCs w:val="0"/>
          <w:color w:val="000000"/>
          <w:sz w:val="28"/>
          <w:szCs w:val="28"/>
        </w:rPr>
        <w:br/>
        <w:t>nṛtya karilena vaikuṇṭhera adhipati</w:t>
      </w:r>
    </w:p>
    <w:p w14:paraId="296C70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of Vaikuṇṭha passed the entire night dancing with His spiritual master.</w:t>
      </w:r>
    </w:p>
    <w:p w14:paraId="4020E181" w14:textId="5CDE4C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1.022</w:t>
      </w:r>
    </w:p>
    <w:p w14:paraId="4877F3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3CCADC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prabhāta haile prabhu bāhya prakāśiyā</w:t>
      </w:r>
      <w:r w:rsidRPr="004A2847">
        <w:rPr>
          <w:rStyle w:val="BookTitle"/>
          <w:rFonts w:asciiTheme="minorHAnsi" w:hAnsiTheme="minorHAnsi" w:cstheme="minorHAnsi"/>
          <w:b w:val="0"/>
          <w:bCs w:val="0"/>
          <w:color w:val="000000"/>
          <w:sz w:val="28"/>
          <w:szCs w:val="28"/>
        </w:rPr>
        <w:br/>
        <w:t>calilena guru-sthāne vidāya laiyā</w:t>
      </w:r>
    </w:p>
    <w:p w14:paraId="4D7459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morning the Lord exhibited external consciousness. He approached His guru for permission to leave.</w:t>
      </w:r>
    </w:p>
    <w:p w14:paraId="039EAB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Other readings for </w:t>
      </w:r>
      <w:r w:rsidRPr="004A2847">
        <w:rPr>
          <w:rStyle w:val="BookTitle"/>
          <w:rFonts w:asciiTheme="minorHAnsi" w:hAnsiTheme="minorHAnsi" w:cstheme="minorHAnsi"/>
          <w:b w:val="0"/>
          <w:bCs w:val="0"/>
          <w:i/>
          <w:iCs/>
          <w:color w:val="000000"/>
          <w:sz w:val="28"/>
          <w:szCs w:val="28"/>
        </w:rPr>
        <w:t>laiyā</w:t>
      </w:r>
      <w:r w:rsidRPr="004A2847">
        <w:rPr>
          <w:rStyle w:val="BookTitle"/>
          <w:rFonts w:asciiTheme="minorHAnsi" w:hAnsiTheme="minorHAnsi" w:cstheme="minorHAnsi"/>
          <w:b w:val="0"/>
          <w:bCs w:val="0"/>
          <w:color w:val="000000"/>
          <w:sz w:val="28"/>
          <w:szCs w:val="28"/>
        </w:rPr>
        <w:t xml:space="preserve"> (“to take”) are </w:t>
      </w:r>
      <w:r w:rsidRPr="004A2847">
        <w:rPr>
          <w:rStyle w:val="BookTitle"/>
          <w:rFonts w:asciiTheme="minorHAnsi" w:hAnsiTheme="minorHAnsi" w:cstheme="minorHAnsi"/>
          <w:b w:val="0"/>
          <w:bCs w:val="0"/>
          <w:i/>
          <w:iCs/>
          <w:color w:val="000000"/>
          <w:sz w:val="28"/>
          <w:szCs w:val="28"/>
        </w:rPr>
        <w:t>kariyā</w:t>
      </w:r>
      <w:r w:rsidRPr="004A2847">
        <w:rPr>
          <w:rStyle w:val="BookTitle"/>
          <w:rFonts w:asciiTheme="minorHAnsi" w:hAnsiTheme="minorHAnsi" w:cstheme="minorHAnsi"/>
          <w:b w:val="0"/>
          <w:bCs w:val="0"/>
          <w:color w:val="000000"/>
          <w:sz w:val="28"/>
          <w:szCs w:val="28"/>
        </w:rPr>
        <w:t xml:space="preserve"> (“to do”) and </w:t>
      </w:r>
      <w:r w:rsidRPr="004A2847">
        <w:rPr>
          <w:rStyle w:val="BookTitle"/>
          <w:rFonts w:asciiTheme="minorHAnsi" w:hAnsiTheme="minorHAnsi" w:cstheme="minorHAnsi"/>
          <w:b w:val="0"/>
          <w:bCs w:val="0"/>
          <w:i/>
          <w:iCs/>
          <w:color w:val="000000"/>
          <w:sz w:val="28"/>
          <w:szCs w:val="28"/>
        </w:rPr>
        <w:t>haiyā</w:t>
      </w:r>
      <w:r w:rsidRPr="004A2847">
        <w:rPr>
          <w:rStyle w:val="BookTitle"/>
          <w:rFonts w:asciiTheme="minorHAnsi" w:hAnsiTheme="minorHAnsi" w:cstheme="minorHAnsi"/>
          <w:b w:val="0"/>
          <w:bCs w:val="0"/>
          <w:color w:val="000000"/>
          <w:sz w:val="28"/>
          <w:szCs w:val="28"/>
        </w:rPr>
        <w:t xml:space="preserve"> (“to be”).</w:t>
      </w:r>
    </w:p>
    <w:p w14:paraId="792A55C3" w14:textId="434C86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1.023</w:t>
      </w:r>
    </w:p>
    <w:p w14:paraId="68290E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0A26DD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“araṇye praviṣṭa muñi haimu sarvathā</w:t>
      </w:r>
      <w:r w:rsidRPr="004A2847">
        <w:rPr>
          <w:rStyle w:val="BookTitle"/>
          <w:rFonts w:asciiTheme="minorHAnsi" w:hAnsiTheme="minorHAnsi" w:cstheme="minorHAnsi"/>
          <w:b w:val="0"/>
          <w:bCs w:val="0"/>
          <w:color w:val="000000"/>
          <w:sz w:val="28"/>
          <w:szCs w:val="28"/>
        </w:rPr>
        <w:br/>
        <w:t>prāṇa-nātha mora kṛṣṇacandra pāṅa yathā”</w:t>
      </w:r>
    </w:p>
    <w:p w14:paraId="1000A9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must enter the forest to search for Śrī Kṛṣṇacandra, the Lord of My life.”</w:t>
      </w:r>
    </w:p>
    <w:p w14:paraId="04610734" w14:textId="66868C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1.024</w:t>
      </w:r>
    </w:p>
    <w:p w14:paraId="195DF5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44B1AE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guru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“āmiha caliba tomā' saṅge</w:t>
      </w:r>
      <w:r w:rsidRPr="004A2847">
        <w:rPr>
          <w:rStyle w:val="BookTitle"/>
          <w:rFonts w:asciiTheme="minorHAnsi" w:hAnsiTheme="minorHAnsi" w:cstheme="minorHAnsi"/>
          <w:b w:val="0"/>
          <w:bCs w:val="0"/>
          <w:color w:val="000000"/>
          <w:sz w:val="28"/>
          <w:szCs w:val="28"/>
        </w:rPr>
        <w:br/>
        <w:t>thākiba tomāra sāthe saṅkīrtana-raṅge”</w:t>
      </w:r>
    </w:p>
    <w:p w14:paraId="6F792B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guru replied, “I will go with You. I will stay with You and relish the ecstasy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1699B5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kṛṣṇa-kathā</w:t>
      </w:r>
      <w:r w:rsidRPr="004A2847">
        <w:rPr>
          <w:rStyle w:val="BookTitle"/>
          <w:rFonts w:asciiTheme="minorHAnsi" w:hAnsiTheme="minorHAnsi" w:cstheme="minorHAnsi"/>
          <w:b w:val="0"/>
          <w:bCs w:val="0"/>
          <w:color w:val="000000"/>
          <w:sz w:val="28"/>
          <w:szCs w:val="28"/>
        </w:rPr>
        <w:t>.</w:t>
      </w:r>
    </w:p>
    <w:p w14:paraId="21E4E1F2" w14:textId="0020D1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1.025</w:t>
      </w:r>
    </w:p>
    <w:p w14:paraId="64BCD8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3BBC54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kṛpā kari' prabhu saṅge lailena tāne</w:t>
      </w:r>
      <w:r w:rsidRPr="004A2847">
        <w:rPr>
          <w:rStyle w:val="BookTitle"/>
          <w:rFonts w:asciiTheme="minorHAnsi" w:hAnsiTheme="minorHAnsi" w:cstheme="minorHAnsi"/>
          <w:b w:val="0"/>
          <w:bCs w:val="0"/>
          <w:color w:val="000000"/>
          <w:sz w:val="28"/>
          <w:szCs w:val="28"/>
        </w:rPr>
        <w:br/>
        <w:t>agre gura kariyā calilā prabhu vane</w:t>
      </w:r>
    </w:p>
    <w:p w14:paraId="42FB51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mercifully allowed him to accompany Him. Keeping His guru in front, the Lord departed for the forest.</w:t>
      </w:r>
    </w:p>
    <w:p w14:paraId="3E685246" w14:textId="30358E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1.026</w:t>
      </w:r>
    </w:p>
    <w:p w14:paraId="43291B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1B0B0F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candraśekhara-ācārya kole kari'</w:t>
      </w:r>
      <w:r w:rsidRPr="004A2847">
        <w:rPr>
          <w:rStyle w:val="BookTitle"/>
          <w:rFonts w:asciiTheme="minorHAnsi" w:hAnsiTheme="minorHAnsi" w:cstheme="minorHAnsi"/>
          <w:b w:val="0"/>
          <w:bCs w:val="0"/>
          <w:color w:val="000000"/>
          <w:sz w:val="28"/>
          <w:szCs w:val="28"/>
        </w:rPr>
        <w:br/>
        <w:t>uccaiḥ-svare kāndite lāgilā gaurahari</w:t>
      </w:r>
    </w:p>
    <w:p w14:paraId="126FEF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Then Gaurahari embraced Candraśekhara Ācārya and began to cry loudly.</w:t>
      </w:r>
    </w:p>
    <w:p w14:paraId="6B4B09ED" w14:textId="2140B7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1.027</w:t>
      </w:r>
    </w:p>
    <w:p w14:paraId="38C8C4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0935C8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“gṛhe cala tumi sarva-vaiṣṇavera sthāne</w:t>
      </w:r>
      <w:r w:rsidRPr="004A2847">
        <w:rPr>
          <w:rStyle w:val="BookTitle"/>
          <w:rFonts w:asciiTheme="minorHAnsi" w:hAnsiTheme="minorHAnsi" w:cstheme="minorHAnsi"/>
          <w:b w:val="0"/>
          <w:bCs w:val="0"/>
          <w:color w:val="000000"/>
          <w:sz w:val="28"/>
          <w:szCs w:val="28"/>
        </w:rPr>
        <w:br/>
        <w:t>kahi o sabāre āmi calilāṅa vane</w:t>
      </w:r>
    </w:p>
    <w:p w14:paraId="6F510B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“Go home and inform all the Vaiṣṇavas that I am going to the forest.</w:t>
      </w:r>
    </w:p>
    <w:p w14:paraId="133DD625" w14:textId="652C11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1.028</w:t>
      </w:r>
    </w:p>
    <w:p w14:paraId="464CFE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12DA51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gṛhe cala tumi duḥkha nā bhāviha mane</w:t>
      </w:r>
      <w:r w:rsidRPr="004A2847">
        <w:rPr>
          <w:rStyle w:val="BookTitle"/>
          <w:rFonts w:asciiTheme="minorHAnsi" w:hAnsiTheme="minorHAnsi" w:cstheme="minorHAnsi"/>
          <w:b w:val="0"/>
          <w:bCs w:val="0"/>
          <w:color w:val="000000"/>
          <w:sz w:val="28"/>
          <w:szCs w:val="28"/>
        </w:rPr>
        <w:br/>
        <w:t>tomāra hṛdaye āmi bandī sarva-kṣaṇe</w:t>
      </w:r>
    </w:p>
    <w:p w14:paraId="5C7C61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“Return home without feeling remorse, for I am always bound within your heart.</w:t>
      </w:r>
    </w:p>
    <w:p w14:paraId="2AB6E97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cala tumi</w:t>
      </w:r>
      <w:r w:rsidRPr="004A2847">
        <w:rPr>
          <w:rStyle w:val="BookTitle"/>
          <w:rFonts w:asciiTheme="minorHAnsi" w:hAnsiTheme="minorHAnsi" w:cstheme="minorHAnsi"/>
          <w:b w:val="0"/>
          <w:bCs w:val="0"/>
          <w:color w:val="000000"/>
          <w:sz w:val="28"/>
          <w:szCs w:val="28"/>
        </w:rPr>
        <w:t xml:space="preserve"> (“you go”) is </w:t>
      </w:r>
      <w:r w:rsidRPr="004A2847">
        <w:rPr>
          <w:rStyle w:val="BookTitle"/>
          <w:rFonts w:asciiTheme="minorHAnsi" w:hAnsiTheme="minorHAnsi" w:cstheme="minorHAnsi"/>
          <w:b w:val="0"/>
          <w:bCs w:val="0"/>
          <w:i/>
          <w:iCs/>
          <w:color w:val="000000"/>
          <w:sz w:val="28"/>
          <w:szCs w:val="28"/>
        </w:rPr>
        <w:t>yāhā kichu</w:t>
      </w:r>
      <w:r w:rsidRPr="004A2847">
        <w:rPr>
          <w:rStyle w:val="BookTitle"/>
          <w:rFonts w:asciiTheme="minorHAnsi" w:hAnsiTheme="minorHAnsi" w:cstheme="minorHAnsi"/>
          <w:b w:val="0"/>
          <w:bCs w:val="0"/>
          <w:color w:val="000000"/>
          <w:sz w:val="28"/>
          <w:szCs w:val="28"/>
        </w:rPr>
        <w:t xml:space="preserve"> (“whatever happens”).</w:t>
      </w:r>
    </w:p>
    <w:p w14:paraId="46273726" w14:textId="71F714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1.029</w:t>
      </w:r>
    </w:p>
    <w:p w14:paraId="697B7A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41092F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mora pitāmuñi nandana tomāra</w:t>
      </w:r>
      <w:r w:rsidRPr="004A2847">
        <w:rPr>
          <w:rStyle w:val="BookTitle"/>
          <w:rFonts w:asciiTheme="minorHAnsi" w:hAnsiTheme="minorHAnsi" w:cstheme="minorHAnsi"/>
          <w:b w:val="0"/>
          <w:bCs w:val="0"/>
          <w:color w:val="000000"/>
          <w:sz w:val="28"/>
          <w:szCs w:val="28"/>
        </w:rPr>
        <w:br/>
        <w:t>janma janma tumi prema-saṁhati āmāra”</w:t>
      </w:r>
    </w:p>
    <w:p w14:paraId="186501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My father and I am your son. You are My beloved associate birth after birth.</w:t>
      </w:r>
    </w:p>
    <w:p w14:paraId="75FE72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saṁhati </w:t>
      </w:r>
      <w:r w:rsidRPr="004A2847">
        <w:rPr>
          <w:rStyle w:val="BookTitle"/>
          <w:rFonts w:asciiTheme="minorHAnsi" w:hAnsiTheme="minorHAnsi" w:cstheme="minorHAnsi"/>
          <w:b w:val="0"/>
          <w:bCs w:val="0"/>
          <w:color w:val="000000"/>
          <w:sz w:val="28"/>
          <w:szCs w:val="28"/>
        </w:rPr>
        <w:t xml:space="preserve">in the phrase </w:t>
      </w:r>
      <w:r w:rsidRPr="004A2847">
        <w:rPr>
          <w:rStyle w:val="BookTitle"/>
          <w:rFonts w:asciiTheme="minorHAnsi" w:hAnsiTheme="minorHAnsi" w:cstheme="minorHAnsi"/>
          <w:b w:val="0"/>
          <w:bCs w:val="0"/>
          <w:i/>
          <w:iCs/>
          <w:color w:val="000000"/>
          <w:sz w:val="28"/>
          <w:szCs w:val="28"/>
        </w:rPr>
        <w:t xml:space="preserve">prema-saṁhati </w:t>
      </w:r>
      <w:r w:rsidRPr="004A2847">
        <w:rPr>
          <w:rStyle w:val="BookTitle"/>
          <w:rFonts w:asciiTheme="minorHAnsi" w:hAnsiTheme="minorHAnsi" w:cstheme="minorHAnsi"/>
          <w:b w:val="0"/>
          <w:bCs w:val="0"/>
          <w:color w:val="000000"/>
          <w:sz w:val="28"/>
          <w:szCs w:val="28"/>
        </w:rPr>
        <w:t>means “associate</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 so the phrase </w:t>
      </w:r>
      <w:r w:rsidRPr="004A2847">
        <w:rPr>
          <w:rStyle w:val="BookTitle"/>
          <w:rFonts w:asciiTheme="minorHAnsi" w:hAnsiTheme="minorHAnsi" w:cstheme="minorHAnsi"/>
          <w:b w:val="0"/>
          <w:bCs w:val="0"/>
          <w:i/>
          <w:iCs/>
          <w:color w:val="000000"/>
          <w:sz w:val="28"/>
          <w:szCs w:val="28"/>
        </w:rPr>
        <w:t xml:space="preserve">prema-saṁhati </w:t>
      </w:r>
      <w:r w:rsidRPr="004A2847">
        <w:rPr>
          <w:rStyle w:val="BookTitle"/>
          <w:rFonts w:asciiTheme="minorHAnsi" w:hAnsiTheme="minorHAnsi" w:cstheme="minorHAnsi"/>
          <w:b w:val="0"/>
          <w:bCs w:val="0"/>
          <w:color w:val="000000"/>
          <w:sz w:val="28"/>
          <w:szCs w:val="28"/>
        </w:rPr>
        <w:t>means “beloved associate.”</w:t>
      </w:r>
    </w:p>
    <w:p w14:paraId="3D8D1F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Candraśekhara Ācārya is known as Śrī Gaurasundara's maternal uncle.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Mahāprabhu addressed him as father and established Himself as the object of Candraśekhara's </w:t>
      </w:r>
      <w:r w:rsidRPr="004A2847">
        <w:rPr>
          <w:rStyle w:val="BookTitle"/>
          <w:rFonts w:asciiTheme="minorHAnsi" w:hAnsiTheme="minorHAnsi" w:cstheme="minorHAnsi"/>
          <w:b w:val="0"/>
          <w:bCs w:val="0"/>
          <w:i/>
          <w:iCs/>
          <w:color w:val="000000"/>
          <w:sz w:val="28"/>
          <w:szCs w:val="28"/>
        </w:rPr>
        <w:t>vātsalya-rasa</w:t>
      </w:r>
      <w:r w:rsidRPr="004A2847">
        <w:rPr>
          <w:rStyle w:val="BookTitle"/>
          <w:rFonts w:asciiTheme="minorHAnsi" w:hAnsiTheme="minorHAnsi" w:cstheme="minorHAnsi"/>
          <w:b w:val="0"/>
          <w:bCs w:val="0"/>
          <w:color w:val="000000"/>
          <w:sz w:val="28"/>
          <w:szCs w:val="28"/>
        </w:rPr>
        <w:t xml:space="preserve">, or parental affection. He also revealed that in each of His incarnations Candraśekhara Ācārya maintained a reciprocation of loving exchanges with Him. Śrī Gaurasundara is always bound in his heart, so the Lord told him to return to Māyāpur and inform everyone about His departure for the forest. Consenting to the request of Keśava Bhāratī, the Lord kept him in front and performed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as He followed behind. The heart of Śrī Caitanyacandra was filled with intense feelings of separation for Lord Kṛṣṇa. He </w:t>
      </w:r>
      <w:r w:rsidRPr="004A2847">
        <w:rPr>
          <w:rStyle w:val="BookTitle"/>
          <w:rFonts w:asciiTheme="minorHAnsi" w:hAnsiTheme="minorHAnsi" w:cstheme="minorHAnsi"/>
          <w:b w:val="0"/>
          <w:bCs w:val="0"/>
          <w:color w:val="000000"/>
          <w:sz w:val="28"/>
          <w:szCs w:val="28"/>
        </w:rPr>
        <w:lastRenderedPageBreak/>
        <w:t>chanted the names of Kṛṣṇa as He began to walk in search of Kṛṣṇa.</w:t>
      </w:r>
    </w:p>
    <w:p w14:paraId="6A092261" w14:textId="7B199C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1.030</w:t>
      </w:r>
    </w:p>
    <w:p w14:paraId="7B78E4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67E555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eteka baliyā tāne ṭhākura calilā</w:t>
      </w:r>
      <w:r w:rsidRPr="004A2847">
        <w:rPr>
          <w:rStyle w:val="BookTitle"/>
          <w:rFonts w:asciiTheme="minorHAnsi" w:hAnsiTheme="minorHAnsi" w:cstheme="minorHAnsi"/>
          <w:b w:val="0"/>
          <w:bCs w:val="0"/>
          <w:color w:val="000000"/>
          <w:sz w:val="28"/>
          <w:szCs w:val="28"/>
        </w:rPr>
        <w:br/>
        <w:t>mūrcchā-gata hai' candraśekhara paḍilā</w:t>
      </w:r>
    </w:p>
    <w:p w14:paraId="6418C2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in this way, the Lord departed and Candraśekhara fell unconscious to the ground.</w:t>
      </w:r>
    </w:p>
    <w:p w14:paraId="24D887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tāne</w:t>
      </w:r>
      <w:r w:rsidRPr="004A2847">
        <w:rPr>
          <w:rStyle w:val="BookTitle"/>
          <w:rFonts w:asciiTheme="minorHAnsi" w:hAnsiTheme="minorHAnsi" w:cstheme="minorHAnsi"/>
          <w:b w:val="0"/>
          <w:bCs w:val="0"/>
          <w:color w:val="000000"/>
          <w:sz w:val="28"/>
          <w:szCs w:val="28"/>
        </w:rPr>
        <w:t xml:space="preserve"> (“him”) is </w:t>
      </w:r>
      <w:r w:rsidRPr="004A2847">
        <w:rPr>
          <w:rStyle w:val="BookTitle"/>
          <w:rFonts w:asciiTheme="minorHAnsi" w:hAnsiTheme="minorHAnsi" w:cstheme="minorHAnsi"/>
          <w:b w:val="0"/>
          <w:bCs w:val="0"/>
          <w:i/>
          <w:iCs/>
          <w:color w:val="000000"/>
          <w:sz w:val="28"/>
          <w:szCs w:val="28"/>
        </w:rPr>
        <w:t>tabe</w:t>
      </w:r>
      <w:r w:rsidRPr="004A2847">
        <w:rPr>
          <w:rStyle w:val="BookTitle"/>
          <w:rFonts w:asciiTheme="minorHAnsi" w:hAnsiTheme="minorHAnsi" w:cstheme="minorHAnsi"/>
          <w:b w:val="0"/>
          <w:bCs w:val="0"/>
          <w:color w:val="000000"/>
          <w:sz w:val="28"/>
          <w:szCs w:val="28"/>
        </w:rPr>
        <w:t xml:space="preserve"> (“then”).</w:t>
      </w:r>
    </w:p>
    <w:p w14:paraId="21DB7D61" w14:textId="2BA783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1.031</w:t>
      </w:r>
    </w:p>
    <w:p w14:paraId="7C65BC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65FA27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acintya śakti bujhane nā yāya</w:t>
      </w:r>
      <w:r w:rsidRPr="004A2847">
        <w:rPr>
          <w:rStyle w:val="BookTitle"/>
          <w:rFonts w:asciiTheme="minorHAnsi" w:hAnsiTheme="minorHAnsi" w:cstheme="minorHAnsi"/>
          <w:b w:val="0"/>
          <w:bCs w:val="0"/>
          <w:color w:val="000000"/>
          <w:sz w:val="28"/>
          <w:szCs w:val="28"/>
        </w:rPr>
        <w:br/>
        <w:t>ataeva se virahe prāṇa rakṣā pāya</w:t>
      </w:r>
    </w:p>
    <w:p w14:paraId="48DC19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inconceivable potencies of Kṛṣṇa cannot be understood, therefore even in that state of separation he survived.</w:t>
      </w:r>
    </w:p>
    <w:p w14:paraId="3ECB3D7C" w14:textId="7CBCFC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1.032</w:t>
      </w:r>
    </w:p>
    <w:p w14:paraId="16028C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7AE044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kṣaṇeka caitanya pāi' śrī-candraśekhara</w:t>
      </w:r>
      <w:r w:rsidRPr="004A2847">
        <w:rPr>
          <w:rStyle w:val="BookTitle"/>
          <w:rFonts w:asciiTheme="minorHAnsi" w:hAnsiTheme="minorHAnsi" w:cstheme="minorHAnsi"/>
          <w:b w:val="0"/>
          <w:bCs w:val="0"/>
          <w:color w:val="000000"/>
          <w:sz w:val="28"/>
          <w:szCs w:val="28"/>
        </w:rPr>
        <w:br/>
        <w:t>navadvīpa-prati tiṅho gelena satvara</w:t>
      </w:r>
    </w:p>
    <w:p w14:paraId="08A82D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shortly thereafter regaining his external consciousness, Śrī Candraśekhara immediately left for Navadvīpa.</w:t>
      </w:r>
    </w:p>
    <w:p w14:paraId="36DE2D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caitanya</w:t>
      </w:r>
      <w:r w:rsidRPr="004A2847">
        <w:rPr>
          <w:rStyle w:val="BookTitle"/>
          <w:rFonts w:asciiTheme="minorHAnsi" w:hAnsiTheme="minorHAnsi" w:cstheme="minorHAnsi"/>
          <w:b w:val="0"/>
          <w:bCs w:val="0"/>
          <w:color w:val="000000"/>
          <w:sz w:val="28"/>
          <w:szCs w:val="28"/>
        </w:rPr>
        <w:t xml:space="preserve"> in this verse refers to external consciousness.</w:t>
      </w:r>
    </w:p>
    <w:p w14:paraId="04750149" w14:textId="4BA3D0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1.033</w:t>
      </w:r>
    </w:p>
    <w:p w14:paraId="17BF01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15B886C2" w14:textId="058F4B9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navadvīpe candraśekhara āilā</w:t>
      </w:r>
      <w:r w:rsidR="00E94B0D"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t xml:space="preserve">sabā'-sthāne </w:t>
      </w:r>
      <w:proofErr w:type="gramStart"/>
      <w:r w:rsidRPr="004A2847">
        <w:rPr>
          <w:rStyle w:val="BookTitle"/>
          <w:rFonts w:asciiTheme="minorHAnsi" w:hAnsiTheme="minorHAnsi" w:cstheme="minorHAnsi"/>
          <w:b w:val="0"/>
          <w:bCs w:val="0"/>
          <w:color w:val="000000"/>
          <w:sz w:val="28"/>
          <w:szCs w:val="28"/>
        </w:rPr>
        <w:t>kahilena,—</w:t>
      </w:r>
      <w:proofErr w:type="gramEnd"/>
      <w:r w:rsidRPr="004A2847">
        <w:rPr>
          <w:rStyle w:val="BookTitle"/>
          <w:rFonts w:asciiTheme="minorHAnsi" w:hAnsiTheme="minorHAnsi" w:cstheme="minorHAnsi"/>
          <w:b w:val="0"/>
          <w:bCs w:val="0"/>
          <w:color w:val="000000"/>
          <w:sz w:val="28"/>
          <w:szCs w:val="28"/>
        </w:rPr>
        <w:t>“prabhu vane gelā”</w:t>
      </w:r>
    </w:p>
    <w:p w14:paraId="63168E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Śrī Candraśekhara arrived in Navadvīpa, he told everyone, “The Lord has taken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73703B03" w14:textId="609063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1.034</w:t>
      </w:r>
    </w:p>
    <w:p w14:paraId="3394D0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34</w:t>
      </w:r>
    </w:p>
    <w:p w14:paraId="6F0848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śrī-candraśekhara-mukhe śuni' bhakta-gaṇa</w:t>
      </w:r>
      <w:r w:rsidRPr="004A2847">
        <w:rPr>
          <w:rStyle w:val="BookTitle"/>
          <w:rFonts w:asciiTheme="minorHAnsi" w:hAnsiTheme="minorHAnsi" w:cstheme="minorHAnsi"/>
          <w:b w:val="0"/>
          <w:bCs w:val="0"/>
          <w:color w:val="000000"/>
          <w:sz w:val="28"/>
          <w:szCs w:val="28"/>
        </w:rPr>
        <w:br/>
        <w:t>ārta-nāda kari' sabe karena krandana</w:t>
      </w:r>
    </w:p>
    <w:p w14:paraId="2BC032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this news from Śrī Candraśekhara, all the devotees began to cry pathetically.</w:t>
      </w:r>
    </w:p>
    <w:p w14:paraId="076C7872" w14:textId="7BE851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1.035</w:t>
      </w:r>
    </w:p>
    <w:p w14:paraId="675562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51A97A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 mukha haile o se saba vilāpa</w:t>
      </w:r>
      <w:r w:rsidRPr="004A2847">
        <w:rPr>
          <w:rStyle w:val="BookTitle"/>
          <w:rFonts w:asciiTheme="minorHAnsi" w:hAnsiTheme="minorHAnsi" w:cstheme="minorHAnsi"/>
          <w:b w:val="0"/>
          <w:bCs w:val="0"/>
          <w:color w:val="000000"/>
          <w:sz w:val="28"/>
          <w:szCs w:val="28"/>
        </w:rPr>
        <w:br/>
        <w:t>varṇite nā pāri se sabāra anutāpa</w:t>
      </w:r>
    </w:p>
    <w:p w14:paraId="6DBBCF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if I had millions of </w:t>
      </w:r>
      <w:proofErr w:type="gramStart"/>
      <w:r w:rsidRPr="004A2847">
        <w:rPr>
          <w:rStyle w:val="BookTitle"/>
          <w:rFonts w:asciiTheme="minorHAnsi" w:hAnsiTheme="minorHAnsi" w:cstheme="minorHAnsi"/>
          <w:b/>
          <w:bCs/>
          <w:color w:val="800000"/>
          <w:sz w:val="28"/>
          <w:szCs w:val="28"/>
        </w:rPr>
        <w:t>mouths</w:t>
      </w:r>
      <w:proofErr w:type="gramEnd"/>
      <w:r w:rsidRPr="004A2847">
        <w:rPr>
          <w:rStyle w:val="BookTitle"/>
          <w:rFonts w:asciiTheme="minorHAnsi" w:hAnsiTheme="minorHAnsi" w:cstheme="minorHAnsi"/>
          <w:b/>
          <w:bCs/>
          <w:color w:val="800000"/>
          <w:sz w:val="28"/>
          <w:szCs w:val="28"/>
        </w:rPr>
        <w:t xml:space="preserve"> I would be unable to describe their lamentation and repentance.</w:t>
      </w:r>
    </w:p>
    <w:p w14:paraId="592033E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se </w:t>
      </w:r>
      <w:r w:rsidRPr="004A2847">
        <w:rPr>
          <w:rStyle w:val="BookTitle"/>
          <w:rFonts w:asciiTheme="minorHAnsi" w:hAnsiTheme="minorHAnsi" w:cstheme="minorHAnsi"/>
          <w:b w:val="0"/>
          <w:bCs w:val="0"/>
          <w:color w:val="000000"/>
          <w:sz w:val="28"/>
          <w:szCs w:val="28"/>
        </w:rPr>
        <w:t xml:space="preserve">(“that”) is </w:t>
      </w:r>
      <w:r w:rsidRPr="004A2847">
        <w:rPr>
          <w:rStyle w:val="BookTitle"/>
          <w:rFonts w:asciiTheme="minorHAnsi" w:hAnsiTheme="minorHAnsi" w:cstheme="minorHAnsi"/>
          <w:b w:val="0"/>
          <w:bCs w:val="0"/>
          <w:i/>
          <w:iCs/>
          <w:color w:val="000000"/>
          <w:sz w:val="28"/>
          <w:szCs w:val="28"/>
        </w:rPr>
        <w:t>taṅ</w:t>
      </w:r>
      <w:r w:rsidRPr="004A2847">
        <w:rPr>
          <w:rStyle w:val="BookTitle"/>
          <w:rFonts w:asciiTheme="minorHAnsi" w:hAnsiTheme="minorHAnsi" w:cstheme="minorHAnsi"/>
          <w:b w:val="0"/>
          <w:bCs w:val="0"/>
          <w:color w:val="000000"/>
          <w:sz w:val="28"/>
          <w:szCs w:val="28"/>
        </w:rPr>
        <w:t xml:space="preserve"> (“their”).</w:t>
      </w:r>
    </w:p>
    <w:p w14:paraId="437420ED" w14:textId="42DCC1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1.036</w:t>
      </w:r>
    </w:p>
    <w:p w14:paraId="591FEF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39276B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advaita </w:t>
      </w:r>
      <w:proofErr w:type="gramStart"/>
      <w:r w:rsidRPr="004A2847">
        <w:rPr>
          <w:rStyle w:val="BookTitle"/>
          <w:rFonts w:asciiTheme="minorHAnsi" w:hAnsiTheme="minorHAnsi" w:cstheme="minorHAnsi"/>
          <w:b w:val="0"/>
          <w:bCs w:val="0"/>
          <w:color w:val="000000"/>
          <w:sz w:val="28"/>
          <w:szCs w:val="28"/>
        </w:rPr>
        <w:t>balaye,—</w:t>
      </w:r>
      <w:proofErr w:type="gramEnd"/>
      <w:r w:rsidRPr="004A2847">
        <w:rPr>
          <w:rStyle w:val="BookTitle"/>
          <w:rFonts w:asciiTheme="minorHAnsi" w:hAnsiTheme="minorHAnsi" w:cstheme="minorHAnsi"/>
          <w:b w:val="0"/>
          <w:bCs w:val="0"/>
          <w:color w:val="000000"/>
          <w:sz w:val="28"/>
          <w:szCs w:val="28"/>
        </w:rPr>
        <w:t>“mora nā rahe jīvana”</w:t>
      </w:r>
      <w:r w:rsidRPr="004A2847">
        <w:rPr>
          <w:rStyle w:val="BookTitle"/>
          <w:rFonts w:asciiTheme="minorHAnsi" w:hAnsiTheme="minorHAnsi" w:cstheme="minorHAnsi"/>
          <w:b w:val="0"/>
          <w:bCs w:val="0"/>
          <w:color w:val="000000"/>
          <w:sz w:val="28"/>
          <w:szCs w:val="28"/>
        </w:rPr>
        <w:br/>
        <w:t>vidare pāṣāṇa kāṣṭha śuni' se krandana</w:t>
      </w:r>
    </w:p>
    <w:p w14:paraId="384DA1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Prabhu said, “I cannot remain alive!” On hearing His cry, even stone and wood melted.</w:t>
      </w:r>
    </w:p>
    <w:p w14:paraId="1546F958" w14:textId="3CB556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1.037</w:t>
      </w:r>
    </w:p>
    <w:p w14:paraId="5ED873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30E4CF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śunibā-mātra hailā mūrcchita</w:t>
      </w:r>
      <w:r w:rsidRPr="004A2847">
        <w:rPr>
          <w:rStyle w:val="BookTitle"/>
          <w:rFonts w:asciiTheme="minorHAnsi" w:hAnsiTheme="minorHAnsi" w:cstheme="minorHAnsi"/>
          <w:b w:val="0"/>
          <w:bCs w:val="0"/>
          <w:color w:val="000000"/>
          <w:sz w:val="28"/>
          <w:szCs w:val="28"/>
        </w:rPr>
        <w:br/>
        <w:t>prāṇa nāhi dehe, prabhu paḍilā bhūmita</w:t>
      </w:r>
    </w:p>
    <w:p w14:paraId="54FDF6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Advaita heard this news, He fell unconscious to the ground with no sign of life remaining in His body.</w:t>
      </w:r>
    </w:p>
    <w:p w14:paraId="2DDD003E" w14:textId="65540F43"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advaita śunibā-mātra hailā</w:t>
      </w:r>
      <w:r w:rsidR="00E94B0D"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śuniyā hailā mātra advaita</w:t>
      </w:r>
      <w:r w:rsidRPr="004A2847">
        <w:rPr>
          <w:rStyle w:val="BookTitle"/>
          <w:rFonts w:asciiTheme="minorHAnsi" w:hAnsiTheme="minorHAnsi" w:cstheme="minorHAnsi"/>
          <w:b w:val="0"/>
          <w:bCs w:val="0"/>
          <w:color w:val="000000"/>
          <w:sz w:val="28"/>
          <w:szCs w:val="28"/>
        </w:rPr>
        <w:t xml:space="preserve"> [both mean “as soon as Advaita heard this news].</w:t>
      </w:r>
    </w:p>
    <w:p w14:paraId="125F2231" w14:textId="4134C8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1.038</w:t>
      </w:r>
    </w:p>
    <w:p w14:paraId="66AF79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74C9C4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śacīdevīśoke rahilena jaḍa haiyā</w:t>
      </w:r>
      <w:r w:rsidRPr="004A2847">
        <w:rPr>
          <w:rStyle w:val="BookTitle"/>
          <w:rFonts w:asciiTheme="minorHAnsi" w:hAnsiTheme="minorHAnsi" w:cstheme="minorHAnsi"/>
          <w:b w:val="0"/>
          <w:bCs w:val="0"/>
          <w:color w:val="000000"/>
          <w:sz w:val="28"/>
          <w:szCs w:val="28"/>
        </w:rPr>
        <w:br/>
        <w:t>kṛtrima-putalī yena āche dāṇḍāiyā</w:t>
      </w:r>
    </w:p>
    <w:p w14:paraId="7B738388" w14:textId="3309BD31"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lamentation, Mother Śacī became stunned. She stood there like a</w:t>
      </w:r>
      <w:ins w:id="1" w:author="your servant" w:date="2020-04-06T19:19:00Z">
        <w:r w:rsidR="00E94B0D" w:rsidRPr="004A2847">
          <w:rPr>
            <w:rStyle w:val="BookTitle"/>
            <w:rFonts w:asciiTheme="minorHAnsi" w:hAnsiTheme="minorHAnsi" w:cstheme="minorHAnsi"/>
            <w:b/>
            <w:bCs/>
            <w:color w:val="800000"/>
            <w:sz w:val="28"/>
            <w:szCs w:val="28"/>
          </w:rPr>
          <w:t>n</w:t>
        </w:r>
      </w:ins>
      <w:r w:rsidRPr="004A2847">
        <w:rPr>
          <w:rStyle w:val="BookTitle"/>
          <w:rFonts w:asciiTheme="minorHAnsi" w:hAnsiTheme="minorHAnsi" w:cstheme="minorHAnsi"/>
          <w:b/>
          <w:bCs/>
          <w:color w:val="800000"/>
          <w:sz w:val="28"/>
          <w:szCs w:val="28"/>
        </w:rPr>
        <w:t xml:space="preserve"> artificial doll.</w:t>
      </w:r>
    </w:p>
    <w:p w14:paraId="198A04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dāṇḍāiyā </w:t>
      </w:r>
      <w:r w:rsidRPr="004A2847">
        <w:rPr>
          <w:rStyle w:val="BookTitle"/>
          <w:rFonts w:asciiTheme="minorHAnsi" w:hAnsiTheme="minorHAnsi" w:cstheme="minorHAnsi"/>
          <w:b w:val="0"/>
          <w:bCs w:val="0"/>
          <w:color w:val="000000"/>
          <w:sz w:val="28"/>
          <w:szCs w:val="28"/>
        </w:rPr>
        <w:t xml:space="preserve">means “remained standing.” Another reading for </w:t>
      </w:r>
      <w:r w:rsidRPr="004A2847">
        <w:rPr>
          <w:rStyle w:val="BookTitle"/>
          <w:rFonts w:asciiTheme="minorHAnsi" w:hAnsiTheme="minorHAnsi" w:cstheme="minorHAnsi"/>
          <w:b w:val="0"/>
          <w:bCs w:val="0"/>
          <w:i/>
          <w:iCs/>
          <w:color w:val="000000"/>
          <w:sz w:val="28"/>
          <w:szCs w:val="28"/>
        </w:rPr>
        <w:t>śoke</w:t>
      </w:r>
      <w:r w:rsidRPr="004A2847">
        <w:rPr>
          <w:rStyle w:val="BookTitle"/>
          <w:rFonts w:asciiTheme="minorHAnsi" w:hAnsiTheme="minorHAnsi" w:cstheme="minorHAnsi"/>
          <w:b w:val="0"/>
          <w:bCs w:val="0"/>
          <w:color w:val="000000"/>
          <w:sz w:val="28"/>
          <w:szCs w:val="28"/>
        </w:rPr>
        <w:t xml:space="preserve"> (“in lamentation”) is </w:t>
      </w:r>
      <w:r w:rsidRPr="004A2847">
        <w:rPr>
          <w:rStyle w:val="BookTitle"/>
          <w:rFonts w:asciiTheme="minorHAnsi" w:hAnsiTheme="minorHAnsi" w:cstheme="minorHAnsi"/>
          <w:b w:val="0"/>
          <w:bCs w:val="0"/>
          <w:i/>
          <w:iCs/>
          <w:color w:val="000000"/>
          <w:sz w:val="28"/>
          <w:szCs w:val="28"/>
        </w:rPr>
        <w:t>bola</w:t>
      </w:r>
      <w:r w:rsidRPr="004A2847">
        <w:rPr>
          <w:rStyle w:val="BookTitle"/>
          <w:rFonts w:asciiTheme="minorHAnsi" w:hAnsiTheme="minorHAnsi" w:cstheme="minorHAnsi"/>
          <w:b w:val="0"/>
          <w:bCs w:val="0"/>
          <w:color w:val="000000"/>
          <w:sz w:val="28"/>
          <w:szCs w:val="28"/>
        </w:rPr>
        <w:t xml:space="preserve"> (“speech”).</w:t>
      </w:r>
    </w:p>
    <w:p w14:paraId="5EC836C2" w14:textId="110447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1.039</w:t>
      </w:r>
    </w:p>
    <w:p w14:paraId="41E9AA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3C42FF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bhakta-patnīāra yata pati-vratā-gaṇa</w:t>
      </w:r>
      <w:r w:rsidRPr="004A2847">
        <w:rPr>
          <w:rStyle w:val="BookTitle"/>
          <w:rFonts w:asciiTheme="minorHAnsi" w:hAnsiTheme="minorHAnsi" w:cstheme="minorHAnsi"/>
          <w:b w:val="0"/>
          <w:bCs w:val="0"/>
          <w:color w:val="000000"/>
          <w:sz w:val="28"/>
          <w:szCs w:val="28"/>
        </w:rPr>
        <w:br/>
        <w:t>bhūmite paḍiyā sabe karena krandana</w:t>
      </w:r>
    </w:p>
    <w:p w14:paraId="714B3A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wives and other chaste ladies fell to the ground crying.</w:t>
      </w:r>
    </w:p>
    <w:p w14:paraId="6E0A3E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āra</w:t>
      </w:r>
      <w:r w:rsidRPr="004A2847">
        <w:rPr>
          <w:rStyle w:val="BookTitle"/>
          <w:rFonts w:asciiTheme="minorHAnsi" w:hAnsiTheme="minorHAnsi" w:cstheme="minorHAnsi"/>
          <w:b w:val="0"/>
          <w:bCs w:val="0"/>
          <w:color w:val="000000"/>
          <w:sz w:val="28"/>
          <w:szCs w:val="28"/>
        </w:rPr>
        <w:t xml:space="preserve"> (“and”) is </w:t>
      </w:r>
      <w:r w:rsidRPr="004A2847">
        <w:rPr>
          <w:rStyle w:val="BookTitle"/>
          <w:rFonts w:asciiTheme="minorHAnsi" w:hAnsiTheme="minorHAnsi" w:cstheme="minorHAnsi"/>
          <w:b w:val="0"/>
          <w:bCs w:val="0"/>
          <w:i/>
          <w:iCs/>
          <w:color w:val="000000"/>
          <w:sz w:val="28"/>
          <w:szCs w:val="28"/>
        </w:rPr>
        <w:t xml:space="preserve">saba </w:t>
      </w:r>
      <w:r w:rsidRPr="004A2847">
        <w:rPr>
          <w:rStyle w:val="BookTitle"/>
          <w:rFonts w:asciiTheme="minorHAnsi" w:hAnsiTheme="minorHAnsi" w:cstheme="minorHAnsi"/>
          <w:b w:val="0"/>
          <w:bCs w:val="0"/>
          <w:color w:val="000000"/>
          <w:sz w:val="28"/>
          <w:szCs w:val="28"/>
        </w:rPr>
        <w:t>(“all”).</w:t>
      </w:r>
    </w:p>
    <w:p w14:paraId="1A0F69F1" w14:textId="210A44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1.040</w:t>
      </w:r>
    </w:p>
    <w:p w14:paraId="5C6002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6A5126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advaita </w:t>
      </w:r>
      <w:proofErr w:type="gramStart"/>
      <w:r w:rsidRPr="004A2847">
        <w:rPr>
          <w:rStyle w:val="BookTitle"/>
          <w:rFonts w:asciiTheme="minorHAnsi" w:hAnsiTheme="minorHAnsi" w:cstheme="minorHAnsi"/>
          <w:b w:val="0"/>
          <w:bCs w:val="0"/>
          <w:color w:val="000000"/>
          <w:sz w:val="28"/>
          <w:szCs w:val="28"/>
        </w:rPr>
        <w:t>balaye,—</w:t>
      </w:r>
      <w:proofErr w:type="gramEnd"/>
      <w:r w:rsidRPr="004A2847">
        <w:rPr>
          <w:rStyle w:val="BookTitle"/>
          <w:rFonts w:asciiTheme="minorHAnsi" w:hAnsiTheme="minorHAnsi" w:cstheme="minorHAnsi"/>
          <w:b w:val="0"/>
          <w:bCs w:val="0"/>
          <w:color w:val="000000"/>
          <w:sz w:val="28"/>
          <w:szCs w:val="28"/>
        </w:rPr>
        <w:t>“āra ki kārya jīvane</w:t>
      </w:r>
      <w:r w:rsidRPr="004A2847">
        <w:rPr>
          <w:rStyle w:val="BookTitle"/>
          <w:rFonts w:asciiTheme="minorHAnsi" w:hAnsiTheme="minorHAnsi" w:cstheme="minorHAnsi"/>
          <w:b w:val="0"/>
          <w:bCs w:val="0"/>
          <w:color w:val="000000"/>
          <w:sz w:val="28"/>
          <w:szCs w:val="28"/>
        </w:rPr>
        <w:br/>
        <w:t>se-hena ṭhākura mora chāḍila yakhane</w:t>
      </w:r>
    </w:p>
    <w:p w14:paraId="463E61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Prabhu said, “What is the use of this life when such a Lord has left Me?</w:t>
      </w:r>
    </w:p>
    <w:p w14:paraId="621C23CD" w14:textId="461FA1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1.041</w:t>
      </w:r>
    </w:p>
    <w:p w14:paraId="6C9651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5DBDC5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praviṣṭa haimu āji sarvathā gaṅgāya</w:t>
      </w:r>
      <w:r w:rsidRPr="004A2847">
        <w:rPr>
          <w:rStyle w:val="BookTitle"/>
          <w:rFonts w:asciiTheme="minorHAnsi" w:hAnsiTheme="minorHAnsi" w:cstheme="minorHAnsi"/>
          <w:b w:val="0"/>
          <w:bCs w:val="0"/>
          <w:color w:val="000000"/>
          <w:sz w:val="28"/>
          <w:szCs w:val="28"/>
        </w:rPr>
        <w:br/>
        <w:t>dine loke dharibeka, calimu niśāya”</w:t>
      </w:r>
    </w:p>
    <w:p w14:paraId="5458D9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“Today I will certainly drown Myself in the Ganges. People will stop Me during the day, so I will go at night.”</w:t>
      </w:r>
    </w:p>
    <w:p w14:paraId="6F8ABF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āji</w:t>
      </w:r>
      <w:r w:rsidRPr="004A2847">
        <w:rPr>
          <w:rStyle w:val="BookTitle"/>
          <w:rFonts w:asciiTheme="minorHAnsi" w:hAnsiTheme="minorHAnsi" w:cstheme="minorHAnsi"/>
          <w:b w:val="0"/>
          <w:bCs w:val="0"/>
          <w:color w:val="000000"/>
          <w:sz w:val="28"/>
          <w:szCs w:val="28"/>
        </w:rPr>
        <w:t xml:space="preserve"> (“today”) is </w:t>
      </w:r>
      <w:r w:rsidRPr="004A2847">
        <w:rPr>
          <w:rStyle w:val="BookTitle"/>
          <w:rFonts w:asciiTheme="minorHAnsi" w:hAnsiTheme="minorHAnsi" w:cstheme="minorHAnsi"/>
          <w:b w:val="0"/>
          <w:bCs w:val="0"/>
          <w:i/>
          <w:iCs/>
          <w:color w:val="000000"/>
          <w:sz w:val="28"/>
          <w:szCs w:val="28"/>
        </w:rPr>
        <w:t xml:space="preserve">muñi </w:t>
      </w:r>
      <w:r w:rsidRPr="004A2847">
        <w:rPr>
          <w:rStyle w:val="BookTitle"/>
          <w:rFonts w:asciiTheme="minorHAnsi" w:hAnsiTheme="minorHAnsi" w:cstheme="minorHAnsi"/>
          <w:b w:val="0"/>
          <w:bCs w:val="0"/>
          <w:color w:val="000000"/>
          <w:sz w:val="28"/>
          <w:szCs w:val="28"/>
        </w:rPr>
        <w:t>(“I”).</w:t>
      </w:r>
    </w:p>
    <w:p w14:paraId="38ED08A5" w14:textId="18392F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1.042</w:t>
      </w:r>
    </w:p>
    <w:p w14:paraId="78716E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32A6D0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virahe sakala bhakta-gaṇa</w:t>
      </w:r>
      <w:r w:rsidRPr="004A2847">
        <w:rPr>
          <w:rStyle w:val="BookTitle"/>
          <w:rFonts w:asciiTheme="minorHAnsi" w:hAnsiTheme="minorHAnsi" w:cstheme="minorHAnsi"/>
          <w:b w:val="0"/>
          <w:bCs w:val="0"/>
          <w:color w:val="000000"/>
          <w:sz w:val="28"/>
          <w:szCs w:val="28"/>
        </w:rPr>
        <w:br/>
        <w:t>sabāra haila baḍa citta ucāṭana</w:t>
      </w:r>
    </w:p>
    <w:p w14:paraId="4493C4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the hearts of all the devotees were agitated with feelings of separation.</w:t>
      </w:r>
    </w:p>
    <w:p w14:paraId="73E12269" w14:textId="6F6ADB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1.043</w:t>
      </w:r>
    </w:p>
    <w:p w14:paraId="1EF215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4827E7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kona mate citte keha svāsthya nāhi pāya</w:t>
      </w:r>
      <w:r w:rsidRPr="004A2847">
        <w:rPr>
          <w:rStyle w:val="BookTitle"/>
          <w:rFonts w:asciiTheme="minorHAnsi" w:hAnsiTheme="minorHAnsi" w:cstheme="minorHAnsi"/>
          <w:b w:val="0"/>
          <w:bCs w:val="0"/>
          <w:color w:val="000000"/>
          <w:sz w:val="28"/>
          <w:szCs w:val="28"/>
        </w:rPr>
        <w:br/>
        <w:t>deha eḍibāre sabe cāhena sadāya</w:t>
      </w:r>
    </w:p>
    <w:p w14:paraId="3DF7E3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could not find any means to pacify their hearts, so they constantly desired to give up their lives.</w:t>
      </w:r>
    </w:p>
    <w:p w14:paraId="69D23A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eḍibāre </w:t>
      </w:r>
      <w:r w:rsidRPr="004A2847">
        <w:rPr>
          <w:rStyle w:val="BookTitle"/>
          <w:rFonts w:asciiTheme="minorHAnsi" w:hAnsiTheme="minorHAnsi" w:cstheme="minorHAnsi"/>
          <w:b w:val="0"/>
          <w:bCs w:val="0"/>
          <w:color w:val="000000"/>
          <w:sz w:val="28"/>
          <w:szCs w:val="28"/>
        </w:rPr>
        <w:t xml:space="preserve">means “to give up.” Another reading for </w:t>
      </w:r>
      <w:r w:rsidRPr="004A2847">
        <w:rPr>
          <w:rStyle w:val="BookTitle"/>
          <w:rFonts w:asciiTheme="minorHAnsi" w:hAnsiTheme="minorHAnsi" w:cstheme="minorHAnsi"/>
          <w:b w:val="0"/>
          <w:bCs w:val="0"/>
          <w:i/>
          <w:iCs/>
          <w:color w:val="000000"/>
          <w:sz w:val="28"/>
          <w:szCs w:val="28"/>
        </w:rPr>
        <w:t xml:space="preserve">cāhena sadāya </w:t>
      </w:r>
      <w:r w:rsidRPr="004A2847">
        <w:rPr>
          <w:rStyle w:val="BookTitle"/>
          <w:rFonts w:asciiTheme="minorHAnsi" w:hAnsiTheme="minorHAnsi" w:cstheme="minorHAnsi"/>
          <w:b w:val="0"/>
          <w:bCs w:val="0"/>
          <w:color w:val="000000"/>
          <w:sz w:val="28"/>
          <w:szCs w:val="28"/>
        </w:rPr>
        <w:t xml:space="preserve">(“constantly desired”) is </w:t>
      </w:r>
      <w:r w:rsidRPr="004A2847">
        <w:rPr>
          <w:rStyle w:val="BookTitle"/>
          <w:rFonts w:asciiTheme="minorHAnsi" w:hAnsiTheme="minorHAnsi" w:cstheme="minorHAnsi"/>
          <w:b w:val="0"/>
          <w:bCs w:val="0"/>
          <w:i/>
          <w:iCs/>
          <w:color w:val="000000"/>
          <w:sz w:val="28"/>
          <w:szCs w:val="28"/>
        </w:rPr>
        <w:t>niravadhi cāya</w:t>
      </w:r>
      <w:r w:rsidRPr="004A2847">
        <w:rPr>
          <w:rStyle w:val="BookTitle"/>
          <w:rFonts w:asciiTheme="minorHAnsi" w:hAnsiTheme="minorHAnsi" w:cstheme="minorHAnsi"/>
          <w:b w:val="0"/>
          <w:bCs w:val="0"/>
          <w:color w:val="000000"/>
          <w:sz w:val="28"/>
          <w:szCs w:val="28"/>
        </w:rPr>
        <w:t xml:space="preserve"> (“always desired”).</w:t>
      </w:r>
    </w:p>
    <w:p w14:paraId="4116E565" w14:textId="268546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1.044</w:t>
      </w:r>
    </w:p>
    <w:p w14:paraId="266B30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792047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sabei parama mahādhīra</w:t>
      </w:r>
      <w:r w:rsidRPr="004A2847">
        <w:rPr>
          <w:rStyle w:val="BookTitle"/>
          <w:rFonts w:asciiTheme="minorHAnsi" w:hAnsiTheme="minorHAnsi" w:cstheme="minorHAnsi"/>
          <w:b w:val="0"/>
          <w:bCs w:val="0"/>
          <w:color w:val="000000"/>
          <w:sz w:val="28"/>
          <w:szCs w:val="28"/>
        </w:rPr>
        <w:br/>
        <w:t>tabu keha kāhāre karite nāre sthira</w:t>
      </w:r>
    </w:p>
    <w:p w14:paraId="666AC4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they were all most sober, none of them were able to pacify any of the others.</w:t>
      </w:r>
    </w:p>
    <w:p w14:paraId="291206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kāhāre </w:t>
      </w:r>
      <w:r w:rsidRPr="004A2847">
        <w:rPr>
          <w:rStyle w:val="BookTitle"/>
          <w:rFonts w:asciiTheme="minorHAnsi" w:hAnsiTheme="minorHAnsi" w:cstheme="minorHAnsi"/>
          <w:b w:val="0"/>
          <w:bCs w:val="0"/>
          <w:color w:val="000000"/>
          <w:sz w:val="28"/>
          <w:szCs w:val="28"/>
        </w:rPr>
        <w:t xml:space="preserve">(“anyone”) is </w:t>
      </w:r>
      <w:r w:rsidRPr="004A2847">
        <w:rPr>
          <w:rStyle w:val="BookTitle"/>
          <w:rFonts w:asciiTheme="minorHAnsi" w:hAnsiTheme="minorHAnsi" w:cstheme="minorHAnsi"/>
          <w:b w:val="0"/>
          <w:bCs w:val="0"/>
          <w:i/>
          <w:iCs/>
          <w:color w:val="000000"/>
          <w:sz w:val="28"/>
          <w:szCs w:val="28"/>
        </w:rPr>
        <w:t>kā'ro</w:t>
      </w:r>
      <w:r w:rsidRPr="004A2847">
        <w:rPr>
          <w:rStyle w:val="BookTitle"/>
          <w:rFonts w:asciiTheme="minorHAnsi" w:hAnsiTheme="minorHAnsi" w:cstheme="minorHAnsi"/>
          <w:b w:val="0"/>
          <w:bCs w:val="0"/>
          <w:color w:val="000000"/>
          <w:sz w:val="28"/>
          <w:szCs w:val="28"/>
        </w:rPr>
        <w:t xml:space="preserve"> (“anyone”).</w:t>
      </w:r>
    </w:p>
    <w:p w14:paraId="3385AD26" w14:textId="4A2C87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1.045</w:t>
      </w:r>
    </w:p>
    <w:p w14:paraId="2A5048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64FECF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bhakta-gaṇa deha-tyāga bhāvilā niścaya</w:t>
      </w:r>
      <w:r w:rsidRPr="004A2847">
        <w:rPr>
          <w:rStyle w:val="BookTitle"/>
          <w:rFonts w:asciiTheme="minorHAnsi" w:hAnsiTheme="minorHAnsi" w:cstheme="minorHAnsi"/>
          <w:b w:val="0"/>
          <w:bCs w:val="0"/>
          <w:color w:val="000000"/>
          <w:sz w:val="28"/>
          <w:szCs w:val="28"/>
        </w:rPr>
        <w:br/>
        <w:t>jāni sabā' prabodhi, ākāśa-vāṇī haya</w:t>
      </w:r>
    </w:p>
    <w:p w14:paraId="1E7DB0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all resolved to give up their bodies, they heard solacing words from a voice in the sky.</w:t>
      </w:r>
    </w:p>
    <w:p w14:paraId="56E1EE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bhāvilā</w:t>
      </w:r>
      <w:r w:rsidRPr="004A2847">
        <w:rPr>
          <w:rStyle w:val="BookTitle"/>
          <w:rFonts w:asciiTheme="minorHAnsi" w:hAnsiTheme="minorHAnsi" w:cstheme="minorHAnsi"/>
          <w:b w:val="0"/>
          <w:bCs w:val="0"/>
          <w:color w:val="000000"/>
          <w:sz w:val="28"/>
          <w:szCs w:val="28"/>
        </w:rPr>
        <w:t xml:space="preserve"> (“thought”) is </w:t>
      </w:r>
      <w:r w:rsidRPr="004A2847">
        <w:rPr>
          <w:rStyle w:val="BookTitle"/>
          <w:rFonts w:asciiTheme="minorHAnsi" w:hAnsiTheme="minorHAnsi" w:cstheme="minorHAnsi"/>
          <w:b w:val="0"/>
          <w:bCs w:val="0"/>
          <w:i/>
          <w:iCs/>
          <w:color w:val="000000"/>
          <w:sz w:val="28"/>
          <w:szCs w:val="28"/>
        </w:rPr>
        <w:t>jāniyā</w:t>
      </w:r>
      <w:r w:rsidRPr="004A2847">
        <w:rPr>
          <w:rStyle w:val="BookTitle"/>
          <w:rFonts w:asciiTheme="minorHAnsi" w:hAnsiTheme="minorHAnsi" w:cstheme="minorHAnsi"/>
          <w:b w:val="0"/>
          <w:bCs w:val="0"/>
          <w:color w:val="000000"/>
          <w:sz w:val="28"/>
          <w:szCs w:val="28"/>
        </w:rPr>
        <w:t xml:space="preserve"> (“decided”) or </w:t>
      </w:r>
      <w:r w:rsidRPr="004A2847">
        <w:rPr>
          <w:rStyle w:val="BookTitle"/>
          <w:rFonts w:asciiTheme="minorHAnsi" w:hAnsiTheme="minorHAnsi" w:cstheme="minorHAnsi"/>
          <w:b w:val="0"/>
          <w:bCs w:val="0"/>
          <w:i/>
          <w:iCs/>
          <w:color w:val="000000"/>
          <w:sz w:val="28"/>
          <w:szCs w:val="28"/>
        </w:rPr>
        <w:t xml:space="preserve">bhāviyā </w:t>
      </w:r>
      <w:r w:rsidRPr="004A2847">
        <w:rPr>
          <w:rStyle w:val="BookTitle"/>
          <w:rFonts w:asciiTheme="minorHAnsi" w:hAnsiTheme="minorHAnsi" w:cstheme="minorHAnsi"/>
          <w:b w:val="0"/>
          <w:bCs w:val="0"/>
          <w:color w:val="000000"/>
          <w:sz w:val="28"/>
          <w:szCs w:val="28"/>
        </w:rPr>
        <w:t xml:space="preserve">(“thought”), and another reading for </w:t>
      </w:r>
      <w:r w:rsidRPr="004A2847">
        <w:rPr>
          <w:rStyle w:val="BookTitle"/>
          <w:rFonts w:asciiTheme="minorHAnsi" w:hAnsiTheme="minorHAnsi" w:cstheme="minorHAnsi"/>
          <w:b w:val="0"/>
          <w:bCs w:val="0"/>
          <w:i/>
          <w:iCs/>
          <w:color w:val="000000"/>
          <w:sz w:val="28"/>
          <w:szCs w:val="28"/>
        </w:rPr>
        <w:t xml:space="preserve">jāni </w:t>
      </w:r>
      <w:r w:rsidRPr="004A2847">
        <w:rPr>
          <w:rStyle w:val="BookTitle"/>
          <w:rFonts w:asciiTheme="minorHAnsi" w:hAnsiTheme="minorHAnsi" w:cstheme="minorHAnsi"/>
          <w:b w:val="0"/>
          <w:bCs w:val="0"/>
          <w:color w:val="000000"/>
          <w:sz w:val="28"/>
          <w:szCs w:val="28"/>
        </w:rPr>
        <w:t xml:space="preserve">(“knowing”) is </w:t>
      </w:r>
      <w:r w:rsidRPr="004A2847">
        <w:rPr>
          <w:rStyle w:val="BookTitle"/>
          <w:rFonts w:asciiTheme="minorHAnsi" w:hAnsiTheme="minorHAnsi" w:cstheme="minorHAnsi"/>
          <w:b w:val="0"/>
          <w:bCs w:val="0"/>
          <w:i/>
          <w:iCs/>
          <w:color w:val="000000"/>
          <w:sz w:val="28"/>
          <w:szCs w:val="28"/>
        </w:rPr>
        <w:t xml:space="preserve">tabe </w:t>
      </w:r>
      <w:r w:rsidRPr="004A2847">
        <w:rPr>
          <w:rStyle w:val="BookTitle"/>
          <w:rFonts w:asciiTheme="minorHAnsi" w:hAnsiTheme="minorHAnsi" w:cstheme="minorHAnsi"/>
          <w:b w:val="0"/>
          <w:bCs w:val="0"/>
          <w:color w:val="000000"/>
          <w:sz w:val="28"/>
          <w:szCs w:val="28"/>
        </w:rPr>
        <w:t>(“then”).</w:t>
      </w:r>
    </w:p>
    <w:p w14:paraId="349A3867" w14:textId="441E00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1.046</w:t>
      </w:r>
    </w:p>
    <w:p w14:paraId="1B728E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14DB32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“duḥkha nā bhāviha advaitādi-bhakta-gaṇa!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sabe sukhe kara kṛṣṇacandra-ārādhana</w:t>
      </w:r>
    </w:p>
    <w:p w14:paraId="3830B8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devotees headed by Advaita, do not feel saddened. You should all happily engage in the worship of Lord Kṛṣṇa.</w:t>
      </w:r>
    </w:p>
    <w:p w14:paraId="402A8FCE" w14:textId="4E0347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1.047</w:t>
      </w:r>
    </w:p>
    <w:p w14:paraId="3BDBB7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771929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prabhu ei dina-dui-cāri vyāje</w:t>
      </w:r>
      <w:r w:rsidRPr="004A2847">
        <w:rPr>
          <w:rStyle w:val="BookTitle"/>
          <w:rFonts w:asciiTheme="minorHAnsi" w:hAnsiTheme="minorHAnsi" w:cstheme="minorHAnsi"/>
          <w:b w:val="0"/>
          <w:bCs w:val="0"/>
          <w:color w:val="000000"/>
          <w:sz w:val="28"/>
          <w:szCs w:val="28"/>
        </w:rPr>
        <w:br/>
        <w:t>āsiyā miliba tomā'-sabāra mājhe</w:t>
      </w:r>
    </w:p>
    <w:p w14:paraId="1B4F01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will return and meet you in two or four days.</w:t>
      </w:r>
    </w:p>
    <w:p w14:paraId="40FAEDF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devotees headed by Śrī Advaita were extremely unhappy due to Śrī Caitanyadeva's acceptance of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they resolved to give up their lives. At that </w:t>
      </w:r>
      <w:proofErr w:type="gramStart"/>
      <w:r w:rsidRPr="004A2847">
        <w:rPr>
          <w:rStyle w:val="BookTitle"/>
          <w:rFonts w:asciiTheme="minorHAnsi" w:hAnsiTheme="minorHAnsi" w:cstheme="minorHAnsi"/>
          <w:b w:val="0"/>
          <w:bCs w:val="0"/>
          <w:color w:val="000000"/>
          <w:sz w:val="28"/>
          <w:szCs w:val="28"/>
        </w:rPr>
        <w:t>time</w:t>
      </w:r>
      <w:proofErr w:type="gramEnd"/>
      <w:r w:rsidRPr="004A2847">
        <w:rPr>
          <w:rStyle w:val="BookTitle"/>
          <w:rFonts w:asciiTheme="minorHAnsi" w:hAnsiTheme="minorHAnsi" w:cstheme="minorHAnsi"/>
          <w:b w:val="0"/>
          <w:bCs w:val="0"/>
          <w:color w:val="000000"/>
          <w:sz w:val="28"/>
          <w:szCs w:val="28"/>
        </w:rPr>
        <w:t xml:space="preserve"> they heard a voice from the sky telling them that Śrī Gaurasundara's enactment of the pastime of giving up the external dress of a devotee was only temporary. His pastime of 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was for giving up the association of nondevotees.</w:t>
      </w:r>
    </w:p>
    <w:p w14:paraId="7587E69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dina-dui-cāri </w:t>
      </w:r>
      <w:r w:rsidRPr="004A2847">
        <w:rPr>
          <w:rStyle w:val="BookTitle"/>
          <w:rFonts w:asciiTheme="minorHAnsi" w:hAnsiTheme="minorHAnsi" w:cstheme="minorHAnsi"/>
          <w:b w:val="0"/>
          <w:bCs w:val="0"/>
          <w:color w:val="000000"/>
          <w:sz w:val="28"/>
          <w:szCs w:val="28"/>
        </w:rPr>
        <w:t xml:space="preserve">(“two or four days”) is </w:t>
      </w:r>
      <w:r w:rsidRPr="004A2847">
        <w:rPr>
          <w:rStyle w:val="BookTitle"/>
          <w:rFonts w:asciiTheme="minorHAnsi" w:hAnsiTheme="minorHAnsi" w:cstheme="minorHAnsi"/>
          <w:b w:val="0"/>
          <w:bCs w:val="0"/>
          <w:i/>
          <w:iCs/>
          <w:color w:val="000000"/>
          <w:sz w:val="28"/>
          <w:szCs w:val="28"/>
        </w:rPr>
        <w:t xml:space="preserve">dui-tina-cāri </w:t>
      </w:r>
      <w:r w:rsidRPr="004A2847">
        <w:rPr>
          <w:rStyle w:val="BookTitle"/>
          <w:rFonts w:asciiTheme="minorHAnsi" w:hAnsiTheme="minorHAnsi" w:cstheme="minorHAnsi"/>
          <w:b w:val="0"/>
          <w:bCs w:val="0"/>
          <w:color w:val="000000"/>
          <w:sz w:val="28"/>
          <w:szCs w:val="28"/>
        </w:rPr>
        <w:t xml:space="preserve">(“two, three, or four”), and another reading for </w:t>
      </w:r>
      <w:r w:rsidRPr="004A2847">
        <w:rPr>
          <w:rStyle w:val="BookTitle"/>
          <w:rFonts w:asciiTheme="minorHAnsi" w:hAnsiTheme="minorHAnsi" w:cstheme="minorHAnsi"/>
          <w:b w:val="0"/>
          <w:bCs w:val="0"/>
          <w:i/>
          <w:iCs/>
          <w:color w:val="000000"/>
          <w:sz w:val="28"/>
          <w:szCs w:val="28"/>
        </w:rPr>
        <w:t xml:space="preserve">mājhe </w:t>
      </w:r>
      <w:r w:rsidRPr="004A2847">
        <w:rPr>
          <w:rStyle w:val="BookTitle"/>
          <w:rFonts w:asciiTheme="minorHAnsi" w:hAnsiTheme="minorHAnsi" w:cstheme="minorHAnsi"/>
          <w:b w:val="0"/>
          <w:bCs w:val="0"/>
          <w:color w:val="000000"/>
          <w:sz w:val="28"/>
          <w:szCs w:val="28"/>
        </w:rPr>
        <w:t xml:space="preserve">(“amongst”) is </w:t>
      </w:r>
      <w:r w:rsidRPr="004A2847">
        <w:rPr>
          <w:rStyle w:val="BookTitle"/>
          <w:rFonts w:asciiTheme="minorHAnsi" w:hAnsiTheme="minorHAnsi" w:cstheme="minorHAnsi"/>
          <w:b w:val="0"/>
          <w:bCs w:val="0"/>
          <w:i/>
          <w:iCs/>
          <w:color w:val="000000"/>
          <w:sz w:val="28"/>
          <w:szCs w:val="28"/>
        </w:rPr>
        <w:t xml:space="preserve">samāje </w:t>
      </w:r>
      <w:r w:rsidRPr="004A2847">
        <w:rPr>
          <w:rStyle w:val="BookTitle"/>
          <w:rFonts w:asciiTheme="minorHAnsi" w:hAnsiTheme="minorHAnsi" w:cstheme="minorHAnsi"/>
          <w:b w:val="0"/>
          <w:bCs w:val="0"/>
          <w:color w:val="000000"/>
          <w:sz w:val="28"/>
          <w:szCs w:val="28"/>
        </w:rPr>
        <w:t>(“in the community”).</w:t>
      </w:r>
    </w:p>
    <w:p w14:paraId="79A6CC41" w14:textId="33A75B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1.048</w:t>
      </w:r>
    </w:p>
    <w:p w14:paraId="0EF6D4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2E5141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deha-tyāga keho kichu nā bhāviha mane</w:t>
      </w:r>
      <w:r w:rsidRPr="004A2847">
        <w:rPr>
          <w:rStyle w:val="BookTitle"/>
          <w:rFonts w:asciiTheme="minorHAnsi" w:hAnsiTheme="minorHAnsi" w:cstheme="minorHAnsi"/>
          <w:b w:val="0"/>
          <w:bCs w:val="0"/>
          <w:color w:val="000000"/>
          <w:sz w:val="28"/>
          <w:szCs w:val="28"/>
        </w:rPr>
        <w:br/>
        <w:t>pūrvavat sabe viharibe prabhu-sane”</w:t>
      </w:r>
    </w:p>
    <w:p w14:paraId="7E3F72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do not think about giving up your bodies. You will again enjoy pastimes with the Lord like before.”</w:t>
      </w:r>
    </w:p>
    <w:p w14:paraId="6307813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viharibe prabhu-sane </w:t>
      </w:r>
      <w:r w:rsidRPr="004A2847">
        <w:rPr>
          <w:rStyle w:val="BookTitle"/>
          <w:rFonts w:asciiTheme="minorHAnsi" w:hAnsiTheme="minorHAnsi" w:cstheme="minorHAnsi"/>
          <w:b w:val="0"/>
          <w:bCs w:val="0"/>
          <w:color w:val="000000"/>
          <w:sz w:val="28"/>
          <w:szCs w:val="28"/>
        </w:rPr>
        <w:t xml:space="preserve">(“will enjoy with the Lord”) is </w:t>
      </w:r>
      <w:r w:rsidRPr="004A2847">
        <w:rPr>
          <w:rStyle w:val="BookTitle"/>
          <w:rFonts w:asciiTheme="minorHAnsi" w:hAnsiTheme="minorHAnsi" w:cstheme="minorHAnsi"/>
          <w:b w:val="0"/>
          <w:bCs w:val="0"/>
          <w:i/>
          <w:iCs/>
          <w:color w:val="000000"/>
          <w:sz w:val="28"/>
          <w:szCs w:val="28"/>
        </w:rPr>
        <w:t xml:space="preserve">vihariyā eka-sthāne </w:t>
      </w:r>
      <w:r w:rsidRPr="004A2847">
        <w:rPr>
          <w:rStyle w:val="BookTitle"/>
          <w:rFonts w:asciiTheme="minorHAnsi" w:hAnsiTheme="minorHAnsi" w:cstheme="minorHAnsi"/>
          <w:b w:val="0"/>
          <w:bCs w:val="0"/>
          <w:color w:val="000000"/>
          <w:sz w:val="28"/>
          <w:szCs w:val="28"/>
        </w:rPr>
        <w:t>(“will enjoy together”).</w:t>
      </w:r>
    </w:p>
    <w:p w14:paraId="31F40340" w14:textId="14991F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1.049</w:t>
      </w:r>
    </w:p>
    <w:p w14:paraId="792D8E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63D040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ākāśa-vāṇī sarva-bhakta-gaṇa</w:t>
      </w:r>
      <w:r w:rsidRPr="004A2847">
        <w:rPr>
          <w:rStyle w:val="BookTitle"/>
          <w:rFonts w:asciiTheme="minorHAnsi" w:hAnsiTheme="minorHAnsi" w:cstheme="minorHAnsi"/>
          <w:b w:val="0"/>
          <w:bCs w:val="0"/>
          <w:color w:val="000000"/>
          <w:sz w:val="28"/>
          <w:szCs w:val="28"/>
        </w:rPr>
        <w:br/>
        <w:t>deha-tyāga-prati sabe chāḍilena mana</w:t>
      </w:r>
    </w:p>
    <w:p w14:paraId="473E06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hearing the voice from the sky, all the devotees gave up their plans to commit suicide.</w:t>
      </w:r>
    </w:p>
    <w:p w14:paraId="317B3E5F" w14:textId="34E9BA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1.050</w:t>
      </w:r>
    </w:p>
    <w:p w14:paraId="6014A2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12BBEE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kari' avalambana prabhura guṇa-nāma</w:t>
      </w:r>
      <w:r w:rsidRPr="004A2847">
        <w:rPr>
          <w:rStyle w:val="BookTitle"/>
          <w:rFonts w:asciiTheme="minorHAnsi" w:hAnsiTheme="minorHAnsi" w:cstheme="minorHAnsi"/>
          <w:b w:val="0"/>
          <w:bCs w:val="0"/>
          <w:color w:val="000000"/>
          <w:sz w:val="28"/>
          <w:szCs w:val="28"/>
        </w:rPr>
        <w:br/>
        <w:t>śacī veḍi' bhakta-gaṇa thāke avirāma</w:t>
      </w:r>
    </w:p>
    <w:p w14:paraId="4ECC27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the Lord's qualities and names as their only solace, the devotees constantly remained in the company of Mother Śacī.</w:t>
      </w:r>
    </w:p>
    <w:p w14:paraId="09242B34" w14:textId="00C108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1.051</w:t>
      </w:r>
    </w:p>
    <w:p w14:paraId="4B9A32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7595CC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gauracandra sannyāsīra cūḍāmaṇi</w:t>
      </w:r>
      <w:r w:rsidRPr="004A2847">
        <w:rPr>
          <w:rStyle w:val="BookTitle"/>
          <w:rFonts w:asciiTheme="minorHAnsi" w:hAnsiTheme="minorHAnsi" w:cstheme="minorHAnsi"/>
          <w:b w:val="0"/>
          <w:bCs w:val="0"/>
          <w:color w:val="000000"/>
          <w:sz w:val="28"/>
          <w:szCs w:val="28"/>
        </w:rPr>
        <w:br/>
        <w:t>calilā paścima-mukhe kari' hari-dhvani</w:t>
      </w:r>
    </w:p>
    <w:p w14:paraId="0EC37A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Gauracandra,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headed west while chanting the name of Hari.</w:t>
      </w:r>
    </w:p>
    <w:p w14:paraId="7C4438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sannyāsīra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 xml:space="preserve">sarva-nyāsi </w:t>
      </w:r>
      <w:r w:rsidRPr="004A2847">
        <w:rPr>
          <w:rStyle w:val="BookTitle"/>
          <w:rFonts w:asciiTheme="minorHAnsi" w:hAnsiTheme="minorHAnsi" w:cstheme="minorHAnsi"/>
          <w:b w:val="0"/>
          <w:bCs w:val="0"/>
          <w:color w:val="000000"/>
          <w:sz w:val="28"/>
          <w:szCs w:val="28"/>
        </w:rPr>
        <w:t xml:space="preserve">(“of all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w:t>
      </w:r>
    </w:p>
    <w:p w14:paraId="6028E71B" w14:textId="72BAB1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1.052</w:t>
      </w:r>
    </w:p>
    <w:p w14:paraId="1C36D0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7DE3C2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nityānanda-gadādhara-mukunda-saṁhati</w:t>
      </w:r>
      <w:r w:rsidRPr="004A2847">
        <w:rPr>
          <w:rStyle w:val="BookTitle"/>
          <w:rFonts w:asciiTheme="minorHAnsi" w:hAnsiTheme="minorHAnsi" w:cstheme="minorHAnsi"/>
          <w:b w:val="0"/>
          <w:bCs w:val="0"/>
          <w:color w:val="000000"/>
          <w:sz w:val="28"/>
          <w:szCs w:val="28"/>
        </w:rPr>
        <w:br/>
        <w:t>govinda paścāte, agre keśava bhāratī</w:t>
      </w:r>
    </w:p>
    <w:p w14:paraId="25A945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Keśava Bhāratī walked in front of the Lord, Govinda walked behind the Lord, and Nityānanda, Gadādhara, and Mukunda walked along with the Lord.</w:t>
      </w:r>
    </w:p>
    <w:p w14:paraId="69E1BE1B" w14:textId="32D524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1.053</w:t>
      </w:r>
    </w:p>
    <w:p w14:paraId="1446F2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00D664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mātra prabhu matta-siṁha-prāya</w:t>
      </w:r>
      <w:r w:rsidRPr="004A2847">
        <w:rPr>
          <w:rStyle w:val="BookTitle"/>
          <w:rFonts w:asciiTheme="minorHAnsi" w:hAnsiTheme="minorHAnsi" w:cstheme="minorHAnsi"/>
          <w:b w:val="0"/>
          <w:bCs w:val="0"/>
          <w:color w:val="000000"/>
          <w:sz w:val="28"/>
          <w:szCs w:val="28"/>
        </w:rPr>
        <w:br/>
        <w:t>lakṣa koṭi loka kāndi' pāche pāche dhāya</w:t>
      </w:r>
    </w:p>
    <w:p w14:paraId="3BEB98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Lord walked like </w:t>
      </w:r>
      <w:proofErr w:type="gramStart"/>
      <w:r w:rsidRPr="004A2847">
        <w:rPr>
          <w:rStyle w:val="BookTitle"/>
          <w:rFonts w:asciiTheme="minorHAnsi" w:hAnsiTheme="minorHAnsi" w:cstheme="minorHAnsi"/>
          <w:b/>
          <w:bCs/>
          <w:color w:val="800000"/>
          <w:sz w:val="28"/>
          <w:szCs w:val="28"/>
        </w:rPr>
        <w:t>an</w:t>
      </w:r>
      <w:proofErr w:type="gramEnd"/>
      <w:r w:rsidRPr="004A2847">
        <w:rPr>
          <w:rStyle w:val="BookTitle"/>
          <w:rFonts w:asciiTheme="minorHAnsi" w:hAnsiTheme="minorHAnsi" w:cstheme="minorHAnsi"/>
          <w:b/>
          <w:bCs/>
          <w:color w:val="800000"/>
          <w:sz w:val="28"/>
          <w:szCs w:val="28"/>
        </w:rPr>
        <w:t xml:space="preserve"> maddened lion, millions of people followed behind crying.</w:t>
      </w:r>
    </w:p>
    <w:p w14:paraId="5834A8B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Another reading of [the first] </w:t>
      </w:r>
      <w:r w:rsidRPr="004A2847">
        <w:rPr>
          <w:rStyle w:val="BookTitle"/>
          <w:rFonts w:asciiTheme="minorHAnsi" w:hAnsiTheme="minorHAnsi" w:cstheme="minorHAnsi"/>
          <w:b w:val="0"/>
          <w:bCs w:val="0"/>
          <w:i/>
          <w:iCs/>
          <w:color w:val="000000"/>
          <w:sz w:val="28"/>
          <w:szCs w:val="28"/>
        </w:rPr>
        <w:t xml:space="preserve">pāche </w:t>
      </w:r>
      <w:r w:rsidRPr="004A2847">
        <w:rPr>
          <w:rStyle w:val="BookTitle"/>
          <w:rFonts w:asciiTheme="minorHAnsi" w:hAnsiTheme="minorHAnsi" w:cstheme="minorHAnsi"/>
          <w:b w:val="0"/>
          <w:bCs w:val="0"/>
          <w:color w:val="000000"/>
          <w:sz w:val="28"/>
          <w:szCs w:val="28"/>
        </w:rPr>
        <w:t xml:space="preserve">(“behind”) is </w:t>
      </w:r>
      <w:r w:rsidRPr="004A2847">
        <w:rPr>
          <w:rStyle w:val="BookTitle"/>
          <w:rFonts w:asciiTheme="minorHAnsi" w:hAnsiTheme="minorHAnsi" w:cstheme="minorHAnsi"/>
          <w:b w:val="0"/>
          <w:bCs w:val="0"/>
          <w:i/>
          <w:iCs/>
          <w:color w:val="000000"/>
          <w:sz w:val="28"/>
          <w:szCs w:val="28"/>
        </w:rPr>
        <w:t xml:space="preserve">prabhura </w:t>
      </w:r>
      <w:r w:rsidRPr="004A2847">
        <w:rPr>
          <w:rStyle w:val="BookTitle"/>
          <w:rFonts w:asciiTheme="minorHAnsi" w:hAnsiTheme="minorHAnsi" w:cstheme="minorHAnsi"/>
          <w:b w:val="0"/>
          <w:bCs w:val="0"/>
          <w:color w:val="000000"/>
          <w:sz w:val="28"/>
          <w:szCs w:val="28"/>
        </w:rPr>
        <w:t>(“of the Lord”).</w:t>
      </w:r>
    </w:p>
    <w:p w14:paraId="7738C400" w14:textId="7848CF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1.054</w:t>
      </w:r>
    </w:p>
    <w:p w14:paraId="57C420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1A1403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catur-dige loka kāndi' vana bhāṅgi' yāya</w:t>
      </w:r>
      <w:r w:rsidRPr="004A2847">
        <w:rPr>
          <w:rStyle w:val="BookTitle"/>
          <w:rFonts w:asciiTheme="minorHAnsi" w:hAnsiTheme="minorHAnsi" w:cstheme="minorHAnsi"/>
          <w:b w:val="0"/>
          <w:bCs w:val="0"/>
          <w:color w:val="000000"/>
          <w:sz w:val="28"/>
          <w:szCs w:val="28"/>
        </w:rPr>
        <w:br/>
        <w:t>sabāre karena prabhu kṛpā amāyāya</w:t>
      </w:r>
    </w:p>
    <w:p w14:paraId="0CC77C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shed tears and trampled down the forest as they came rushing from all directions. The Lord sincerely bestowed His mercy on them.</w:t>
      </w:r>
    </w:p>
    <w:p w14:paraId="5C0F3A7A" w14:textId="2CC112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1.055</w:t>
      </w:r>
    </w:p>
    <w:p w14:paraId="4F4339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6106B1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sabe</w:t>
      </w:r>
      <w:proofErr w:type="gramEnd"/>
      <w:r w:rsidRPr="004A2847">
        <w:rPr>
          <w:rStyle w:val="BookTitle"/>
          <w:rFonts w:asciiTheme="minorHAnsi" w:hAnsiTheme="minorHAnsi" w:cstheme="minorHAnsi"/>
          <w:b w:val="0"/>
          <w:bCs w:val="0"/>
          <w:color w:val="000000"/>
          <w:sz w:val="28"/>
          <w:szCs w:val="28"/>
        </w:rPr>
        <w:t xml:space="preserve"> gṛhe yāha giyā laha kṛṣṇa-nāma</w:t>
      </w:r>
      <w:r w:rsidRPr="004A2847">
        <w:rPr>
          <w:rStyle w:val="BookTitle"/>
          <w:rFonts w:asciiTheme="minorHAnsi" w:hAnsiTheme="minorHAnsi" w:cstheme="minorHAnsi"/>
          <w:b w:val="0"/>
          <w:bCs w:val="0"/>
          <w:color w:val="000000"/>
          <w:sz w:val="28"/>
          <w:szCs w:val="28"/>
        </w:rPr>
        <w:br/>
        <w:t>sabāra hauka kṛṣṇacandra dhana-prāṇa</w:t>
      </w:r>
    </w:p>
    <w:p w14:paraId="58C5F8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“Return home and chant the names of Kṛṣṇa. May Kṛṣṇacandra become your wealth and life.</w:t>
      </w:r>
    </w:p>
    <w:p w14:paraId="3DCB27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Many devotees began to follow Śrī Gaurasundara. He told all of them, “You should all return to your houses and worship Kṛṣṇa by chanting His holy names. Then you will understand that Kṛṣṇacandra is your wealth and life. The demigods are cheated from the mellows of Kṛṣṇa consciousness. May those </w:t>
      </w:r>
      <w:proofErr w:type="gramStart"/>
      <w:r w:rsidRPr="004A2847">
        <w:rPr>
          <w:rStyle w:val="BookTitle"/>
          <w:rFonts w:asciiTheme="minorHAnsi" w:hAnsiTheme="minorHAnsi" w:cstheme="minorHAnsi"/>
          <w:b w:val="0"/>
          <w:bCs w:val="0"/>
          <w:color w:val="000000"/>
          <w:sz w:val="28"/>
          <w:szCs w:val="28"/>
        </w:rPr>
        <w:t>mellows</w:t>
      </w:r>
      <w:proofErr w:type="gramEnd"/>
      <w:r w:rsidRPr="004A2847">
        <w:rPr>
          <w:rStyle w:val="BookTitle"/>
          <w:rFonts w:asciiTheme="minorHAnsi" w:hAnsiTheme="minorHAnsi" w:cstheme="minorHAnsi"/>
          <w:b w:val="0"/>
          <w:bCs w:val="0"/>
          <w:color w:val="000000"/>
          <w:sz w:val="28"/>
          <w:szCs w:val="28"/>
        </w:rPr>
        <w:t xml:space="preserve"> of Kṛṣṇa consciousness enter within mortal beings like you, who have different characteristics than the demigods.”</w:t>
      </w:r>
    </w:p>
    <w:p w14:paraId="35ABCD1C" w14:textId="5412B6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1.056</w:t>
      </w:r>
    </w:p>
    <w:p w14:paraId="1AE86F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61FC3B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brahmā-śiva-śukādi ye rasa vāñchā kare</w:t>
      </w:r>
      <w:r w:rsidRPr="004A2847">
        <w:rPr>
          <w:rStyle w:val="BookTitle"/>
          <w:rFonts w:asciiTheme="minorHAnsi" w:hAnsiTheme="minorHAnsi" w:cstheme="minorHAnsi"/>
          <w:b w:val="0"/>
          <w:bCs w:val="0"/>
          <w:color w:val="000000"/>
          <w:sz w:val="28"/>
          <w:szCs w:val="28"/>
        </w:rPr>
        <w:br/>
        <w:t>hena rasa hauka tomā'-sabāra śarīre”</w:t>
      </w:r>
    </w:p>
    <w:p w14:paraId="24846B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your bodies be filled with the mellows of love desired by personalities like Brahmā, Śiva, and Śukadeva.”</w:t>
      </w:r>
    </w:p>
    <w:p w14:paraId="070FB17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w:t>
      </w:r>
      <w:r w:rsidRPr="004A2847">
        <w:rPr>
          <w:rStyle w:val="BookTitle"/>
          <w:rFonts w:asciiTheme="minorHAnsi" w:hAnsiTheme="minorHAnsi" w:cstheme="minorHAnsi"/>
          <w:b w:val="0"/>
          <w:bCs w:val="0"/>
          <w:i/>
          <w:iCs/>
          <w:color w:val="000000"/>
          <w:sz w:val="28"/>
          <w:szCs w:val="28"/>
        </w:rPr>
        <w:t xml:space="preserve">Kaivalya Upaniṣad </w:t>
      </w:r>
      <w:r w:rsidRPr="004A2847">
        <w:rPr>
          <w:rStyle w:val="BookTitle"/>
          <w:rFonts w:asciiTheme="minorHAnsi" w:hAnsiTheme="minorHAnsi" w:cstheme="minorHAnsi"/>
          <w:b w:val="0"/>
          <w:bCs w:val="0"/>
          <w:color w:val="000000"/>
          <w:sz w:val="28"/>
          <w:szCs w:val="28"/>
        </w:rPr>
        <w:t xml:space="preserve">(1.21) it is stated: </w:t>
      </w:r>
      <w:r w:rsidRPr="004A2847">
        <w:rPr>
          <w:rStyle w:val="BookTitle"/>
          <w:rFonts w:asciiTheme="minorHAnsi" w:hAnsiTheme="minorHAnsi" w:cstheme="minorHAnsi"/>
          <w:b w:val="0"/>
          <w:bCs w:val="0"/>
          <w:i/>
          <w:iCs/>
          <w:color w:val="000000"/>
          <w:sz w:val="28"/>
          <w:szCs w:val="28"/>
        </w:rPr>
        <w:t>apāṇi-pādo 'ham acintya-śaktiḥ paśyāmy acakṣuḥ sa śṛṇomy akarṇaḥ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Although I have no hands or feet, I have inconceivable potencies. I have no eyes, but I see everything. I have no ears, but I hear everything.” In His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(6.16.11) Śrī Madhvācārya has written as follows: </w:t>
      </w:r>
      <w:r w:rsidRPr="004A2847">
        <w:rPr>
          <w:rStyle w:val="BookTitle"/>
          <w:rFonts w:asciiTheme="minorHAnsi" w:hAnsiTheme="minorHAnsi" w:cstheme="minorHAnsi"/>
          <w:b w:val="0"/>
          <w:bCs w:val="0"/>
          <w:i/>
          <w:iCs/>
          <w:color w:val="000000"/>
          <w:sz w:val="28"/>
          <w:szCs w:val="28"/>
        </w:rPr>
        <w:t xml:space="preserve">acintya-śaktitas tac ca yujyate </w:t>
      </w:r>
      <w:r w:rsidRPr="004A2847">
        <w:rPr>
          <w:rStyle w:val="BookTitle"/>
          <w:rFonts w:asciiTheme="minorHAnsi" w:hAnsiTheme="minorHAnsi" w:cstheme="minorHAnsi"/>
          <w:b w:val="0"/>
          <w:bCs w:val="0"/>
          <w:i/>
          <w:iCs/>
          <w:color w:val="000000"/>
          <w:sz w:val="28"/>
          <w:szCs w:val="28"/>
        </w:rPr>
        <w:lastRenderedPageBreak/>
        <w:t>parameśitum</w:t>
      </w:r>
      <w:proofErr w:type="gramStart"/>
      <w:r w:rsidRPr="004A2847">
        <w:rPr>
          <w:rStyle w:val="BookTitle"/>
          <w:rFonts w:asciiTheme="minorHAnsi" w:hAnsiTheme="minorHAnsi" w:cstheme="minorHAnsi"/>
          <w:b w:val="0"/>
          <w:bCs w:val="0"/>
          <w:i/>
          <w:iCs/>
          <w:color w:val="000000"/>
          <w:sz w:val="28"/>
          <w:szCs w:val="28"/>
        </w:rPr>
        <w:t>—</w:t>
      </w:r>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He is able to rule supreme by His inconceivable energy.”</w:t>
      </w:r>
    </w:p>
    <w:p w14:paraId="001773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(10.14.30) it is stated:</w:t>
      </w:r>
    </w:p>
    <w:p w14:paraId="1EB2FC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tad astu me nātha sa bhūri-bhāgo</w:t>
      </w:r>
      <w:r w:rsidRPr="004A2847">
        <w:rPr>
          <w:rStyle w:val="BookTitle"/>
          <w:rFonts w:asciiTheme="minorHAnsi" w:hAnsiTheme="minorHAnsi" w:cstheme="minorHAnsi"/>
          <w:b w:val="0"/>
          <w:bCs w:val="0"/>
          <w:color w:val="000000"/>
          <w:sz w:val="28"/>
          <w:szCs w:val="28"/>
        </w:rPr>
        <w:br/>
        <w:t>bhave 'tra vānyatra tu vā tiraścām</w:t>
      </w:r>
    </w:p>
    <w:p w14:paraId="537E48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yenāham eko 'pi bhavaj-janānāṁ</w:t>
      </w:r>
      <w:r w:rsidRPr="004A2847">
        <w:rPr>
          <w:rStyle w:val="BookTitle"/>
          <w:rFonts w:asciiTheme="minorHAnsi" w:hAnsiTheme="minorHAnsi" w:cstheme="minorHAnsi"/>
          <w:b w:val="0"/>
          <w:bCs w:val="0"/>
          <w:color w:val="000000"/>
          <w:sz w:val="28"/>
          <w:szCs w:val="28"/>
        </w:rPr>
        <w:br/>
        <w:t>bhūtvā niṣeve tava pāda-pallavam</w:t>
      </w:r>
    </w:p>
    <w:p w14:paraId="2EADD3B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Lord, I therefore pray to be so fortunate that in this life as Lord Brahmā or in another life, wherever I take my birth, I may be counted as one of Your devotees. I pray that wherever I may be, even among the animal species, I can engage in devotional service to Your lotus feet.”</w:t>
      </w:r>
    </w:p>
    <w:p w14:paraId="5DA0FECE" w14:textId="449376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1.057</w:t>
      </w:r>
    </w:p>
    <w:p w14:paraId="045C1C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5CBB31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vara śuni' sarva loka kānde uccaiḥ-svare</w:t>
      </w:r>
      <w:r w:rsidRPr="004A2847">
        <w:rPr>
          <w:rStyle w:val="BookTitle"/>
          <w:rFonts w:asciiTheme="minorHAnsi" w:hAnsiTheme="minorHAnsi" w:cstheme="minorHAnsi"/>
          <w:b w:val="0"/>
          <w:bCs w:val="0"/>
          <w:color w:val="000000"/>
          <w:sz w:val="28"/>
          <w:szCs w:val="28"/>
        </w:rPr>
        <w:br/>
        <w:t>paravaśa-prāya sabe āilana ghare</w:t>
      </w:r>
    </w:p>
    <w:p w14:paraId="145A72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 Lord's benediction, everyone cried loudly. As they then returned to their homes, they appeared to be controlled by someone else.</w:t>
      </w:r>
    </w:p>
    <w:p w14:paraId="6CDFBD7A" w14:textId="4EE6BB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1.058</w:t>
      </w:r>
    </w:p>
    <w:p w14:paraId="5E74D2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42B989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rāḍhe āsi' gauracanadra hailā praveśa</w:t>
      </w:r>
      <w:r w:rsidRPr="004A2847">
        <w:rPr>
          <w:rStyle w:val="BookTitle"/>
          <w:rFonts w:asciiTheme="minorHAnsi" w:hAnsiTheme="minorHAnsi" w:cstheme="minorHAnsi"/>
          <w:b w:val="0"/>
          <w:bCs w:val="0"/>
          <w:color w:val="000000"/>
          <w:sz w:val="28"/>
          <w:szCs w:val="28"/>
        </w:rPr>
        <w:br/>
        <w:t>adyāpiha sei bhāgye dhanya rāḍha-deśa</w:t>
      </w:r>
    </w:p>
    <w:p w14:paraId="62CA74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Gauracandra then entered the province of Rāḍha-deśa, which </w:t>
      </w:r>
      <w:proofErr w:type="gramStart"/>
      <w:r w:rsidRPr="004A2847">
        <w:rPr>
          <w:rStyle w:val="BookTitle"/>
          <w:rFonts w:asciiTheme="minorHAnsi" w:hAnsiTheme="minorHAnsi" w:cstheme="minorHAnsi"/>
          <w:b/>
          <w:bCs/>
          <w:color w:val="800000"/>
          <w:sz w:val="28"/>
          <w:szCs w:val="28"/>
        </w:rPr>
        <w:t>as a result of</w:t>
      </w:r>
      <w:proofErr w:type="gramEnd"/>
      <w:r w:rsidRPr="004A2847">
        <w:rPr>
          <w:rStyle w:val="BookTitle"/>
          <w:rFonts w:asciiTheme="minorHAnsi" w:hAnsiTheme="minorHAnsi" w:cstheme="minorHAnsi"/>
          <w:b/>
          <w:bCs/>
          <w:color w:val="800000"/>
          <w:sz w:val="28"/>
          <w:szCs w:val="28"/>
        </w:rPr>
        <w:t xml:space="preserve"> that good fortune is glorified even today.</w:t>
      </w:r>
    </w:p>
    <w:p w14:paraId="0BE29F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Another name for Rāḍha-deśa is Rāṣṭra-pradeśa. It was a province situated far away from the administration that controlled it. Rāḍha-deśa, situated on the western bank of the Ganges, was called Rāṣṭra-pradeśa in Gauḍapura, the capitol of Bengal.</w:t>
      </w:r>
    </w:p>
    <w:p w14:paraId="0FFD44F7" w14:textId="0477AC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1.059</w:t>
      </w:r>
    </w:p>
    <w:p w14:paraId="024B7F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2575FE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rāḍha-deśa bhūmi yata dekhite sundara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catur-dike aśvattha-maṇḍalī manohara</w:t>
      </w:r>
    </w:p>
    <w:p w14:paraId="3AA704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land of Rāḍha-deśa was beautified with enchanting banyan trees in all directions.</w:t>
      </w:r>
    </w:p>
    <w:p w14:paraId="345D4A9A" w14:textId="5964F5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1.060</w:t>
      </w:r>
    </w:p>
    <w:p w14:paraId="7A03D2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7FA03F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svabhāva-sundara sthāna śobhe gābhī-gaṇe</w:t>
      </w:r>
      <w:r w:rsidRPr="004A2847">
        <w:rPr>
          <w:rStyle w:val="BookTitle"/>
          <w:rFonts w:asciiTheme="minorHAnsi" w:hAnsiTheme="minorHAnsi" w:cstheme="minorHAnsi"/>
          <w:b w:val="0"/>
          <w:bCs w:val="0"/>
          <w:color w:val="000000"/>
          <w:sz w:val="28"/>
          <w:szCs w:val="28"/>
        </w:rPr>
        <w:br/>
        <w:t>dekhiyā āviṣṭa prabhu haya sei kṣaṇe</w:t>
      </w:r>
    </w:p>
    <w:p w14:paraId="41B7E9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herds of cows in that beautiful, natural setting, the Lord immediately became absorbed in ecstasy.</w:t>
      </w:r>
    </w:p>
    <w:p w14:paraId="4780E8C2" w14:textId="5D2CD0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1.061</w:t>
      </w:r>
    </w:p>
    <w:p w14:paraId="376E2E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190DC2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`hari' bali' prabhu ārambhilā nṛtya</w:t>
      </w:r>
      <w:r w:rsidRPr="004A2847">
        <w:rPr>
          <w:rStyle w:val="BookTitle"/>
          <w:rFonts w:asciiTheme="minorHAnsi" w:hAnsiTheme="minorHAnsi" w:cstheme="minorHAnsi"/>
          <w:b w:val="0"/>
          <w:bCs w:val="0"/>
          <w:color w:val="000000"/>
          <w:sz w:val="28"/>
          <w:szCs w:val="28"/>
        </w:rPr>
        <w:br/>
        <w:t>catur-dike saṅkīrtana kare saba bhṛtya</w:t>
      </w:r>
    </w:p>
    <w:p w14:paraId="3FE30F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began to dance and chant, “Hari! Hari!” Then all His servants surrounded Him and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04CC4ACA" w14:textId="4A0720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1.062</w:t>
      </w:r>
    </w:p>
    <w:p w14:paraId="2C5DE0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287F51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huṅkāra garjana kare vaikuṇṭhera rāya</w:t>
      </w:r>
      <w:r w:rsidRPr="004A2847">
        <w:rPr>
          <w:rStyle w:val="BookTitle"/>
          <w:rFonts w:asciiTheme="minorHAnsi" w:hAnsiTheme="minorHAnsi" w:cstheme="minorHAnsi"/>
          <w:b w:val="0"/>
          <w:bCs w:val="0"/>
          <w:color w:val="000000"/>
          <w:sz w:val="28"/>
          <w:szCs w:val="28"/>
        </w:rPr>
        <w:br/>
        <w:t>jagatera citta-vṛtti śuni' śodha pāya</w:t>
      </w:r>
    </w:p>
    <w:p w14:paraId="376BA9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hearts of all people in the world became purified on hearing the loud roaring of the Lord of Vaikuṇṭha.</w:t>
      </w:r>
    </w:p>
    <w:p w14:paraId="384681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śodha pāya </w:t>
      </w:r>
      <w:r w:rsidRPr="004A2847">
        <w:rPr>
          <w:rStyle w:val="BookTitle"/>
          <w:rFonts w:asciiTheme="minorHAnsi" w:hAnsiTheme="minorHAnsi" w:cstheme="minorHAnsi"/>
          <w:b w:val="0"/>
          <w:bCs w:val="0"/>
          <w:color w:val="000000"/>
          <w:sz w:val="28"/>
          <w:szCs w:val="28"/>
        </w:rPr>
        <w:t>means “became purified” or “attained purity.”</w:t>
      </w:r>
    </w:p>
    <w:p w14:paraId="03E347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Other readings for </w:t>
      </w:r>
      <w:r w:rsidRPr="004A2847">
        <w:rPr>
          <w:rStyle w:val="BookTitle"/>
          <w:rFonts w:asciiTheme="minorHAnsi" w:hAnsiTheme="minorHAnsi" w:cstheme="minorHAnsi"/>
          <w:b w:val="0"/>
          <w:bCs w:val="0"/>
          <w:i/>
          <w:iCs/>
          <w:color w:val="000000"/>
          <w:sz w:val="28"/>
          <w:szCs w:val="28"/>
        </w:rPr>
        <w:t>śodha</w:t>
      </w:r>
      <w:r w:rsidRPr="004A2847">
        <w:rPr>
          <w:rStyle w:val="BookTitle"/>
          <w:rFonts w:asciiTheme="minorHAnsi" w:hAnsiTheme="minorHAnsi" w:cstheme="minorHAnsi"/>
          <w:b w:val="0"/>
          <w:bCs w:val="0"/>
          <w:color w:val="000000"/>
          <w:sz w:val="28"/>
          <w:szCs w:val="28"/>
        </w:rPr>
        <w:t xml:space="preserve"> (“purified”) are </w:t>
      </w:r>
      <w:r w:rsidRPr="004A2847">
        <w:rPr>
          <w:rStyle w:val="BookTitle"/>
          <w:rFonts w:asciiTheme="minorHAnsi" w:hAnsiTheme="minorHAnsi" w:cstheme="minorHAnsi"/>
          <w:b w:val="0"/>
          <w:bCs w:val="0"/>
          <w:i/>
          <w:iCs/>
          <w:color w:val="000000"/>
          <w:sz w:val="28"/>
          <w:szCs w:val="28"/>
        </w:rPr>
        <w:t xml:space="preserve">śosthya </w:t>
      </w:r>
      <w:r w:rsidRPr="004A2847">
        <w:rPr>
          <w:rStyle w:val="BookTitle"/>
          <w:rFonts w:asciiTheme="minorHAnsi" w:hAnsiTheme="minorHAnsi" w:cstheme="minorHAnsi"/>
          <w:b w:val="0"/>
          <w:bCs w:val="0"/>
          <w:color w:val="000000"/>
          <w:sz w:val="28"/>
          <w:szCs w:val="28"/>
        </w:rPr>
        <w:t xml:space="preserve">(“healthy”) or </w:t>
      </w:r>
      <w:r w:rsidRPr="004A2847">
        <w:rPr>
          <w:rStyle w:val="BookTitle"/>
          <w:rFonts w:asciiTheme="minorHAnsi" w:hAnsiTheme="minorHAnsi" w:cstheme="minorHAnsi"/>
          <w:b w:val="0"/>
          <w:bCs w:val="0"/>
          <w:i/>
          <w:iCs/>
          <w:color w:val="000000"/>
          <w:sz w:val="28"/>
          <w:szCs w:val="28"/>
        </w:rPr>
        <w:t>sādha</w:t>
      </w:r>
      <w:r w:rsidRPr="004A2847">
        <w:rPr>
          <w:rStyle w:val="BookTitle"/>
          <w:rFonts w:asciiTheme="minorHAnsi" w:hAnsiTheme="minorHAnsi" w:cstheme="minorHAnsi"/>
          <w:b w:val="0"/>
          <w:bCs w:val="0"/>
          <w:color w:val="000000"/>
          <w:sz w:val="28"/>
          <w:szCs w:val="28"/>
        </w:rPr>
        <w:t xml:space="preserve"> (“desire”).</w:t>
      </w:r>
    </w:p>
    <w:p w14:paraId="41434279" w14:textId="076D3E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1.063</w:t>
      </w:r>
    </w:p>
    <w:p w14:paraId="4C59F3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31E408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prabhu dhanya kari' rāḍha-deśa</w:t>
      </w:r>
      <w:r w:rsidRPr="004A2847">
        <w:rPr>
          <w:rStyle w:val="BookTitle"/>
          <w:rFonts w:asciiTheme="minorHAnsi" w:hAnsiTheme="minorHAnsi" w:cstheme="minorHAnsi"/>
          <w:b w:val="0"/>
          <w:bCs w:val="0"/>
          <w:color w:val="000000"/>
          <w:sz w:val="28"/>
          <w:szCs w:val="28"/>
        </w:rPr>
        <w:br/>
        <w:t>sarva-pathe calilena kari' nṛtyāveśa</w:t>
      </w:r>
    </w:p>
    <w:p w14:paraId="142827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the Lord made Rāḍha-deśa glorious by dancing in ecstasy on the various paths there.</w:t>
      </w:r>
    </w:p>
    <w:p w14:paraId="637552B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sarva-pathe calilena kari' nṛtyāveśa </w:t>
      </w:r>
      <w:r w:rsidRPr="004A2847">
        <w:rPr>
          <w:rStyle w:val="BookTitle"/>
          <w:rFonts w:asciiTheme="minorHAnsi" w:hAnsiTheme="minorHAnsi" w:cstheme="minorHAnsi"/>
          <w:b w:val="0"/>
          <w:bCs w:val="0"/>
          <w:color w:val="000000"/>
          <w:sz w:val="28"/>
          <w:szCs w:val="28"/>
        </w:rPr>
        <w:t xml:space="preserve">(“dancing in ecstasy on the various paths there”) is </w:t>
      </w:r>
      <w:r w:rsidRPr="004A2847">
        <w:rPr>
          <w:rStyle w:val="BookTitle"/>
          <w:rFonts w:asciiTheme="minorHAnsi" w:hAnsiTheme="minorHAnsi" w:cstheme="minorHAnsi"/>
          <w:b w:val="0"/>
          <w:bCs w:val="0"/>
          <w:i/>
          <w:iCs/>
          <w:color w:val="000000"/>
          <w:sz w:val="28"/>
          <w:szCs w:val="28"/>
        </w:rPr>
        <w:t xml:space="preserve">pathe calilena kari' prema-nṛtyāveśa </w:t>
      </w:r>
      <w:r w:rsidRPr="004A2847">
        <w:rPr>
          <w:rStyle w:val="BookTitle"/>
          <w:rFonts w:asciiTheme="minorHAnsi" w:hAnsiTheme="minorHAnsi" w:cstheme="minorHAnsi"/>
          <w:b w:val="0"/>
          <w:bCs w:val="0"/>
          <w:color w:val="000000"/>
          <w:sz w:val="28"/>
          <w:szCs w:val="28"/>
        </w:rPr>
        <w:t>(“danced down the road in ecstatic love”).</w:t>
      </w:r>
    </w:p>
    <w:p w14:paraId="26F2A88C" w14:textId="08E5FF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1.064</w:t>
      </w:r>
    </w:p>
    <w:p w14:paraId="4638BE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09F404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“vakreśvara āchena ye vane</w:t>
      </w:r>
      <w:r w:rsidRPr="004A2847">
        <w:rPr>
          <w:rStyle w:val="BookTitle"/>
          <w:rFonts w:asciiTheme="minorHAnsi" w:hAnsiTheme="minorHAnsi" w:cstheme="minorHAnsi"/>
          <w:b w:val="0"/>
          <w:bCs w:val="0"/>
          <w:color w:val="000000"/>
          <w:sz w:val="28"/>
          <w:szCs w:val="28"/>
        </w:rPr>
        <w:br/>
        <w:t>tathāi yāimu muñi thākimu nirjane”</w:t>
      </w:r>
    </w:p>
    <w:p w14:paraId="7164B4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will go to the forest where Vakreśvara is situated and stay there in solitude.”</w:t>
      </w:r>
    </w:p>
    <w:p w14:paraId="3F6871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place known as Vakreśvara, Vakreśvara Mahādeva is situated. This place is situated in Rāḍha-deśa. The site of Vakreśvara is sixteen miles west of Ahmedpura Railway Station in the district of Birbhum. Ahmedpura is 111 miles from Kolkata. Vakreśvara is a form of Lord Śiva. Every year there is a huge festival during Śiva-rātri at this place. There are a few hot water </w:t>
      </w:r>
      <w:r w:rsidRPr="004A2847">
        <w:rPr>
          <w:rStyle w:val="BookTitle"/>
          <w:rFonts w:asciiTheme="minorHAnsi" w:hAnsiTheme="minorHAnsi" w:cstheme="minorHAnsi"/>
          <w:b w:val="0"/>
          <w:bCs w:val="0"/>
          <w:i/>
          <w:iCs/>
          <w:color w:val="000000"/>
          <w:sz w:val="28"/>
          <w:szCs w:val="28"/>
        </w:rPr>
        <w:t>kuṇḍas</w:t>
      </w:r>
      <w:r w:rsidRPr="004A2847">
        <w:rPr>
          <w:rStyle w:val="BookTitle"/>
          <w:rFonts w:asciiTheme="minorHAnsi" w:hAnsiTheme="minorHAnsi" w:cstheme="minorHAnsi"/>
          <w:b w:val="0"/>
          <w:bCs w:val="0"/>
          <w:color w:val="000000"/>
          <w:sz w:val="28"/>
          <w:szCs w:val="28"/>
        </w:rPr>
        <w:t xml:space="preserve"> and a few cool water </w:t>
      </w:r>
      <w:r w:rsidRPr="004A2847">
        <w:rPr>
          <w:rStyle w:val="BookTitle"/>
          <w:rFonts w:asciiTheme="minorHAnsi" w:hAnsiTheme="minorHAnsi" w:cstheme="minorHAnsi"/>
          <w:b w:val="0"/>
          <w:bCs w:val="0"/>
          <w:i/>
          <w:iCs/>
          <w:color w:val="000000"/>
          <w:sz w:val="28"/>
          <w:szCs w:val="28"/>
        </w:rPr>
        <w:t>kuṇḍas</w:t>
      </w:r>
      <w:r w:rsidRPr="004A2847">
        <w:rPr>
          <w:rStyle w:val="BookTitle"/>
          <w:rFonts w:asciiTheme="minorHAnsi" w:hAnsiTheme="minorHAnsi" w:cstheme="minorHAnsi"/>
          <w:b w:val="0"/>
          <w:bCs w:val="0"/>
          <w:color w:val="000000"/>
          <w:sz w:val="28"/>
          <w:szCs w:val="28"/>
        </w:rPr>
        <w:t xml:space="preserve"> at this place. This is also a Śakti-pīṭha [After Satī, the wife of Śiva, gave up her body at Dakṣa's sacrifice, Śiva started dancing with her body. The world became threatened from his dance, so Viṣṇu used his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to cut Satī's body into pieces. Wherever her bodily parts fell, a temple was erected in commemoration. These pilgrimage sites are called Śakti-pīṭhas.].</w:t>
      </w:r>
    </w:p>
    <w:p w14:paraId="24DA4FA6" w14:textId="231422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1.065</w:t>
      </w:r>
    </w:p>
    <w:p w14:paraId="662E6A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1DA81B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eteka baliyā premāveśe cali' yāya</w:t>
      </w:r>
      <w:r w:rsidRPr="004A2847">
        <w:rPr>
          <w:rStyle w:val="BookTitle"/>
          <w:rFonts w:asciiTheme="minorHAnsi" w:hAnsiTheme="minorHAnsi" w:cstheme="minorHAnsi"/>
          <w:b w:val="0"/>
          <w:bCs w:val="0"/>
          <w:color w:val="000000"/>
          <w:sz w:val="28"/>
          <w:szCs w:val="28"/>
        </w:rPr>
        <w:br/>
        <w:t>nityānanda-ādi saba pāche pāche dhāya</w:t>
      </w:r>
    </w:p>
    <w:p w14:paraId="55309A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in this way, the Lord proceeded on in ecstatic love. The devotees headed by Nityānanda followed behind.</w:t>
      </w:r>
    </w:p>
    <w:p w14:paraId="44A06D02" w14:textId="3807CB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1.066</w:t>
      </w:r>
    </w:p>
    <w:p w14:paraId="5982CE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0A4375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adbhuta prabhura nṛtya, adbhuta kīrtana</w:t>
      </w:r>
      <w:r w:rsidRPr="004A2847">
        <w:rPr>
          <w:rStyle w:val="BookTitle"/>
          <w:rFonts w:asciiTheme="minorHAnsi" w:hAnsiTheme="minorHAnsi" w:cstheme="minorHAnsi"/>
          <w:b w:val="0"/>
          <w:bCs w:val="0"/>
          <w:color w:val="000000"/>
          <w:sz w:val="28"/>
          <w:szCs w:val="28"/>
        </w:rPr>
        <w:br/>
        <w:t>śuni' mātra dhāiyā āise sarva-jana</w:t>
      </w:r>
    </w:p>
    <w:p w14:paraId="58EFFA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On seeing the Lord's wonderful dancing and on hearing the wonderful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everyone came running.</w:t>
      </w:r>
    </w:p>
    <w:p w14:paraId="096ADA99" w14:textId="40B7CC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1.067-068</w:t>
      </w:r>
    </w:p>
    <w:p w14:paraId="6350D2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67-68</w:t>
      </w:r>
    </w:p>
    <w:p w14:paraId="2EBAD8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kona deśe nāhi saṅkīrtana</w:t>
      </w:r>
      <w:r w:rsidRPr="004A2847">
        <w:rPr>
          <w:rStyle w:val="BookTitle"/>
          <w:rFonts w:asciiTheme="minorHAnsi" w:hAnsiTheme="minorHAnsi" w:cstheme="minorHAnsi"/>
          <w:b w:val="0"/>
          <w:bCs w:val="0"/>
          <w:color w:val="000000"/>
          <w:sz w:val="28"/>
          <w:szCs w:val="28"/>
        </w:rPr>
        <w:br/>
        <w:t>keha nāhi dekhe kṛṣṇa-premera krandana</w:t>
      </w:r>
    </w:p>
    <w:p w14:paraId="5106EC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prabhura dekhi' adbhuta krandana</w:t>
      </w:r>
      <w:r w:rsidRPr="004A2847">
        <w:rPr>
          <w:rStyle w:val="BookTitle"/>
          <w:rFonts w:asciiTheme="minorHAnsi" w:hAnsiTheme="minorHAnsi" w:cstheme="minorHAnsi"/>
          <w:b w:val="0"/>
          <w:bCs w:val="0"/>
          <w:color w:val="000000"/>
          <w:sz w:val="28"/>
          <w:szCs w:val="28"/>
        </w:rPr>
        <w:br/>
        <w:t>daṇḍavata haiyā paḍaye sarva-jana</w:t>
      </w:r>
    </w:p>
    <w:p w14:paraId="11B5C2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had never been performed anywhere in that province and no one had ever seen anyone shed tears of ecstatic love for Kṛṣṇa, when people saw the Lord's wonderful </w:t>
      </w:r>
      <w:proofErr w:type="gramStart"/>
      <w:r w:rsidRPr="004A2847">
        <w:rPr>
          <w:rStyle w:val="BookTitle"/>
          <w:rFonts w:asciiTheme="minorHAnsi" w:hAnsiTheme="minorHAnsi" w:cstheme="minorHAnsi"/>
          <w:b/>
          <w:bCs/>
          <w:color w:val="800000"/>
          <w:sz w:val="28"/>
          <w:szCs w:val="28"/>
        </w:rPr>
        <w:t>crying</w:t>
      </w:r>
      <w:proofErr w:type="gramEnd"/>
      <w:r w:rsidRPr="004A2847">
        <w:rPr>
          <w:rStyle w:val="BookTitle"/>
          <w:rFonts w:asciiTheme="minorHAnsi" w:hAnsiTheme="minorHAnsi" w:cstheme="minorHAnsi"/>
          <w:b/>
          <w:bCs/>
          <w:color w:val="800000"/>
          <w:sz w:val="28"/>
          <w:szCs w:val="28"/>
        </w:rPr>
        <w:t xml:space="preserve"> they fell to the ground offering Him obeisances.</w:t>
      </w:r>
    </w:p>
    <w:p w14:paraId="04FACF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yadyapiha </w:t>
      </w:r>
      <w:r w:rsidRPr="004A2847">
        <w:rPr>
          <w:rStyle w:val="BookTitle"/>
          <w:rFonts w:asciiTheme="minorHAnsi" w:hAnsiTheme="minorHAnsi" w:cstheme="minorHAnsi"/>
          <w:b w:val="0"/>
          <w:bCs w:val="0"/>
          <w:color w:val="000000"/>
          <w:sz w:val="28"/>
          <w:szCs w:val="28"/>
        </w:rPr>
        <w:t xml:space="preserve">(“although”) is </w:t>
      </w:r>
      <w:r w:rsidRPr="004A2847">
        <w:rPr>
          <w:rStyle w:val="BookTitle"/>
          <w:rFonts w:asciiTheme="minorHAnsi" w:hAnsiTheme="minorHAnsi" w:cstheme="minorHAnsi"/>
          <w:b w:val="0"/>
          <w:bCs w:val="0"/>
          <w:i/>
          <w:iCs/>
          <w:color w:val="000000"/>
          <w:sz w:val="28"/>
          <w:szCs w:val="28"/>
        </w:rPr>
        <w:t>adyāpiha</w:t>
      </w:r>
      <w:r w:rsidRPr="004A2847">
        <w:rPr>
          <w:rStyle w:val="BookTitle"/>
          <w:rFonts w:asciiTheme="minorHAnsi" w:hAnsiTheme="minorHAnsi" w:cstheme="minorHAnsi"/>
          <w:b w:val="0"/>
          <w:bCs w:val="0"/>
          <w:color w:val="000000"/>
          <w:sz w:val="28"/>
          <w:szCs w:val="28"/>
        </w:rPr>
        <w:t xml:space="preserve"> (“even today”).</w:t>
      </w:r>
    </w:p>
    <w:p w14:paraId="24FA1A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haiyā paḍaye </w:t>
      </w:r>
      <w:r w:rsidRPr="004A2847">
        <w:rPr>
          <w:rStyle w:val="BookTitle"/>
          <w:rFonts w:asciiTheme="minorHAnsi" w:hAnsiTheme="minorHAnsi" w:cstheme="minorHAnsi"/>
          <w:b w:val="0"/>
          <w:bCs w:val="0"/>
          <w:color w:val="000000"/>
          <w:sz w:val="28"/>
          <w:szCs w:val="28"/>
        </w:rPr>
        <w:t xml:space="preserve">(“fell to the ground”) is </w:t>
      </w:r>
      <w:r w:rsidRPr="004A2847">
        <w:rPr>
          <w:rStyle w:val="BookTitle"/>
          <w:rFonts w:asciiTheme="minorHAnsi" w:hAnsiTheme="minorHAnsi" w:cstheme="minorHAnsi"/>
          <w:b w:val="0"/>
          <w:bCs w:val="0"/>
          <w:i/>
          <w:iCs/>
          <w:color w:val="000000"/>
          <w:sz w:val="28"/>
          <w:szCs w:val="28"/>
        </w:rPr>
        <w:t xml:space="preserve">haiyā pathe paḍe </w:t>
      </w:r>
      <w:r w:rsidRPr="004A2847">
        <w:rPr>
          <w:rStyle w:val="BookTitle"/>
          <w:rFonts w:asciiTheme="minorHAnsi" w:hAnsiTheme="minorHAnsi" w:cstheme="minorHAnsi"/>
          <w:b w:val="0"/>
          <w:bCs w:val="0"/>
          <w:color w:val="000000"/>
          <w:sz w:val="28"/>
          <w:szCs w:val="28"/>
        </w:rPr>
        <w:t>(“fell on the road”).</w:t>
      </w:r>
    </w:p>
    <w:p w14:paraId="29EA148F" w14:textId="2ECEBE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1.069</w:t>
      </w:r>
    </w:p>
    <w:p w14:paraId="142371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2ECE43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tathi-madhye keha keha atyanta pāmara</w:t>
      </w:r>
      <w:r w:rsidRPr="004A2847">
        <w:rPr>
          <w:rStyle w:val="BookTitle"/>
          <w:rFonts w:asciiTheme="minorHAnsi" w:hAnsiTheme="minorHAnsi" w:cstheme="minorHAnsi"/>
          <w:b w:val="0"/>
          <w:bCs w:val="0"/>
          <w:color w:val="000000"/>
          <w:sz w:val="28"/>
          <w:szCs w:val="28"/>
        </w:rPr>
        <w:br/>
        <w:t xml:space="preserve">tārā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“eta kene kāndena vistara”</w:t>
      </w:r>
    </w:p>
    <w:p w14:paraId="39EF7E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Among them, there were a few most sinful people, who asked, “Why does He cry so much?”</w:t>
      </w:r>
    </w:p>
    <w:p w14:paraId="33D5BF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tathi-madhye </w:t>
      </w:r>
      <w:r w:rsidRPr="004A2847">
        <w:rPr>
          <w:rStyle w:val="BookTitle"/>
          <w:rFonts w:asciiTheme="minorHAnsi" w:hAnsiTheme="minorHAnsi" w:cstheme="minorHAnsi"/>
          <w:b w:val="0"/>
          <w:bCs w:val="0"/>
          <w:color w:val="000000"/>
          <w:sz w:val="28"/>
          <w:szCs w:val="28"/>
        </w:rPr>
        <w:t>means “among them.”</w:t>
      </w:r>
    </w:p>
    <w:p w14:paraId="2A32F0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According to the </w:t>
      </w:r>
      <w:r w:rsidRPr="004A2847">
        <w:rPr>
          <w:rStyle w:val="BookTitle"/>
          <w:rFonts w:asciiTheme="minorHAnsi" w:hAnsiTheme="minorHAnsi" w:cstheme="minorHAnsi"/>
          <w:b w:val="0"/>
          <w:bCs w:val="0"/>
          <w:i/>
          <w:iCs/>
          <w:color w:val="000000"/>
          <w:sz w:val="28"/>
          <w:szCs w:val="28"/>
        </w:rPr>
        <w:t>Medinī</w:t>
      </w:r>
      <w:r w:rsidRPr="004A2847">
        <w:rPr>
          <w:rStyle w:val="BookTitle"/>
          <w:rFonts w:asciiTheme="minorHAnsi" w:hAnsiTheme="minorHAnsi" w:cstheme="minorHAnsi"/>
          <w:b w:val="0"/>
          <w:bCs w:val="0"/>
          <w:color w:val="000000"/>
          <w:sz w:val="28"/>
          <w:szCs w:val="28"/>
        </w:rPr>
        <w:t xml:space="preserve"> dictionary: </w:t>
      </w:r>
      <w:r w:rsidRPr="004A2847">
        <w:rPr>
          <w:rStyle w:val="BookTitle"/>
          <w:rFonts w:asciiTheme="minorHAnsi" w:hAnsiTheme="minorHAnsi" w:cstheme="minorHAnsi"/>
          <w:b w:val="0"/>
          <w:bCs w:val="0"/>
          <w:i/>
          <w:iCs/>
          <w:color w:val="000000"/>
          <w:sz w:val="28"/>
          <w:szCs w:val="28"/>
        </w:rPr>
        <w:t>pāmaraḥ khala-nīcayoḥ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pāmara </w:t>
      </w:r>
      <w:r w:rsidRPr="004A2847">
        <w:rPr>
          <w:rStyle w:val="BookTitle"/>
          <w:rFonts w:asciiTheme="minorHAnsi" w:hAnsiTheme="minorHAnsi" w:cstheme="minorHAnsi"/>
          <w:b w:val="0"/>
          <w:bCs w:val="0"/>
          <w:color w:val="000000"/>
          <w:sz w:val="28"/>
          <w:szCs w:val="28"/>
        </w:rPr>
        <w:t>refers to the cheaters and the wretched.”</w:t>
      </w:r>
    </w:p>
    <w:p w14:paraId="7F35C391" w14:textId="39CE3A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1.070</w:t>
      </w:r>
    </w:p>
    <w:p w14:paraId="4C9C99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2EAEE9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seho saba jana ebe prabhura kṛpāya</w:t>
      </w:r>
      <w:r w:rsidRPr="004A2847">
        <w:rPr>
          <w:rStyle w:val="BookTitle"/>
          <w:rFonts w:asciiTheme="minorHAnsi" w:hAnsiTheme="minorHAnsi" w:cstheme="minorHAnsi"/>
          <w:b w:val="0"/>
          <w:bCs w:val="0"/>
          <w:color w:val="000000"/>
          <w:sz w:val="28"/>
          <w:szCs w:val="28"/>
        </w:rPr>
        <w:br/>
        <w:t>sei prema saṅariyā kāndi' gaḍi yāya</w:t>
      </w:r>
    </w:p>
    <w:p w14:paraId="074C9C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now, by the Lord's mercy, even such people began to roll on the ground and cry as they remembered that display of love.</w:t>
      </w:r>
    </w:p>
    <w:p w14:paraId="2123FAC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Another reading of </w:t>
      </w:r>
      <w:r w:rsidRPr="004A2847">
        <w:rPr>
          <w:rStyle w:val="BookTitle"/>
          <w:rFonts w:asciiTheme="minorHAnsi" w:hAnsiTheme="minorHAnsi" w:cstheme="minorHAnsi"/>
          <w:b w:val="0"/>
          <w:bCs w:val="0"/>
          <w:i/>
          <w:iCs/>
          <w:color w:val="000000"/>
          <w:sz w:val="28"/>
          <w:szCs w:val="28"/>
        </w:rPr>
        <w:t>kāndi'</w:t>
      </w:r>
      <w:r w:rsidRPr="004A2847">
        <w:rPr>
          <w:rStyle w:val="BookTitle"/>
          <w:rFonts w:asciiTheme="minorHAnsi" w:hAnsiTheme="minorHAnsi" w:cstheme="minorHAnsi"/>
          <w:b w:val="0"/>
          <w:bCs w:val="0"/>
          <w:color w:val="000000"/>
          <w:sz w:val="28"/>
          <w:szCs w:val="28"/>
        </w:rPr>
        <w:t xml:space="preserve"> (“cry”) is </w:t>
      </w:r>
      <w:r w:rsidRPr="004A2847">
        <w:rPr>
          <w:rStyle w:val="BookTitle"/>
          <w:rFonts w:asciiTheme="minorHAnsi" w:hAnsiTheme="minorHAnsi" w:cstheme="minorHAnsi"/>
          <w:b w:val="0"/>
          <w:bCs w:val="0"/>
          <w:i/>
          <w:iCs/>
          <w:color w:val="000000"/>
          <w:sz w:val="28"/>
          <w:szCs w:val="28"/>
        </w:rPr>
        <w:t xml:space="preserve">kānde </w:t>
      </w:r>
      <w:r w:rsidRPr="004A2847">
        <w:rPr>
          <w:rStyle w:val="BookTitle"/>
          <w:rFonts w:asciiTheme="minorHAnsi" w:hAnsiTheme="minorHAnsi" w:cstheme="minorHAnsi"/>
          <w:b w:val="0"/>
          <w:bCs w:val="0"/>
          <w:color w:val="000000"/>
          <w:sz w:val="28"/>
          <w:szCs w:val="28"/>
        </w:rPr>
        <w:t xml:space="preserve">(“cry”). The word </w:t>
      </w:r>
      <w:r w:rsidRPr="004A2847">
        <w:rPr>
          <w:rStyle w:val="BookTitle"/>
          <w:rFonts w:asciiTheme="minorHAnsi" w:hAnsiTheme="minorHAnsi" w:cstheme="minorHAnsi"/>
          <w:b w:val="0"/>
          <w:bCs w:val="0"/>
          <w:i/>
          <w:iCs/>
          <w:color w:val="000000"/>
          <w:sz w:val="28"/>
          <w:szCs w:val="28"/>
        </w:rPr>
        <w:t xml:space="preserve">gaḍi </w:t>
      </w:r>
      <w:r w:rsidRPr="004A2847">
        <w:rPr>
          <w:rStyle w:val="BookTitle"/>
          <w:rFonts w:asciiTheme="minorHAnsi" w:hAnsiTheme="minorHAnsi" w:cstheme="minorHAnsi"/>
          <w:b w:val="0"/>
          <w:bCs w:val="0"/>
          <w:color w:val="000000"/>
          <w:sz w:val="28"/>
          <w:szCs w:val="28"/>
        </w:rPr>
        <w:t>means “rolling on the ground” or “falling to the ground.”</w:t>
      </w:r>
    </w:p>
    <w:p w14:paraId="7C57B0C0" w14:textId="13B5EB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1.071</w:t>
      </w:r>
    </w:p>
    <w:p w14:paraId="4B24B2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59E0E9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bhuvana ebe gāya gauracandra</w:t>
      </w:r>
      <w:r w:rsidRPr="004A2847">
        <w:rPr>
          <w:rStyle w:val="BookTitle"/>
          <w:rFonts w:asciiTheme="minorHAnsi" w:hAnsiTheme="minorHAnsi" w:cstheme="minorHAnsi"/>
          <w:b w:val="0"/>
          <w:bCs w:val="0"/>
          <w:color w:val="000000"/>
          <w:sz w:val="28"/>
          <w:szCs w:val="28"/>
        </w:rPr>
        <w:br/>
        <w:t>tathāpiha sabe nāhi gāya bhūta-vṛnda</w:t>
      </w:r>
    </w:p>
    <w:p w14:paraId="246466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entire world was now singing the glories of Gauracandra. Only some ghostly-haunted living entities did not.</w:t>
      </w:r>
    </w:p>
    <w:p w14:paraId="3AB769EE" w14:textId="7202AF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1.072</w:t>
      </w:r>
    </w:p>
    <w:p w14:paraId="2967A4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081069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śrī-kṛṣṇa-caitanya-nāme vimukha ye jana</w:t>
      </w:r>
      <w:r w:rsidRPr="004A2847">
        <w:rPr>
          <w:rStyle w:val="BookTitle"/>
          <w:rFonts w:asciiTheme="minorHAnsi" w:hAnsiTheme="minorHAnsi" w:cstheme="minorHAnsi"/>
          <w:b w:val="0"/>
          <w:bCs w:val="0"/>
          <w:color w:val="000000"/>
          <w:sz w:val="28"/>
          <w:szCs w:val="28"/>
        </w:rPr>
        <w:br/>
        <w:t>niścaya jāniha sei pāpī bhūta-gaṇa</w:t>
      </w:r>
    </w:p>
    <w:p w14:paraId="78AEC8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anyone who is averse to chanting the name of Śrī Kṛṣṇa Caitanya is a sinful, ghostly-haunted person.</w:t>
      </w:r>
    </w:p>
    <w:p w14:paraId="645D14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Among human beings, those unfortunate people who out of envy do not display any inclination for the service of Śrī Kṛṣṇa Caitanya are sinful and ghostly-haunted. There is no doubt about this. When one lacks interest for achieving love for Kṛṣṇa, he develops sinful propensities. As a result, that person becomes interested only in sense gratification and falls into a lower species of life.</w:t>
      </w:r>
    </w:p>
    <w:p w14:paraId="61D975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refer to </w:t>
      </w:r>
      <w:r w:rsidRPr="004A2847">
        <w:rPr>
          <w:rStyle w:val="BookTitle"/>
          <w:rFonts w:asciiTheme="minorHAnsi" w:hAnsiTheme="minorHAnsi" w:cstheme="minorHAnsi"/>
          <w:b w:val="0"/>
          <w:bCs w:val="0"/>
          <w:i/>
          <w:iCs/>
          <w:color w:val="000000"/>
          <w:sz w:val="28"/>
          <w:szCs w:val="28"/>
        </w:rPr>
        <w:t xml:space="preserve">Caitanya-candrāmṛta </w:t>
      </w:r>
      <w:r w:rsidRPr="004A2847">
        <w:rPr>
          <w:rStyle w:val="BookTitle"/>
          <w:rFonts w:asciiTheme="minorHAnsi" w:hAnsiTheme="minorHAnsi" w:cstheme="minorHAnsi"/>
          <w:b w:val="0"/>
          <w:bCs w:val="0"/>
          <w:color w:val="000000"/>
          <w:sz w:val="28"/>
          <w:szCs w:val="28"/>
        </w:rPr>
        <w:t>(31-32).</w:t>
      </w:r>
    </w:p>
    <w:p w14:paraId="6E71149D" w14:textId="250E71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1.073</w:t>
      </w:r>
    </w:p>
    <w:p w14:paraId="0330C0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004288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nṛtya-rase vaikuṇṭhera nātha</w:t>
      </w:r>
      <w:r w:rsidRPr="004A2847">
        <w:rPr>
          <w:rStyle w:val="BookTitle"/>
          <w:rFonts w:asciiTheme="minorHAnsi" w:hAnsiTheme="minorHAnsi" w:cstheme="minorHAnsi"/>
          <w:b w:val="0"/>
          <w:bCs w:val="0"/>
          <w:color w:val="000000"/>
          <w:sz w:val="28"/>
          <w:szCs w:val="28"/>
        </w:rPr>
        <w:br/>
        <w:t>nāciyā yāyena saba-bhakta-gaṇa-sātha</w:t>
      </w:r>
    </w:p>
    <w:p w14:paraId="1373FD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of Vaikuṇṭha danced in the mellows of ecstatic love while proceeding with the devotees.</w:t>
      </w:r>
    </w:p>
    <w:p w14:paraId="63BF5E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nāciyā yāyena saba-bhakta-gaṇa-sātha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 xml:space="preserve">caliyā yāyena sarva-bhakta-varga sātha </w:t>
      </w:r>
      <w:r w:rsidRPr="004A2847">
        <w:rPr>
          <w:rStyle w:val="BookTitle"/>
          <w:rFonts w:asciiTheme="minorHAnsi" w:hAnsiTheme="minorHAnsi" w:cstheme="minorHAnsi"/>
          <w:b w:val="0"/>
          <w:bCs w:val="0"/>
          <w:color w:val="000000"/>
          <w:sz w:val="28"/>
          <w:szCs w:val="28"/>
        </w:rPr>
        <w:t>(both mean “danced along the way with the devotes”).</w:t>
      </w:r>
    </w:p>
    <w:p w14:paraId="3F902707" w14:textId="75D364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1.074</w:t>
      </w:r>
    </w:p>
    <w:p w14:paraId="183606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74</w:t>
      </w:r>
    </w:p>
    <w:p w14:paraId="6BA7C0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dina-avaśeṣe prabhu eka dhanya grāme</w:t>
      </w:r>
      <w:r w:rsidRPr="004A2847">
        <w:rPr>
          <w:rStyle w:val="BookTitle"/>
          <w:rFonts w:asciiTheme="minorHAnsi" w:hAnsiTheme="minorHAnsi" w:cstheme="minorHAnsi"/>
          <w:b w:val="0"/>
          <w:bCs w:val="0"/>
          <w:color w:val="000000"/>
          <w:sz w:val="28"/>
          <w:szCs w:val="28"/>
        </w:rPr>
        <w:br/>
        <w:t>rahilena puṇyavanta-brāhmaṇa-āśrame</w:t>
      </w:r>
    </w:p>
    <w:p w14:paraId="1D9FFC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the end of the day the Lord came to one fortunate village and stayed in the house of one pious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1DA9056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Śabda-nirṇaya </w:t>
      </w:r>
      <w:r w:rsidRPr="004A2847">
        <w:rPr>
          <w:rStyle w:val="BookTitle"/>
          <w:rFonts w:asciiTheme="minorHAnsi" w:hAnsiTheme="minorHAnsi" w:cstheme="minorHAnsi"/>
          <w:b w:val="0"/>
          <w:bCs w:val="0"/>
          <w:color w:val="000000"/>
          <w:sz w:val="28"/>
          <w:szCs w:val="28"/>
        </w:rPr>
        <w:t xml:space="preserve">dictionary the following statement is found: </w:t>
      </w:r>
      <w:r w:rsidRPr="004A2847">
        <w:rPr>
          <w:rStyle w:val="BookTitle"/>
          <w:rFonts w:asciiTheme="minorHAnsi" w:hAnsiTheme="minorHAnsi" w:cstheme="minorHAnsi"/>
          <w:b w:val="0"/>
          <w:bCs w:val="0"/>
          <w:i/>
          <w:iCs/>
          <w:color w:val="000000"/>
          <w:sz w:val="28"/>
          <w:szCs w:val="28"/>
        </w:rPr>
        <w:t>anapekṣo guṇaiḥ pūrṇo dhanya ity ucyate budhaiḥ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When extraordinary qualities are found in an object it is called </w:t>
      </w:r>
      <w:r w:rsidRPr="004A2847">
        <w:rPr>
          <w:rStyle w:val="BookTitle"/>
          <w:rFonts w:asciiTheme="minorHAnsi" w:hAnsiTheme="minorHAnsi" w:cstheme="minorHAnsi"/>
          <w:b w:val="0"/>
          <w:bCs w:val="0"/>
          <w:i/>
          <w:iCs/>
          <w:color w:val="000000"/>
          <w:sz w:val="28"/>
          <w:szCs w:val="28"/>
        </w:rPr>
        <w:t>dhanya</w:t>
      </w:r>
      <w:r w:rsidRPr="004A2847">
        <w:rPr>
          <w:rStyle w:val="BookTitle"/>
          <w:rFonts w:asciiTheme="minorHAnsi" w:hAnsiTheme="minorHAnsi" w:cstheme="minorHAnsi"/>
          <w:b w:val="0"/>
          <w:bCs w:val="0"/>
          <w:color w:val="000000"/>
          <w:sz w:val="28"/>
          <w:szCs w:val="28"/>
        </w:rPr>
        <w:t xml:space="preserve"> by those who are learned.”</w:t>
      </w:r>
    </w:p>
    <w:p w14:paraId="7840A870" w14:textId="3185AE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1.075</w:t>
      </w:r>
    </w:p>
    <w:p w14:paraId="638ACC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5EC494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 kari' mahāprabhu karilāśayana</w:t>
      </w:r>
      <w:r w:rsidRPr="004A2847">
        <w:rPr>
          <w:rStyle w:val="BookTitle"/>
          <w:rFonts w:asciiTheme="minorHAnsi" w:hAnsiTheme="minorHAnsi" w:cstheme="minorHAnsi"/>
          <w:b w:val="0"/>
          <w:bCs w:val="0"/>
          <w:color w:val="000000"/>
          <w:sz w:val="28"/>
          <w:szCs w:val="28"/>
        </w:rPr>
        <w:br/>
        <w:t>catur-dige veḍiyāśuilā bhakta-gaṇa</w:t>
      </w:r>
    </w:p>
    <w:p w14:paraId="368F4A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accepting His meal, Mahāprabhu went to sleep. The devotees slept around Him.</w:t>
      </w:r>
    </w:p>
    <w:p w14:paraId="3233CCF8" w14:textId="1C6582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1.076</w:t>
      </w:r>
    </w:p>
    <w:p w14:paraId="084B0D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424EE5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prahara-khāneka niśā thākite ṭhākura</w:t>
      </w:r>
      <w:r w:rsidRPr="004A2847">
        <w:rPr>
          <w:rStyle w:val="BookTitle"/>
          <w:rFonts w:asciiTheme="minorHAnsi" w:hAnsiTheme="minorHAnsi" w:cstheme="minorHAnsi"/>
          <w:b w:val="0"/>
          <w:bCs w:val="0"/>
          <w:color w:val="000000"/>
          <w:sz w:val="28"/>
          <w:szCs w:val="28"/>
        </w:rPr>
        <w:br/>
        <w:t>sabā' chāḍi' palāiyā gela kathodūra</w:t>
      </w:r>
    </w:p>
    <w:p w14:paraId="67C4E7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three hours of the night remained, the Lord left everyone behind and went some distance away.</w:t>
      </w:r>
    </w:p>
    <w:p w14:paraId="07F33130" w14:textId="015854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1.077</w:t>
      </w:r>
    </w:p>
    <w:p w14:paraId="17B2BD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3F237B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śeṣe sabe uṭhiyā cāhena bhakta-gaṇa</w:t>
      </w:r>
      <w:r w:rsidRPr="004A2847">
        <w:rPr>
          <w:rStyle w:val="BookTitle"/>
          <w:rFonts w:asciiTheme="minorHAnsi" w:hAnsiTheme="minorHAnsi" w:cstheme="minorHAnsi"/>
          <w:b w:val="0"/>
          <w:bCs w:val="0"/>
          <w:color w:val="000000"/>
          <w:sz w:val="28"/>
          <w:szCs w:val="28"/>
        </w:rPr>
        <w:br/>
        <w:t>nā dekhiyā prabhu sabe karena krandana</w:t>
      </w:r>
    </w:p>
    <w:p w14:paraId="4F40F0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finally woke up and were unable to find the Lord, they began to cry.</w:t>
      </w:r>
    </w:p>
    <w:p w14:paraId="0954B502" w14:textId="7F3180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1.078</w:t>
      </w:r>
    </w:p>
    <w:p w14:paraId="11B0C9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46358A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sarva grāma vicāra kariyā bhakta-gaṇa</w:t>
      </w:r>
      <w:r w:rsidRPr="004A2847">
        <w:rPr>
          <w:rStyle w:val="BookTitle"/>
          <w:rFonts w:asciiTheme="minorHAnsi" w:hAnsiTheme="minorHAnsi" w:cstheme="minorHAnsi"/>
          <w:b w:val="0"/>
          <w:bCs w:val="0"/>
          <w:color w:val="000000"/>
          <w:sz w:val="28"/>
          <w:szCs w:val="28"/>
        </w:rPr>
        <w:br/>
        <w:t>prāntara-bhūmite tabe karilā gamana</w:t>
      </w:r>
    </w:p>
    <w:p w14:paraId="0F2060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searched throughout the entire village and eventually came to some vacant land outside the village.</w:t>
      </w:r>
    </w:p>
    <w:p w14:paraId="681D08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prāntara-bhūmi</w:t>
      </w:r>
      <w:r w:rsidRPr="004A2847">
        <w:rPr>
          <w:rStyle w:val="BookTitle"/>
          <w:rFonts w:asciiTheme="minorHAnsi" w:hAnsiTheme="minorHAnsi" w:cstheme="minorHAnsi"/>
          <w:b w:val="0"/>
          <w:bCs w:val="0"/>
          <w:color w:val="000000"/>
          <w:sz w:val="28"/>
          <w:szCs w:val="28"/>
        </w:rPr>
        <w:t xml:space="preserve"> means “a vacant plot of land” or “an open pasture.”</w:t>
      </w:r>
    </w:p>
    <w:p w14:paraId="3CDD06D9" w14:textId="348028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1.079</w:t>
      </w:r>
    </w:p>
    <w:p w14:paraId="065C8A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273CF7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 prema-rase vaikuṇṭhera adhīśvara</w:t>
      </w:r>
      <w:r w:rsidRPr="004A2847">
        <w:rPr>
          <w:rStyle w:val="BookTitle"/>
          <w:rFonts w:asciiTheme="minorHAnsi" w:hAnsiTheme="minorHAnsi" w:cstheme="minorHAnsi"/>
          <w:b w:val="0"/>
          <w:bCs w:val="0"/>
          <w:color w:val="000000"/>
          <w:sz w:val="28"/>
          <w:szCs w:val="28"/>
        </w:rPr>
        <w:br/>
        <w:t>prāntare rodana kare kari' uccaiḥ-svara</w:t>
      </w:r>
    </w:p>
    <w:p w14:paraId="68FA66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that vacant plot, the Lord of Vaikuṇṭha was loudly crying in the mellows of His own ecstasy.</w:t>
      </w:r>
    </w:p>
    <w:p w14:paraId="694D9548" w14:textId="0C9AC8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1.080</w:t>
      </w:r>
    </w:p>
    <w:p w14:paraId="6064CC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16112E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re prabhu re āre kṛṣṇa mora bāpa!”</w:t>
      </w:r>
      <w:r w:rsidRPr="004A2847">
        <w:rPr>
          <w:rStyle w:val="BookTitle"/>
          <w:rFonts w:asciiTheme="minorHAnsi" w:hAnsiTheme="minorHAnsi" w:cstheme="minorHAnsi"/>
          <w:b w:val="0"/>
          <w:bCs w:val="0"/>
          <w:color w:val="000000"/>
          <w:sz w:val="28"/>
          <w:szCs w:val="28"/>
        </w:rPr>
        <w:br/>
        <w:t>baliyā rodana kare sarva-jīva-nātha</w:t>
      </w:r>
    </w:p>
    <w:p w14:paraId="2C3F80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of all living entities shed tears as He called out, “O Kṛṣṇa! O Lord! O My beloved Kṛṣṇa!”</w:t>
      </w:r>
    </w:p>
    <w:p w14:paraId="1B39E1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staying in one fortunate village of Rāḍha-deśa, Śrī Gaurasundara went at the end of night to a vacant plot outside the village and began to exhibit agitation in separation from Kṛṣṇa. Kṛṣṇa is </w:t>
      </w:r>
      <w:r w:rsidRPr="004A2847">
        <w:rPr>
          <w:rStyle w:val="BookTitle"/>
          <w:rFonts w:asciiTheme="minorHAnsi" w:hAnsiTheme="minorHAnsi" w:cstheme="minorHAnsi"/>
          <w:b w:val="0"/>
          <w:bCs w:val="0"/>
          <w:i/>
          <w:iCs/>
          <w:color w:val="000000"/>
          <w:sz w:val="28"/>
          <w:szCs w:val="28"/>
        </w:rPr>
        <w:t>akhila-rasāmṛta-mūrti</w:t>
      </w:r>
      <w:r w:rsidRPr="004A2847">
        <w:rPr>
          <w:rStyle w:val="BookTitle"/>
          <w:rFonts w:asciiTheme="minorHAnsi" w:hAnsiTheme="minorHAnsi" w:cstheme="minorHAnsi"/>
          <w:b w:val="0"/>
          <w:bCs w:val="0"/>
          <w:color w:val="000000"/>
          <w:sz w:val="28"/>
          <w:szCs w:val="28"/>
        </w:rPr>
        <w:t xml:space="preserve">, the reservoir of all pleasure.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He is the object of all </w:t>
      </w:r>
      <w:r w:rsidRPr="004A2847">
        <w:rPr>
          <w:rStyle w:val="BookTitle"/>
          <w:rFonts w:asciiTheme="minorHAnsi" w:hAnsiTheme="minorHAnsi" w:cstheme="minorHAnsi"/>
          <w:b w:val="0"/>
          <w:bCs w:val="0"/>
          <w:i/>
          <w:iCs/>
          <w:color w:val="000000"/>
          <w:sz w:val="28"/>
          <w:szCs w:val="28"/>
        </w:rPr>
        <w:t>rasas</w:t>
      </w:r>
      <w:r w:rsidRPr="004A2847">
        <w:rPr>
          <w:rStyle w:val="BookTitle"/>
          <w:rFonts w:asciiTheme="minorHAnsi" w:hAnsiTheme="minorHAnsi" w:cstheme="minorHAnsi"/>
          <w:b w:val="0"/>
          <w:bCs w:val="0"/>
          <w:color w:val="000000"/>
          <w:sz w:val="28"/>
          <w:szCs w:val="28"/>
        </w:rPr>
        <w:t xml:space="preserve">. Since Śrī Gaurasundara is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Kṛṣṇacandra, He </w:t>
      </w:r>
      <w:proofErr w:type="gramStart"/>
      <w:r w:rsidRPr="004A2847">
        <w:rPr>
          <w:rStyle w:val="BookTitle"/>
          <w:rFonts w:asciiTheme="minorHAnsi" w:hAnsiTheme="minorHAnsi" w:cstheme="minorHAnsi"/>
          <w:b w:val="0"/>
          <w:bCs w:val="0"/>
          <w:color w:val="000000"/>
          <w:sz w:val="28"/>
          <w:szCs w:val="28"/>
        </w:rPr>
        <w:t>is able to</w:t>
      </w:r>
      <w:proofErr w:type="gramEnd"/>
      <w:r w:rsidRPr="004A2847">
        <w:rPr>
          <w:rStyle w:val="BookTitle"/>
          <w:rFonts w:asciiTheme="minorHAnsi" w:hAnsiTheme="minorHAnsi" w:cstheme="minorHAnsi"/>
          <w:b w:val="0"/>
          <w:bCs w:val="0"/>
          <w:color w:val="000000"/>
          <w:sz w:val="28"/>
          <w:szCs w:val="28"/>
        </w:rPr>
        <w:t xml:space="preserve"> perform pastimes in all the various </w:t>
      </w:r>
      <w:r w:rsidRPr="004A2847">
        <w:rPr>
          <w:rStyle w:val="BookTitle"/>
          <w:rFonts w:asciiTheme="minorHAnsi" w:hAnsiTheme="minorHAnsi" w:cstheme="minorHAnsi"/>
          <w:b w:val="0"/>
          <w:bCs w:val="0"/>
          <w:i/>
          <w:iCs/>
          <w:color w:val="000000"/>
          <w:sz w:val="28"/>
          <w:szCs w:val="28"/>
        </w:rPr>
        <w:t>rasas</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when He was in the mood of servitorship, He addressed Kṛṣṇa as “Prabhu;” and when He was in the mood of </w:t>
      </w:r>
      <w:r w:rsidRPr="004A2847">
        <w:rPr>
          <w:rStyle w:val="BookTitle"/>
          <w:rFonts w:asciiTheme="minorHAnsi" w:hAnsiTheme="minorHAnsi" w:cstheme="minorHAnsi"/>
          <w:b w:val="0"/>
          <w:bCs w:val="0"/>
          <w:i/>
          <w:iCs/>
          <w:color w:val="000000"/>
          <w:sz w:val="28"/>
          <w:szCs w:val="28"/>
        </w:rPr>
        <w:t>vātsalya-rasa</w:t>
      </w:r>
      <w:r w:rsidRPr="004A2847">
        <w:rPr>
          <w:rStyle w:val="BookTitle"/>
          <w:rFonts w:asciiTheme="minorHAnsi" w:hAnsiTheme="minorHAnsi" w:cstheme="minorHAnsi"/>
          <w:b w:val="0"/>
          <w:bCs w:val="0"/>
          <w:color w:val="000000"/>
          <w:sz w:val="28"/>
          <w:szCs w:val="28"/>
        </w:rPr>
        <w:t>, He addressed Kṛṣṇa as “Bāla-gopāla.” In this way He taught various grades of living entities. His crying in separation from Kṛṣṇa indicated His intense desire to serve the Lord.</w:t>
      </w:r>
    </w:p>
    <w:p w14:paraId="16933A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āre</w:t>
      </w:r>
      <w:r w:rsidRPr="004A2847">
        <w:rPr>
          <w:rStyle w:val="BookTitle"/>
          <w:rFonts w:asciiTheme="minorHAnsi" w:hAnsiTheme="minorHAnsi" w:cstheme="minorHAnsi"/>
          <w:b w:val="0"/>
          <w:bCs w:val="0"/>
          <w:color w:val="000000"/>
          <w:sz w:val="28"/>
          <w:szCs w:val="28"/>
        </w:rPr>
        <w:t xml:space="preserve"> (“O”) is </w:t>
      </w:r>
      <w:r w:rsidRPr="004A2847">
        <w:rPr>
          <w:rStyle w:val="BookTitle"/>
          <w:rFonts w:asciiTheme="minorHAnsi" w:hAnsiTheme="minorHAnsi" w:cstheme="minorHAnsi"/>
          <w:b w:val="0"/>
          <w:bCs w:val="0"/>
          <w:i/>
          <w:iCs/>
          <w:color w:val="000000"/>
          <w:sz w:val="28"/>
          <w:szCs w:val="28"/>
        </w:rPr>
        <w:t>ore</w:t>
      </w:r>
      <w:r w:rsidRPr="004A2847">
        <w:rPr>
          <w:rStyle w:val="BookTitle"/>
          <w:rFonts w:asciiTheme="minorHAnsi" w:hAnsiTheme="minorHAnsi" w:cstheme="minorHAnsi"/>
          <w:b w:val="0"/>
          <w:bCs w:val="0"/>
          <w:color w:val="000000"/>
          <w:sz w:val="28"/>
          <w:szCs w:val="28"/>
        </w:rPr>
        <w:t xml:space="preserve"> (“O”), another reading of </w:t>
      </w:r>
      <w:r w:rsidRPr="004A2847">
        <w:rPr>
          <w:rStyle w:val="BookTitle"/>
          <w:rFonts w:asciiTheme="minorHAnsi" w:hAnsiTheme="minorHAnsi" w:cstheme="minorHAnsi"/>
          <w:b w:val="0"/>
          <w:bCs w:val="0"/>
          <w:i/>
          <w:iCs/>
          <w:color w:val="000000"/>
          <w:sz w:val="28"/>
          <w:szCs w:val="28"/>
        </w:rPr>
        <w:t xml:space="preserve">mora </w:t>
      </w:r>
      <w:r w:rsidRPr="004A2847">
        <w:rPr>
          <w:rStyle w:val="BookTitle"/>
          <w:rFonts w:asciiTheme="minorHAnsi" w:hAnsiTheme="minorHAnsi" w:cstheme="minorHAnsi"/>
          <w:b w:val="0"/>
          <w:bCs w:val="0"/>
          <w:color w:val="000000"/>
          <w:sz w:val="28"/>
          <w:szCs w:val="28"/>
        </w:rPr>
        <w:t xml:space="preserve">(“My”) is </w:t>
      </w:r>
      <w:r w:rsidRPr="004A2847">
        <w:rPr>
          <w:rStyle w:val="BookTitle"/>
          <w:rFonts w:asciiTheme="minorHAnsi" w:hAnsiTheme="minorHAnsi" w:cstheme="minorHAnsi"/>
          <w:b w:val="0"/>
          <w:bCs w:val="0"/>
          <w:i/>
          <w:iCs/>
          <w:color w:val="000000"/>
          <w:sz w:val="28"/>
          <w:szCs w:val="28"/>
        </w:rPr>
        <w:t>ore</w:t>
      </w:r>
      <w:r w:rsidRPr="004A2847">
        <w:rPr>
          <w:rStyle w:val="BookTitle"/>
          <w:rFonts w:asciiTheme="minorHAnsi" w:hAnsiTheme="minorHAnsi" w:cstheme="minorHAnsi"/>
          <w:b w:val="0"/>
          <w:bCs w:val="0"/>
          <w:color w:val="000000"/>
          <w:sz w:val="28"/>
          <w:szCs w:val="28"/>
        </w:rPr>
        <w:t xml:space="preserve">, another reading of </w:t>
      </w:r>
      <w:r w:rsidRPr="004A2847">
        <w:rPr>
          <w:rStyle w:val="BookTitle"/>
          <w:rFonts w:asciiTheme="minorHAnsi" w:hAnsiTheme="minorHAnsi" w:cstheme="minorHAnsi"/>
          <w:b w:val="0"/>
          <w:bCs w:val="0"/>
          <w:i/>
          <w:iCs/>
          <w:color w:val="000000"/>
          <w:sz w:val="28"/>
          <w:szCs w:val="28"/>
        </w:rPr>
        <w:t xml:space="preserve">baliyā rodana kare sarva-jīva-nātha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 xml:space="preserve">bali sarva-jīva nātha karena pralapa </w:t>
      </w:r>
      <w:r w:rsidRPr="004A2847">
        <w:rPr>
          <w:rStyle w:val="BookTitle"/>
          <w:rFonts w:asciiTheme="minorHAnsi" w:hAnsiTheme="minorHAnsi" w:cstheme="minorHAnsi"/>
          <w:b w:val="0"/>
          <w:bCs w:val="0"/>
          <w:color w:val="000000"/>
          <w:sz w:val="28"/>
          <w:szCs w:val="28"/>
        </w:rPr>
        <w:t>(“speaking in this way, the Lord of all living entities lamented”).</w:t>
      </w:r>
    </w:p>
    <w:p w14:paraId="292EC75A" w14:textId="64B310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1.081</w:t>
      </w:r>
    </w:p>
    <w:p w14:paraId="02A285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2FDD47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se ḍākiyā kānde nyāsi-cūḍāmaṇi</w:t>
      </w:r>
      <w:r w:rsidRPr="004A2847">
        <w:rPr>
          <w:rStyle w:val="BookTitle"/>
          <w:rFonts w:asciiTheme="minorHAnsi" w:hAnsiTheme="minorHAnsi" w:cstheme="minorHAnsi"/>
          <w:b w:val="0"/>
          <w:bCs w:val="0"/>
          <w:color w:val="000000"/>
          <w:sz w:val="28"/>
          <w:szCs w:val="28"/>
        </w:rPr>
        <w:br/>
        <w:t>krośekera patha yāya rodanera dhvani</w:t>
      </w:r>
    </w:p>
    <w:p w14:paraId="57062B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crest jewel of all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cried so loudly that the sound could be heard two miles away.</w:t>
      </w:r>
    </w:p>
    <w:p w14:paraId="22CA15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krośekera</w:t>
      </w:r>
      <w:r w:rsidRPr="004A2847">
        <w:rPr>
          <w:rStyle w:val="BookTitle"/>
          <w:rFonts w:asciiTheme="minorHAnsi" w:hAnsiTheme="minorHAnsi" w:cstheme="minorHAnsi"/>
          <w:b w:val="0"/>
          <w:bCs w:val="0"/>
          <w:color w:val="000000"/>
          <w:sz w:val="28"/>
          <w:szCs w:val="28"/>
        </w:rPr>
        <w:t xml:space="preserve"> (“one krośa”) is </w:t>
      </w:r>
      <w:r w:rsidRPr="004A2847">
        <w:rPr>
          <w:rStyle w:val="BookTitle"/>
          <w:rFonts w:asciiTheme="minorHAnsi" w:hAnsiTheme="minorHAnsi" w:cstheme="minorHAnsi"/>
          <w:b w:val="0"/>
          <w:bCs w:val="0"/>
          <w:i/>
          <w:iCs/>
          <w:color w:val="000000"/>
          <w:sz w:val="28"/>
          <w:szCs w:val="28"/>
        </w:rPr>
        <w:t xml:space="preserve">krośa eka </w:t>
      </w:r>
      <w:r w:rsidRPr="004A2847">
        <w:rPr>
          <w:rStyle w:val="BookTitle"/>
          <w:rFonts w:asciiTheme="minorHAnsi" w:hAnsiTheme="minorHAnsi" w:cstheme="minorHAnsi"/>
          <w:b w:val="0"/>
          <w:bCs w:val="0"/>
          <w:color w:val="000000"/>
          <w:sz w:val="28"/>
          <w:szCs w:val="28"/>
        </w:rPr>
        <w:t>(“one krośa”).</w:t>
      </w:r>
    </w:p>
    <w:p w14:paraId="3DACC55D" w14:textId="7E20D8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1.082</w:t>
      </w:r>
    </w:p>
    <w:p w14:paraId="281C4E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610192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katho-dūre thākiyā sakala bhakta-gaṇa</w:t>
      </w:r>
      <w:r w:rsidRPr="004A2847">
        <w:rPr>
          <w:rStyle w:val="BookTitle"/>
          <w:rFonts w:asciiTheme="minorHAnsi" w:hAnsiTheme="minorHAnsi" w:cstheme="minorHAnsi"/>
          <w:b w:val="0"/>
          <w:bCs w:val="0"/>
          <w:color w:val="000000"/>
          <w:sz w:val="28"/>
          <w:szCs w:val="28"/>
        </w:rPr>
        <w:br/>
        <w:t>śunena prabhura ati adbhuta rodana</w:t>
      </w:r>
    </w:p>
    <w:p w14:paraId="145DA5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a distance the devotees heard the Lord's wonderful crying.</w:t>
      </w:r>
    </w:p>
    <w:p w14:paraId="67B5E048" w14:textId="5D7D45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1.083</w:t>
      </w:r>
    </w:p>
    <w:p w14:paraId="476A10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4AFF8A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sabe rodanera anusāre</w:t>
      </w:r>
      <w:r w:rsidRPr="004A2847">
        <w:rPr>
          <w:rStyle w:val="BookTitle"/>
          <w:rFonts w:asciiTheme="minorHAnsi" w:hAnsiTheme="minorHAnsi" w:cstheme="minorHAnsi"/>
          <w:b w:val="0"/>
          <w:bCs w:val="0"/>
          <w:color w:val="000000"/>
          <w:sz w:val="28"/>
          <w:szCs w:val="28"/>
        </w:rPr>
        <w:br/>
        <w:t>dekhilena sabe prabhu kānde uccaiḥ-svare</w:t>
      </w:r>
    </w:p>
    <w:p w14:paraId="4861C9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followed the sound of that crying and found the Lord weeping loudly.</w:t>
      </w:r>
    </w:p>
    <w:p w14:paraId="6A6EE8D5" w14:textId="430C89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1.084</w:t>
      </w:r>
    </w:p>
    <w:p w14:paraId="3BE723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2D45C8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rodane kānde sarva bhakta-gaṇa</w:t>
      </w:r>
      <w:r w:rsidRPr="004A2847">
        <w:rPr>
          <w:rStyle w:val="BookTitle"/>
          <w:rFonts w:asciiTheme="minorHAnsi" w:hAnsiTheme="minorHAnsi" w:cstheme="minorHAnsi"/>
          <w:b w:val="0"/>
          <w:bCs w:val="0"/>
          <w:color w:val="000000"/>
          <w:sz w:val="28"/>
          <w:szCs w:val="28"/>
        </w:rPr>
        <w:br/>
        <w:t>mukunda lāgilā tabe karite kīrtana</w:t>
      </w:r>
    </w:p>
    <w:p w14:paraId="6932B5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all the devotees began to cry with the Lord, Mukunda began to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5968F9B6" w14:textId="52E3C0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1.085</w:t>
      </w:r>
    </w:p>
    <w:p w14:paraId="2B40A6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6A45AE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kīrtana prabhu lāgilā nācite</w:t>
      </w:r>
      <w:r w:rsidRPr="004A2847">
        <w:rPr>
          <w:rStyle w:val="BookTitle"/>
          <w:rFonts w:asciiTheme="minorHAnsi" w:hAnsiTheme="minorHAnsi" w:cstheme="minorHAnsi"/>
          <w:b w:val="0"/>
          <w:bCs w:val="0"/>
          <w:color w:val="000000"/>
          <w:sz w:val="28"/>
          <w:szCs w:val="28"/>
        </w:rPr>
        <w:br/>
        <w:t>ānande gāyena sabe veḍi' cāri bhite</w:t>
      </w:r>
    </w:p>
    <w:p w14:paraId="0E3700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heard the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He began to dance, and the others all joyfully sang around Him.</w:t>
      </w:r>
    </w:p>
    <w:p w14:paraId="6F187C3C" w14:textId="1440B3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1.086</w:t>
      </w:r>
    </w:p>
    <w:p w14:paraId="196308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075575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ei mate sarva-pathe nāciyā nāciyāyāyena </w:t>
      </w:r>
      <w:r w:rsidRPr="004A2847">
        <w:rPr>
          <w:rStyle w:val="BookTitle"/>
          <w:rFonts w:asciiTheme="minorHAnsi" w:hAnsiTheme="minorHAnsi" w:cstheme="minorHAnsi"/>
          <w:b w:val="0"/>
          <w:bCs w:val="0"/>
          <w:color w:val="000000"/>
          <w:sz w:val="28"/>
          <w:szCs w:val="28"/>
        </w:rPr>
        <w:br/>
        <w:t>paścima-mukhe ānandita hañā</w:t>
      </w:r>
    </w:p>
    <w:p w14:paraId="7495A8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continually danced the entire way while happily proceeding towards the west.</w:t>
      </w:r>
    </w:p>
    <w:p w14:paraId="2C6DD440" w14:textId="6E752A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1.087</w:t>
      </w:r>
    </w:p>
    <w:p w14:paraId="0C7453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65A3BF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krośa-cāri sakale āchena vakreśvara</w:t>
      </w:r>
      <w:r w:rsidRPr="004A2847">
        <w:rPr>
          <w:rStyle w:val="BookTitle"/>
          <w:rFonts w:asciiTheme="minorHAnsi" w:hAnsiTheme="minorHAnsi" w:cstheme="minorHAnsi"/>
          <w:b w:val="0"/>
          <w:bCs w:val="0"/>
          <w:color w:val="000000"/>
          <w:sz w:val="28"/>
          <w:szCs w:val="28"/>
        </w:rPr>
        <w:br/>
        <w:t>sei-sthāne phirilena gaurāṅga-sundara</w:t>
      </w:r>
    </w:p>
    <w:p w14:paraId="55FFAC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He came within eight miles of Vakreśvara, Gaurasundara went in another direction.</w:t>
      </w:r>
    </w:p>
    <w:p w14:paraId="4C8C40FE" w14:textId="418B66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1.088</w:t>
      </w:r>
    </w:p>
    <w:p w14:paraId="3BA635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727097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nāciyā yāyena prabhu paścimābhimukhe</w:t>
      </w:r>
      <w:r w:rsidRPr="004A2847">
        <w:rPr>
          <w:rStyle w:val="BookTitle"/>
          <w:rFonts w:asciiTheme="minorHAnsi" w:hAnsiTheme="minorHAnsi" w:cstheme="minorHAnsi"/>
          <w:b w:val="0"/>
          <w:bCs w:val="0"/>
          <w:color w:val="000000"/>
          <w:sz w:val="28"/>
          <w:szCs w:val="28"/>
        </w:rPr>
        <w:br/>
        <w:t>pūrva-mukha punaḥ hailena nija-sukhe</w:t>
      </w:r>
    </w:p>
    <w:p w14:paraId="647B61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was dancing and proceeding towards the west, He suddenly headed back towards the east in His own happiness.</w:t>
      </w:r>
    </w:p>
    <w:p w14:paraId="6C5336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prabhu</w:t>
      </w:r>
      <w:r w:rsidRPr="004A2847">
        <w:rPr>
          <w:rStyle w:val="BookTitle"/>
          <w:rFonts w:asciiTheme="minorHAnsi" w:hAnsiTheme="minorHAnsi" w:cstheme="minorHAnsi"/>
          <w:b w:val="0"/>
          <w:bCs w:val="0"/>
          <w:color w:val="000000"/>
          <w:sz w:val="28"/>
          <w:szCs w:val="28"/>
        </w:rPr>
        <w:t xml:space="preserve"> (“the Lord”) is </w:t>
      </w:r>
      <w:r w:rsidRPr="004A2847">
        <w:rPr>
          <w:rStyle w:val="BookTitle"/>
          <w:rFonts w:asciiTheme="minorHAnsi" w:hAnsiTheme="minorHAnsi" w:cstheme="minorHAnsi"/>
          <w:b w:val="0"/>
          <w:bCs w:val="0"/>
          <w:i/>
          <w:iCs/>
          <w:color w:val="000000"/>
          <w:sz w:val="28"/>
          <w:szCs w:val="28"/>
        </w:rPr>
        <w:t>punaḥ</w:t>
      </w:r>
      <w:r w:rsidRPr="004A2847">
        <w:rPr>
          <w:rStyle w:val="BookTitle"/>
          <w:rFonts w:asciiTheme="minorHAnsi" w:hAnsiTheme="minorHAnsi" w:cstheme="minorHAnsi"/>
          <w:b w:val="0"/>
          <w:bCs w:val="0"/>
          <w:color w:val="000000"/>
          <w:sz w:val="28"/>
          <w:szCs w:val="28"/>
        </w:rPr>
        <w:t>(“again”).</w:t>
      </w:r>
    </w:p>
    <w:p w14:paraId="4F56278C" w14:textId="494D64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1.089</w:t>
      </w:r>
    </w:p>
    <w:p w14:paraId="3737F3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78765D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pūrva-mukhe caliyā yāyena nṛtya-rase</w:t>
      </w:r>
      <w:r w:rsidRPr="004A2847">
        <w:rPr>
          <w:rStyle w:val="BookTitle"/>
          <w:rFonts w:asciiTheme="minorHAnsi" w:hAnsiTheme="minorHAnsi" w:cstheme="minorHAnsi"/>
          <w:b w:val="0"/>
          <w:bCs w:val="0"/>
          <w:color w:val="000000"/>
          <w:sz w:val="28"/>
          <w:szCs w:val="28"/>
        </w:rPr>
        <w:br/>
        <w:t>ananta ānande prabhu aṭṭa aṭṭa hāse</w:t>
      </w:r>
    </w:p>
    <w:p w14:paraId="6FEAF9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joyfully danced towards the east and laughed wildly out of unlimited ecstasy.</w:t>
      </w:r>
    </w:p>
    <w:p w14:paraId="247D70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ananta</w:t>
      </w:r>
      <w:r w:rsidRPr="004A2847">
        <w:rPr>
          <w:rStyle w:val="BookTitle"/>
          <w:rFonts w:asciiTheme="minorHAnsi" w:hAnsiTheme="minorHAnsi" w:cstheme="minorHAnsi"/>
          <w:b w:val="0"/>
          <w:bCs w:val="0"/>
          <w:color w:val="000000"/>
          <w:sz w:val="28"/>
          <w:szCs w:val="28"/>
        </w:rPr>
        <w:t xml:space="preserve"> (“unlimited”) is </w:t>
      </w:r>
      <w:r w:rsidRPr="004A2847">
        <w:rPr>
          <w:rStyle w:val="BookTitle"/>
          <w:rFonts w:asciiTheme="minorHAnsi" w:hAnsiTheme="minorHAnsi" w:cstheme="minorHAnsi"/>
          <w:b w:val="0"/>
          <w:bCs w:val="0"/>
          <w:i/>
          <w:iCs/>
          <w:color w:val="000000"/>
          <w:sz w:val="28"/>
          <w:szCs w:val="28"/>
        </w:rPr>
        <w:t>antara</w:t>
      </w:r>
      <w:r w:rsidRPr="004A2847">
        <w:rPr>
          <w:rStyle w:val="BookTitle"/>
          <w:rFonts w:asciiTheme="minorHAnsi" w:hAnsiTheme="minorHAnsi" w:cstheme="minorHAnsi"/>
          <w:b w:val="0"/>
          <w:bCs w:val="0"/>
          <w:color w:val="000000"/>
          <w:sz w:val="28"/>
          <w:szCs w:val="28"/>
        </w:rPr>
        <w:t xml:space="preserve"> (“internal”).</w:t>
      </w:r>
    </w:p>
    <w:p w14:paraId="7B429EC9" w14:textId="056C8C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1.090</w:t>
      </w:r>
    </w:p>
    <w:p w14:paraId="45D283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90</w:t>
      </w:r>
    </w:p>
    <w:p w14:paraId="380010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prakāśiyā prabhu nija kutūhale</w:t>
      </w:r>
      <w:r w:rsidRPr="004A2847">
        <w:rPr>
          <w:rStyle w:val="BookTitle"/>
          <w:rFonts w:asciiTheme="minorHAnsi" w:hAnsiTheme="minorHAnsi" w:cstheme="minorHAnsi"/>
          <w:b w:val="0"/>
          <w:bCs w:val="0"/>
          <w:color w:val="000000"/>
          <w:sz w:val="28"/>
          <w:szCs w:val="28"/>
        </w:rPr>
        <w:br/>
      </w:r>
      <w:proofErr w:type="gramStart"/>
      <w:r w:rsidRPr="004A2847">
        <w:rPr>
          <w:rStyle w:val="BookTitle"/>
          <w:rFonts w:asciiTheme="minorHAnsi" w:hAnsiTheme="minorHAnsi" w:cstheme="minorHAnsi"/>
          <w:b w:val="0"/>
          <w:bCs w:val="0"/>
          <w:color w:val="000000"/>
          <w:sz w:val="28"/>
          <w:szCs w:val="28"/>
        </w:rPr>
        <w:t>balilena,—</w:t>
      </w:r>
      <w:proofErr w:type="gramEnd"/>
      <w:r w:rsidRPr="004A2847">
        <w:rPr>
          <w:rStyle w:val="BookTitle"/>
          <w:rFonts w:asciiTheme="minorHAnsi" w:hAnsiTheme="minorHAnsi" w:cstheme="minorHAnsi"/>
          <w:b w:val="0"/>
          <w:bCs w:val="0"/>
          <w:color w:val="000000"/>
          <w:sz w:val="28"/>
          <w:szCs w:val="28"/>
        </w:rPr>
        <w:t>“āmi calilāṅa nīlācale</w:t>
      </w:r>
    </w:p>
    <w:p w14:paraId="759410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regaining His external consciousness, the Lord enthusiastically said, “I will go to Jagannātha Purī.</w:t>
      </w:r>
    </w:p>
    <w:p w14:paraId="4C4CE8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the Lord came within eight miles of Vakreśvara, He changed His plan of going to Vakreśvara and expressed a desire to go see the Lord of Nīlācala. So instead of going west from Katwa, He proceeded towards the east.</w:t>
      </w:r>
    </w:p>
    <w:p w14:paraId="3D764A58" w14:textId="3D7902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1.091</w:t>
      </w:r>
    </w:p>
    <w:p w14:paraId="7E0EF8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1F5380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prabhura haila ājñā more</w:t>
      </w:r>
      <w:r w:rsidRPr="004A2847">
        <w:rPr>
          <w:rStyle w:val="BookTitle"/>
          <w:rFonts w:asciiTheme="minorHAnsi" w:hAnsiTheme="minorHAnsi" w:cstheme="minorHAnsi"/>
          <w:b w:val="0"/>
          <w:bCs w:val="0"/>
          <w:color w:val="000000"/>
          <w:sz w:val="28"/>
          <w:szCs w:val="28"/>
        </w:rPr>
        <w:br/>
        <w:t>`nīlācale tumi jhāṭa āisa satvare'”</w:t>
      </w:r>
    </w:p>
    <w:p w14:paraId="6176C5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Jagannātha has ordered Me, `You should immediately come to Nīlācala.'”</w:t>
      </w:r>
    </w:p>
    <w:p w14:paraId="24811FF9" w14:textId="1F3D5B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1.092</w:t>
      </w:r>
    </w:p>
    <w:p w14:paraId="08B455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093FB7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calilena hai' pūrva-mukha</w:t>
      </w:r>
      <w:r w:rsidRPr="004A2847">
        <w:rPr>
          <w:rStyle w:val="BookTitle"/>
          <w:rFonts w:asciiTheme="minorHAnsi" w:hAnsiTheme="minorHAnsi" w:cstheme="minorHAnsi"/>
          <w:b w:val="0"/>
          <w:bCs w:val="0"/>
          <w:color w:val="000000"/>
          <w:sz w:val="28"/>
          <w:szCs w:val="28"/>
        </w:rPr>
        <w:br/>
        <w:t>bhakta saba pāilena parānanda sukha</w:t>
      </w:r>
    </w:p>
    <w:p w14:paraId="6C6BF0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the Lord proceeded towards the east, and all the devotees felt transcendental happiness.</w:t>
      </w:r>
    </w:p>
    <w:p w14:paraId="03EF1D9C" w14:textId="6C21B8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1.093</w:t>
      </w:r>
    </w:p>
    <w:p w14:paraId="074F96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134F97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tāna icchā tiṅho se jānena sabe mātra</w:t>
      </w:r>
      <w:r w:rsidRPr="004A2847">
        <w:rPr>
          <w:rStyle w:val="BookTitle"/>
          <w:rFonts w:asciiTheme="minorHAnsi" w:hAnsiTheme="minorHAnsi" w:cstheme="minorHAnsi"/>
          <w:b w:val="0"/>
          <w:bCs w:val="0"/>
          <w:color w:val="000000"/>
          <w:sz w:val="28"/>
          <w:szCs w:val="28"/>
        </w:rPr>
        <w:br/>
        <w:t>tāna anugrahe jāne tāna kṛpā-pātra</w:t>
      </w:r>
    </w:p>
    <w:p w14:paraId="6F8197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the Lord knows His own will. One who has achieved His mercy can, by His mercy, also know.</w:t>
      </w:r>
    </w:p>
    <w:p w14:paraId="59976B7F" w14:textId="284A26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1.094</w:t>
      </w:r>
    </w:p>
    <w:p w14:paraId="2103DC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2C2559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ki icchāya calilena vakreśvara-prati</w:t>
      </w:r>
      <w:r w:rsidRPr="004A2847">
        <w:rPr>
          <w:rStyle w:val="BookTitle"/>
          <w:rFonts w:asciiTheme="minorHAnsi" w:hAnsiTheme="minorHAnsi" w:cstheme="minorHAnsi"/>
          <w:b w:val="0"/>
          <w:bCs w:val="0"/>
          <w:color w:val="000000"/>
          <w:sz w:val="28"/>
          <w:szCs w:val="28"/>
        </w:rPr>
        <w:br/>
        <w:t>kene vā nā gelā, bujhe kāhāra śakati</w:t>
      </w:r>
    </w:p>
    <w:p w14:paraId="2FE433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intention that the Lord had in proceeding towards Vakreśvara and why He did not go?</w:t>
      </w:r>
    </w:p>
    <w:p w14:paraId="60935A4A" w14:textId="01C771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1.0905</w:t>
      </w:r>
    </w:p>
    <w:p w14:paraId="0FFBAB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44E056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bujhi kari' prabhu vakreśvara-vyāja</w:t>
      </w:r>
      <w:r w:rsidRPr="004A2847">
        <w:rPr>
          <w:rStyle w:val="BookTitle"/>
          <w:rFonts w:asciiTheme="minorHAnsi" w:hAnsiTheme="minorHAnsi" w:cstheme="minorHAnsi"/>
          <w:b w:val="0"/>
          <w:bCs w:val="0"/>
          <w:color w:val="000000"/>
          <w:sz w:val="28"/>
          <w:szCs w:val="28"/>
        </w:rPr>
        <w:br/>
        <w:t>dhanya karilena sarva rāḍhera samāja</w:t>
      </w:r>
    </w:p>
    <w:p w14:paraId="6D5F38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understanding is that the Lord made the entire land of Rāḍha-deśa glorious on the pretext of going to Vakreśvara.</w:t>
      </w:r>
    </w:p>
    <w:p w14:paraId="791607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With a desire to shower love of God on the Rāḍha-deśa residents' barren hearts that were devoid of loving devotional service, Mahāprabhu employed the stratagem of wandering in Rāḍha-deśa. Since hard-hearted Māyāvādīs follow the conception of impersonalism, they can only make a show of being subordinate to Vakreśvara. Śrī Gaurasundara pretended to approve of the conceptions of such Māyāvādī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by enacting the pastime of going to Vakreśvara. Later He went to Jagannātha Purī and preached the philosophy of personalism, as described in Vedānta. Those Māyāvādīs who imagine that the Absolute Truth is impersonal can only pretend to worship Rudra, who is Lord Viṣṇu's form for destroying this temporary material world. They are misdirected by the pretension of externally taking shelter of a personal form of the Absolute Truth while internally maintaining the desire for liberation. Mahāprabhu's pretentious approval of the impersonal conception maintained by the hard-hearted residents of Rāḍha-deśa and His desire to abandon it should be seen only through devotional vision.</w:t>
      </w:r>
    </w:p>
    <w:p w14:paraId="5D3AD00F" w14:textId="4BD99C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1.096</w:t>
      </w:r>
    </w:p>
    <w:p w14:paraId="344CBB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7ED02D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gaṅgā-mukha haiyā calilā gauracandra</w:t>
      </w:r>
      <w:r w:rsidRPr="004A2847">
        <w:rPr>
          <w:rStyle w:val="BookTitle"/>
          <w:rFonts w:asciiTheme="minorHAnsi" w:hAnsiTheme="minorHAnsi" w:cstheme="minorHAnsi"/>
          <w:b w:val="0"/>
          <w:bCs w:val="0"/>
          <w:color w:val="000000"/>
          <w:sz w:val="28"/>
          <w:szCs w:val="28"/>
        </w:rPr>
        <w:br/>
        <w:t>niravadhi dehe nija-premera ānanda</w:t>
      </w:r>
    </w:p>
    <w:p w14:paraId="136DAE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Gauracandra headed towards the Ganges, His body was constantly filled with His own ecstatic love.</w:t>
      </w:r>
    </w:p>
    <w:p w14:paraId="71DA0C67" w14:textId="7E56F4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1.097</w:t>
      </w:r>
    </w:p>
    <w:p w14:paraId="551ACD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97</w:t>
      </w:r>
    </w:p>
    <w:p w14:paraId="004A41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bhakti-śūnya sarva deśa, nā jāne kīrtana</w:t>
      </w:r>
      <w:r w:rsidRPr="004A2847">
        <w:rPr>
          <w:rStyle w:val="BookTitle"/>
          <w:rFonts w:asciiTheme="minorHAnsi" w:hAnsiTheme="minorHAnsi" w:cstheme="minorHAnsi"/>
          <w:b w:val="0"/>
          <w:bCs w:val="0"/>
          <w:color w:val="000000"/>
          <w:sz w:val="28"/>
          <w:szCs w:val="28"/>
        </w:rPr>
        <w:br/>
        <w:t>kāro mukhe nāhi kṛṣṇa-nāma-uccāraṇa</w:t>
      </w:r>
    </w:p>
    <w:p w14:paraId="3BB426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those places were devoid of devotional service. No one knew anything about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and no one ever uttered the name of Kṛṣṇa.</w:t>
      </w:r>
    </w:p>
    <w:p w14:paraId="094842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conditioned by matter, people averse to Kṛṣṇa totally forget His service. Therefore, rather than engage in glorifying Kṛṣṇa, they pass their days discussing worldly topics. Since they reject </w:t>
      </w:r>
      <w:r w:rsidRPr="004A2847">
        <w:rPr>
          <w:rStyle w:val="BookTitle"/>
          <w:rFonts w:asciiTheme="minorHAnsi" w:hAnsiTheme="minorHAnsi" w:cstheme="minorHAnsi"/>
          <w:b w:val="0"/>
          <w:bCs w:val="0"/>
          <w:i/>
          <w:iCs/>
          <w:color w:val="000000"/>
          <w:sz w:val="28"/>
          <w:szCs w:val="28"/>
        </w:rPr>
        <w:t>hari-kīrtana</w:t>
      </w:r>
      <w:r w:rsidRPr="004A2847">
        <w:rPr>
          <w:rStyle w:val="BookTitle"/>
          <w:rFonts w:asciiTheme="minorHAnsi" w:hAnsiTheme="minorHAnsi" w:cstheme="minorHAnsi"/>
          <w:b w:val="0"/>
          <w:bCs w:val="0"/>
          <w:color w:val="000000"/>
          <w:sz w:val="28"/>
          <w:szCs w:val="28"/>
        </w:rPr>
        <w:t>, they become engrossed in sense gratification and are thus unable to utter the name of Kṛṣṇa. The absence of topics related to Kṛṣṇa in a desert devoid of devotional service results in the absence of the flood of ecstatic love.</w:t>
      </w:r>
    </w:p>
    <w:p w14:paraId="34369B1E" w14:textId="655D0C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1.098</w:t>
      </w:r>
    </w:p>
    <w:p w14:paraId="2DE9AB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785349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“hena deśe āilāṅa kene</w:t>
      </w:r>
      <w:r w:rsidRPr="004A2847">
        <w:rPr>
          <w:rStyle w:val="BookTitle"/>
          <w:rFonts w:asciiTheme="minorHAnsi" w:hAnsiTheme="minorHAnsi" w:cstheme="minorHAnsi"/>
          <w:b w:val="0"/>
          <w:bCs w:val="0"/>
          <w:color w:val="000000"/>
          <w:sz w:val="28"/>
          <w:szCs w:val="28"/>
        </w:rPr>
        <w:br/>
        <w:t>`kṛṣṇa' hena nāma kāro nāśuni vadane</w:t>
      </w:r>
    </w:p>
    <w:p w14:paraId="2E3CFC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“Why did I come to a place where no one utters the name of Kṛṣṇa?</w:t>
      </w:r>
    </w:p>
    <w:p w14:paraId="74ADF349" w14:textId="12289B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1.099</w:t>
      </w:r>
    </w:p>
    <w:p w14:paraId="505B2F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552AF4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kene hena deśe muñi kariluṅ payāna</w:t>
      </w:r>
      <w:r w:rsidRPr="004A2847">
        <w:rPr>
          <w:rStyle w:val="BookTitle"/>
          <w:rFonts w:asciiTheme="minorHAnsi" w:hAnsiTheme="minorHAnsi" w:cstheme="minorHAnsi"/>
          <w:b w:val="0"/>
          <w:bCs w:val="0"/>
          <w:color w:val="000000"/>
          <w:sz w:val="28"/>
          <w:szCs w:val="28"/>
        </w:rPr>
        <w:br/>
        <w:t>nā rākhimu deha muñi chāḍoṅ ei prāṇa”</w:t>
      </w:r>
    </w:p>
    <w:p w14:paraId="6BFC50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“Why did I come to such a place? I will not keep this body any longer. I will give up this life.”</w:t>
      </w:r>
    </w:p>
    <w:p w14:paraId="49B0D2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payāna </w:t>
      </w:r>
      <w:r w:rsidRPr="004A2847">
        <w:rPr>
          <w:rStyle w:val="BookTitle"/>
          <w:rFonts w:asciiTheme="minorHAnsi" w:hAnsiTheme="minorHAnsi" w:cstheme="minorHAnsi"/>
          <w:b w:val="0"/>
          <w:bCs w:val="0"/>
          <w:color w:val="000000"/>
          <w:sz w:val="28"/>
          <w:szCs w:val="28"/>
        </w:rPr>
        <w:t>means “exit” or “departure.”</w:t>
      </w:r>
    </w:p>
    <w:p w14:paraId="1F977C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Śrī Gaurasundara went to a place where there was no discussion on topics of Kṛṣṇa—a place that by visiting one needs to undergo atonement—He resolved to give up His life.</w:t>
      </w:r>
    </w:p>
    <w:p w14:paraId="118B38E8" w14:textId="483FF4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1.100-101</w:t>
      </w:r>
    </w:p>
    <w:p w14:paraId="2512E1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100-101</w:t>
      </w:r>
    </w:p>
    <w:p w14:paraId="605F78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henai samaye dhenu rākhe śiśu-gaṇa</w:t>
      </w:r>
      <w:r w:rsidRPr="004A2847">
        <w:rPr>
          <w:rStyle w:val="BookTitle"/>
          <w:rFonts w:asciiTheme="minorHAnsi" w:hAnsiTheme="minorHAnsi" w:cstheme="minorHAnsi"/>
          <w:b w:val="0"/>
          <w:bCs w:val="0"/>
          <w:color w:val="000000"/>
          <w:sz w:val="28"/>
          <w:szCs w:val="28"/>
        </w:rPr>
        <w:br/>
        <w:t>tāra madhye sukṛti āchaye eka jana</w:t>
      </w:r>
    </w:p>
    <w:p w14:paraId="49A384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hari-dhvani karite lāgilā ācambita</w:t>
      </w:r>
      <w:r w:rsidRPr="004A2847">
        <w:rPr>
          <w:rStyle w:val="BookTitle"/>
          <w:rFonts w:asciiTheme="minorHAnsi" w:hAnsiTheme="minorHAnsi" w:cstheme="minorHAnsi"/>
          <w:b w:val="0"/>
          <w:bCs w:val="0"/>
          <w:color w:val="000000"/>
          <w:sz w:val="28"/>
          <w:szCs w:val="28"/>
        </w:rPr>
        <w:br/>
        <w:t>śuniyā hailā prabhu ati haraṣita</w:t>
      </w:r>
    </w:p>
    <w:p w14:paraId="211ACA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one pious child among a group of cowherd boys suddenly began to chant the name of Hari. When the Lord heard that, He became greatly pleased.</w:t>
      </w:r>
    </w:p>
    <w:p w14:paraId="1BCD85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dhenu rākhe</w:t>
      </w:r>
      <w:r w:rsidRPr="004A2847">
        <w:rPr>
          <w:rStyle w:val="BookTitle"/>
          <w:rFonts w:asciiTheme="minorHAnsi" w:hAnsiTheme="minorHAnsi" w:cstheme="minorHAnsi"/>
          <w:b w:val="0"/>
          <w:bCs w:val="0"/>
          <w:color w:val="000000"/>
          <w:sz w:val="28"/>
          <w:szCs w:val="28"/>
        </w:rPr>
        <w:t xml:space="preserve"> means “protector of the cows,” “maintainer of the cows,” or “a cowherd.”</w:t>
      </w:r>
    </w:p>
    <w:p w14:paraId="367A71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dhenu</w:t>
      </w:r>
      <w:r w:rsidRPr="004A2847">
        <w:rPr>
          <w:rStyle w:val="BookTitle"/>
          <w:rFonts w:asciiTheme="minorHAnsi" w:hAnsiTheme="minorHAnsi" w:cstheme="minorHAnsi"/>
          <w:b w:val="0"/>
          <w:bCs w:val="0"/>
          <w:color w:val="000000"/>
          <w:sz w:val="28"/>
          <w:szCs w:val="28"/>
        </w:rPr>
        <w:t xml:space="preserve"> (“cow”) is </w:t>
      </w:r>
      <w:r w:rsidRPr="004A2847">
        <w:rPr>
          <w:rStyle w:val="BookTitle"/>
          <w:rFonts w:asciiTheme="minorHAnsi" w:hAnsiTheme="minorHAnsi" w:cstheme="minorHAnsi"/>
          <w:b w:val="0"/>
          <w:bCs w:val="0"/>
          <w:i/>
          <w:iCs/>
          <w:color w:val="000000"/>
          <w:sz w:val="28"/>
          <w:szCs w:val="28"/>
        </w:rPr>
        <w:t>garu</w:t>
      </w:r>
      <w:r w:rsidRPr="004A2847">
        <w:rPr>
          <w:rStyle w:val="BookTitle"/>
          <w:rFonts w:asciiTheme="minorHAnsi" w:hAnsiTheme="minorHAnsi" w:cstheme="minorHAnsi"/>
          <w:b w:val="0"/>
          <w:bCs w:val="0"/>
          <w:color w:val="000000"/>
          <w:sz w:val="28"/>
          <w:szCs w:val="28"/>
        </w:rPr>
        <w:t xml:space="preserve"> (“cow”).</w:t>
      </w:r>
    </w:p>
    <w:p w14:paraId="126216A5" w14:textId="608744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1.102</w:t>
      </w:r>
    </w:p>
    <w:p w14:paraId="580B80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4C40F5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`hari-bola' vākya prabhu śuni' śiśu-mukhe</w:t>
      </w:r>
      <w:r w:rsidRPr="004A2847">
        <w:rPr>
          <w:rStyle w:val="BookTitle"/>
          <w:rFonts w:asciiTheme="minorHAnsi" w:hAnsiTheme="minorHAnsi" w:cstheme="minorHAnsi"/>
          <w:b w:val="0"/>
          <w:bCs w:val="0"/>
          <w:color w:val="000000"/>
          <w:sz w:val="28"/>
          <w:szCs w:val="28"/>
        </w:rPr>
        <w:br/>
        <w:t>vicāra karite lāgilena mahāsukhe</w:t>
      </w:r>
    </w:p>
    <w:p w14:paraId="731F76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w:t>
      </w:r>
      <w:proofErr w:type="gramStart"/>
      <w:r w:rsidRPr="004A2847">
        <w:rPr>
          <w:rStyle w:val="BookTitle"/>
          <w:rFonts w:asciiTheme="minorHAnsi" w:hAnsiTheme="minorHAnsi" w:cstheme="minorHAnsi"/>
          <w:b/>
          <w:bCs/>
          <w:color w:val="800000"/>
          <w:sz w:val="28"/>
          <w:szCs w:val="28"/>
        </w:rPr>
        <w:t>heard the sound of</w:t>
      </w:r>
      <w:proofErr w:type="gramEnd"/>
      <w:r w:rsidRPr="004A2847">
        <w:rPr>
          <w:rStyle w:val="BookTitle"/>
          <w:rFonts w:asciiTheme="minorHAnsi" w:hAnsiTheme="minorHAnsi" w:cstheme="minorHAnsi"/>
          <w:b/>
          <w:bCs/>
          <w:color w:val="800000"/>
          <w:sz w:val="28"/>
          <w:szCs w:val="28"/>
        </w:rPr>
        <w:t xml:space="preserve"> “Hari bol!” from the mouth of that child, He began to happily contemplate.</w:t>
      </w:r>
    </w:p>
    <w:p w14:paraId="1915B4DC" w14:textId="042E3B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1.103</w:t>
      </w:r>
    </w:p>
    <w:p w14:paraId="70C817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473440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dina</w:t>
      </w:r>
      <w:proofErr w:type="gramEnd"/>
      <w:r w:rsidRPr="004A2847">
        <w:rPr>
          <w:rStyle w:val="BookTitle"/>
          <w:rFonts w:asciiTheme="minorHAnsi" w:hAnsiTheme="minorHAnsi" w:cstheme="minorHAnsi"/>
          <w:b w:val="0"/>
          <w:bCs w:val="0"/>
          <w:color w:val="000000"/>
          <w:sz w:val="28"/>
          <w:szCs w:val="28"/>
        </w:rPr>
        <w:t>-dui-cāri yata dekhilāṅa grāma</w:t>
      </w:r>
      <w:r w:rsidRPr="004A2847">
        <w:rPr>
          <w:rStyle w:val="BookTitle"/>
          <w:rFonts w:asciiTheme="minorHAnsi" w:hAnsiTheme="minorHAnsi" w:cstheme="minorHAnsi"/>
          <w:b w:val="0"/>
          <w:bCs w:val="0"/>
          <w:color w:val="000000"/>
          <w:sz w:val="28"/>
          <w:szCs w:val="28"/>
        </w:rPr>
        <w:br/>
        <w:t>kāhāro mukhete nāśuniluṅ hari-nāma</w:t>
      </w:r>
    </w:p>
    <w:p w14:paraId="3A88CA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all the villages that I have passed through in the last two to four days I have not heard anyone vibrate the name of Hari.</w:t>
      </w:r>
    </w:p>
    <w:p w14:paraId="2CC86E1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Other readings for </w:t>
      </w:r>
      <w:r w:rsidRPr="004A2847">
        <w:rPr>
          <w:rStyle w:val="BookTitle"/>
          <w:rFonts w:asciiTheme="minorHAnsi" w:hAnsiTheme="minorHAnsi" w:cstheme="minorHAnsi"/>
          <w:b w:val="0"/>
          <w:bCs w:val="0"/>
          <w:i/>
          <w:iCs/>
          <w:color w:val="000000"/>
          <w:sz w:val="28"/>
          <w:szCs w:val="28"/>
        </w:rPr>
        <w:t xml:space="preserve">dina-dui-cāri </w:t>
      </w:r>
      <w:r w:rsidRPr="004A2847">
        <w:rPr>
          <w:rStyle w:val="BookTitle"/>
          <w:rFonts w:asciiTheme="minorHAnsi" w:hAnsiTheme="minorHAnsi" w:cstheme="minorHAnsi"/>
          <w:b w:val="0"/>
          <w:bCs w:val="0"/>
          <w:color w:val="000000"/>
          <w:sz w:val="28"/>
          <w:szCs w:val="28"/>
        </w:rPr>
        <w:t xml:space="preserve">(“two or four days”) are </w:t>
      </w:r>
      <w:r w:rsidRPr="004A2847">
        <w:rPr>
          <w:rStyle w:val="BookTitle"/>
          <w:rFonts w:asciiTheme="minorHAnsi" w:hAnsiTheme="minorHAnsi" w:cstheme="minorHAnsi"/>
          <w:b w:val="0"/>
          <w:bCs w:val="0"/>
          <w:i/>
          <w:iCs/>
          <w:color w:val="000000"/>
          <w:sz w:val="28"/>
          <w:szCs w:val="28"/>
        </w:rPr>
        <w:t xml:space="preserve">dina-tina-cāri </w:t>
      </w:r>
      <w:r w:rsidRPr="004A2847">
        <w:rPr>
          <w:rStyle w:val="BookTitle"/>
          <w:rFonts w:asciiTheme="minorHAnsi" w:hAnsiTheme="minorHAnsi" w:cstheme="minorHAnsi"/>
          <w:b w:val="0"/>
          <w:bCs w:val="0"/>
          <w:color w:val="000000"/>
          <w:sz w:val="28"/>
          <w:szCs w:val="28"/>
        </w:rPr>
        <w:t xml:space="preserve">(“three or four days”) and </w:t>
      </w:r>
      <w:r w:rsidRPr="004A2847">
        <w:rPr>
          <w:rStyle w:val="BookTitle"/>
          <w:rFonts w:asciiTheme="minorHAnsi" w:hAnsiTheme="minorHAnsi" w:cstheme="minorHAnsi"/>
          <w:b w:val="0"/>
          <w:bCs w:val="0"/>
          <w:i/>
          <w:iCs/>
          <w:color w:val="000000"/>
          <w:sz w:val="28"/>
          <w:szCs w:val="28"/>
        </w:rPr>
        <w:t xml:space="preserve">tina-dina-dhari </w:t>
      </w:r>
      <w:r w:rsidRPr="004A2847">
        <w:rPr>
          <w:rStyle w:val="BookTitle"/>
          <w:rFonts w:asciiTheme="minorHAnsi" w:hAnsiTheme="minorHAnsi" w:cstheme="minorHAnsi"/>
          <w:b w:val="0"/>
          <w:bCs w:val="0"/>
          <w:color w:val="000000"/>
          <w:sz w:val="28"/>
          <w:szCs w:val="28"/>
        </w:rPr>
        <w:t>(“the past three days”).</w:t>
      </w:r>
    </w:p>
    <w:p w14:paraId="20341816" w14:textId="78B3C6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1.104</w:t>
      </w:r>
    </w:p>
    <w:p w14:paraId="098CD2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7A74F9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ācambite śiśu-mukhe śuni' hari-dhvani</w:t>
      </w:r>
      <w:r w:rsidRPr="004A2847">
        <w:rPr>
          <w:rStyle w:val="BookTitle"/>
          <w:rFonts w:asciiTheme="minorHAnsi" w:hAnsiTheme="minorHAnsi" w:cstheme="minorHAnsi"/>
          <w:b w:val="0"/>
          <w:bCs w:val="0"/>
          <w:color w:val="000000"/>
          <w:sz w:val="28"/>
          <w:szCs w:val="28"/>
        </w:rPr>
        <w:br/>
        <w:t>ki hetu ihāra sabe kaha dekhi śuni?”</w:t>
      </w:r>
    </w:p>
    <w:p w14:paraId="749784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 I am suddenly hearing a child chant the name of Hari. What is the reason </w:t>
      </w:r>
      <w:r w:rsidRPr="004A2847">
        <w:rPr>
          <w:rStyle w:val="BookTitle"/>
          <w:rFonts w:asciiTheme="minorHAnsi" w:hAnsiTheme="minorHAnsi" w:cstheme="minorHAnsi"/>
          <w:b/>
          <w:bCs/>
          <w:color w:val="800000"/>
          <w:sz w:val="28"/>
          <w:szCs w:val="28"/>
        </w:rPr>
        <w:lastRenderedPageBreak/>
        <w:t>for this?”</w:t>
      </w:r>
    </w:p>
    <w:p w14:paraId="73C7AA4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Śrī Gaurasundara suddenly heard the name of Hari from the mouths of some cowherd boys, He became anxious to know who those children were. Wherever the Ganges flows, one will find preaching of devotional service to Hari.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this is the glory of the Ganges.</w:t>
      </w:r>
    </w:p>
    <w:p w14:paraId="4DDCD3B1" w14:textId="0EF10C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1.105</w:t>
      </w:r>
    </w:p>
    <w:p w14:paraId="2BB1FC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661F54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“gaṅgā kata dūra ethā haite?”</w:t>
      </w:r>
      <w:r w:rsidRPr="004A2847">
        <w:rPr>
          <w:rStyle w:val="BookTitle"/>
          <w:rFonts w:asciiTheme="minorHAnsi" w:hAnsiTheme="minorHAnsi" w:cstheme="minorHAnsi"/>
          <w:b w:val="0"/>
          <w:bCs w:val="0"/>
          <w:color w:val="000000"/>
          <w:sz w:val="28"/>
          <w:szCs w:val="28"/>
        </w:rPr>
        <w:br/>
        <w:t>sabe balilena,—“eka-praharera pathe”</w:t>
      </w:r>
    </w:p>
    <w:p w14:paraId="5B0884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asked, “How far is the Ganges from here?” and the children replied, “It is about three hours from here.”</w:t>
      </w:r>
    </w:p>
    <w:p w14:paraId="70C9214B" w14:textId="40F789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1.106</w:t>
      </w:r>
    </w:p>
    <w:p w14:paraId="6F0F1C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31C453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 mahimā kevala gaṅgāra</w:t>
      </w:r>
      <w:r w:rsidRPr="004A2847">
        <w:rPr>
          <w:rStyle w:val="BookTitle"/>
          <w:rFonts w:asciiTheme="minorHAnsi" w:hAnsiTheme="minorHAnsi" w:cstheme="minorHAnsi"/>
          <w:b w:val="0"/>
          <w:bCs w:val="0"/>
          <w:color w:val="000000"/>
          <w:sz w:val="28"/>
          <w:szCs w:val="28"/>
        </w:rPr>
        <w:br/>
        <w:t>ataeva etā hari-nāmera pracāra</w:t>
      </w:r>
    </w:p>
    <w:p w14:paraId="53BAC3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“This is the glory of the Ganges. By her influence one hears the holy names chanted here.</w:t>
      </w:r>
    </w:p>
    <w:p w14:paraId="3EF830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pracāra</w:t>
      </w:r>
      <w:r w:rsidRPr="004A2847">
        <w:rPr>
          <w:rStyle w:val="BookTitle"/>
          <w:rFonts w:asciiTheme="minorHAnsi" w:hAnsiTheme="minorHAnsi" w:cstheme="minorHAnsi"/>
          <w:b w:val="0"/>
          <w:bCs w:val="0"/>
          <w:color w:val="000000"/>
          <w:sz w:val="28"/>
          <w:szCs w:val="28"/>
        </w:rPr>
        <w:t xml:space="preserve"> (“propagation”) is </w:t>
      </w:r>
      <w:r w:rsidRPr="004A2847">
        <w:rPr>
          <w:rStyle w:val="BookTitle"/>
          <w:rFonts w:asciiTheme="minorHAnsi" w:hAnsiTheme="minorHAnsi" w:cstheme="minorHAnsi"/>
          <w:b w:val="0"/>
          <w:bCs w:val="0"/>
          <w:i/>
          <w:iCs/>
          <w:color w:val="000000"/>
          <w:sz w:val="28"/>
          <w:szCs w:val="28"/>
        </w:rPr>
        <w:t xml:space="preserve">sañcāra </w:t>
      </w:r>
      <w:r w:rsidRPr="004A2847">
        <w:rPr>
          <w:rStyle w:val="BookTitle"/>
          <w:rFonts w:asciiTheme="minorHAnsi" w:hAnsiTheme="minorHAnsi" w:cstheme="minorHAnsi"/>
          <w:b w:val="0"/>
          <w:bCs w:val="0"/>
          <w:color w:val="000000"/>
          <w:sz w:val="28"/>
          <w:szCs w:val="28"/>
        </w:rPr>
        <w:t>(“appearance”).</w:t>
      </w:r>
    </w:p>
    <w:p w14:paraId="52698214" w14:textId="189A48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1.107</w:t>
      </w:r>
    </w:p>
    <w:p w14:paraId="34B022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642709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gaṅgāra vātāsa āsiyā lāge ethā</w:t>
      </w:r>
      <w:r w:rsidRPr="004A2847">
        <w:rPr>
          <w:rStyle w:val="BookTitle"/>
          <w:rFonts w:asciiTheme="minorHAnsi" w:hAnsiTheme="minorHAnsi" w:cstheme="minorHAnsi"/>
          <w:b w:val="0"/>
          <w:bCs w:val="0"/>
          <w:color w:val="000000"/>
          <w:sz w:val="28"/>
          <w:szCs w:val="28"/>
        </w:rPr>
        <w:br/>
        <w:t>ataeva śunilāṅa hari-guṇa-gāthā”</w:t>
      </w:r>
    </w:p>
    <w:p w14:paraId="48B647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“Breezes coming from the Ganges blow here.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 heard glorification of Hari's transcendental qualities.”</w:t>
      </w:r>
    </w:p>
    <w:p w14:paraId="13E7ECB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āsiyā lāge</w:t>
      </w:r>
      <w:r w:rsidRPr="004A2847">
        <w:rPr>
          <w:rStyle w:val="BookTitle"/>
          <w:rFonts w:asciiTheme="minorHAnsi" w:hAnsiTheme="minorHAnsi" w:cstheme="minorHAnsi"/>
          <w:b w:val="0"/>
          <w:bCs w:val="0"/>
          <w:color w:val="000000"/>
          <w:sz w:val="28"/>
          <w:szCs w:val="28"/>
        </w:rPr>
        <w:t xml:space="preserve"> (“blow here”) is </w:t>
      </w:r>
      <w:r w:rsidRPr="004A2847">
        <w:rPr>
          <w:rStyle w:val="BookTitle"/>
          <w:rFonts w:asciiTheme="minorHAnsi" w:hAnsiTheme="minorHAnsi" w:cstheme="minorHAnsi"/>
          <w:b w:val="0"/>
          <w:bCs w:val="0"/>
          <w:i/>
          <w:iCs/>
          <w:color w:val="000000"/>
          <w:sz w:val="28"/>
          <w:szCs w:val="28"/>
        </w:rPr>
        <w:t xml:space="preserve">kibā lāgiyāche </w:t>
      </w:r>
      <w:r w:rsidRPr="004A2847">
        <w:rPr>
          <w:rStyle w:val="BookTitle"/>
          <w:rFonts w:asciiTheme="minorHAnsi" w:hAnsiTheme="minorHAnsi" w:cstheme="minorHAnsi"/>
          <w:b w:val="0"/>
          <w:bCs w:val="0"/>
          <w:color w:val="000000"/>
          <w:sz w:val="28"/>
          <w:szCs w:val="28"/>
        </w:rPr>
        <w:t>(“how nice it feels”).</w:t>
      </w:r>
    </w:p>
    <w:p w14:paraId="43703B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waters of the Ganges are directly the nectar emanating from Śrī Hari's lotus feet. Any person who is touched by the air flowing over those waters of the Ganges is qualified to perform </w:t>
      </w:r>
      <w:r w:rsidRPr="004A2847">
        <w:rPr>
          <w:rStyle w:val="BookTitle"/>
          <w:rFonts w:asciiTheme="minorHAnsi" w:hAnsiTheme="minorHAnsi" w:cstheme="minorHAnsi"/>
          <w:b w:val="0"/>
          <w:bCs w:val="0"/>
          <w:i/>
          <w:iCs/>
          <w:color w:val="000000"/>
          <w:sz w:val="28"/>
          <w:szCs w:val="28"/>
        </w:rPr>
        <w:t>hari-kīrtana</w:t>
      </w:r>
      <w:r w:rsidRPr="004A2847">
        <w:rPr>
          <w:rStyle w:val="BookTitle"/>
          <w:rFonts w:asciiTheme="minorHAnsi" w:hAnsiTheme="minorHAnsi" w:cstheme="minorHAnsi"/>
          <w:b w:val="0"/>
          <w:bCs w:val="0"/>
          <w:color w:val="000000"/>
          <w:sz w:val="28"/>
          <w:szCs w:val="28"/>
        </w:rPr>
        <w:t xml:space="preserve">. Until one is fixed in Kṛṣṇa consciousness, his thirst for material enjoyment is not destroyed and he does not </w:t>
      </w:r>
      <w:r w:rsidRPr="004A2847">
        <w:rPr>
          <w:rStyle w:val="BookTitle"/>
          <w:rFonts w:asciiTheme="minorHAnsi" w:hAnsiTheme="minorHAnsi" w:cstheme="minorHAnsi"/>
          <w:b w:val="0"/>
          <w:bCs w:val="0"/>
          <w:color w:val="000000"/>
          <w:sz w:val="28"/>
          <w:szCs w:val="28"/>
        </w:rPr>
        <w:lastRenderedPageBreak/>
        <w:t>develop a taste for the glorification of Lord Kṛṣṇa.</w:t>
      </w:r>
    </w:p>
    <w:p w14:paraId="43A30CD2" w14:textId="68A710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1.108</w:t>
      </w:r>
    </w:p>
    <w:p w14:paraId="612FB5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7E548C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gaṅgāra mahimā vyākhyā karite ṭhākura</w:t>
      </w:r>
      <w:r w:rsidRPr="004A2847">
        <w:rPr>
          <w:rStyle w:val="BookTitle"/>
          <w:rFonts w:asciiTheme="minorHAnsi" w:hAnsiTheme="minorHAnsi" w:cstheme="minorHAnsi"/>
          <w:b w:val="0"/>
          <w:bCs w:val="0"/>
          <w:color w:val="000000"/>
          <w:sz w:val="28"/>
          <w:szCs w:val="28"/>
        </w:rPr>
        <w:br/>
        <w:t>gaṅgā-prati anurāga bāḍila pracura</w:t>
      </w:r>
    </w:p>
    <w:p w14:paraId="0CAC94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glorified the Ganges, His attachment increased multifold.</w:t>
      </w:r>
    </w:p>
    <w:p w14:paraId="53DB6E51" w14:textId="08FA80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1.109</w:t>
      </w:r>
    </w:p>
    <w:p w14:paraId="242408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155A45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“āji āmi sarvathā gaṅgāya</w:t>
      </w:r>
      <w:r w:rsidRPr="004A2847">
        <w:rPr>
          <w:rStyle w:val="BookTitle"/>
          <w:rFonts w:asciiTheme="minorHAnsi" w:hAnsiTheme="minorHAnsi" w:cstheme="minorHAnsi"/>
          <w:b w:val="0"/>
          <w:bCs w:val="0"/>
          <w:color w:val="000000"/>
          <w:sz w:val="28"/>
          <w:szCs w:val="28"/>
        </w:rPr>
        <w:br/>
        <w:t>majjana kariba” eta bali' cali' yāya</w:t>
      </w:r>
    </w:p>
    <w:p w14:paraId="432128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“Today I will certainly bathe in the Ganges.” Saying this, He started off.</w:t>
      </w:r>
    </w:p>
    <w:p w14:paraId="6A2584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sarvathā</w:t>
      </w:r>
      <w:r w:rsidRPr="004A2847">
        <w:rPr>
          <w:rStyle w:val="BookTitle"/>
          <w:rFonts w:asciiTheme="minorHAnsi" w:hAnsiTheme="minorHAnsi" w:cstheme="minorHAnsi"/>
          <w:b w:val="0"/>
          <w:bCs w:val="0"/>
          <w:color w:val="000000"/>
          <w:sz w:val="28"/>
          <w:szCs w:val="28"/>
        </w:rPr>
        <w:t xml:space="preserve"> means “certainly.”</w:t>
      </w:r>
    </w:p>
    <w:p w14:paraId="3C58FD2A" w14:textId="3A68B3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1.110</w:t>
      </w:r>
    </w:p>
    <w:p w14:paraId="3CF505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1EEE74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matta-siṁha-prāya calilena gaura-siṁha</w:t>
      </w:r>
      <w:r w:rsidRPr="004A2847">
        <w:rPr>
          <w:rStyle w:val="BookTitle"/>
          <w:rFonts w:asciiTheme="minorHAnsi" w:hAnsiTheme="minorHAnsi" w:cstheme="minorHAnsi"/>
          <w:b w:val="0"/>
          <w:bCs w:val="0"/>
          <w:color w:val="000000"/>
          <w:sz w:val="28"/>
          <w:szCs w:val="28"/>
        </w:rPr>
        <w:br/>
        <w:t>pāche dhāilena saba caraṇera bhṛṅga</w:t>
      </w:r>
    </w:p>
    <w:p w14:paraId="3D0A93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lionlike Gaurāṅga walked like a maddened lion, and the beelike servants of His lotus feet followed behind.</w:t>
      </w:r>
    </w:p>
    <w:p w14:paraId="59CA93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matta-siṁha</w:t>
      </w:r>
      <w:r w:rsidRPr="004A2847">
        <w:rPr>
          <w:rStyle w:val="BookTitle"/>
          <w:rFonts w:asciiTheme="minorHAnsi" w:hAnsiTheme="minorHAnsi" w:cstheme="minorHAnsi"/>
          <w:b w:val="0"/>
          <w:bCs w:val="0"/>
          <w:color w:val="000000"/>
          <w:sz w:val="28"/>
          <w:szCs w:val="28"/>
        </w:rPr>
        <w:t xml:space="preserve"> (“maddened lion”) is </w:t>
      </w:r>
      <w:r w:rsidRPr="004A2847">
        <w:rPr>
          <w:rStyle w:val="BookTitle"/>
          <w:rFonts w:asciiTheme="minorHAnsi" w:hAnsiTheme="minorHAnsi" w:cstheme="minorHAnsi"/>
          <w:b w:val="0"/>
          <w:bCs w:val="0"/>
          <w:i/>
          <w:iCs/>
          <w:color w:val="000000"/>
          <w:sz w:val="28"/>
          <w:szCs w:val="28"/>
        </w:rPr>
        <w:t>matta-gaja</w:t>
      </w:r>
      <w:r w:rsidRPr="004A2847">
        <w:rPr>
          <w:rStyle w:val="BookTitle"/>
          <w:rFonts w:asciiTheme="minorHAnsi" w:hAnsiTheme="minorHAnsi" w:cstheme="minorHAnsi"/>
          <w:b w:val="0"/>
          <w:bCs w:val="0"/>
          <w:color w:val="000000"/>
          <w:sz w:val="28"/>
          <w:szCs w:val="28"/>
        </w:rPr>
        <w:t xml:space="preserve"> (“maddened elephant”).</w:t>
      </w:r>
    </w:p>
    <w:p w14:paraId="4B945585" w14:textId="47F2E5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1.111</w:t>
      </w:r>
    </w:p>
    <w:p w14:paraId="14A19E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174827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gaṅgā-daraśanāveśe prabhura gamana</w:t>
      </w:r>
      <w:r w:rsidRPr="004A2847">
        <w:rPr>
          <w:rStyle w:val="BookTitle"/>
          <w:rFonts w:asciiTheme="minorHAnsi" w:hAnsiTheme="minorHAnsi" w:cstheme="minorHAnsi"/>
          <w:b w:val="0"/>
          <w:bCs w:val="0"/>
          <w:color w:val="000000"/>
          <w:sz w:val="28"/>
          <w:szCs w:val="28"/>
        </w:rPr>
        <w:br/>
        <w:t>nāgāli nā pāya keha yata bhakta-gaṇa</w:t>
      </w:r>
    </w:p>
    <w:p w14:paraId="4627BE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Anxious to see the Ganges, the Lord walked so quickly that the devotees were unable to keep up with Him.</w:t>
      </w:r>
    </w:p>
    <w:p w14:paraId="7DD3FC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nāgāli</w:t>
      </w:r>
      <w:r w:rsidRPr="004A2847">
        <w:rPr>
          <w:rStyle w:val="BookTitle"/>
          <w:rFonts w:asciiTheme="minorHAnsi" w:hAnsiTheme="minorHAnsi" w:cstheme="minorHAnsi"/>
          <w:b w:val="0"/>
          <w:bCs w:val="0"/>
          <w:color w:val="000000"/>
          <w:sz w:val="28"/>
          <w:szCs w:val="28"/>
        </w:rPr>
        <w:t xml:space="preserve"> means “to come near” or “to contact.”</w:t>
      </w:r>
    </w:p>
    <w:p w14:paraId="48863296" w14:textId="27E8B5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1.112</w:t>
      </w:r>
    </w:p>
    <w:p w14:paraId="5F4F8F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0A3DB7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eka nityānanda-siṁha kari' saṅge</w:t>
      </w:r>
      <w:r w:rsidRPr="004A2847">
        <w:rPr>
          <w:rStyle w:val="BookTitle"/>
          <w:rFonts w:asciiTheme="minorHAnsi" w:hAnsiTheme="minorHAnsi" w:cstheme="minorHAnsi"/>
          <w:b w:val="0"/>
          <w:bCs w:val="0"/>
          <w:color w:val="000000"/>
          <w:sz w:val="28"/>
          <w:szCs w:val="28"/>
        </w:rPr>
        <w:br/>
        <w:t>sandhyā-kāle gaṅgā-tīre āilena raṅge</w:t>
      </w:r>
    </w:p>
    <w:p w14:paraId="7CA4CD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Taking only the lionlike Nityānanda with Him, the Lord joyfully arrived at the bank of the Ganges that evening.</w:t>
      </w:r>
    </w:p>
    <w:p w14:paraId="5973897D" w14:textId="7A9DEC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1.113</w:t>
      </w:r>
    </w:p>
    <w:p w14:paraId="406E75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6893EC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nityānanda-saṅge kari' gaṅgāya majjana</w:t>
      </w:r>
      <w:r w:rsidRPr="004A2847">
        <w:rPr>
          <w:rStyle w:val="BookTitle"/>
          <w:rFonts w:asciiTheme="minorHAnsi" w:hAnsiTheme="minorHAnsi" w:cstheme="minorHAnsi"/>
          <w:b w:val="0"/>
          <w:bCs w:val="0"/>
          <w:color w:val="000000"/>
          <w:sz w:val="28"/>
          <w:szCs w:val="28"/>
        </w:rPr>
        <w:br/>
        <w:t>`gaṅgā gaṅgā' bali' bahu karilā stavana</w:t>
      </w:r>
    </w:p>
    <w:p w14:paraId="0DDF91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took bath in the Ganges with Nityānanda and repeatedly recited the name of Gaṅgā </w:t>
      </w:r>
      <w:proofErr w:type="gramStart"/>
      <w:r w:rsidRPr="004A2847">
        <w:rPr>
          <w:rStyle w:val="BookTitle"/>
          <w:rFonts w:asciiTheme="minorHAnsi" w:hAnsiTheme="minorHAnsi" w:cstheme="minorHAnsi"/>
          <w:b/>
          <w:bCs/>
          <w:color w:val="800000"/>
          <w:sz w:val="28"/>
          <w:szCs w:val="28"/>
        </w:rPr>
        <w:t>in the course of</w:t>
      </w:r>
      <w:proofErr w:type="gramEnd"/>
      <w:r w:rsidRPr="004A2847">
        <w:rPr>
          <w:rStyle w:val="BookTitle"/>
          <w:rFonts w:asciiTheme="minorHAnsi" w:hAnsiTheme="minorHAnsi" w:cstheme="minorHAnsi"/>
          <w:b/>
          <w:bCs/>
          <w:color w:val="800000"/>
          <w:sz w:val="28"/>
          <w:szCs w:val="28"/>
        </w:rPr>
        <w:t xml:space="preserve"> offering many prayers.</w:t>
      </w:r>
    </w:p>
    <w:p w14:paraId="54E7C7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bahu</w:t>
      </w:r>
      <w:r w:rsidRPr="004A2847">
        <w:rPr>
          <w:rStyle w:val="BookTitle"/>
          <w:rFonts w:asciiTheme="minorHAnsi" w:hAnsiTheme="minorHAnsi" w:cstheme="minorHAnsi"/>
          <w:b w:val="0"/>
          <w:bCs w:val="0"/>
          <w:color w:val="000000"/>
          <w:sz w:val="28"/>
          <w:szCs w:val="28"/>
        </w:rPr>
        <w:t xml:space="preserve"> (“many”) is </w:t>
      </w:r>
      <w:r w:rsidRPr="004A2847">
        <w:rPr>
          <w:rStyle w:val="BookTitle"/>
          <w:rFonts w:asciiTheme="minorHAnsi" w:hAnsiTheme="minorHAnsi" w:cstheme="minorHAnsi"/>
          <w:b w:val="0"/>
          <w:bCs w:val="0"/>
          <w:i/>
          <w:iCs/>
          <w:color w:val="000000"/>
          <w:sz w:val="28"/>
          <w:szCs w:val="28"/>
        </w:rPr>
        <w:t>prabhu</w:t>
      </w:r>
      <w:r w:rsidRPr="004A2847">
        <w:rPr>
          <w:rStyle w:val="BookTitle"/>
          <w:rFonts w:asciiTheme="minorHAnsi" w:hAnsiTheme="minorHAnsi" w:cstheme="minorHAnsi"/>
          <w:b w:val="0"/>
          <w:bCs w:val="0"/>
          <w:color w:val="000000"/>
          <w:sz w:val="28"/>
          <w:szCs w:val="28"/>
        </w:rPr>
        <w:t xml:space="preserve"> (“the Lord”), and another reading for </w:t>
      </w:r>
      <w:r w:rsidRPr="004A2847">
        <w:rPr>
          <w:rStyle w:val="BookTitle"/>
          <w:rFonts w:asciiTheme="minorHAnsi" w:hAnsiTheme="minorHAnsi" w:cstheme="minorHAnsi"/>
          <w:b w:val="0"/>
          <w:bCs w:val="0"/>
          <w:i/>
          <w:iCs/>
          <w:color w:val="000000"/>
          <w:sz w:val="28"/>
          <w:szCs w:val="28"/>
        </w:rPr>
        <w:t>stavana</w:t>
      </w:r>
      <w:r w:rsidRPr="004A2847">
        <w:rPr>
          <w:rStyle w:val="BookTitle"/>
          <w:rFonts w:asciiTheme="minorHAnsi" w:hAnsiTheme="minorHAnsi" w:cstheme="minorHAnsi"/>
          <w:b w:val="0"/>
          <w:bCs w:val="0"/>
          <w:color w:val="000000"/>
          <w:sz w:val="28"/>
          <w:szCs w:val="28"/>
        </w:rPr>
        <w:t xml:space="preserve"> (“prayers”) is </w:t>
      </w:r>
      <w:r w:rsidRPr="004A2847">
        <w:rPr>
          <w:rStyle w:val="BookTitle"/>
          <w:rFonts w:asciiTheme="minorHAnsi" w:hAnsiTheme="minorHAnsi" w:cstheme="minorHAnsi"/>
          <w:b w:val="0"/>
          <w:bCs w:val="0"/>
          <w:i/>
          <w:iCs/>
          <w:color w:val="000000"/>
          <w:sz w:val="28"/>
          <w:szCs w:val="28"/>
        </w:rPr>
        <w:t>krandana</w:t>
      </w:r>
      <w:r w:rsidRPr="004A2847">
        <w:rPr>
          <w:rStyle w:val="BookTitle"/>
          <w:rFonts w:asciiTheme="minorHAnsi" w:hAnsiTheme="minorHAnsi" w:cstheme="minorHAnsi"/>
          <w:b w:val="0"/>
          <w:bCs w:val="0"/>
          <w:color w:val="000000"/>
          <w:sz w:val="28"/>
          <w:szCs w:val="28"/>
        </w:rPr>
        <w:t xml:space="preserve"> (“crying”).</w:t>
      </w:r>
    </w:p>
    <w:p w14:paraId="5AEA99C9" w14:textId="507D7C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1.114</w:t>
      </w:r>
    </w:p>
    <w:p w14:paraId="751A98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185C10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pūrṇa kari' karilena gaṅgā-jala-pāna</w:t>
      </w:r>
      <w:r w:rsidRPr="004A2847">
        <w:rPr>
          <w:rStyle w:val="BookTitle"/>
          <w:rFonts w:asciiTheme="minorHAnsi" w:hAnsiTheme="minorHAnsi" w:cstheme="minorHAnsi"/>
          <w:b w:val="0"/>
          <w:bCs w:val="0"/>
          <w:color w:val="000000"/>
          <w:sz w:val="28"/>
          <w:szCs w:val="28"/>
        </w:rPr>
        <w:br/>
        <w:t>punaḥ-punaḥ stuti kari' karena praṇāma</w:t>
      </w:r>
    </w:p>
    <w:p w14:paraId="1EE281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drank the water of the Ganges to His full satisfaction, and after repeatedly reciting prayers, He offered obeisances.</w:t>
      </w:r>
    </w:p>
    <w:p w14:paraId="727D8DC3" w14:textId="104753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1.115</w:t>
      </w:r>
    </w:p>
    <w:p w14:paraId="55B45A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031289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prema</w:t>
      </w:r>
      <w:proofErr w:type="gramEnd"/>
      <w:r w:rsidRPr="004A2847">
        <w:rPr>
          <w:rStyle w:val="BookTitle"/>
          <w:rFonts w:asciiTheme="minorHAnsi" w:hAnsiTheme="minorHAnsi" w:cstheme="minorHAnsi"/>
          <w:b w:val="0"/>
          <w:bCs w:val="0"/>
          <w:color w:val="000000"/>
          <w:sz w:val="28"/>
          <w:szCs w:val="28"/>
        </w:rPr>
        <w:t>-rasa-svarūpa tomāra divya jala</w:t>
      </w:r>
      <w:r w:rsidRPr="004A2847">
        <w:rPr>
          <w:rStyle w:val="BookTitle"/>
          <w:rFonts w:asciiTheme="minorHAnsi" w:hAnsiTheme="minorHAnsi" w:cstheme="minorHAnsi"/>
          <w:b w:val="0"/>
          <w:bCs w:val="0"/>
          <w:color w:val="000000"/>
          <w:sz w:val="28"/>
          <w:szCs w:val="28"/>
        </w:rPr>
        <w:br/>
        <w:t>śiva se tomāra tattva jānena sakala</w:t>
      </w:r>
    </w:p>
    <w:p w14:paraId="7934B0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“Your divine water is a manifestation of the mellows of ecstatic love. Your glories are known to Lord Śiva.</w:t>
      </w:r>
    </w:p>
    <w:p w14:paraId="7552F94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water of the Ganges is liquid directly related to Kṛṣṇa, it is the manifestation of </w:t>
      </w:r>
      <w:r w:rsidRPr="004A2847">
        <w:rPr>
          <w:rStyle w:val="BookTitle"/>
          <w:rFonts w:asciiTheme="minorHAnsi" w:hAnsiTheme="minorHAnsi" w:cstheme="minorHAnsi"/>
          <w:b w:val="0"/>
          <w:bCs w:val="0"/>
          <w:i/>
          <w:iCs/>
          <w:color w:val="000000"/>
          <w:sz w:val="28"/>
          <w:szCs w:val="28"/>
        </w:rPr>
        <w:t>kṛṣṇa-prema-rasa</w:t>
      </w:r>
      <w:r w:rsidRPr="004A2847">
        <w:rPr>
          <w:rStyle w:val="BookTitle"/>
          <w:rFonts w:asciiTheme="minorHAnsi" w:hAnsiTheme="minorHAnsi" w:cstheme="minorHAnsi"/>
          <w:b w:val="0"/>
          <w:bCs w:val="0"/>
          <w:color w:val="000000"/>
          <w:sz w:val="28"/>
          <w:szCs w:val="28"/>
        </w:rPr>
        <w:t xml:space="preserve">, the mellows of ecstatic love for Kṛṣṇa. Rudra, </w:t>
      </w:r>
      <w:r w:rsidRPr="004A2847">
        <w:rPr>
          <w:rStyle w:val="BookTitle"/>
          <w:rFonts w:asciiTheme="minorHAnsi" w:hAnsiTheme="minorHAnsi" w:cstheme="minorHAnsi"/>
          <w:b w:val="0"/>
          <w:bCs w:val="0"/>
          <w:color w:val="000000"/>
          <w:sz w:val="28"/>
          <w:szCs w:val="28"/>
        </w:rPr>
        <w:lastRenderedPageBreak/>
        <w:t xml:space="preserve">the servant of the Supreme Lord, holds this </w:t>
      </w:r>
      <w:r w:rsidRPr="004A2847">
        <w:rPr>
          <w:rStyle w:val="BookTitle"/>
          <w:rFonts w:asciiTheme="minorHAnsi" w:hAnsiTheme="minorHAnsi" w:cstheme="minorHAnsi"/>
          <w:b w:val="0"/>
          <w:bCs w:val="0"/>
          <w:i/>
          <w:iCs/>
          <w:color w:val="000000"/>
          <w:sz w:val="28"/>
          <w:szCs w:val="28"/>
        </w:rPr>
        <w:t xml:space="preserve">prema-rasa </w:t>
      </w:r>
      <w:r w:rsidRPr="004A2847">
        <w:rPr>
          <w:rStyle w:val="BookTitle"/>
          <w:rFonts w:asciiTheme="minorHAnsi" w:hAnsiTheme="minorHAnsi" w:cstheme="minorHAnsi"/>
          <w:b w:val="0"/>
          <w:bCs w:val="0"/>
          <w:color w:val="000000"/>
          <w:sz w:val="28"/>
          <w:szCs w:val="28"/>
        </w:rPr>
        <w:t>on his own head.</w:t>
      </w:r>
    </w:p>
    <w:p w14:paraId="0B31203D" w14:textId="12C38A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1.116</w:t>
      </w:r>
    </w:p>
    <w:p w14:paraId="76AE6D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1CB50A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sakṛt tomāra nāma karile śravaṇa</w:t>
      </w:r>
      <w:r w:rsidRPr="004A2847">
        <w:rPr>
          <w:rStyle w:val="BookTitle"/>
          <w:rFonts w:asciiTheme="minorHAnsi" w:hAnsiTheme="minorHAnsi" w:cstheme="minorHAnsi"/>
          <w:b w:val="0"/>
          <w:bCs w:val="0"/>
          <w:color w:val="000000"/>
          <w:sz w:val="28"/>
          <w:szCs w:val="28"/>
        </w:rPr>
        <w:br/>
        <w:t>tāra viṣṇu-bhakti haya, ki punaḥ bhakṣaṇa</w:t>
      </w:r>
    </w:p>
    <w:p w14:paraId="687239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attains devotional service to Viṣṇu simply by hearing your name even once, and what to speak of drinking your water.</w:t>
      </w:r>
    </w:p>
    <w:p w14:paraId="01124E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There is no doubt that by drinking the water of the Ganges one attains supreme auspiciousness. Simply by hearing the name “Gaṅgā” even once, a living entity's propensity for serving the Supreme Lord is awakened. By the mercy of the Ganges, a living entity becomes qualified to chant the name of Lord Kṛṣṇa.</w:t>
      </w:r>
    </w:p>
    <w:p w14:paraId="366456D9" w14:textId="3D7501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1.117</w:t>
      </w:r>
    </w:p>
    <w:p w14:paraId="42648B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264ECC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prasāde se `śrī-kṛṣṇa' hena nāma</w:t>
      </w:r>
      <w:r w:rsidRPr="004A2847">
        <w:rPr>
          <w:rStyle w:val="BookTitle"/>
          <w:rFonts w:asciiTheme="minorHAnsi" w:hAnsiTheme="minorHAnsi" w:cstheme="minorHAnsi"/>
          <w:b w:val="0"/>
          <w:bCs w:val="0"/>
          <w:color w:val="000000"/>
          <w:sz w:val="28"/>
          <w:szCs w:val="28"/>
        </w:rPr>
        <w:br/>
        <w:t>sphuraye jīvera mukhe, ithe nāhi āna</w:t>
      </w:r>
    </w:p>
    <w:p w14:paraId="381A72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your mercy a living entity becomes qualified to chant the name of Kṛṣṇa. There is no doubt about this.</w:t>
      </w:r>
    </w:p>
    <w:p w14:paraId="69B8D633" w14:textId="183C5A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1.118-119</w:t>
      </w:r>
    </w:p>
    <w:p w14:paraId="72FE61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118-119</w:t>
      </w:r>
    </w:p>
    <w:p w14:paraId="23EAB3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kīṭa, pakṣī, kukkura, śṛgāla yadi haya</w:t>
      </w:r>
      <w:r w:rsidRPr="004A2847">
        <w:rPr>
          <w:rStyle w:val="BookTitle"/>
          <w:rFonts w:asciiTheme="minorHAnsi" w:hAnsiTheme="minorHAnsi" w:cstheme="minorHAnsi"/>
          <w:b w:val="0"/>
          <w:bCs w:val="0"/>
          <w:color w:val="000000"/>
          <w:sz w:val="28"/>
          <w:szCs w:val="28"/>
        </w:rPr>
        <w:br/>
        <w:t>tathāpi tomāra yadi nikaṭe vasaya</w:t>
      </w:r>
    </w:p>
    <w:p w14:paraId="7E05AE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tāhāra yata bhāgyera mahimā</w:t>
      </w:r>
      <w:r w:rsidRPr="004A2847">
        <w:rPr>
          <w:rStyle w:val="BookTitle"/>
          <w:rFonts w:asciiTheme="minorHAnsi" w:hAnsiTheme="minorHAnsi" w:cstheme="minorHAnsi"/>
          <w:b w:val="0"/>
          <w:bCs w:val="0"/>
          <w:color w:val="000000"/>
          <w:sz w:val="28"/>
          <w:szCs w:val="28"/>
        </w:rPr>
        <w:br/>
        <w:t>anyatrera koṭīśvara nahe tāra samā</w:t>
      </w:r>
    </w:p>
    <w:p w14:paraId="3B0A9D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good fortune of a wealthy person who lives elsewhere cannot be equated with the good fortune of insects, birds, dogs, or jackals that reside near you.</w:t>
      </w:r>
    </w:p>
    <w:p w14:paraId="214D01E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Wild animals, birds, insects, and moths who live on the banks of the Ganges are fortunate. Residents of a place where the Ganges does not flow are not as fortunate, even if they are wealthy.</w:t>
      </w:r>
    </w:p>
    <w:p w14:paraId="224DBB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mahimā</w:t>
      </w:r>
      <w:r w:rsidRPr="004A2847">
        <w:rPr>
          <w:rStyle w:val="BookTitle"/>
          <w:rFonts w:asciiTheme="minorHAnsi" w:hAnsiTheme="minorHAnsi" w:cstheme="minorHAnsi"/>
          <w:b w:val="0"/>
          <w:bCs w:val="0"/>
          <w:color w:val="000000"/>
          <w:sz w:val="28"/>
          <w:szCs w:val="28"/>
        </w:rPr>
        <w:t xml:space="preserve"> (“glories”) is </w:t>
      </w:r>
      <w:r w:rsidRPr="004A2847">
        <w:rPr>
          <w:rStyle w:val="BookTitle"/>
          <w:rFonts w:asciiTheme="minorHAnsi" w:hAnsiTheme="minorHAnsi" w:cstheme="minorHAnsi"/>
          <w:b w:val="0"/>
          <w:bCs w:val="0"/>
          <w:i/>
          <w:iCs/>
          <w:color w:val="000000"/>
          <w:sz w:val="28"/>
          <w:szCs w:val="28"/>
        </w:rPr>
        <w:t>upamā</w:t>
      </w:r>
      <w:r w:rsidRPr="004A2847">
        <w:rPr>
          <w:rStyle w:val="BookTitle"/>
          <w:rFonts w:asciiTheme="minorHAnsi" w:hAnsiTheme="minorHAnsi" w:cstheme="minorHAnsi"/>
          <w:b w:val="0"/>
          <w:bCs w:val="0"/>
          <w:color w:val="000000"/>
          <w:sz w:val="28"/>
          <w:szCs w:val="28"/>
        </w:rPr>
        <w:t xml:space="preserve"> (“comparison”), and another </w:t>
      </w:r>
      <w:r w:rsidRPr="004A2847">
        <w:rPr>
          <w:rStyle w:val="BookTitle"/>
          <w:rFonts w:asciiTheme="minorHAnsi" w:hAnsiTheme="minorHAnsi" w:cstheme="minorHAnsi"/>
          <w:b w:val="0"/>
          <w:bCs w:val="0"/>
          <w:color w:val="000000"/>
          <w:sz w:val="28"/>
          <w:szCs w:val="28"/>
        </w:rPr>
        <w:lastRenderedPageBreak/>
        <w:t xml:space="preserve">reading for </w:t>
      </w:r>
      <w:r w:rsidRPr="004A2847">
        <w:rPr>
          <w:rStyle w:val="BookTitle"/>
          <w:rFonts w:asciiTheme="minorHAnsi" w:hAnsiTheme="minorHAnsi" w:cstheme="minorHAnsi"/>
          <w:b w:val="0"/>
          <w:bCs w:val="0"/>
          <w:i/>
          <w:iCs/>
          <w:color w:val="000000"/>
          <w:sz w:val="28"/>
          <w:szCs w:val="28"/>
        </w:rPr>
        <w:t xml:space="preserve">samā </w:t>
      </w:r>
      <w:r w:rsidRPr="004A2847">
        <w:rPr>
          <w:rStyle w:val="BookTitle"/>
          <w:rFonts w:asciiTheme="minorHAnsi" w:hAnsiTheme="minorHAnsi" w:cstheme="minorHAnsi"/>
          <w:b w:val="0"/>
          <w:bCs w:val="0"/>
          <w:color w:val="000000"/>
          <w:sz w:val="28"/>
          <w:szCs w:val="28"/>
        </w:rPr>
        <w:t xml:space="preserve">(“equal”) is </w:t>
      </w:r>
      <w:r w:rsidRPr="004A2847">
        <w:rPr>
          <w:rStyle w:val="BookTitle"/>
          <w:rFonts w:asciiTheme="minorHAnsi" w:hAnsiTheme="minorHAnsi" w:cstheme="minorHAnsi"/>
          <w:b w:val="0"/>
          <w:bCs w:val="0"/>
          <w:i/>
          <w:iCs/>
          <w:color w:val="000000"/>
          <w:sz w:val="28"/>
          <w:szCs w:val="28"/>
        </w:rPr>
        <w:t>sīmā</w:t>
      </w:r>
      <w:r w:rsidRPr="004A2847">
        <w:rPr>
          <w:rStyle w:val="BookTitle"/>
          <w:rFonts w:asciiTheme="minorHAnsi" w:hAnsiTheme="minorHAnsi" w:cstheme="minorHAnsi"/>
          <w:b w:val="0"/>
          <w:bCs w:val="0"/>
          <w:color w:val="000000"/>
          <w:sz w:val="28"/>
          <w:szCs w:val="28"/>
        </w:rPr>
        <w:t xml:space="preserve"> (“limit”).</w:t>
      </w:r>
    </w:p>
    <w:p w14:paraId="1B20ED83" w14:textId="112A03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1.120</w:t>
      </w:r>
    </w:p>
    <w:p w14:paraId="594473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32112A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patita tārite se tomāra avatāra</w:t>
      </w:r>
      <w:r w:rsidRPr="004A2847">
        <w:rPr>
          <w:rStyle w:val="BookTitle"/>
          <w:rFonts w:asciiTheme="minorHAnsi" w:hAnsiTheme="minorHAnsi" w:cstheme="minorHAnsi"/>
          <w:b w:val="0"/>
          <w:bCs w:val="0"/>
          <w:color w:val="000000"/>
          <w:sz w:val="28"/>
          <w:szCs w:val="28"/>
        </w:rPr>
        <w:br/>
        <w:t>tomāra samāna tumi bai nāhi āra”</w:t>
      </w:r>
    </w:p>
    <w:p w14:paraId="5794B7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incarnated to deliver the fallen souls. There is no one equal to you.”</w:t>
      </w:r>
    </w:p>
    <w:p w14:paraId="7F4688BB" w14:textId="5DCB41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1.121</w:t>
      </w:r>
    </w:p>
    <w:p w14:paraId="4FF86B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08416A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stuti kare śrī-gaurasundara</w:t>
      </w:r>
      <w:r w:rsidRPr="004A2847">
        <w:rPr>
          <w:rStyle w:val="BookTitle"/>
          <w:rFonts w:asciiTheme="minorHAnsi" w:hAnsiTheme="minorHAnsi" w:cstheme="minorHAnsi"/>
          <w:b w:val="0"/>
          <w:bCs w:val="0"/>
          <w:color w:val="000000"/>
          <w:sz w:val="28"/>
          <w:szCs w:val="28"/>
        </w:rPr>
        <w:br/>
        <w:t>śuniyā jāhnavī-devī lajjita antara</w:t>
      </w:r>
    </w:p>
    <w:p w14:paraId="50AF63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Śrī Gaurasundara offered prayers in this way, Jāhnavī-devī felt embarrassed.</w:t>
      </w:r>
    </w:p>
    <w:p w14:paraId="737CC32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Kṛṣṇa-sandarbha</w:t>
      </w:r>
      <w:r w:rsidRPr="004A2847">
        <w:rPr>
          <w:rStyle w:val="BookTitle"/>
          <w:rFonts w:asciiTheme="minorHAnsi" w:hAnsiTheme="minorHAnsi" w:cstheme="minorHAnsi"/>
          <w:b w:val="0"/>
          <w:bCs w:val="0"/>
          <w:color w:val="000000"/>
          <w:sz w:val="28"/>
          <w:szCs w:val="28"/>
        </w:rPr>
        <w:t xml:space="preserve"> (68) it is stated:</w:t>
      </w:r>
    </w:p>
    <w:p w14:paraId="1458DC5C" w14:textId="2B3E392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 'sau nirañjano devaś   cit-svarūpī janārdanaḥ</w:t>
      </w:r>
      <w:ins w:id="2" w:author="your servant" w:date="2020-04-06T20:09:00Z">
        <w:r w:rsidR="007D6476"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 eva drava-rūpeṇa   gaṅgāmbho nātra saṁśayaḥ</w:t>
      </w:r>
    </w:p>
    <w:p w14:paraId="300A79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Supreme Personality of Godhead, Lord Janārdana, whose form is completely spiritual and who is always free from material contact, personally appears in the form of the </w:t>
      </w:r>
      <w:proofErr w:type="gramStart"/>
      <w:r w:rsidRPr="004A2847">
        <w:rPr>
          <w:rStyle w:val="BookTitle"/>
          <w:rFonts w:asciiTheme="minorHAnsi" w:hAnsiTheme="minorHAnsi" w:cstheme="minorHAnsi"/>
          <w:b w:val="0"/>
          <w:bCs w:val="0"/>
          <w:color w:val="000000"/>
          <w:sz w:val="28"/>
          <w:szCs w:val="28"/>
        </w:rPr>
        <w:t>Ganges river</w:t>
      </w:r>
      <w:proofErr w:type="gramEnd"/>
      <w:r w:rsidRPr="004A2847">
        <w:rPr>
          <w:rStyle w:val="BookTitle"/>
          <w:rFonts w:asciiTheme="minorHAnsi" w:hAnsiTheme="minorHAnsi" w:cstheme="minorHAnsi"/>
          <w:b w:val="0"/>
          <w:bCs w:val="0"/>
          <w:color w:val="000000"/>
          <w:sz w:val="28"/>
          <w:szCs w:val="28"/>
        </w:rPr>
        <w:t xml:space="preserve"> water. Of this there is no doubt.” In </w:t>
      </w:r>
      <w:r w:rsidRPr="004A2847">
        <w:rPr>
          <w:rStyle w:val="BookTitle"/>
          <w:rFonts w:asciiTheme="minorHAnsi" w:hAnsiTheme="minorHAnsi" w:cstheme="minorHAnsi"/>
          <w:b w:val="0"/>
          <w:bCs w:val="0"/>
          <w:i/>
          <w:iCs/>
          <w:color w:val="000000"/>
          <w:sz w:val="28"/>
          <w:szCs w:val="28"/>
        </w:rPr>
        <w:t>Śrī Hari-bhakti-kalpa-latikā</w:t>
      </w:r>
      <w:r w:rsidRPr="004A2847">
        <w:rPr>
          <w:rStyle w:val="BookTitle"/>
          <w:rFonts w:asciiTheme="minorHAnsi" w:hAnsiTheme="minorHAnsi" w:cstheme="minorHAnsi"/>
          <w:b w:val="0"/>
          <w:bCs w:val="0"/>
          <w:color w:val="000000"/>
          <w:sz w:val="28"/>
          <w:szCs w:val="28"/>
        </w:rPr>
        <w:t xml:space="preserve"> (2.3) it is stated:</w:t>
      </w:r>
    </w:p>
    <w:p w14:paraId="1CEAF4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ānanda-nirjharamayīm aravinda-nābha-</w:t>
      </w:r>
      <w:r w:rsidRPr="004A2847">
        <w:rPr>
          <w:rStyle w:val="BookTitle"/>
          <w:rFonts w:asciiTheme="minorHAnsi" w:hAnsiTheme="minorHAnsi" w:cstheme="minorHAnsi"/>
          <w:b w:val="0"/>
          <w:bCs w:val="0"/>
          <w:color w:val="000000"/>
          <w:sz w:val="28"/>
          <w:szCs w:val="28"/>
        </w:rPr>
        <w:br/>
        <w:t>pādāravinda-makarandamaya-pravāham</w:t>
      </w:r>
    </w:p>
    <w:p w14:paraId="7CA95E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taṁ kṛṣṇa-bhaktim iva mūrtimatiṁ sravantīṁ</w:t>
      </w:r>
      <w:r w:rsidRPr="004A2847">
        <w:rPr>
          <w:rStyle w:val="BookTitle"/>
          <w:rFonts w:asciiTheme="minorHAnsi" w:hAnsiTheme="minorHAnsi" w:cstheme="minorHAnsi"/>
          <w:b w:val="0"/>
          <w:bCs w:val="0"/>
          <w:color w:val="000000"/>
          <w:sz w:val="28"/>
          <w:szCs w:val="28"/>
        </w:rPr>
        <w:br/>
        <w:t>vande maheśvara-śiro-ruha-kunda-mālām</w:t>
      </w:r>
    </w:p>
    <w:p w14:paraId="08AD258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offer my respectful obeisances to Śrī Gaṅgādevī. She is a cascade of bliss, a stream of nectar from the lotus feet of Śrī Hari, and the personification of devotional service to Śrī Kṛṣṇa. She is like a garland of jasmine flowers situated on the head of Lord Śiva.” </w:t>
      </w:r>
      <w:proofErr w:type="gramStart"/>
      <w:r w:rsidRPr="004A2847">
        <w:rPr>
          <w:rStyle w:val="BookTitle"/>
          <w:rFonts w:asciiTheme="minorHAnsi" w:hAnsiTheme="minorHAnsi" w:cstheme="minorHAnsi"/>
          <w:b w:val="0"/>
          <w:bCs w:val="0"/>
          <w:color w:val="000000"/>
          <w:sz w:val="28"/>
          <w:szCs w:val="28"/>
        </w:rPr>
        <w:t>Also</w:t>
      </w:r>
      <w:proofErr w:type="gramEnd"/>
      <w:r w:rsidRPr="004A2847">
        <w:rPr>
          <w:rStyle w:val="BookTitle"/>
          <w:rFonts w:asciiTheme="minorHAnsi" w:hAnsiTheme="minorHAnsi" w:cstheme="minorHAnsi"/>
          <w:b w:val="0"/>
          <w:bCs w:val="0"/>
          <w:color w:val="000000"/>
          <w:sz w:val="28"/>
          <w:szCs w:val="28"/>
        </w:rPr>
        <w:t xml:space="preserve"> in </w:t>
      </w:r>
      <w:r w:rsidRPr="004A2847">
        <w:rPr>
          <w:rStyle w:val="BookTitle"/>
          <w:rFonts w:asciiTheme="minorHAnsi" w:hAnsiTheme="minorHAnsi" w:cstheme="minorHAnsi"/>
          <w:b w:val="0"/>
          <w:bCs w:val="0"/>
          <w:i/>
          <w:iCs/>
          <w:color w:val="000000"/>
          <w:sz w:val="28"/>
          <w:szCs w:val="28"/>
        </w:rPr>
        <w:t>Śrī Hari-bhakti-kalpa-latikā</w:t>
      </w:r>
      <w:r w:rsidRPr="004A2847">
        <w:rPr>
          <w:rStyle w:val="BookTitle"/>
          <w:rFonts w:asciiTheme="minorHAnsi" w:hAnsiTheme="minorHAnsi" w:cstheme="minorHAnsi"/>
          <w:b w:val="0"/>
          <w:bCs w:val="0"/>
          <w:color w:val="000000"/>
          <w:sz w:val="28"/>
          <w:szCs w:val="28"/>
        </w:rPr>
        <w:t xml:space="preserve"> (1.14) it is stated:</w:t>
      </w:r>
    </w:p>
    <w:p w14:paraId="7584EF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ārūḍhā hara-mūrdhānaṁ   yat-pāda-sparśa-gauravāt</w:t>
      </w:r>
      <w:r w:rsidRPr="004A2847">
        <w:rPr>
          <w:rStyle w:val="BookTitle"/>
          <w:rFonts w:asciiTheme="minorHAnsi" w:hAnsiTheme="minorHAnsi" w:cstheme="minorHAnsi"/>
          <w:b w:val="0"/>
          <w:bCs w:val="0"/>
          <w:color w:val="000000"/>
          <w:sz w:val="28"/>
          <w:szCs w:val="28"/>
        </w:rPr>
        <w:br/>
        <w:t>trailokyaṁ cāpunād gaṇgā   kim tasya mahimocyate</w:t>
      </w:r>
    </w:p>
    <w:p w14:paraId="07D684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“How can the glories of the Supreme Lord be described? The Ganges, who is carried on the head of Śiva and who purifies the three worlds, </w:t>
      </w:r>
      <w:commentRangeStart w:id="3"/>
      <w:r w:rsidRPr="004A2847">
        <w:rPr>
          <w:rStyle w:val="BookTitle"/>
          <w:rFonts w:asciiTheme="minorHAnsi" w:hAnsiTheme="minorHAnsi" w:cstheme="minorHAnsi"/>
          <w:b w:val="0"/>
          <w:bCs w:val="0"/>
          <w:color w:val="000000"/>
          <w:sz w:val="28"/>
          <w:szCs w:val="28"/>
        </w:rPr>
        <w:t xml:space="preserve">is glorified by the touch His lotus feet.” </w:t>
      </w:r>
      <w:commentRangeEnd w:id="3"/>
      <w:r w:rsidR="00BE0CB4" w:rsidRPr="004A2847">
        <w:rPr>
          <w:rStyle w:val="CommentReference"/>
          <w:color w:val="auto"/>
        </w:rPr>
        <w:commentReference w:id="3"/>
      </w: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(9.9.9) it is stated:</w:t>
      </w:r>
    </w:p>
    <w:p w14:paraId="4BB849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tatheti rājñābhihitaṁ   sarva-loka-hitaḥśivaḥ</w:t>
      </w:r>
      <w:r w:rsidRPr="004A2847">
        <w:rPr>
          <w:rStyle w:val="BookTitle"/>
          <w:rFonts w:asciiTheme="minorHAnsi" w:hAnsiTheme="minorHAnsi" w:cstheme="minorHAnsi"/>
          <w:b w:val="0"/>
          <w:bCs w:val="0"/>
          <w:color w:val="000000"/>
          <w:sz w:val="28"/>
          <w:szCs w:val="28"/>
        </w:rPr>
        <w:br/>
        <w:t>dadhārāvahito gaṅgāṁ   pāda-pūta-jalāṁ hareḥ</w:t>
      </w:r>
    </w:p>
    <w:p w14:paraId="77E6D0C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King Bhagīratha approached Lord Śiva and requested him to sustain the forceful waves of the Ganges, Lord Śiva accepted the proposal by saying, `Let it be so.' Then, with great attention, he sustained the Ganges on his head, for the water of the Ganges is purifying, having emanated from the toes of Lord Viṣṇu.”</w:t>
      </w:r>
    </w:p>
    <w:p w14:paraId="6CE4B3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(9.9.15) it is stated:</w:t>
      </w:r>
    </w:p>
    <w:p w14:paraId="1CC9A7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sanniveśya mano yasmiñ</w:t>
      </w:r>
      <w:r w:rsidRPr="004A2847">
        <w:rPr>
          <w:rStyle w:val="BookTitle"/>
          <w:rFonts w:asciiTheme="minorHAnsi" w:hAnsiTheme="minorHAnsi" w:cstheme="minorHAnsi"/>
          <w:b w:val="0"/>
          <w:bCs w:val="0"/>
          <w:color w:val="000000"/>
          <w:sz w:val="28"/>
          <w:szCs w:val="28"/>
        </w:rPr>
        <w:br/>
        <w:t>chraddhayā munayo 'malāḥ</w:t>
      </w:r>
      <w:r w:rsidRPr="004A2847">
        <w:rPr>
          <w:rStyle w:val="BookTitle"/>
          <w:rFonts w:asciiTheme="minorHAnsi" w:hAnsiTheme="minorHAnsi" w:cstheme="minorHAnsi"/>
          <w:b w:val="0"/>
          <w:bCs w:val="0"/>
          <w:color w:val="000000"/>
          <w:sz w:val="28"/>
          <w:szCs w:val="28"/>
        </w:rPr>
        <w:br/>
        <w:t>traiguṇyaṁ dustyajaṁ hitvā</w:t>
      </w:r>
      <w:r w:rsidRPr="004A2847">
        <w:rPr>
          <w:rStyle w:val="BookTitle"/>
          <w:rFonts w:asciiTheme="minorHAnsi" w:hAnsiTheme="minorHAnsi" w:cstheme="minorHAnsi"/>
          <w:b w:val="0"/>
          <w:bCs w:val="0"/>
          <w:color w:val="000000"/>
          <w:sz w:val="28"/>
          <w:szCs w:val="28"/>
        </w:rPr>
        <w:br/>
        <w:t>sadyo yātās tad-ātmatām</w:t>
      </w:r>
    </w:p>
    <w:p w14:paraId="7F3D13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“Great sages, completely freed from material lusty desires, devote their minds fully to the service of the Lord. Such persons are liberated from material bondage without difficulty, and they become transcendentally situated, acquiring the spiritual quality of the Lord. This is the glory of the Supreme Personality of Godhead.”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Vana-parva </w:t>
      </w:r>
      <w:r w:rsidRPr="004A2847">
        <w:rPr>
          <w:rStyle w:val="BookTitle"/>
          <w:rFonts w:asciiTheme="minorHAnsi" w:hAnsiTheme="minorHAnsi" w:cstheme="minorHAnsi"/>
          <w:b w:val="0"/>
          <w:bCs w:val="0"/>
          <w:color w:val="000000"/>
          <w:sz w:val="28"/>
          <w:szCs w:val="28"/>
        </w:rPr>
        <w:t>85.90) it is stated:</w:t>
      </w:r>
    </w:p>
    <w:p w14:paraId="6517A5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sarvaṁ kṛte yuge puṇyaṁ   tretāyāṁ puṣkaraḥ smṛtam</w:t>
      </w:r>
      <w:r w:rsidRPr="004A2847">
        <w:rPr>
          <w:rStyle w:val="BookTitle"/>
          <w:rFonts w:asciiTheme="minorHAnsi" w:hAnsiTheme="minorHAnsi" w:cstheme="minorHAnsi"/>
          <w:b w:val="0"/>
          <w:bCs w:val="0"/>
          <w:color w:val="000000"/>
          <w:sz w:val="28"/>
          <w:szCs w:val="28"/>
        </w:rPr>
        <w:br/>
        <w:t>dvāpare tu kurukṣetraṁ   gaṅgā kali-yuge smṛtā</w:t>
      </w:r>
    </w:p>
    <w:p w14:paraId="572AD0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“All holy places bestow piety in Satya-yuga, whereas Puṣkara is most auspicious in Tretā-yuga. Kurukṣetra is especially auspicious in Dvāpara-yuga, and the Ganges is most auspicious in Kali-yuga.”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Vana-parva </w:t>
      </w:r>
      <w:r w:rsidRPr="004A2847">
        <w:rPr>
          <w:rStyle w:val="BookTitle"/>
          <w:rFonts w:asciiTheme="minorHAnsi" w:hAnsiTheme="minorHAnsi" w:cstheme="minorHAnsi"/>
          <w:b w:val="0"/>
          <w:bCs w:val="0"/>
          <w:color w:val="000000"/>
          <w:sz w:val="28"/>
          <w:szCs w:val="28"/>
        </w:rPr>
        <w:t xml:space="preserve">85.96) it is stated: </w:t>
      </w:r>
      <w:r w:rsidRPr="004A2847">
        <w:rPr>
          <w:rStyle w:val="BookTitle"/>
          <w:rFonts w:asciiTheme="minorHAnsi" w:hAnsiTheme="minorHAnsi" w:cstheme="minorHAnsi"/>
          <w:b w:val="0"/>
          <w:bCs w:val="0"/>
          <w:i/>
          <w:iCs/>
          <w:color w:val="000000"/>
          <w:sz w:val="28"/>
          <w:szCs w:val="28"/>
        </w:rPr>
        <w:t>na gaṅgā sādṛśaṁ tīrthaṁ na devaḥ keśavāt paraḥ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There is no holy place like the Gaṅgā, and there is no Deity superior to Lord Keśava.”</w:t>
      </w:r>
    </w:p>
    <w:p w14:paraId="209658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(10.70.44) it is stated:</w:t>
      </w:r>
    </w:p>
    <w:p w14:paraId="42DE18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yasyāmalaṁ divi yaśaḥ prathitaṁ rasāyāṁ</w:t>
      </w:r>
      <w:r w:rsidRPr="004A2847">
        <w:rPr>
          <w:rStyle w:val="BookTitle"/>
          <w:rFonts w:asciiTheme="minorHAnsi" w:hAnsiTheme="minorHAnsi" w:cstheme="minorHAnsi"/>
          <w:b w:val="0"/>
          <w:bCs w:val="0"/>
          <w:color w:val="000000"/>
          <w:sz w:val="28"/>
          <w:szCs w:val="28"/>
        </w:rPr>
        <w:br/>
        <w:t>bhūmau ca te bhuvana-maṅgala dig-vitānam</w:t>
      </w:r>
      <w:r w:rsidRPr="004A2847">
        <w:rPr>
          <w:rStyle w:val="BookTitle"/>
          <w:rFonts w:asciiTheme="minorHAnsi" w:hAnsiTheme="minorHAnsi" w:cstheme="minorHAnsi"/>
          <w:b w:val="0"/>
          <w:bCs w:val="0"/>
          <w:color w:val="000000"/>
          <w:sz w:val="28"/>
          <w:szCs w:val="28"/>
        </w:rPr>
        <w:br/>
        <w:t>mandākinīti divi bhogavatīti cādho</w:t>
      </w:r>
      <w:r w:rsidRPr="004A2847">
        <w:rPr>
          <w:rStyle w:val="BookTitle"/>
          <w:rFonts w:asciiTheme="minorHAnsi" w:hAnsiTheme="minorHAnsi" w:cstheme="minorHAnsi"/>
          <w:b w:val="0"/>
          <w:bCs w:val="0"/>
          <w:color w:val="000000"/>
          <w:sz w:val="28"/>
          <w:szCs w:val="28"/>
        </w:rPr>
        <w:br/>
        <w:t>gaṅgeti ceha caraṇāmbu punāti viśvam</w:t>
      </w:r>
    </w:p>
    <w:p w14:paraId="5D4D54A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Lord,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are the symbol of everything auspicious. Your transcendental name and fame </w:t>
      </w:r>
      <w:proofErr w:type="gramStart"/>
      <w:r w:rsidRPr="004A2847">
        <w:rPr>
          <w:rStyle w:val="BookTitle"/>
          <w:rFonts w:asciiTheme="minorHAnsi" w:hAnsiTheme="minorHAnsi" w:cstheme="minorHAnsi"/>
          <w:b w:val="0"/>
          <w:bCs w:val="0"/>
          <w:color w:val="000000"/>
          <w:sz w:val="28"/>
          <w:szCs w:val="28"/>
        </w:rPr>
        <w:t>is</w:t>
      </w:r>
      <w:proofErr w:type="gramEnd"/>
      <w:r w:rsidRPr="004A2847">
        <w:rPr>
          <w:rStyle w:val="BookTitle"/>
          <w:rFonts w:asciiTheme="minorHAnsi" w:hAnsiTheme="minorHAnsi" w:cstheme="minorHAnsi"/>
          <w:b w:val="0"/>
          <w:bCs w:val="0"/>
          <w:color w:val="000000"/>
          <w:sz w:val="28"/>
          <w:szCs w:val="28"/>
        </w:rPr>
        <w:t xml:space="preserve"> spread like a canopy all over the universe, including the higher, </w:t>
      </w:r>
      <w:r w:rsidRPr="004A2847">
        <w:rPr>
          <w:rStyle w:val="BookTitle"/>
          <w:rFonts w:asciiTheme="minorHAnsi" w:hAnsiTheme="minorHAnsi" w:cstheme="minorHAnsi"/>
          <w:b w:val="0"/>
          <w:bCs w:val="0"/>
          <w:color w:val="000000"/>
          <w:sz w:val="28"/>
          <w:szCs w:val="28"/>
        </w:rPr>
        <w:lastRenderedPageBreak/>
        <w:t xml:space="preserve">middle, and lower planetary systems. The transcendental water that washes Your lotus feet is known in the higher planetary systems as the Mandākinī River, in the lower planetary systems as the Bhogavatī and in this earthly planetary system as the Ganges. This sacred, transcendental water flows throughout the entire universe, purifying wherever it goes.” One should also discuss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(10.41.13-16).</w:t>
      </w:r>
    </w:p>
    <w:p w14:paraId="7AB68C9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(5.17.3) it is stated:</w:t>
      </w:r>
    </w:p>
    <w:p w14:paraId="483DA1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tataḥ sapta ṛṣayas tat prabhāvābhijñā yāṁ nanu tapasa ātyantikī siddhir etāvatī bhagavati sarvātmani vāsudeve 'nuparata-bhakti-yoga-lābhenaivopekṣitānyārthātma-gatayo muktim ivāgatāṁ mumukṣava iva sabahu-mānam adyāpi jaṭā-jūṭair udvahanti.</w:t>
      </w:r>
    </w:p>
    <w:p w14:paraId="7F7520F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seven great sages [Marīci, Vasiṣṭha, Atri, and so on] reside on planets beneath Dhruvaloka. </w:t>
      </w:r>
      <w:proofErr w:type="gramStart"/>
      <w:r w:rsidRPr="004A2847">
        <w:rPr>
          <w:rStyle w:val="BookTitle"/>
          <w:rFonts w:asciiTheme="minorHAnsi" w:hAnsiTheme="minorHAnsi" w:cstheme="minorHAnsi"/>
          <w:b w:val="0"/>
          <w:bCs w:val="0"/>
          <w:color w:val="000000"/>
          <w:sz w:val="28"/>
          <w:szCs w:val="28"/>
        </w:rPr>
        <w:t>Well aware</w:t>
      </w:r>
      <w:proofErr w:type="gramEnd"/>
      <w:r w:rsidRPr="004A2847">
        <w:rPr>
          <w:rStyle w:val="BookTitle"/>
          <w:rFonts w:asciiTheme="minorHAnsi" w:hAnsiTheme="minorHAnsi" w:cstheme="minorHAnsi"/>
          <w:b w:val="0"/>
          <w:bCs w:val="0"/>
          <w:color w:val="000000"/>
          <w:sz w:val="28"/>
          <w:szCs w:val="28"/>
        </w:rPr>
        <w:t xml:space="preserve"> of the influence of the water of the Ganges, to this day they keep Ganges water on the tufts of hair on their heads. They have concluded that this is the ultimate wealth, the perfection of all austerities, and the best means of prosecuting transcendental life. Having obtained uninterrupted devotional service to the Supreme Personality of Godhead, they neglect all other beneficial processes like religion, economic development, sense gratification, and even merging into the Supreme. Just as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think that merging into the existence of the Lord is the highest truth, these seven exalted personalities accept devotional service as the perfection of life.”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(8.21.4) it is stated:</w:t>
      </w:r>
    </w:p>
    <w:p w14:paraId="4B7FA3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dhātuḥ kamaṇḍalu-jalaṁ tad urukramasya</w:t>
      </w:r>
      <w:r w:rsidRPr="004A2847">
        <w:rPr>
          <w:rStyle w:val="BookTitle"/>
          <w:rFonts w:asciiTheme="minorHAnsi" w:hAnsiTheme="minorHAnsi" w:cstheme="minorHAnsi"/>
          <w:b w:val="0"/>
          <w:bCs w:val="0"/>
          <w:color w:val="000000"/>
          <w:sz w:val="28"/>
          <w:szCs w:val="28"/>
        </w:rPr>
        <w:br/>
        <w:t>pādāvanejana-pavitratayā narendra</w:t>
      </w:r>
      <w:r w:rsidRPr="004A2847">
        <w:rPr>
          <w:rStyle w:val="BookTitle"/>
          <w:rFonts w:asciiTheme="minorHAnsi" w:hAnsiTheme="minorHAnsi" w:cstheme="minorHAnsi"/>
          <w:b w:val="0"/>
          <w:bCs w:val="0"/>
          <w:color w:val="000000"/>
          <w:sz w:val="28"/>
          <w:szCs w:val="28"/>
        </w:rPr>
        <w:br/>
        <w:t>svardhuny abhūn nabhasi sā patatī nimārṣṭi</w:t>
      </w:r>
      <w:r w:rsidRPr="004A2847">
        <w:rPr>
          <w:rStyle w:val="BookTitle"/>
          <w:rFonts w:asciiTheme="minorHAnsi" w:hAnsiTheme="minorHAnsi" w:cstheme="minorHAnsi"/>
          <w:b w:val="0"/>
          <w:bCs w:val="0"/>
          <w:color w:val="000000"/>
          <w:sz w:val="28"/>
          <w:szCs w:val="28"/>
        </w:rPr>
        <w:br/>
        <w:t>loka-trayaṁ bhagavato viśadeva kīrtiḥ</w:t>
      </w:r>
    </w:p>
    <w:p w14:paraId="7AA541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King, the water from Lord Brahmā's </w:t>
      </w:r>
      <w:r w:rsidRPr="004A2847">
        <w:rPr>
          <w:rStyle w:val="BookTitle"/>
          <w:rFonts w:asciiTheme="minorHAnsi" w:hAnsiTheme="minorHAnsi" w:cstheme="minorHAnsi"/>
          <w:b w:val="0"/>
          <w:bCs w:val="0"/>
          <w:i/>
          <w:iCs/>
          <w:color w:val="000000"/>
          <w:sz w:val="28"/>
          <w:szCs w:val="28"/>
        </w:rPr>
        <w:t>kamaṇḍalu</w:t>
      </w:r>
      <w:r w:rsidRPr="004A2847">
        <w:rPr>
          <w:rStyle w:val="BookTitle"/>
          <w:rFonts w:asciiTheme="minorHAnsi" w:hAnsiTheme="minorHAnsi" w:cstheme="minorHAnsi"/>
          <w:b w:val="0"/>
          <w:bCs w:val="0"/>
          <w:color w:val="000000"/>
          <w:sz w:val="28"/>
          <w:szCs w:val="28"/>
        </w:rPr>
        <w:t xml:space="preserve"> washed the lotus feet of Lord Vāmanadeva, who is known as Urukrama, the wonderful actor. </w:t>
      </w:r>
      <w:proofErr w:type="gramStart"/>
      <w:r w:rsidRPr="004A2847">
        <w:rPr>
          <w:rStyle w:val="BookTitle"/>
          <w:rFonts w:asciiTheme="minorHAnsi" w:hAnsiTheme="minorHAnsi" w:cstheme="minorHAnsi"/>
          <w:b w:val="0"/>
          <w:bCs w:val="0"/>
          <w:color w:val="000000"/>
          <w:sz w:val="28"/>
          <w:szCs w:val="28"/>
        </w:rPr>
        <w:t>Thus</w:t>
      </w:r>
      <w:proofErr w:type="gramEnd"/>
      <w:r w:rsidRPr="004A2847">
        <w:rPr>
          <w:rStyle w:val="BookTitle"/>
          <w:rFonts w:asciiTheme="minorHAnsi" w:hAnsiTheme="minorHAnsi" w:cstheme="minorHAnsi"/>
          <w:b w:val="0"/>
          <w:bCs w:val="0"/>
          <w:color w:val="000000"/>
          <w:sz w:val="28"/>
          <w:szCs w:val="28"/>
        </w:rPr>
        <w:t xml:space="preserve"> that water became so pure that it was transformed into the water of the Ganges, which went flowing down from the sky, purifying the three worlds like the pure fame of the Supreme Personality of Godhead.”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(9.9.12-14) it is stated:</w:t>
      </w:r>
    </w:p>
    <w:p w14:paraId="30BCB7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yaj-jala-sparśa-mātreṇa</w:t>
      </w:r>
      <w:r w:rsidRPr="004A2847">
        <w:rPr>
          <w:rStyle w:val="BookTitle"/>
          <w:rFonts w:asciiTheme="minorHAnsi" w:hAnsiTheme="minorHAnsi" w:cstheme="minorHAnsi"/>
          <w:b w:val="0"/>
          <w:bCs w:val="0"/>
          <w:color w:val="000000"/>
          <w:sz w:val="28"/>
          <w:szCs w:val="28"/>
        </w:rPr>
        <w:br/>
        <w:t xml:space="preserve">   brahma-daṇḍa-hatā api</w:t>
      </w:r>
      <w:r w:rsidRPr="004A2847">
        <w:rPr>
          <w:rStyle w:val="BookTitle"/>
          <w:rFonts w:asciiTheme="minorHAnsi" w:hAnsiTheme="minorHAnsi" w:cstheme="minorHAnsi"/>
          <w:b w:val="0"/>
          <w:bCs w:val="0"/>
          <w:color w:val="000000"/>
          <w:sz w:val="28"/>
          <w:szCs w:val="28"/>
        </w:rPr>
        <w:br/>
        <w:t>sagarātmajā divaṁ jagmuḥ</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 xml:space="preserve">   kevalaṁ deha-bhasmabhiḥ</w:t>
      </w:r>
    </w:p>
    <w:p w14:paraId="52E25E0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the sons of Sagara Mahārāja had offended a great personality, the heat of their bodies had increased, and they were burnt to ashes. But simply by being sprinkled with water from the Ganges, all of them became eligible to go to the heavenly planets. What then is to be said of those who use the water of mother Ganges to worship her?</w:t>
      </w:r>
    </w:p>
    <w:p w14:paraId="513DF0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bhasmībhūtāṅga-saṅgena   </w:t>
      </w:r>
      <w:r w:rsidRPr="004A2847">
        <w:rPr>
          <w:rStyle w:val="BookTitle"/>
          <w:rFonts w:asciiTheme="minorHAnsi" w:hAnsiTheme="minorHAnsi" w:cstheme="minorHAnsi"/>
          <w:b w:val="0"/>
          <w:bCs w:val="0"/>
          <w:color w:val="000000"/>
          <w:sz w:val="28"/>
          <w:szCs w:val="28"/>
        </w:rPr>
        <w:br/>
        <w:t xml:space="preserve">svar yātāḥ sagarātmajāḥkiṁ </w:t>
      </w:r>
      <w:r w:rsidRPr="004A2847">
        <w:rPr>
          <w:rStyle w:val="BookTitle"/>
          <w:rFonts w:asciiTheme="minorHAnsi" w:hAnsiTheme="minorHAnsi" w:cstheme="minorHAnsi"/>
          <w:b w:val="0"/>
          <w:bCs w:val="0"/>
          <w:color w:val="000000"/>
          <w:sz w:val="28"/>
          <w:szCs w:val="28"/>
        </w:rPr>
        <w:br/>
        <w:t xml:space="preserve">punaḥśraddhayā devīṁ   </w:t>
      </w:r>
      <w:r w:rsidRPr="004A2847">
        <w:rPr>
          <w:rStyle w:val="BookTitle"/>
          <w:rFonts w:asciiTheme="minorHAnsi" w:hAnsiTheme="minorHAnsi" w:cstheme="minorHAnsi"/>
          <w:b w:val="0"/>
          <w:bCs w:val="0"/>
          <w:color w:val="000000"/>
          <w:sz w:val="28"/>
          <w:szCs w:val="28"/>
        </w:rPr>
        <w:br/>
        <w:t>sevante ye dhṛta-vratāḥ</w:t>
      </w:r>
    </w:p>
    <w:p w14:paraId="50322E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“Simply by having water from the Ganges </w:t>
      </w:r>
      <w:proofErr w:type="gramStart"/>
      <w:r w:rsidRPr="004A2847">
        <w:rPr>
          <w:rStyle w:val="BookTitle"/>
          <w:rFonts w:asciiTheme="minorHAnsi" w:hAnsiTheme="minorHAnsi" w:cstheme="minorHAnsi"/>
          <w:b w:val="0"/>
          <w:bCs w:val="0"/>
          <w:color w:val="000000"/>
          <w:sz w:val="28"/>
          <w:szCs w:val="28"/>
        </w:rPr>
        <w:t>come in contact with</w:t>
      </w:r>
      <w:proofErr w:type="gramEnd"/>
      <w:r w:rsidRPr="004A2847">
        <w:rPr>
          <w:rStyle w:val="BookTitle"/>
          <w:rFonts w:asciiTheme="minorHAnsi" w:hAnsiTheme="minorHAnsi" w:cstheme="minorHAnsi"/>
          <w:b w:val="0"/>
          <w:bCs w:val="0"/>
          <w:color w:val="000000"/>
          <w:sz w:val="28"/>
          <w:szCs w:val="28"/>
        </w:rPr>
        <w:t xml:space="preserve"> the ashes of their burnt bodies, the sons of Sagara Mahārāja were elevated to the heavenly planets. Therefore, what is to be said of a devotee who worships mother Ganges faithfully with a determined vow? One can only imagine the benefit that accrues to such a devotee.</w:t>
      </w:r>
    </w:p>
    <w:p w14:paraId="301CAF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hy etat param āścaryaṁ   svardhunyā yad ihoditam</w:t>
      </w:r>
      <w:r w:rsidRPr="004A2847">
        <w:rPr>
          <w:rStyle w:val="BookTitle"/>
          <w:rFonts w:asciiTheme="minorHAnsi" w:hAnsiTheme="minorHAnsi" w:cstheme="minorHAnsi"/>
          <w:b w:val="0"/>
          <w:bCs w:val="0"/>
          <w:color w:val="000000"/>
          <w:sz w:val="28"/>
          <w:szCs w:val="28"/>
        </w:rPr>
        <w:br/>
        <w:t>ananta-caraṇāmbhoja-   prasūtāyā bhava-cchidaḥ</w:t>
      </w:r>
    </w:p>
    <w:p w14:paraId="5773ED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“Because mother Ganges emanates from the lotus toe of the Supreme Personality of Godhead, Anantadeva, she </w:t>
      </w:r>
      <w:proofErr w:type="gramStart"/>
      <w:r w:rsidRPr="004A2847">
        <w:rPr>
          <w:rStyle w:val="BookTitle"/>
          <w:rFonts w:asciiTheme="minorHAnsi" w:hAnsiTheme="minorHAnsi" w:cstheme="minorHAnsi"/>
          <w:b w:val="0"/>
          <w:bCs w:val="0"/>
          <w:color w:val="000000"/>
          <w:sz w:val="28"/>
          <w:szCs w:val="28"/>
        </w:rPr>
        <w:t>is able to</w:t>
      </w:r>
      <w:proofErr w:type="gramEnd"/>
      <w:r w:rsidRPr="004A2847">
        <w:rPr>
          <w:rStyle w:val="BookTitle"/>
          <w:rFonts w:asciiTheme="minorHAnsi" w:hAnsiTheme="minorHAnsi" w:cstheme="minorHAnsi"/>
          <w:b w:val="0"/>
          <w:bCs w:val="0"/>
          <w:color w:val="000000"/>
          <w:sz w:val="28"/>
          <w:szCs w:val="28"/>
        </w:rPr>
        <w:t xml:space="preserve"> liberate one from material bondage.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whatever is described herewith about her is not at all wonderful.”</w:t>
      </w:r>
    </w:p>
    <w:p w14:paraId="155AAE9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Vālmīki has written:</w:t>
      </w:r>
    </w:p>
    <w:p w14:paraId="52E8DC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tvat-tīre taru-koṭarāntar-gato gaṅge vihaṅgo varaṁ</w:t>
      </w:r>
      <w:r w:rsidRPr="004A2847">
        <w:rPr>
          <w:rStyle w:val="BookTitle"/>
          <w:rFonts w:asciiTheme="minorHAnsi" w:hAnsiTheme="minorHAnsi" w:cstheme="minorHAnsi"/>
          <w:b w:val="0"/>
          <w:bCs w:val="0"/>
          <w:color w:val="000000"/>
          <w:sz w:val="28"/>
          <w:szCs w:val="28"/>
        </w:rPr>
        <w:br/>
        <w:t>tvan-nīre narakānta-kāriṇi varaṁ matsyo 'tha vā kacchapaḥ</w:t>
      </w:r>
    </w:p>
    <w:p w14:paraId="4A4CE3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naivānyatra madāndha-sindhura-ghaṭā-saṅghaṭṭa-ghaṇṭā-raṇat-</w:t>
      </w:r>
      <w:r w:rsidRPr="004A2847">
        <w:rPr>
          <w:rStyle w:val="BookTitle"/>
          <w:rFonts w:asciiTheme="minorHAnsi" w:hAnsiTheme="minorHAnsi" w:cstheme="minorHAnsi"/>
          <w:b w:val="0"/>
          <w:bCs w:val="0"/>
          <w:color w:val="000000"/>
          <w:sz w:val="28"/>
          <w:szCs w:val="28"/>
        </w:rPr>
        <w:br/>
        <w:t>kāra-trasta-samasta-vairi-vanitā-labdha-stutir bhū-patiḥ</w:t>
      </w:r>
    </w:p>
    <w:p w14:paraId="02C3C7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Gāṅgā, O destroyer of hell, a bird within the hollow of a tree on your shore and a fish or tortoise within your waters are better than a king living elsewhere, even if that king has received praise from all his enemies' wives, who have been frightened by the ringing of the colliding bells on his troop of mad elephants.</w:t>
      </w:r>
    </w:p>
    <w:p w14:paraId="2BC6D4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ukṣā pakṣī turaga uragaḥ ko 'pi vā vāraṇo vā-</w:t>
      </w:r>
      <w:r w:rsidRPr="004A2847">
        <w:rPr>
          <w:rStyle w:val="BookTitle"/>
          <w:rFonts w:asciiTheme="minorHAnsi" w:hAnsiTheme="minorHAnsi" w:cstheme="minorHAnsi"/>
          <w:b w:val="0"/>
          <w:bCs w:val="0"/>
          <w:color w:val="000000"/>
          <w:sz w:val="28"/>
          <w:szCs w:val="28"/>
        </w:rPr>
        <w:br/>
        <w:t>vārīṇaḥ syāṁ janana-maraṇa-kleśa-duḥkhāsahiṣṇuḥ</w:t>
      </w:r>
    </w:p>
    <w:p w14:paraId="05CA71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na tv anyatra pravirala-raṇat-kaṅkaṇa-kvāṇa-miśraṁ</w:t>
      </w:r>
      <w:r w:rsidRPr="004A2847">
        <w:rPr>
          <w:rStyle w:val="BookTitle"/>
          <w:rFonts w:asciiTheme="minorHAnsi" w:hAnsiTheme="minorHAnsi" w:cstheme="minorHAnsi"/>
          <w:b w:val="0"/>
          <w:bCs w:val="0"/>
          <w:color w:val="000000"/>
          <w:sz w:val="28"/>
          <w:szCs w:val="28"/>
        </w:rPr>
        <w:br/>
        <w:t>vāra-strībhiś camara-marutā vījito bhūmi-pālaḥ</w:t>
      </w:r>
    </w:p>
    <w:p w14:paraId="426968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“Let me become an ox, a bird, a horse, a snake, an elephant, or any other lowly creature intolerant of the sufferings of birth and death. I do not want to go elsewhere, even as a king fanned with </w:t>
      </w:r>
      <w:r w:rsidRPr="004A2847">
        <w:rPr>
          <w:rStyle w:val="BookTitle"/>
          <w:rFonts w:asciiTheme="minorHAnsi" w:hAnsiTheme="minorHAnsi" w:cstheme="minorHAnsi"/>
          <w:b w:val="0"/>
          <w:bCs w:val="0"/>
          <w:i/>
          <w:iCs/>
          <w:color w:val="000000"/>
          <w:sz w:val="28"/>
          <w:szCs w:val="28"/>
        </w:rPr>
        <w:t>camaras</w:t>
      </w:r>
      <w:r w:rsidRPr="004A2847">
        <w:rPr>
          <w:rStyle w:val="BookTitle"/>
          <w:rFonts w:asciiTheme="minorHAnsi" w:hAnsiTheme="minorHAnsi" w:cstheme="minorHAnsi"/>
          <w:b w:val="0"/>
          <w:bCs w:val="0"/>
          <w:color w:val="000000"/>
          <w:sz w:val="28"/>
          <w:szCs w:val="28"/>
        </w:rPr>
        <w:t xml:space="preserve"> by courtesans whose bracelets sweetly tinkle.</w:t>
      </w:r>
    </w:p>
    <w:p w14:paraId="60E33B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abhinava-viṣa-vallī pāda-padmasya viṣṇor</w:t>
      </w:r>
      <w:r w:rsidRPr="004A2847">
        <w:rPr>
          <w:rStyle w:val="BookTitle"/>
          <w:rFonts w:asciiTheme="minorHAnsi" w:hAnsiTheme="minorHAnsi" w:cstheme="minorHAnsi"/>
          <w:b w:val="0"/>
          <w:bCs w:val="0"/>
          <w:color w:val="000000"/>
          <w:sz w:val="28"/>
          <w:szCs w:val="28"/>
        </w:rPr>
        <w:br/>
        <w:t>madana-mathana-mauler mālatī-puṣpa-mālā</w:t>
      </w:r>
    </w:p>
    <w:p w14:paraId="086304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jayati jaya-patākā kāpy asau mokṣa-lakṣmākṣa</w:t>
      </w:r>
      <w:r w:rsidRPr="004A2847">
        <w:rPr>
          <w:rStyle w:val="BookTitle"/>
          <w:rFonts w:asciiTheme="minorHAnsi" w:hAnsiTheme="minorHAnsi" w:cstheme="minorHAnsi"/>
          <w:b w:val="0"/>
          <w:bCs w:val="0"/>
          <w:color w:val="000000"/>
          <w:sz w:val="28"/>
          <w:szCs w:val="28"/>
        </w:rPr>
        <w:br/>
        <w:t>pita-kali-kalaṅkā jāhnavī naḥ punātu</w:t>
      </w:r>
    </w:p>
    <w:p w14:paraId="599D19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“She is a young </w:t>
      </w:r>
      <w:r w:rsidRPr="004A2847">
        <w:rPr>
          <w:rStyle w:val="BookTitle"/>
          <w:rFonts w:asciiTheme="minorHAnsi" w:hAnsiTheme="minorHAnsi" w:cstheme="minorHAnsi"/>
          <w:b w:val="0"/>
          <w:bCs w:val="0"/>
          <w:i/>
          <w:iCs/>
          <w:color w:val="000000"/>
          <w:sz w:val="28"/>
          <w:szCs w:val="28"/>
        </w:rPr>
        <w:t xml:space="preserve">myrrh </w:t>
      </w:r>
      <w:r w:rsidRPr="004A2847">
        <w:rPr>
          <w:rStyle w:val="BookTitle"/>
          <w:rFonts w:asciiTheme="minorHAnsi" w:hAnsiTheme="minorHAnsi" w:cstheme="minorHAnsi"/>
          <w:b w:val="0"/>
          <w:bCs w:val="0"/>
          <w:color w:val="000000"/>
          <w:sz w:val="28"/>
          <w:szCs w:val="28"/>
        </w:rPr>
        <w:t xml:space="preserve">creeper at the lotus feet of Lord Viṣṇu, and the garland of </w:t>
      </w:r>
      <w:r w:rsidRPr="004A2847">
        <w:rPr>
          <w:rStyle w:val="BookTitle"/>
          <w:rFonts w:asciiTheme="minorHAnsi" w:hAnsiTheme="minorHAnsi" w:cstheme="minorHAnsi"/>
          <w:b w:val="0"/>
          <w:bCs w:val="0"/>
          <w:i/>
          <w:iCs/>
          <w:color w:val="000000"/>
          <w:sz w:val="28"/>
          <w:szCs w:val="28"/>
        </w:rPr>
        <w:t>mālatī</w:t>
      </w:r>
      <w:r w:rsidRPr="004A2847">
        <w:rPr>
          <w:rStyle w:val="BookTitle"/>
          <w:rFonts w:asciiTheme="minorHAnsi" w:hAnsiTheme="minorHAnsi" w:cstheme="minorHAnsi"/>
          <w:b w:val="0"/>
          <w:bCs w:val="0"/>
          <w:color w:val="000000"/>
          <w:sz w:val="28"/>
          <w:szCs w:val="28"/>
        </w:rPr>
        <w:t xml:space="preserve"> flowers on the headdress of Him, the conqueror of Cupid. All victory to her, whose victory flag is marked with the sign of liberation. May she, Jāhnavī, who dispels the contamination of Kali, purify us.</w:t>
      </w:r>
    </w:p>
    <w:p w14:paraId="7AF23C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 tat tāla-tamāla-śāla-sarala-vyālola-vallī-latā-</w:t>
      </w:r>
      <w:r w:rsidRPr="004A2847">
        <w:rPr>
          <w:rStyle w:val="BookTitle"/>
          <w:rFonts w:asciiTheme="minorHAnsi" w:hAnsiTheme="minorHAnsi" w:cstheme="minorHAnsi"/>
          <w:b w:val="0"/>
          <w:bCs w:val="0"/>
          <w:color w:val="000000"/>
          <w:sz w:val="28"/>
          <w:szCs w:val="28"/>
        </w:rPr>
        <w:br/>
        <w:t>cchannaṁ sūrya-kara-pratāpa-rahitaṁśaṅkhendu-kuṇḍojjvalam</w:t>
      </w:r>
    </w:p>
    <w:p w14:paraId="3A0DEB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gandharvāmara-siddha-kinnara-vadhū-tuṅga-stanāsphalitaṁ</w:t>
      </w:r>
      <w:r w:rsidRPr="004A2847">
        <w:rPr>
          <w:rStyle w:val="BookTitle"/>
          <w:rFonts w:asciiTheme="minorHAnsi" w:hAnsiTheme="minorHAnsi" w:cstheme="minorHAnsi"/>
          <w:b w:val="0"/>
          <w:bCs w:val="0"/>
          <w:color w:val="000000"/>
          <w:sz w:val="28"/>
          <w:szCs w:val="28"/>
        </w:rPr>
        <w:br/>
        <w:t>snānāya prati-vāsaraṁ bhavatu me gāṅgaṁ jalaṁ nirmalam</w:t>
      </w:r>
    </w:p>
    <w:p w14:paraId="4316FC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“May the pure waters of the Ganges be there every day for me to bathe in. Those waters are covered by the trembling vines and creepers of the </w:t>
      </w:r>
      <w:r w:rsidRPr="004A2847">
        <w:rPr>
          <w:rStyle w:val="BookTitle"/>
          <w:rFonts w:asciiTheme="minorHAnsi" w:hAnsiTheme="minorHAnsi" w:cstheme="minorHAnsi"/>
          <w:b w:val="0"/>
          <w:bCs w:val="0"/>
          <w:i/>
          <w:iCs/>
          <w:color w:val="000000"/>
          <w:sz w:val="28"/>
          <w:szCs w:val="28"/>
        </w:rPr>
        <w:t>tāla,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tamāla, śāla,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sarala</w:t>
      </w:r>
      <w:r w:rsidRPr="004A2847">
        <w:rPr>
          <w:rStyle w:val="BookTitle"/>
          <w:rFonts w:asciiTheme="minorHAnsi" w:hAnsiTheme="minorHAnsi" w:cstheme="minorHAnsi"/>
          <w:b w:val="0"/>
          <w:bCs w:val="0"/>
          <w:color w:val="000000"/>
          <w:sz w:val="28"/>
          <w:szCs w:val="28"/>
        </w:rPr>
        <w:t xml:space="preserve"> trees; free from the burning heat of the sun's rays; brilliant like the white conchshell and the halo of the moon; and gently struck by the prominent breasts of the Gandharva, demigod, Siddha, and Kinnara women.</w:t>
      </w:r>
    </w:p>
    <w:p w14:paraId="63CF6A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gāṅgaṁ vāri mano-hāri   murāri-caraṇa-cyutam</w:t>
      </w:r>
      <w:r w:rsidRPr="004A2847">
        <w:rPr>
          <w:rStyle w:val="BookTitle"/>
          <w:rFonts w:asciiTheme="minorHAnsi" w:hAnsiTheme="minorHAnsi" w:cstheme="minorHAnsi"/>
          <w:b w:val="0"/>
          <w:bCs w:val="0"/>
          <w:color w:val="000000"/>
          <w:sz w:val="28"/>
          <w:szCs w:val="28"/>
        </w:rPr>
        <w:br/>
        <w:t>tripurāri-śiraś-cāri   pāpa-hari punātu mām</w:t>
      </w:r>
    </w:p>
    <w:p w14:paraId="273618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waters of the Ganges, emanating from the feet of Murāri, enchant the mind. They rest on the head of Lord Tripurāri and destroy all sin. May those waters purify me.</w:t>
      </w:r>
    </w:p>
    <w:p w14:paraId="616447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pāpāpahāri duritāri taraṅga-dhāri</w:t>
      </w:r>
      <w:r w:rsidRPr="004A2847">
        <w:rPr>
          <w:rStyle w:val="BookTitle"/>
          <w:rFonts w:asciiTheme="minorHAnsi" w:hAnsiTheme="minorHAnsi" w:cstheme="minorHAnsi"/>
          <w:b w:val="0"/>
          <w:bCs w:val="0"/>
          <w:color w:val="000000"/>
          <w:sz w:val="28"/>
          <w:szCs w:val="28"/>
        </w:rPr>
        <w:br/>
        <w:t>dūra-pracāri girirāja-guhā-vidāri</w:t>
      </w:r>
    </w:p>
    <w:p w14:paraId="5F1022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jhaṅkāra-kāri hari-pāda-rajo-vihāri</w:t>
      </w:r>
      <w:r w:rsidRPr="004A2847">
        <w:rPr>
          <w:rStyle w:val="BookTitle"/>
          <w:rFonts w:asciiTheme="minorHAnsi" w:hAnsiTheme="minorHAnsi" w:cstheme="minorHAnsi"/>
          <w:b w:val="0"/>
          <w:bCs w:val="0"/>
          <w:color w:val="000000"/>
          <w:sz w:val="28"/>
          <w:szCs w:val="28"/>
        </w:rPr>
        <w:br/>
        <w:t>gāṅgaṁ punātu satataṁśubha-kāri vāri</w:t>
      </w:r>
    </w:p>
    <w:p w14:paraId="08FDC8F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“May the always auspicious waters of the Ganges purify me. That water dispels all sins. It is the enemy of distress, it bears many waves, it travels far, it splits open the caves of the Himālaya, it makes a murmuring sound, and it sports in the dust of Lord Hari's feet.”</w:t>
      </w:r>
    </w:p>
    <w:p w14:paraId="0B13608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Śaṅkarācārya has stated:</w:t>
      </w:r>
    </w:p>
    <w:p w14:paraId="016C03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varam iha nīre kamaṭho mīnaḥkiṁ </w:t>
      </w:r>
      <w:r w:rsidRPr="004A2847">
        <w:rPr>
          <w:rStyle w:val="BookTitle"/>
          <w:rFonts w:asciiTheme="minorHAnsi" w:hAnsiTheme="minorHAnsi" w:cstheme="minorHAnsi"/>
          <w:b w:val="0"/>
          <w:bCs w:val="0"/>
          <w:color w:val="000000"/>
          <w:sz w:val="28"/>
          <w:szCs w:val="28"/>
        </w:rPr>
        <w:br/>
        <w:t>vā tīre saraṭaḥ kṣīṇaḥ</w:t>
      </w:r>
    </w:p>
    <w:p w14:paraId="27D2E0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atha vā gavyutau śva-paco dīnas</w:t>
      </w:r>
      <w:r w:rsidRPr="004A2847">
        <w:rPr>
          <w:rStyle w:val="BookTitle"/>
          <w:rFonts w:asciiTheme="minorHAnsi" w:hAnsiTheme="minorHAnsi" w:cstheme="minorHAnsi"/>
          <w:b w:val="0"/>
          <w:bCs w:val="0"/>
          <w:color w:val="000000"/>
          <w:sz w:val="28"/>
          <w:szCs w:val="28"/>
        </w:rPr>
        <w:br/>
        <w:t>tava dūre na nṛpati-kulīnaḥ</w:t>
      </w:r>
    </w:p>
    <w:p w14:paraId="5FFC234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tortoise or fish in this water, a feeble lizard on the river's shore, and a wretched dog-eater in a nearby pasture are better than a royal prince far away from you.”</w:t>
      </w:r>
    </w:p>
    <w:p w14:paraId="66E28C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Jāhnavī incarnated to deliver the inhabitants of the material world, therefore there is nothing equal to the Ganges. Although Śrī Gaurasundara is the Supreme Personality of Godhead, He increased the glories of His servants and maidservants.</w:t>
      </w:r>
    </w:p>
    <w:p w14:paraId="1C25F593" w14:textId="655AB7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1.122</w:t>
      </w:r>
    </w:p>
    <w:p w14:paraId="774AD5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0CE7CC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prabhura pāda-padme vasati gaṅgāra</w:t>
      </w:r>
      <w:r w:rsidRPr="004A2847">
        <w:rPr>
          <w:rStyle w:val="BookTitle"/>
          <w:rFonts w:asciiTheme="minorHAnsi" w:hAnsiTheme="minorHAnsi" w:cstheme="minorHAnsi"/>
          <w:b w:val="0"/>
          <w:bCs w:val="0"/>
          <w:color w:val="000000"/>
          <w:sz w:val="28"/>
          <w:szCs w:val="28"/>
        </w:rPr>
        <w:br/>
        <w:t xml:space="preserve">se prabhu karaye </w:t>
      </w:r>
      <w:proofErr w:type="gramStart"/>
      <w:r w:rsidRPr="004A2847">
        <w:rPr>
          <w:rStyle w:val="BookTitle"/>
          <w:rFonts w:asciiTheme="minorHAnsi" w:hAnsiTheme="minorHAnsi" w:cstheme="minorHAnsi"/>
          <w:b w:val="0"/>
          <w:bCs w:val="0"/>
          <w:color w:val="000000"/>
          <w:sz w:val="28"/>
          <w:szCs w:val="28"/>
        </w:rPr>
        <w:t>stuti,—</w:t>
      </w:r>
      <w:proofErr w:type="gramEnd"/>
      <w:r w:rsidRPr="004A2847">
        <w:rPr>
          <w:rStyle w:val="BookTitle"/>
          <w:rFonts w:asciiTheme="minorHAnsi" w:hAnsiTheme="minorHAnsi" w:cstheme="minorHAnsi"/>
          <w:b w:val="0"/>
          <w:bCs w:val="0"/>
          <w:color w:val="000000"/>
          <w:sz w:val="28"/>
          <w:szCs w:val="28"/>
        </w:rPr>
        <w:t>hena avatāra</w:t>
      </w:r>
    </w:p>
    <w:p w14:paraId="339AD0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from whose lotus feet the Ganges emanates offered prayers to the Ganges. Such are the characteristics of this incarnation of the Lord.</w:t>
      </w:r>
    </w:p>
    <w:p w14:paraId="553DF3AD" w14:textId="4A7892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1.123</w:t>
      </w:r>
    </w:p>
    <w:p w14:paraId="44BA15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31DC9C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śunaye gaurāṅgera gaṅgā-prati stuti</w:t>
      </w:r>
      <w:r w:rsidRPr="004A2847">
        <w:rPr>
          <w:rStyle w:val="BookTitle"/>
          <w:rFonts w:asciiTheme="minorHAnsi" w:hAnsiTheme="minorHAnsi" w:cstheme="minorHAnsi"/>
          <w:b w:val="0"/>
          <w:bCs w:val="0"/>
          <w:color w:val="000000"/>
          <w:sz w:val="28"/>
          <w:szCs w:val="28"/>
        </w:rPr>
        <w:br/>
        <w:t>tāṅra haya śrī-kṛṣṇa-caitanye rati-mati</w:t>
      </w:r>
    </w:p>
    <w:p w14:paraId="777C14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hears the prayers Gaurāṅga offered to the Ganges will develop attachment for the lotus feet of Śrī Kṛṣṇa Caitanya.</w:t>
      </w:r>
    </w:p>
    <w:p w14:paraId="6E2A3587" w14:textId="44C912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1.124</w:t>
      </w:r>
    </w:p>
    <w:p w14:paraId="645478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17A554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nityānanda-saṁhati se niśā sei-grāme</w:t>
      </w:r>
      <w:r w:rsidRPr="004A2847">
        <w:rPr>
          <w:rStyle w:val="BookTitle"/>
          <w:rFonts w:asciiTheme="minorHAnsi" w:hAnsiTheme="minorHAnsi" w:cstheme="minorHAnsi"/>
          <w:b w:val="0"/>
          <w:bCs w:val="0"/>
          <w:color w:val="000000"/>
          <w:sz w:val="28"/>
          <w:szCs w:val="28"/>
        </w:rPr>
        <w:br/>
        <w:t>āchilena kona puṇyavantera āśrame</w:t>
      </w:r>
    </w:p>
    <w:p w14:paraId="3CB4A2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and Nityānanda stayed that night in that village in the house of one pious person.</w:t>
      </w:r>
    </w:p>
    <w:p w14:paraId="78C940FC" w14:textId="4CC09F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1.125</w:t>
      </w:r>
    </w:p>
    <w:p w14:paraId="5BCF05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30178B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āra dine kathokṣaṇe bhakta-gaṇa</w:t>
      </w:r>
      <w:r w:rsidRPr="004A2847">
        <w:rPr>
          <w:rStyle w:val="BookTitle"/>
          <w:rFonts w:asciiTheme="minorHAnsi" w:hAnsiTheme="minorHAnsi" w:cstheme="minorHAnsi"/>
          <w:b w:val="0"/>
          <w:bCs w:val="0"/>
          <w:color w:val="000000"/>
          <w:sz w:val="28"/>
          <w:szCs w:val="28"/>
        </w:rPr>
        <w:br/>
        <w:t>āsiyā pāila sabe prabhura darśana</w:t>
      </w:r>
    </w:p>
    <w:p w14:paraId="124395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 the next day the devotees came and found the Lord.</w:t>
      </w:r>
    </w:p>
    <w:p w14:paraId="45DA236B" w14:textId="40EF07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1.126</w:t>
      </w:r>
    </w:p>
    <w:p w14:paraId="5C8DA6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413FF6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sarva bhakta-gaṇa kari' saṅge</w:t>
      </w:r>
      <w:r w:rsidRPr="004A2847">
        <w:rPr>
          <w:rStyle w:val="BookTitle"/>
          <w:rFonts w:asciiTheme="minorHAnsi" w:hAnsiTheme="minorHAnsi" w:cstheme="minorHAnsi"/>
          <w:b w:val="0"/>
          <w:bCs w:val="0"/>
          <w:color w:val="000000"/>
          <w:sz w:val="28"/>
          <w:szCs w:val="28"/>
        </w:rPr>
        <w:br/>
        <w:t>nīlācala-prati śubha karilena raṅge</w:t>
      </w:r>
    </w:p>
    <w:p w14:paraId="4DDD29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the Lord, accompanied by the devotees, happily departed for Nīlācala.</w:t>
      </w:r>
    </w:p>
    <w:p w14:paraId="389B9F3C" w14:textId="0D47A8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1.127</w:t>
      </w:r>
    </w:p>
    <w:p w14:paraId="453891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262421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nityānanda mahāmati!</w:t>
      </w:r>
      <w:r w:rsidRPr="004A2847">
        <w:rPr>
          <w:rStyle w:val="BookTitle"/>
          <w:rFonts w:asciiTheme="minorHAnsi" w:hAnsiTheme="minorHAnsi" w:cstheme="minorHAnsi"/>
          <w:b w:val="0"/>
          <w:bCs w:val="0"/>
          <w:color w:val="000000"/>
          <w:sz w:val="28"/>
          <w:szCs w:val="28"/>
        </w:rPr>
        <w:br/>
        <w:t>satvare calaha tumi navadvīpa-prati</w:t>
      </w:r>
    </w:p>
    <w:p w14:paraId="531EC5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“Listen, O magnanimous Nityānanda! Go quickly to Navadvīpa.</w:t>
      </w:r>
    </w:p>
    <w:p w14:paraId="5E94CF08" w14:textId="4EB393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1.128</w:t>
      </w:r>
    </w:p>
    <w:p w14:paraId="0DD74A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1761A0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śrīvāsādi kari' yata saba bhakta-gaṇa</w:t>
      </w:r>
      <w:r w:rsidRPr="004A2847">
        <w:rPr>
          <w:rStyle w:val="BookTitle"/>
          <w:rFonts w:asciiTheme="minorHAnsi" w:hAnsiTheme="minorHAnsi" w:cstheme="minorHAnsi"/>
          <w:b w:val="0"/>
          <w:bCs w:val="0"/>
          <w:color w:val="000000"/>
          <w:sz w:val="28"/>
          <w:szCs w:val="28"/>
        </w:rPr>
        <w:br/>
        <w:t>sabāra karaha giyā duḥkha-vimocana</w:t>
      </w:r>
    </w:p>
    <w:p w14:paraId="17623E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“Go and mitigate the distress of Śrīvāsa and the other devotees.</w:t>
      </w:r>
    </w:p>
    <w:p w14:paraId="2F06608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śrīvāsādi kari' yata saba bhakta-gaṇa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śrīvāsādi yata ache bhagavata-gaṇa</w:t>
      </w:r>
      <w:r w:rsidRPr="004A2847">
        <w:rPr>
          <w:rStyle w:val="BookTitle"/>
          <w:rFonts w:asciiTheme="minorHAnsi" w:hAnsiTheme="minorHAnsi" w:cstheme="minorHAnsi"/>
          <w:b w:val="0"/>
          <w:bCs w:val="0"/>
          <w:color w:val="000000"/>
          <w:sz w:val="28"/>
          <w:szCs w:val="28"/>
        </w:rPr>
        <w:t xml:space="preserve"> (both mean “all the devotees headed by Śrīvāsa”).</w:t>
      </w:r>
    </w:p>
    <w:p w14:paraId="22B28C9D" w14:textId="33D8E1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1.129</w:t>
      </w:r>
    </w:p>
    <w:p w14:paraId="36C92D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5EF248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saba kathā tumi kahi o sabāre</w:t>
      </w:r>
      <w:r w:rsidRPr="004A2847">
        <w:rPr>
          <w:rStyle w:val="BookTitle"/>
          <w:rFonts w:asciiTheme="minorHAnsi" w:hAnsiTheme="minorHAnsi" w:cstheme="minorHAnsi"/>
          <w:b w:val="0"/>
          <w:bCs w:val="0"/>
          <w:color w:val="000000"/>
          <w:sz w:val="28"/>
          <w:szCs w:val="28"/>
        </w:rPr>
        <w:br/>
        <w:t>āmi yāba nīlācala-candra dekhibāre</w:t>
      </w:r>
    </w:p>
    <w:p w14:paraId="0FE3FE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“Tell everyone that I am going to see the moonlike Lord of Nīlācala.</w:t>
      </w:r>
    </w:p>
    <w:p w14:paraId="38ABC36C" w14:textId="283613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1.130</w:t>
      </w:r>
    </w:p>
    <w:p w14:paraId="3074DF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0EB98B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apekṣā āmi kari śāntipure</w:t>
      </w:r>
      <w:r w:rsidRPr="004A2847">
        <w:rPr>
          <w:rStyle w:val="BookTitle"/>
          <w:rFonts w:asciiTheme="minorHAnsi" w:hAnsiTheme="minorHAnsi" w:cstheme="minorHAnsi"/>
          <w:b w:val="0"/>
          <w:bCs w:val="0"/>
          <w:color w:val="000000"/>
          <w:sz w:val="28"/>
          <w:szCs w:val="28"/>
        </w:rPr>
        <w:br/>
        <w:t>rahibāṅa śrī-advaita-ācāryera ghare</w:t>
      </w:r>
    </w:p>
    <w:p w14:paraId="7F19DB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wait for everyone at Śāntipura, where I will stay at the house of Śrī Advaita Ācārya.</w:t>
      </w:r>
    </w:p>
    <w:p w14:paraId="1DFC332A" w14:textId="709E8C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1.131</w:t>
      </w:r>
    </w:p>
    <w:p w14:paraId="6F4385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0C6E4E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tāṅ'-sabā' laiyā tumi āsibā satvare</w:t>
      </w:r>
      <w:r w:rsidRPr="004A2847">
        <w:rPr>
          <w:rStyle w:val="BookTitle"/>
          <w:rFonts w:asciiTheme="minorHAnsi" w:hAnsiTheme="minorHAnsi" w:cstheme="minorHAnsi"/>
          <w:b w:val="0"/>
          <w:bCs w:val="0"/>
          <w:color w:val="000000"/>
          <w:sz w:val="28"/>
          <w:szCs w:val="28"/>
        </w:rPr>
        <w:br/>
        <w:t>āmi yāi haridāsera phuliyā nagare”</w:t>
      </w:r>
    </w:p>
    <w:p w14:paraId="7ED859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quickly bring everyone there. I am going to visit Haridāsa in Phuliyā.”</w:t>
      </w:r>
    </w:p>
    <w:p w14:paraId="4CF378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village Phuliyā is situated between Rāṇāghāṭa and Śāntipura. From Navadvīpa, the devotees went there by boat and joined the Lord.</w:t>
      </w:r>
    </w:p>
    <w:p w14:paraId="334FF51D" w14:textId="3EE1F9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1.132</w:t>
      </w:r>
    </w:p>
    <w:p w14:paraId="1D7B34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1A8E5A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nityānande pāṭhāiyāśrī-gaurasundara</w:t>
      </w:r>
      <w:r w:rsidRPr="004A2847">
        <w:rPr>
          <w:rStyle w:val="BookTitle"/>
          <w:rFonts w:asciiTheme="minorHAnsi" w:hAnsiTheme="minorHAnsi" w:cstheme="minorHAnsi"/>
          <w:b w:val="0"/>
          <w:bCs w:val="0"/>
          <w:color w:val="000000"/>
          <w:sz w:val="28"/>
          <w:szCs w:val="28"/>
        </w:rPr>
        <w:br/>
        <w:t>calilena mahāprabhu phuliyā-nagara</w:t>
      </w:r>
    </w:p>
    <w:p w14:paraId="622450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sending Nityānanda, Śrī Gaurasundara went to Phuliyā.</w:t>
      </w:r>
    </w:p>
    <w:p w14:paraId="261FAEB5" w14:textId="6C2748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1.133</w:t>
      </w:r>
    </w:p>
    <w:p w14:paraId="287E21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133</w:t>
      </w:r>
    </w:p>
    <w:p w14:paraId="09C9E4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ājñāya mahā-matta nityānanda</w:t>
      </w:r>
      <w:r w:rsidRPr="004A2847">
        <w:rPr>
          <w:rStyle w:val="BookTitle"/>
          <w:rFonts w:asciiTheme="minorHAnsi" w:hAnsiTheme="minorHAnsi" w:cstheme="minorHAnsi"/>
          <w:b w:val="0"/>
          <w:bCs w:val="0"/>
          <w:color w:val="000000"/>
          <w:sz w:val="28"/>
          <w:szCs w:val="28"/>
        </w:rPr>
        <w:br/>
        <w:t>navadvīpe calilena parama ānanda</w:t>
      </w:r>
    </w:p>
    <w:p w14:paraId="215D4E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Following the Lord's instruction, the greatly intoxicated Nityānanda went in great ecstasy to Navadvīpa.</w:t>
      </w:r>
    </w:p>
    <w:p w14:paraId="139272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mahā-matta</w:t>
      </w:r>
      <w:r w:rsidRPr="004A2847">
        <w:rPr>
          <w:rStyle w:val="BookTitle"/>
          <w:rFonts w:asciiTheme="minorHAnsi" w:hAnsiTheme="minorHAnsi" w:cstheme="minorHAnsi"/>
          <w:b w:val="0"/>
          <w:bCs w:val="0"/>
          <w:color w:val="000000"/>
          <w:sz w:val="28"/>
          <w:szCs w:val="28"/>
        </w:rPr>
        <w:t xml:space="preserve"> (“greatly intoxicated”) is </w:t>
      </w:r>
      <w:r w:rsidRPr="004A2847">
        <w:rPr>
          <w:rStyle w:val="BookTitle"/>
          <w:rFonts w:asciiTheme="minorHAnsi" w:hAnsiTheme="minorHAnsi" w:cstheme="minorHAnsi"/>
          <w:b w:val="0"/>
          <w:bCs w:val="0"/>
          <w:i/>
          <w:iCs/>
          <w:color w:val="000000"/>
          <w:sz w:val="28"/>
          <w:szCs w:val="28"/>
        </w:rPr>
        <w:t xml:space="preserve">mahā-malla </w:t>
      </w:r>
      <w:r w:rsidRPr="004A2847">
        <w:rPr>
          <w:rStyle w:val="BookTitle"/>
          <w:rFonts w:asciiTheme="minorHAnsi" w:hAnsiTheme="minorHAnsi" w:cstheme="minorHAnsi"/>
          <w:b w:val="0"/>
          <w:bCs w:val="0"/>
          <w:color w:val="000000"/>
          <w:sz w:val="28"/>
          <w:szCs w:val="28"/>
        </w:rPr>
        <w:t>(“the great wrestler”).</w:t>
      </w:r>
    </w:p>
    <w:p w14:paraId="743CF393" w14:textId="3DCA0D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1.134</w:t>
      </w:r>
    </w:p>
    <w:p w14:paraId="615933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362450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prema-rase mahāmatta nityānanda-rāya</w:t>
      </w:r>
      <w:r w:rsidRPr="004A2847">
        <w:rPr>
          <w:rStyle w:val="BookTitle"/>
          <w:rFonts w:asciiTheme="minorHAnsi" w:hAnsiTheme="minorHAnsi" w:cstheme="minorHAnsi"/>
          <w:b w:val="0"/>
          <w:bCs w:val="0"/>
          <w:color w:val="000000"/>
          <w:sz w:val="28"/>
          <w:szCs w:val="28"/>
        </w:rPr>
        <w:br/>
        <w:t>huṅkāra garjana prabhu karaye sadāya</w:t>
      </w:r>
    </w:p>
    <w:p w14:paraId="2A2B7E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was greatly intoxicated in the mellows of ecstatic love. He constantly roared loudly.</w:t>
      </w:r>
    </w:p>
    <w:p w14:paraId="61A41DED" w14:textId="75A0FA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1.135</w:t>
      </w:r>
    </w:p>
    <w:p w14:paraId="701CFA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22BCD5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matta-siṁha-prāya prabhu ānande vihvala</w:t>
      </w:r>
      <w:r w:rsidRPr="004A2847">
        <w:rPr>
          <w:rStyle w:val="BookTitle"/>
          <w:rFonts w:asciiTheme="minorHAnsi" w:hAnsiTheme="minorHAnsi" w:cstheme="minorHAnsi"/>
          <w:b w:val="0"/>
          <w:bCs w:val="0"/>
          <w:color w:val="000000"/>
          <w:sz w:val="28"/>
          <w:szCs w:val="28"/>
        </w:rPr>
        <w:br/>
        <w:t>vidhi-niṣedhera pāra vihāra sakala</w:t>
      </w:r>
    </w:p>
    <w:p w14:paraId="415231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was overwhelmed in ecstasy like an intoxicated lion. His pastimes are transcendental to all rules and regulations.</w:t>
      </w:r>
    </w:p>
    <w:p w14:paraId="093142A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pāra</w:t>
      </w:r>
      <w:r w:rsidRPr="004A2847">
        <w:rPr>
          <w:rStyle w:val="BookTitle"/>
          <w:rFonts w:asciiTheme="minorHAnsi" w:hAnsiTheme="minorHAnsi" w:cstheme="minorHAnsi"/>
          <w:b w:val="0"/>
          <w:bCs w:val="0"/>
          <w:color w:val="000000"/>
          <w:sz w:val="28"/>
          <w:szCs w:val="28"/>
        </w:rPr>
        <w:t xml:space="preserve"> (“on the other side of”) is </w:t>
      </w:r>
      <w:r w:rsidRPr="004A2847">
        <w:rPr>
          <w:rStyle w:val="BookTitle"/>
          <w:rFonts w:asciiTheme="minorHAnsi" w:hAnsiTheme="minorHAnsi" w:cstheme="minorHAnsi"/>
          <w:b w:val="0"/>
          <w:bCs w:val="0"/>
          <w:i/>
          <w:iCs/>
          <w:color w:val="000000"/>
          <w:sz w:val="28"/>
          <w:szCs w:val="28"/>
        </w:rPr>
        <w:t xml:space="preserve">para </w:t>
      </w:r>
      <w:r w:rsidRPr="004A2847">
        <w:rPr>
          <w:rStyle w:val="BookTitle"/>
          <w:rFonts w:asciiTheme="minorHAnsi" w:hAnsiTheme="minorHAnsi" w:cstheme="minorHAnsi"/>
          <w:b w:val="0"/>
          <w:bCs w:val="0"/>
          <w:color w:val="000000"/>
          <w:sz w:val="28"/>
          <w:szCs w:val="28"/>
        </w:rPr>
        <w:t>(“beyond”).</w:t>
      </w:r>
    </w:p>
    <w:p w14:paraId="41D7B7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(11.2.40) it is stated:</w:t>
      </w:r>
    </w:p>
    <w:p w14:paraId="0B9802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evaṁ-vrataḥ sva-priya-nāma-kīrtyā</w:t>
      </w:r>
      <w:r w:rsidRPr="004A2847">
        <w:rPr>
          <w:rStyle w:val="BookTitle"/>
          <w:rFonts w:asciiTheme="minorHAnsi" w:hAnsiTheme="minorHAnsi" w:cstheme="minorHAnsi"/>
          <w:b w:val="0"/>
          <w:bCs w:val="0"/>
          <w:color w:val="000000"/>
          <w:sz w:val="28"/>
          <w:szCs w:val="28"/>
        </w:rPr>
        <w:br/>
        <w:t>jātānurāgo druta-citta uccaiḥ</w:t>
      </w:r>
      <w:r w:rsidRPr="004A2847">
        <w:rPr>
          <w:rStyle w:val="BookTitle"/>
          <w:rFonts w:asciiTheme="minorHAnsi" w:hAnsiTheme="minorHAnsi" w:cstheme="minorHAnsi"/>
          <w:b w:val="0"/>
          <w:bCs w:val="0"/>
          <w:color w:val="000000"/>
          <w:sz w:val="28"/>
          <w:szCs w:val="28"/>
        </w:rPr>
        <w:br/>
        <w:t>hasaty atho roditi rauti gāyaty</w:t>
      </w:r>
      <w:r w:rsidRPr="004A2847">
        <w:rPr>
          <w:rStyle w:val="BookTitle"/>
          <w:rFonts w:asciiTheme="minorHAnsi" w:hAnsiTheme="minorHAnsi" w:cstheme="minorHAnsi"/>
          <w:b w:val="0"/>
          <w:bCs w:val="0"/>
          <w:color w:val="000000"/>
          <w:sz w:val="28"/>
          <w:szCs w:val="28"/>
        </w:rPr>
        <w:br/>
        <w:t>unmāda-van nṛtyati loka-bāhyaḥ</w:t>
      </w:r>
    </w:p>
    <w:p w14:paraId="6197D5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a person is </w:t>
      </w:r>
      <w:proofErr w:type="gramStart"/>
      <w:r w:rsidRPr="004A2847">
        <w:rPr>
          <w:rStyle w:val="BookTitle"/>
          <w:rFonts w:asciiTheme="minorHAnsi" w:hAnsiTheme="minorHAnsi" w:cstheme="minorHAnsi"/>
          <w:b w:val="0"/>
          <w:bCs w:val="0"/>
          <w:color w:val="000000"/>
          <w:sz w:val="28"/>
          <w:szCs w:val="28"/>
        </w:rPr>
        <w:t>actually advanced</w:t>
      </w:r>
      <w:proofErr w:type="gramEnd"/>
      <w:r w:rsidRPr="004A2847">
        <w:rPr>
          <w:rStyle w:val="BookTitle"/>
          <w:rFonts w:asciiTheme="minorHAnsi" w:hAnsiTheme="minorHAnsi" w:cstheme="minorHAnsi"/>
          <w:b w:val="0"/>
          <w:bCs w:val="0"/>
          <w:color w:val="000000"/>
          <w:sz w:val="28"/>
          <w:szCs w:val="28"/>
        </w:rPr>
        <w:t xml:space="preserve"> and takes pleasure in chanting the holy name of the Lord, who is very dear to him, he is agitated and loudly chants the holy name. He also laughs, cries, becomes agitated, and chants just like a madman, not caring for outsiders.”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(11.18.28-29) it is stated:</w:t>
      </w:r>
    </w:p>
    <w:p w14:paraId="18D565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jñāna-niṣṭho virakto vā</w:t>
      </w:r>
      <w:r w:rsidRPr="004A2847">
        <w:rPr>
          <w:rStyle w:val="BookTitle"/>
          <w:rFonts w:asciiTheme="minorHAnsi" w:hAnsiTheme="minorHAnsi" w:cstheme="minorHAnsi"/>
          <w:b w:val="0"/>
          <w:bCs w:val="0"/>
          <w:color w:val="000000"/>
          <w:sz w:val="28"/>
          <w:szCs w:val="28"/>
        </w:rPr>
        <w:br/>
        <w:t>mad-bhakto vānapekṣakaḥ</w:t>
      </w:r>
      <w:r w:rsidRPr="004A2847">
        <w:rPr>
          <w:rStyle w:val="BookTitle"/>
          <w:rFonts w:asciiTheme="minorHAnsi" w:hAnsiTheme="minorHAnsi" w:cstheme="minorHAnsi"/>
          <w:b w:val="0"/>
          <w:bCs w:val="0"/>
          <w:color w:val="000000"/>
          <w:sz w:val="28"/>
          <w:szCs w:val="28"/>
        </w:rPr>
        <w:br/>
        <w:t>sa-liṅgān āśramāṁs tyaktvā</w:t>
      </w:r>
      <w:r w:rsidRPr="004A2847">
        <w:rPr>
          <w:rStyle w:val="BookTitle"/>
          <w:rFonts w:asciiTheme="minorHAnsi" w:hAnsiTheme="minorHAnsi" w:cstheme="minorHAnsi"/>
          <w:b w:val="0"/>
          <w:bCs w:val="0"/>
          <w:color w:val="000000"/>
          <w:sz w:val="28"/>
          <w:szCs w:val="28"/>
        </w:rPr>
        <w:br/>
        <w:t>cared avidhi-gocaraḥ</w:t>
      </w:r>
    </w:p>
    <w:p w14:paraId="4D93BF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budho bālaka-vat krīḍet</w:t>
      </w:r>
      <w:r w:rsidRPr="004A2847">
        <w:rPr>
          <w:rStyle w:val="BookTitle"/>
          <w:rFonts w:asciiTheme="minorHAnsi" w:hAnsiTheme="minorHAnsi" w:cstheme="minorHAnsi"/>
          <w:b w:val="0"/>
          <w:bCs w:val="0"/>
          <w:color w:val="000000"/>
          <w:sz w:val="28"/>
          <w:szCs w:val="28"/>
        </w:rPr>
        <w:br/>
        <w:t>kuśalo jaḍa-vac caret</w:t>
      </w:r>
      <w:r w:rsidRPr="004A2847">
        <w:rPr>
          <w:rStyle w:val="BookTitle"/>
          <w:rFonts w:asciiTheme="minorHAnsi" w:hAnsiTheme="minorHAnsi" w:cstheme="minorHAnsi"/>
          <w:b w:val="0"/>
          <w:bCs w:val="0"/>
          <w:color w:val="000000"/>
          <w:sz w:val="28"/>
          <w:szCs w:val="28"/>
        </w:rPr>
        <w:br/>
        <w:t>vaded unmatta-vad vidvān</w:t>
      </w:r>
      <w:r w:rsidRPr="004A2847">
        <w:rPr>
          <w:rStyle w:val="BookTitle"/>
          <w:rFonts w:asciiTheme="minorHAnsi" w:hAnsiTheme="minorHAnsi" w:cstheme="minorHAnsi"/>
          <w:b w:val="0"/>
          <w:bCs w:val="0"/>
          <w:color w:val="000000"/>
          <w:sz w:val="28"/>
          <w:szCs w:val="28"/>
        </w:rPr>
        <w:br/>
        <w:t>go-caryāṁ naigamaś caret</w:t>
      </w:r>
    </w:p>
    <w:p w14:paraId="381923E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“Giving up the rituals and external regulations pertaining to one's particular status of life, one should act on the transcendental platform beyond rules and regulations. Although most wise, the </w:t>
      </w:r>
      <w:r w:rsidRPr="004A2847">
        <w:rPr>
          <w:rStyle w:val="BookTitle"/>
          <w:rFonts w:asciiTheme="minorHAnsi" w:hAnsiTheme="minorHAnsi" w:cstheme="minorHAnsi"/>
          <w:b w:val="0"/>
          <w:bCs w:val="0"/>
          <w:i/>
          <w:iCs/>
          <w:color w:val="000000"/>
          <w:sz w:val="28"/>
          <w:szCs w:val="28"/>
        </w:rPr>
        <w:t xml:space="preserve">paramahaṁsa </w:t>
      </w:r>
      <w:r w:rsidRPr="004A2847">
        <w:rPr>
          <w:rStyle w:val="BookTitle"/>
          <w:rFonts w:asciiTheme="minorHAnsi" w:hAnsiTheme="minorHAnsi" w:cstheme="minorHAnsi"/>
          <w:b w:val="0"/>
          <w:bCs w:val="0"/>
          <w:color w:val="000000"/>
          <w:sz w:val="28"/>
          <w:szCs w:val="28"/>
        </w:rPr>
        <w:t>enjoys life like a child, oblivious to honor and dishonor; although most expert, he behaves like a dull, incompetent person; although most learned, he speaks like an insane person; and although a scholar learned in Vedic regulations, he behaves in an unrestricted manner.”</w:t>
      </w:r>
    </w:p>
    <w:p w14:paraId="3783C5AA" w14:textId="7C04EA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1.136</w:t>
      </w:r>
    </w:p>
    <w:p w14:paraId="5542D5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000C8C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kadamba-vṛkṣe kari' ārohaṇa</w:t>
      </w:r>
      <w:r w:rsidRPr="004A2847">
        <w:rPr>
          <w:rStyle w:val="BookTitle"/>
          <w:rFonts w:asciiTheme="minorHAnsi" w:hAnsiTheme="minorHAnsi" w:cstheme="minorHAnsi"/>
          <w:b w:val="0"/>
          <w:bCs w:val="0"/>
          <w:color w:val="000000"/>
          <w:sz w:val="28"/>
          <w:szCs w:val="28"/>
        </w:rPr>
        <w:br/>
        <w:t>bājāya mohana veṇu tribhaṅga-mohana</w:t>
      </w:r>
    </w:p>
    <w:p w14:paraId="7C89AD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Sometimes He would climb a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tree and play enchanting melodies on a flute while standing in a threefold-bending form.</w:t>
      </w:r>
    </w:p>
    <w:p w14:paraId="48DBE23D" w14:textId="64534B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1.137</w:t>
      </w:r>
    </w:p>
    <w:p w14:paraId="368321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5FB7F8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dekhiyā goṣṭhe gaḍāgaḍi' yāya</w:t>
      </w:r>
      <w:r w:rsidRPr="004A2847">
        <w:rPr>
          <w:rStyle w:val="BookTitle"/>
          <w:rFonts w:asciiTheme="minorHAnsi" w:hAnsiTheme="minorHAnsi" w:cstheme="minorHAnsi"/>
          <w:b w:val="0"/>
          <w:bCs w:val="0"/>
          <w:color w:val="000000"/>
          <w:sz w:val="28"/>
          <w:szCs w:val="28"/>
        </w:rPr>
        <w:br/>
        <w:t>vatsa-prāya haiyā gābhīra dugdha khāya</w:t>
      </w:r>
    </w:p>
    <w:p w14:paraId="2FC8FE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roll in the pasturing ground, and sometimes He would drink milk from a cow like a calf.</w:t>
      </w:r>
    </w:p>
    <w:p w14:paraId="4CD60E5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vatsa </w:t>
      </w:r>
      <w:r w:rsidRPr="004A2847">
        <w:rPr>
          <w:rStyle w:val="BookTitle"/>
          <w:rFonts w:asciiTheme="minorHAnsi" w:hAnsiTheme="minorHAnsi" w:cstheme="minorHAnsi"/>
          <w:b w:val="0"/>
          <w:bCs w:val="0"/>
          <w:color w:val="000000"/>
          <w:sz w:val="28"/>
          <w:szCs w:val="28"/>
        </w:rPr>
        <w:t xml:space="preserve">(“calf”) is </w:t>
      </w:r>
      <w:r w:rsidRPr="004A2847">
        <w:rPr>
          <w:rStyle w:val="BookTitle"/>
          <w:rFonts w:asciiTheme="minorHAnsi" w:hAnsiTheme="minorHAnsi" w:cstheme="minorHAnsi"/>
          <w:b w:val="0"/>
          <w:bCs w:val="0"/>
          <w:i/>
          <w:iCs/>
          <w:color w:val="000000"/>
          <w:sz w:val="28"/>
          <w:szCs w:val="28"/>
        </w:rPr>
        <w:t>vaccha</w:t>
      </w:r>
      <w:r w:rsidRPr="004A2847">
        <w:rPr>
          <w:rStyle w:val="BookTitle"/>
          <w:rFonts w:asciiTheme="minorHAnsi" w:hAnsiTheme="minorHAnsi" w:cstheme="minorHAnsi"/>
          <w:b w:val="0"/>
          <w:bCs w:val="0"/>
          <w:color w:val="000000"/>
          <w:sz w:val="28"/>
          <w:szCs w:val="28"/>
        </w:rPr>
        <w:t xml:space="preserve"> (“calf”).</w:t>
      </w:r>
    </w:p>
    <w:p w14:paraId="4AF1F368" w14:textId="239CEB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1.138</w:t>
      </w:r>
    </w:p>
    <w:p w14:paraId="3F13AC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70D374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āpanā'-āpani sarva-pathe nṛtya kare</w:t>
      </w:r>
      <w:r w:rsidRPr="004A2847">
        <w:rPr>
          <w:rStyle w:val="BookTitle"/>
          <w:rFonts w:asciiTheme="minorHAnsi" w:hAnsiTheme="minorHAnsi" w:cstheme="minorHAnsi"/>
          <w:b w:val="0"/>
          <w:bCs w:val="0"/>
          <w:color w:val="000000"/>
          <w:sz w:val="28"/>
          <w:szCs w:val="28"/>
        </w:rPr>
        <w:br/>
        <w:t>bāhya nāhi jāne ḍubi' ānanda-sāgare</w:t>
      </w:r>
    </w:p>
    <w:p w14:paraId="7B2E4F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danced alone the entire way, He would lose external consciousness after drowning in an ocean of ecstasy.</w:t>
      </w:r>
    </w:p>
    <w:p w14:paraId="3AA359B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ḍubi</w:t>
      </w:r>
      <w:r w:rsidRPr="004A2847">
        <w:rPr>
          <w:rStyle w:val="BookTitle"/>
          <w:rFonts w:asciiTheme="minorHAnsi" w:hAnsiTheme="minorHAnsi" w:cstheme="minorHAnsi"/>
          <w:b w:val="0"/>
          <w:bCs w:val="0"/>
          <w:color w:val="000000"/>
          <w:sz w:val="28"/>
          <w:szCs w:val="28"/>
        </w:rPr>
        <w:t xml:space="preserve"> (“after drowning”) is </w:t>
      </w:r>
      <w:r w:rsidRPr="004A2847">
        <w:rPr>
          <w:rStyle w:val="BookTitle"/>
          <w:rFonts w:asciiTheme="minorHAnsi" w:hAnsiTheme="minorHAnsi" w:cstheme="minorHAnsi"/>
          <w:b w:val="0"/>
          <w:bCs w:val="0"/>
          <w:i/>
          <w:iCs/>
          <w:color w:val="000000"/>
          <w:sz w:val="28"/>
          <w:szCs w:val="28"/>
        </w:rPr>
        <w:t>ḍube</w:t>
      </w:r>
      <w:r w:rsidRPr="004A2847">
        <w:rPr>
          <w:rStyle w:val="BookTitle"/>
          <w:rFonts w:asciiTheme="minorHAnsi" w:hAnsiTheme="minorHAnsi" w:cstheme="minorHAnsi"/>
          <w:b w:val="0"/>
          <w:bCs w:val="0"/>
          <w:color w:val="000000"/>
          <w:sz w:val="28"/>
          <w:szCs w:val="28"/>
        </w:rPr>
        <w:t xml:space="preserve"> (“then drown”).</w:t>
      </w:r>
    </w:p>
    <w:p w14:paraId="27B67B82" w14:textId="6EF700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1.139</w:t>
      </w:r>
    </w:p>
    <w:p w14:paraId="1EACE7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6A3AA3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pathe vasi' karena rodana</w:t>
      </w:r>
      <w:r w:rsidRPr="004A2847">
        <w:rPr>
          <w:rStyle w:val="BookTitle"/>
          <w:rFonts w:asciiTheme="minorHAnsi" w:hAnsiTheme="minorHAnsi" w:cstheme="minorHAnsi"/>
          <w:b w:val="0"/>
          <w:bCs w:val="0"/>
          <w:color w:val="000000"/>
          <w:sz w:val="28"/>
          <w:szCs w:val="28"/>
        </w:rPr>
        <w:br/>
        <w:t>hṛdaya vidare tāhā karite śravaṇa</w:t>
      </w:r>
    </w:p>
    <w:p w14:paraId="6690B2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sit in the middle of the road and cry in such a way that the heart of anyone who heard would break.</w:t>
      </w:r>
    </w:p>
    <w:p w14:paraId="582B3AAD" w14:textId="34B0FC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1.140</w:t>
      </w:r>
    </w:p>
    <w:p w14:paraId="0D76EF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26E1A1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kakhano hāsena ati mahā aṭṭahāsa</w:t>
      </w:r>
      <w:r w:rsidRPr="004A2847">
        <w:rPr>
          <w:rStyle w:val="BookTitle"/>
          <w:rFonts w:asciiTheme="minorHAnsi" w:hAnsiTheme="minorHAnsi" w:cstheme="minorHAnsi"/>
          <w:b w:val="0"/>
          <w:bCs w:val="0"/>
          <w:color w:val="000000"/>
          <w:sz w:val="28"/>
          <w:szCs w:val="28"/>
        </w:rPr>
        <w:br/>
        <w:t>kakhano vāśire vastra bāndhi dig-vāsa</w:t>
      </w:r>
    </w:p>
    <w:p w14:paraId="38F943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laugh loudly, and sometimes He would take off His cloth and wrap it around His head.</w:t>
      </w:r>
    </w:p>
    <w:p w14:paraId="4D8E6619" w14:textId="04076A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1.141</w:t>
      </w:r>
    </w:p>
    <w:p w14:paraId="6AEFAA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075F17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svānubhāve ananta-āveśe</w:t>
      </w:r>
      <w:r w:rsidRPr="004A2847">
        <w:rPr>
          <w:rStyle w:val="BookTitle"/>
          <w:rFonts w:asciiTheme="minorHAnsi" w:hAnsiTheme="minorHAnsi" w:cstheme="minorHAnsi"/>
          <w:b w:val="0"/>
          <w:bCs w:val="0"/>
          <w:color w:val="000000"/>
          <w:sz w:val="28"/>
          <w:szCs w:val="28"/>
        </w:rPr>
        <w:br/>
        <w:t>sarpa-prāya haiyā gaṅgāra srote bhāse</w:t>
      </w:r>
    </w:p>
    <w:p w14:paraId="6622A1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in His own ecstatic mood as Ananta He would float in the current of the Ganges like a serpent.</w:t>
      </w:r>
    </w:p>
    <w:p w14:paraId="599C36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svānubhāve ananta </w:t>
      </w:r>
      <w:r w:rsidRPr="004A2847">
        <w:rPr>
          <w:rStyle w:val="BookTitle"/>
          <w:rFonts w:asciiTheme="minorHAnsi" w:hAnsiTheme="minorHAnsi" w:cstheme="minorHAnsi"/>
          <w:b w:val="0"/>
          <w:bCs w:val="0"/>
          <w:color w:val="000000"/>
          <w:sz w:val="28"/>
          <w:szCs w:val="28"/>
        </w:rPr>
        <w:t xml:space="preserve">(“in His own mood as Ananta”) is </w:t>
      </w:r>
      <w:r w:rsidRPr="004A2847">
        <w:rPr>
          <w:rStyle w:val="BookTitle"/>
          <w:rFonts w:asciiTheme="minorHAnsi" w:hAnsiTheme="minorHAnsi" w:cstheme="minorHAnsi"/>
          <w:b w:val="0"/>
          <w:bCs w:val="0"/>
          <w:i/>
          <w:iCs/>
          <w:color w:val="000000"/>
          <w:sz w:val="28"/>
          <w:szCs w:val="28"/>
        </w:rPr>
        <w:t xml:space="preserve">svānubhavāveśera </w:t>
      </w:r>
      <w:r w:rsidRPr="004A2847">
        <w:rPr>
          <w:rStyle w:val="BookTitle"/>
          <w:rFonts w:asciiTheme="minorHAnsi" w:hAnsiTheme="minorHAnsi" w:cstheme="minorHAnsi"/>
          <w:b w:val="0"/>
          <w:bCs w:val="0"/>
          <w:color w:val="000000"/>
          <w:sz w:val="28"/>
          <w:szCs w:val="28"/>
        </w:rPr>
        <w:t xml:space="preserve">(“of His own ecstatic mood”). Another reading for </w:t>
      </w:r>
      <w:r w:rsidRPr="004A2847">
        <w:rPr>
          <w:rStyle w:val="BookTitle"/>
          <w:rFonts w:asciiTheme="minorHAnsi" w:hAnsiTheme="minorHAnsi" w:cstheme="minorHAnsi"/>
          <w:b w:val="0"/>
          <w:bCs w:val="0"/>
          <w:i/>
          <w:iCs/>
          <w:color w:val="000000"/>
          <w:sz w:val="28"/>
          <w:szCs w:val="28"/>
        </w:rPr>
        <w:t>srote</w:t>
      </w:r>
      <w:r w:rsidRPr="004A2847">
        <w:rPr>
          <w:rStyle w:val="BookTitle"/>
          <w:rFonts w:asciiTheme="minorHAnsi" w:hAnsiTheme="minorHAnsi" w:cstheme="minorHAnsi"/>
          <w:b w:val="0"/>
          <w:bCs w:val="0"/>
          <w:color w:val="000000"/>
          <w:sz w:val="28"/>
          <w:szCs w:val="28"/>
        </w:rPr>
        <w:t xml:space="preserve"> (“in the current”) is </w:t>
      </w:r>
      <w:r w:rsidRPr="004A2847">
        <w:rPr>
          <w:rStyle w:val="BookTitle"/>
          <w:rFonts w:asciiTheme="minorHAnsi" w:hAnsiTheme="minorHAnsi" w:cstheme="minorHAnsi"/>
          <w:b w:val="0"/>
          <w:bCs w:val="0"/>
          <w:i/>
          <w:iCs/>
          <w:color w:val="000000"/>
          <w:sz w:val="28"/>
          <w:szCs w:val="28"/>
        </w:rPr>
        <w:t xml:space="preserve">mājhe </w:t>
      </w:r>
      <w:r w:rsidRPr="004A2847">
        <w:rPr>
          <w:rStyle w:val="BookTitle"/>
          <w:rFonts w:asciiTheme="minorHAnsi" w:hAnsiTheme="minorHAnsi" w:cstheme="minorHAnsi"/>
          <w:b w:val="0"/>
          <w:bCs w:val="0"/>
          <w:color w:val="000000"/>
          <w:sz w:val="28"/>
          <w:szCs w:val="28"/>
        </w:rPr>
        <w:t>(“within”).</w:t>
      </w:r>
    </w:p>
    <w:p w14:paraId="58EF2020" w14:textId="6F6422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1.142</w:t>
      </w:r>
    </w:p>
    <w:p w14:paraId="68B05A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509333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anantera bhāve prabhu gaṅgāra bhitare</w:t>
      </w:r>
      <w:r w:rsidRPr="004A2847">
        <w:rPr>
          <w:rStyle w:val="BookTitle"/>
          <w:rFonts w:asciiTheme="minorHAnsi" w:hAnsiTheme="minorHAnsi" w:cstheme="minorHAnsi"/>
          <w:b w:val="0"/>
          <w:bCs w:val="0"/>
          <w:color w:val="000000"/>
          <w:sz w:val="28"/>
          <w:szCs w:val="28"/>
        </w:rPr>
        <w:br/>
        <w:t>bhāsiyā yāyena ati dekhi manohare</w:t>
      </w:r>
    </w:p>
    <w:p w14:paraId="3A2401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mood of Ananta, Nityānanda Prabhu looked most enchanting as He continuously floated in the waters of the Ganges.</w:t>
      </w:r>
    </w:p>
    <w:p w14:paraId="125538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bhitare</w:t>
      </w:r>
      <w:r w:rsidRPr="004A2847">
        <w:rPr>
          <w:rStyle w:val="BookTitle"/>
          <w:rFonts w:asciiTheme="minorHAnsi" w:hAnsiTheme="minorHAnsi" w:cstheme="minorHAnsi"/>
          <w:b w:val="0"/>
          <w:bCs w:val="0"/>
          <w:color w:val="000000"/>
          <w:sz w:val="28"/>
          <w:szCs w:val="28"/>
        </w:rPr>
        <w:t xml:space="preserve"> (“within”) is </w:t>
      </w:r>
      <w:r w:rsidRPr="004A2847">
        <w:rPr>
          <w:rStyle w:val="BookTitle"/>
          <w:rFonts w:asciiTheme="minorHAnsi" w:hAnsiTheme="minorHAnsi" w:cstheme="minorHAnsi"/>
          <w:b w:val="0"/>
          <w:bCs w:val="0"/>
          <w:i/>
          <w:iCs/>
          <w:color w:val="000000"/>
          <w:sz w:val="28"/>
          <w:szCs w:val="28"/>
        </w:rPr>
        <w:t xml:space="preserve">upare </w:t>
      </w:r>
      <w:r w:rsidRPr="004A2847">
        <w:rPr>
          <w:rStyle w:val="BookTitle"/>
          <w:rFonts w:asciiTheme="minorHAnsi" w:hAnsiTheme="minorHAnsi" w:cstheme="minorHAnsi"/>
          <w:b w:val="0"/>
          <w:bCs w:val="0"/>
          <w:color w:val="000000"/>
          <w:sz w:val="28"/>
          <w:szCs w:val="28"/>
        </w:rPr>
        <w:t>(“on the surface”).</w:t>
      </w:r>
    </w:p>
    <w:p w14:paraId="6A5DFB46" w14:textId="06A833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1.143</w:t>
      </w:r>
    </w:p>
    <w:p w14:paraId="327D9E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183DEC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acintya agamya nityānandera mahimātri</w:t>
      </w:r>
      <w:r w:rsidRPr="004A2847">
        <w:rPr>
          <w:rStyle w:val="BookTitle"/>
          <w:rFonts w:asciiTheme="minorHAnsi" w:hAnsiTheme="minorHAnsi" w:cstheme="minorHAnsi"/>
          <w:b w:val="0"/>
          <w:bCs w:val="0"/>
          <w:color w:val="000000"/>
          <w:sz w:val="28"/>
          <w:szCs w:val="28"/>
        </w:rPr>
        <w:br/>
        <w:t>bhuvane advitīya kāruṇyera sīmā</w:t>
      </w:r>
    </w:p>
    <w:p w14:paraId="1AA9C2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glories of Nityānanda are inconceivable and incomprehensible. His compassion is unique within the three worlds.</w:t>
      </w:r>
    </w:p>
    <w:p w14:paraId="7D93E5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agamya</w:t>
      </w:r>
      <w:r w:rsidRPr="004A2847">
        <w:rPr>
          <w:rStyle w:val="BookTitle"/>
          <w:rFonts w:asciiTheme="minorHAnsi" w:hAnsiTheme="minorHAnsi" w:cstheme="minorHAnsi"/>
          <w:b w:val="0"/>
          <w:bCs w:val="0"/>
          <w:color w:val="000000"/>
          <w:sz w:val="28"/>
          <w:szCs w:val="28"/>
        </w:rPr>
        <w:t xml:space="preserve"> (“incomprehensible”) is </w:t>
      </w:r>
      <w:r w:rsidRPr="004A2847">
        <w:rPr>
          <w:rStyle w:val="BookTitle"/>
          <w:rFonts w:asciiTheme="minorHAnsi" w:hAnsiTheme="minorHAnsi" w:cstheme="minorHAnsi"/>
          <w:b w:val="0"/>
          <w:bCs w:val="0"/>
          <w:i/>
          <w:iCs/>
          <w:color w:val="000000"/>
          <w:sz w:val="28"/>
          <w:szCs w:val="28"/>
        </w:rPr>
        <w:t xml:space="preserve">agaṇya </w:t>
      </w:r>
      <w:r w:rsidRPr="004A2847">
        <w:rPr>
          <w:rStyle w:val="BookTitle"/>
          <w:rFonts w:asciiTheme="minorHAnsi" w:hAnsiTheme="minorHAnsi" w:cstheme="minorHAnsi"/>
          <w:b w:val="0"/>
          <w:bCs w:val="0"/>
          <w:color w:val="000000"/>
          <w:sz w:val="28"/>
          <w:szCs w:val="28"/>
        </w:rPr>
        <w:t>(“innumerable”).</w:t>
      </w:r>
    </w:p>
    <w:p w14:paraId="2DC6F253" w14:textId="1789AC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1.144</w:t>
      </w:r>
    </w:p>
    <w:p w14:paraId="444B22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1175C7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gaṅgā-madhye bhāsiyā bhāsiyā</w:t>
      </w:r>
      <w:r w:rsidRPr="004A2847">
        <w:rPr>
          <w:rStyle w:val="BookTitle"/>
          <w:rFonts w:asciiTheme="minorHAnsi" w:hAnsiTheme="minorHAnsi" w:cstheme="minorHAnsi"/>
          <w:b w:val="0"/>
          <w:bCs w:val="0"/>
          <w:color w:val="000000"/>
          <w:sz w:val="28"/>
          <w:szCs w:val="28"/>
        </w:rPr>
        <w:br/>
        <w:t>navadvīpe prabhu-ghāṭe uṭhila āsiyā</w:t>
      </w:r>
    </w:p>
    <w:p w14:paraId="6E681A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While floating in the Ganges in this way, Nityānanda Prabhu finally arrived at the Lord's bathing </w:t>
      </w:r>
      <w:r w:rsidRPr="004A2847">
        <w:rPr>
          <w:rStyle w:val="BookTitle"/>
          <w:rFonts w:asciiTheme="minorHAnsi" w:hAnsiTheme="minorHAnsi" w:cstheme="minorHAnsi"/>
          <w:b/>
          <w:bCs/>
          <w:i/>
          <w:iCs/>
          <w:color w:val="800000"/>
          <w:sz w:val="28"/>
          <w:szCs w:val="28"/>
        </w:rPr>
        <w:t>ghāṭa</w:t>
      </w:r>
      <w:r w:rsidRPr="004A2847">
        <w:rPr>
          <w:rStyle w:val="BookTitle"/>
          <w:rFonts w:asciiTheme="minorHAnsi" w:hAnsiTheme="minorHAnsi" w:cstheme="minorHAnsi"/>
          <w:b/>
          <w:bCs/>
          <w:color w:val="800000"/>
          <w:sz w:val="28"/>
          <w:szCs w:val="28"/>
        </w:rPr>
        <w:t xml:space="preserve"> in Navadvīpa.</w:t>
      </w:r>
    </w:p>
    <w:p w14:paraId="2ADC60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From the western bank of the Ganges known as Kuliyā, Śrī Nityānanda Prabhu floated to Mahāprabhu's </w:t>
      </w:r>
      <w:r w:rsidRPr="004A2847">
        <w:rPr>
          <w:rStyle w:val="BookTitle"/>
          <w:rFonts w:asciiTheme="minorHAnsi" w:hAnsiTheme="minorHAnsi" w:cstheme="minorHAnsi"/>
          <w:b w:val="0"/>
          <w:bCs w:val="0"/>
          <w:i/>
          <w:iCs/>
          <w:color w:val="000000"/>
          <w:sz w:val="28"/>
          <w:szCs w:val="28"/>
        </w:rPr>
        <w:t>ghāṭa</w:t>
      </w:r>
      <w:r w:rsidRPr="004A2847">
        <w:rPr>
          <w:rStyle w:val="BookTitle"/>
          <w:rFonts w:asciiTheme="minorHAnsi" w:hAnsiTheme="minorHAnsi" w:cstheme="minorHAnsi"/>
          <w:b w:val="0"/>
          <w:bCs w:val="0"/>
          <w:color w:val="000000"/>
          <w:sz w:val="28"/>
          <w:szCs w:val="28"/>
        </w:rPr>
        <w:t xml:space="preserve"> on the eastern bank of the Ganges.</w:t>
      </w:r>
    </w:p>
    <w:p w14:paraId="636016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uṭhila</w:t>
      </w:r>
      <w:r w:rsidRPr="004A2847">
        <w:rPr>
          <w:rStyle w:val="BookTitle"/>
          <w:rFonts w:asciiTheme="minorHAnsi" w:hAnsiTheme="minorHAnsi" w:cstheme="minorHAnsi"/>
          <w:b w:val="0"/>
          <w:bCs w:val="0"/>
          <w:color w:val="000000"/>
          <w:sz w:val="28"/>
          <w:szCs w:val="28"/>
        </w:rPr>
        <w:t xml:space="preserve"> (“arrived”) is </w:t>
      </w:r>
      <w:r w:rsidRPr="004A2847">
        <w:rPr>
          <w:rStyle w:val="BookTitle"/>
          <w:rFonts w:asciiTheme="minorHAnsi" w:hAnsiTheme="minorHAnsi" w:cstheme="minorHAnsi"/>
          <w:b w:val="0"/>
          <w:bCs w:val="0"/>
          <w:i/>
          <w:iCs/>
          <w:color w:val="000000"/>
          <w:sz w:val="28"/>
          <w:szCs w:val="28"/>
        </w:rPr>
        <w:t>mililā</w:t>
      </w:r>
      <w:r w:rsidRPr="004A2847">
        <w:rPr>
          <w:rStyle w:val="BookTitle"/>
          <w:rFonts w:asciiTheme="minorHAnsi" w:hAnsiTheme="minorHAnsi" w:cstheme="minorHAnsi"/>
          <w:b w:val="0"/>
          <w:bCs w:val="0"/>
          <w:color w:val="000000"/>
          <w:sz w:val="28"/>
          <w:szCs w:val="28"/>
        </w:rPr>
        <w:t xml:space="preserve"> (“joined”).</w:t>
      </w:r>
    </w:p>
    <w:p w14:paraId="785A36C9" w14:textId="36FF72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1.145</w:t>
      </w:r>
    </w:p>
    <w:p w14:paraId="37F4AB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406B63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 samvari' nityānanda-mahāśaya</w:t>
      </w:r>
      <w:r w:rsidRPr="004A2847">
        <w:rPr>
          <w:rStyle w:val="BookTitle"/>
          <w:rFonts w:asciiTheme="minorHAnsi" w:hAnsiTheme="minorHAnsi" w:cstheme="minorHAnsi"/>
          <w:b w:val="0"/>
          <w:bCs w:val="0"/>
          <w:color w:val="000000"/>
          <w:sz w:val="28"/>
          <w:szCs w:val="28"/>
        </w:rPr>
        <w:br/>
        <w:t>prathame uṭhilā āsi' prabhura ālaya</w:t>
      </w:r>
    </w:p>
    <w:p w14:paraId="72DD49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controlling Himself, Lord Nityānanda went straight to the Lord's house.</w:t>
      </w:r>
    </w:p>
    <w:p w14:paraId="2E4990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572C2D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āsiyā dekhaye āi dvādaśa-upavāsa</w:t>
      </w:r>
      <w:r w:rsidRPr="004A2847">
        <w:rPr>
          <w:rStyle w:val="BookTitle"/>
          <w:rFonts w:asciiTheme="minorHAnsi" w:hAnsiTheme="minorHAnsi" w:cstheme="minorHAnsi"/>
          <w:b w:val="0"/>
          <w:bCs w:val="0"/>
          <w:color w:val="000000"/>
          <w:sz w:val="28"/>
          <w:szCs w:val="28"/>
        </w:rPr>
        <w:br/>
        <w:t>sabe kṛṣṇa-bhakti-bale dehe āche śvāsa</w:t>
      </w:r>
    </w:p>
    <w:p w14:paraId="54CD8D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He arrived, He found that Mother Śacī had been fasting for twelve days. </w:t>
      </w:r>
      <w:commentRangeStart w:id="4"/>
      <w:r w:rsidRPr="004A2847">
        <w:rPr>
          <w:rStyle w:val="BookTitle"/>
          <w:rFonts w:asciiTheme="minorHAnsi" w:hAnsiTheme="minorHAnsi" w:cstheme="minorHAnsi"/>
          <w:b/>
          <w:bCs/>
          <w:color w:val="800000"/>
          <w:sz w:val="28"/>
          <w:szCs w:val="28"/>
        </w:rPr>
        <w:t xml:space="preserve">She </w:t>
      </w:r>
      <w:commentRangeEnd w:id="4"/>
      <w:r w:rsidR="00410954" w:rsidRPr="004A2847">
        <w:rPr>
          <w:rStyle w:val="CommentReference"/>
          <w:b w:val="0"/>
          <w:bCs w:val="0"/>
          <w:color w:val="auto"/>
        </w:rPr>
        <w:commentReference w:id="4"/>
      </w:r>
      <w:r w:rsidRPr="004A2847">
        <w:rPr>
          <w:rStyle w:val="BookTitle"/>
          <w:rFonts w:asciiTheme="minorHAnsi" w:hAnsiTheme="minorHAnsi" w:cstheme="minorHAnsi"/>
          <w:b/>
          <w:bCs/>
          <w:color w:val="800000"/>
          <w:sz w:val="28"/>
          <w:szCs w:val="28"/>
        </w:rPr>
        <w:t>was surviving simply on the strength of her devotional service to Kṛṣṇa.</w:t>
      </w:r>
    </w:p>
    <w:p w14:paraId="6CC9DB7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Gaurasundara passed twelve days going from Māyāpur to Katwa to take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and wandering in Rāḍha-deśa. Mother Śacī abstained from taking any food or drink for those twelve days.</w:t>
      </w:r>
    </w:p>
    <w:p w14:paraId="16F54A6F" w14:textId="73348A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1.147</w:t>
      </w:r>
    </w:p>
    <w:p w14:paraId="5B3554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2805D2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yaśodāra bhāve āi parama-vihvala</w:t>
      </w:r>
      <w:r w:rsidRPr="004A2847">
        <w:rPr>
          <w:rStyle w:val="BookTitle"/>
          <w:rFonts w:asciiTheme="minorHAnsi" w:hAnsiTheme="minorHAnsi" w:cstheme="minorHAnsi"/>
          <w:b w:val="0"/>
          <w:bCs w:val="0"/>
          <w:color w:val="000000"/>
          <w:sz w:val="28"/>
          <w:szCs w:val="28"/>
        </w:rPr>
        <w:br/>
        <w:t>niravadhi nayane vahaye prema-jala</w:t>
      </w:r>
    </w:p>
    <w:p w14:paraId="027B33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was overwhelmed in the mood of Yaśodā. She constantly shed tears of love from her eyes.</w:t>
      </w:r>
    </w:p>
    <w:p w14:paraId="4B7009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vahaye </w:t>
      </w:r>
      <w:r w:rsidRPr="004A2847">
        <w:rPr>
          <w:rStyle w:val="BookTitle"/>
          <w:rFonts w:asciiTheme="minorHAnsi" w:hAnsiTheme="minorHAnsi" w:cstheme="minorHAnsi"/>
          <w:b w:val="0"/>
          <w:bCs w:val="0"/>
          <w:color w:val="000000"/>
          <w:sz w:val="28"/>
          <w:szCs w:val="28"/>
        </w:rPr>
        <w:t xml:space="preserve">(“shed”) is </w:t>
      </w:r>
      <w:r w:rsidRPr="004A2847">
        <w:rPr>
          <w:rStyle w:val="BookTitle"/>
          <w:rFonts w:asciiTheme="minorHAnsi" w:hAnsiTheme="minorHAnsi" w:cstheme="minorHAnsi"/>
          <w:b w:val="0"/>
          <w:bCs w:val="0"/>
          <w:i/>
          <w:iCs/>
          <w:color w:val="000000"/>
          <w:sz w:val="28"/>
          <w:szCs w:val="28"/>
        </w:rPr>
        <w:t>vahai</w:t>
      </w:r>
      <w:r w:rsidRPr="004A2847">
        <w:rPr>
          <w:rStyle w:val="BookTitle"/>
          <w:rFonts w:asciiTheme="minorHAnsi" w:hAnsiTheme="minorHAnsi" w:cstheme="minorHAnsi"/>
          <w:b w:val="0"/>
          <w:bCs w:val="0"/>
          <w:color w:val="000000"/>
          <w:sz w:val="28"/>
          <w:szCs w:val="28"/>
        </w:rPr>
        <w:t xml:space="preserve"> (“shed”).</w:t>
      </w:r>
    </w:p>
    <w:p w14:paraId="2420C33C" w14:textId="51B7D1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1.148</w:t>
      </w:r>
    </w:p>
    <w:p w14:paraId="17EEA8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39C2BF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yāre dekhe āi tāhārei vārtā kaya</w:t>
      </w:r>
      <w:r w:rsidRPr="004A2847">
        <w:rPr>
          <w:rStyle w:val="BookTitle"/>
          <w:rFonts w:asciiTheme="minorHAnsi" w:hAnsiTheme="minorHAnsi" w:cstheme="minorHAnsi"/>
          <w:b w:val="0"/>
          <w:bCs w:val="0"/>
          <w:color w:val="000000"/>
          <w:sz w:val="28"/>
          <w:szCs w:val="28"/>
        </w:rPr>
        <w:br/>
        <w:t>“mathurāra loka ki tomarā saba haya?</w:t>
      </w:r>
    </w:p>
    <w:p w14:paraId="7F3916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asked whomever she met, “Are you from Mathurā?</w:t>
      </w:r>
    </w:p>
    <w:p w14:paraId="4C2D4C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Feeling separation from Śrī Gaurasundara, Mother Śacī would ask everyone, “Are you people from Mathurā? Do you have any news about Kṛṣṇa and Balarāma?” She was feeling anxiety thinking about the visit of Akrūra, and she would </w:t>
      </w:r>
      <w:proofErr w:type="gramStart"/>
      <w:r w:rsidRPr="004A2847">
        <w:rPr>
          <w:rStyle w:val="BookTitle"/>
          <w:rFonts w:asciiTheme="minorHAnsi" w:hAnsiTheme="minorHAnsi" w:cstheme="minorHAnsi"/>
          <w:b w:val="0"/>
          <w:bCs w:val="0"/>
          <w:color w:val="000000"/>
          <w:sz w:val="28"/>
          <w:szCs w:val="28"/>
        </w:rPr>
        <w:t>hear the sound of</w:t>
      </w:r>
      <w:proofErr w:type="gramEnd"/>
      <w:r w:rsidRPr="004A2847">
        <w:rPr>
          <w:rStyle w:val="BookTitle"/>
          <w:rFonts w:asciiTheme="minorHAnsi" w:hAnsiTheme="minorHAnsi" w:cstheme="minorHAnsi"/>
          <w:b w:val="0"/>
          <w:bCs w:val="0"/>
          <w:color w:val="000000"/>
          <w:sz w:val="28"/>
          <w:szCs w:val="28"/>
        </w:rPr>
        <w:t xml:space="preserve"> Kṛṣṇa's flute and Balarāma's horn.</w:t>
      </w:r>
    </w:p>
    <w:p w14:paraId="00CF7AAB" w14:textId="40E94B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1.149</w:t>
      </w:r>
    </w:p>
    <w:p w14:paraId="32A1A7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7E9CCD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kaha kaha rāma-kṛṣṇa āchaye kemane?”</w:t>
      </w:r>
      <w:r w:rsidRPr="004A2847">
        <w:rPr>
          <w:rStyle w:val="BookTitle"/>
          <w:rFonts w:asciiTheme="minorHAnsi" w:hAnsiTheme="minorHAnsi" w:cstheme="minorHAnsi"/>
          <w:b w:val="0"/>
          <w:bCs w:val="0"/>
          <w:color w:val="000000"/>
          <w:sz w:val="28"/>
          <w:szCs w:val="28"/>
        </w:rPr>
        <w:br/>
        <w:t>baliyā mūrcchita hañā paḍilā takhane</w:t>
      </w:r>
    </w:p>
    <w:p w14:paraId="607C15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tell me, how are Kṛṣṇa and Balarāma?” Speaking like this, she would fall unconscious to the ground.</w:t>
      </w:r>
    </w:p>
    <w:p w14:paraId="13647071" w14:textId="4F14F9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1.150</w:t>
      </w:r>
    </w:p>
    <w:p w14:paraId="0F3A57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150</w:t>
      </w:r>
    </w:p>
    <w:p w14:paraId="4C31EE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kṣaṇe bale </w:t>
      </w:r>
      <w:proofErr w:type="gramStart"/>
      <w:r w:rsidRPr="004A2847">
        <w:rPr>
          <w:rStyle w:val="BookTitle"/>
          <w:rFonts w:asciiTheme="minorHAnsi" w:hAnsiTheme="minorHAnsi" w:cstheme="minorHAnsi"/>
          <w:b w:val="0"/>
          <w:bCs w:val="0"/>
          <w:color w:val="000000"/>
          <w:sz w:val="28"/>
          <w:szCs w:val="28"/>
        </w:rPr>
        <w:t>āi,—</w:t>
      </w:r>
      <w:proofErr w:type="gramEnd"/>
      <w:r w:rsidRPr="004A2847">
        <w:rPr>
          <w:rStyle w:val="BookTitle"/>
          <w:rFonts w:asciiTheme="minorHAnsi" w:hAnsiTheme="minorHAnsi" w:cstheme="minorHAnsi"/>
          <w:b w:val="0"/>
          <w:bCs w:val="0"/>
          <w:color w:val="000000"/>
          <w:sz w:val="28"/>
          <w:szCs w:val="28"/>
        </w:rPr>
        <w:t>“oi veṇu śiṅgā bāje</w:t>
      </w:r>
      <w:r w:rsidRPr="004A2847">
        <w:rPr>
          <w:rStyle w:val="BookTitle"/>
          <w:rFonts w:asciiTheme="minorHAnsi" w:hAnsiTheme="minorHAnsi" w:cstheme="minorHAnsi"/>
          <w:b w:val="0"/>
          <w:bCs w:val="0"/>
          <w:color w:val="000000"/>
          <w:sz w:val="28"/>
          <w:szCs w:val="28"/>
        </w:rPr>
        <w:br/>
        <w:t>akrūra āilā kibā punaḥ goṣṭha mājhe?”</w:t>
      </w:r>
    </w:p>
    <w:p w14:paraId="329A12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Mother Śacī would say, “Is that the sound of the flute and horn? Has Akrūra returned to Vṛndāvana?”</w:t>
      </w:r>
    </w:p>
    <w:p w14:paraId="5BD70D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veṇu</w:t>
      </w:r>
      <w:r w:rsidRPr="004A2847">
        <w:rPr>
          <w:rStyle w:val="BookTitle"/>
          <w:rFonts w:asciiTheme="minorHAnsi" w:hAnsiTheme="minorHAnsi" w:cstheme="minorHAnsi"/>
          <w:b w:val="0"/>
          <w:bCs w:val="0"/>
          <w:color w:val="000000"/>
          <w:sz w:val="28"/>
          <w:szCs w:val="28"/>
        </w:rPr>
        <w:t xml:space="preserve"> (“flute”) is </w:t>
      </w:r>
      <w:r w:rsidRPr="004A2847">
        <w:rPr>
          <w:rStyle w:val="BookTitle"/>
          <w:rFonts w:asciiTheme="minorHAnsi" w:hAnsiTheme="minorHAnsi" w:cstheme="minorHAnsi"/>
          <w:b w:val="0"/>
          <w:bCs w:val="0"/>
          <w:i/>
          <w:iCs/>
          <w:color w:val="000000"/>
          <w:sz w:val="28"/>
          <w:szCs w:val="28"/>
        </w:rPr>
        <w:t>śuni</w:t>
      </w:r>
      <w:r w:rsidRPr="004A2847">
        <w:rPr>
          <w:rStyle w:val="BookTitle"/>
          <w:rFonts w:asciiTheme="minorHAnsi" w:hAnsiTheme="minorHAnsi" w:cstheme="minorHAnsi"/>
          <w:b w:val="0"/>
          <w:bCs w:val="0"/>
          <w:color w:val="000000"/>
          <w:sz w:val="28"/>
          <w:szCs w:val="28"/>
        </w:rPr>
        <w:t xml:space="preserve"> (“hearing”).</w:t>
      </w:r>
    </w:p>
    <w:p w14:paraId="641B00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(10.46.18-19) it is stated:</w:t>
      </w:r>
    </w:p>
    <w:p w14:paraId="7AE1F7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api smarati naḥ kṛṣṇo   mātaraṁ suhṛdaḥ sakhīn</w:t>
      </w:r>
      <w:r w:rsidRPr="004A2847">
        <w:rPr>
          <w:rStyle w:val="BookTitle"/>
          <w:rFonts w:asciiTheme="minorHAnsi" w:hAnsiTheme="minorHAnsi" w:cstheme="minorHAnsi"/>
          <w:b w:val="0"/>
          <w:bCs w:val="0"/>
          <w:color w:val="000000"/>
          <w:sz w:val="28"/>
          <w:szCs w:val="28"/>
        </w:rPr>
        <w:br/>
        <w:t>gopān vrajaṁ cātma-nāthaṁ   gāvo vṛndāvanaṁ girim</w:t>
      </w:r>
    </w:p>
    <w:p w14:paraId="49D1112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“Does Kṛṣṇa remember us? Does He remember His mother and His friends and well-wishers? Does He remember the cowherds and their village of Vraja, of which He is the master? Does He remember the cows, Vṛndāvana forest, and Govardhana Hill?</w:t>
      </w:r>
    </w:p>
    <w:p w14:paraId="748C29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apy āyāsyati govindaḥ   sva-janān sakṛd īkṣitum</w:t>
      </w:r>
      <w:r w:rsidRPr="004A2847">
        <w:rPr>
          <w:rStyle w:val="BookTitle"/>
          <w:rFonts w:asciiTheme="minorHAnsi" w:hAnsiTheme="minorHAnsi" w:cstheme="minorHAnsi"/>
          <w:b w:val="0"/>
          <w:bCs w:val="0"/>
          <w:color w:val="000000"/>
          <w:sz w:val="28"/>
          <w:szCs w:val="28"/>
        </w:rPr>
        <w:br/>
        <w:t>tarhi drakṣyāma tad-vaktraṁ   su-nasaṁ su-smitekṣaṇam</w:t>
      </w:r>
    </w:p>
    <w:p w14:paraId="4026209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“Will Govinda return even once to see His family? If He ever does, we may then glance upon His beautiful face, with its beautiful eyes, nose, and smile.” One should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Chapters 38-39.</w:t>
      </w:r>
    </w:p>
    <w:p w14:paraId="11BD1AB3" w14:textId="3A71FE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1.151</w:t>
      </w:r>
    </w:p>
    <w:p w14:paraId="1EB5F0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44D1EC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āi kṛṣṇa-viraha-sāgare</w:t>
      </w:r>
      <w:r w:rsidRPr="004A2847">
        <w:rPr>
          <w:rStyle w:val="BookTitle"/>
          <w:rFonts w:asciiTheme="minorHAnsi" w:hAnsiTheme="minorHAnsi" w:cstheme="minorHAnsi"/>
          <w:b w:val="0"/>
          <w:bCs w:val="0"/>
          <w:color w:val="000000"/>
          <w:sz w:val="28"/>
          <w:szCs w:val="28"/>
        </w:rPr>
        <w:br/>
        <w:t>ḍubiyā āchena bāhya nāhika śarīre</w:t>
      </w:r>
    </w:p>
    <w:p w14:paraId="446FD1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Mother Śacī drown in an ocean of separation from Kṛṣṇa. She lost all external consciousness.</w:t>
      </w:r>
    </w:p>
    <w:p w14:paraId="10B4B80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ei mata āi kṛṣṇa</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ei mata śacīāi</w:t>
      </w:r>
      <w:r w:rsidRPr="004A2847">
        <w:rPr>
          <w:rStyle w:val="BookTitle"/>
          <w:rFonts w:asciiTheme="minorHAnsi" w:hAnsiTheme="minorHAnsi" w:cstheme="minorHAnsi"/>
          <w:b w:val="0"/>
          <w:bCs w:val="0"/>
          <w:color w:val="000000"/>
          <w:sz w:val="28"/>
          <w:szCs w:val="28"/>
        </w:rPr>
        <w:t xml:space="preserve"> (“in this way Mother Śacī”).</w:t>
      </w:r>
    </w:p>
    <w:p w14:paraId="000463CC" w14:textId="14B2A3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1.152</w:t>
      </w:r>
    </w:p>
    <w:p w14:paraId="437543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04B04C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prabhu-vara henai samaya</w:t>
      </w:r>
      <w:r w:rsidRPr="004A2847">
        <w:rPr>
          <w:rStyle w:val="BookTitle"/>
          <w:rFonts w:asciiTheme="minorHAnsi" w:hAnsiTheme="minorHAnsi" w:cstheme="minorHAnsi"/>
          <w:b w:val="0"/>
          <w:bCs w:val="0"/>
          <w:color w:val="000000"/>
          <w:sz w:val="28"/>
          <w:szCs w:val="28"/>
        </w:rPr>
        <w:br/>
        <w:t>āira caraṇe āsi' daṇḍavat haya</w:t>
      </w:r>
    </w:p>
    <w:p w14:paraId="7A60CC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At that time Nityānanda Prabhu came there and fell flat at the feet of Mother Śacī.</w:t>
      </w:r>
    </w:p>
    <w:p w14:paraId="6E87D5A9" w14:textId="38AC3D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1.153</w:t>
      </w:r>
    </w:p>
    <w:p w14:paraId="6C1CB9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250C9A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nityānande dekhi' saba bhāgavata-gaṇa</w:t>
      </w:r>
      <w:r w:rsidRPr="004A2847">
        <w:rPr>
          <w:rStyle w:val="BookTitle"/>
          <w:rFonts w:asciiTheme="minorHAnsi" w:hAnsiTheme="minorHAnsi" w:cstheme="minorHAnsi"/>
          <w:b w:val="0"/>
          <w:bCs w:val="0"/>
          <w:color w:val="000000"/>
          <w:sz w:val="28"/>
          <w:szCs w:val="28"/>
        </w:rPr>
        <w:br/>
        <w:t>uccaiḥ-svare lāgilena karite krandana</w:t>
      </w:r>
    </w:p>
    <w:p w14:paraId="6F914E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saw Nityānanda, they began to cry loudly.</w:t>
      </w:r>
    </w:p>
    <w:p w14:paraId="347DE224" w14:textId="7A3A51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1.154</w:t>
      </w:r>
    </w:p>
    <w:p w14:paraId="5C593D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66AA2F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“bāpa bāpa,” bali āi hailā mūrcchita</w:t>
      </w:r>
      <w:r w:rsidRPr="004A2847">
        <w:rPr>
          <w:rStyle w:val="BookTitle"/>
          <w:rFonts w:asciiTheme="minorHAnsi" w:hAnsiTheme="minorHAnsi" w:cstheme="minorHAnsi"/>
          <w:b w:val="0"/>
          <w:bCs w:val="0"/>
          <w:color w:val="000000"/>
          <w:sz w:val="28"/>
          <w:szCs w:val="28"/>
        </w:rPr>
        <w:br/>
        <w:t>nā jāniye ke vā paḍaye kon bhita</w:t>
      </w:r>
    </w:p>
    <w:p w14:paraId="29F0F3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lost consciousness as she repeatedly called out, “My son! My son!” No one knew who fell in which direction.</w:t>
      </w:r>
    </w:p>
    <w:p w14:paraId="1BC3C732" w14:textId="797123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1.155</w:t>
      </w:r>
    </w:p>
    <w:p w14:paraId="40BD96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444BC4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prabhu-vara sabā' kari' kole</w:t>
      </w:r>
      <w:r w:rsidRPr="004A2847">
        <w:rPr>
          <w:rStyle w:val="BookTitle"/>
          <w:rFonts w:asciiTheme="minorHAnsi" w:hAnsiTheme="minorHAnsi" w:cstheme="minorHAnsi"/>
          <w:b w:val="0"/>
          <w:bCs w:val="0"/>
          <w:color w:val="000000"/>
          <w:sz w:val="28"/>
          <w:szCs w:val="28"/>
        </w:rPr>
        <w:br/>
        <w:t>siñcilena sabāra śarīra prema-jale</w:t>
      </w:r>
    </w:p>
    <w:p w14:paraId="29B46F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embraced all the devotees and soaked their bodies with tears of love.</w:t>
      </w:r>
    </w:p>
    <w:p w14:paraId="0A29D15F" w14:textId="1C98A9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1.156</w:t>
      </w:r>
    </w:p>
    <w:p w14:paraId="0151D1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3ACBBC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śubha-vāṇī nityānanda kahena sabāre</w:t>
      </w:r>
      <w:r w:rsidRPr="004A2847">
        <w:rPr>
          <w:rStyle w:val="BookTitle"/>
          <w:rFonts w:asciiTheme="minorHAnsi" w:hAnsiTheme="minorHAnsi" w:cstheme="minorHAnsi"/>
          <w:b w:val="0"/>
          <w:bCs w:val="0"/>
          <w:color w:val="000000"/>
          <w:sz w:val="28"/>
          <w:szCs w:val="28"/>
        </w:rPr>
        <w:br/>
        <w:t>“satvare calaha sabe prabhu dekhibāre</w:t>
      </w:r>
    </w:p>
    <w:p w14:paraId="3502AA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informed everyone of the auspicious news and said, “Let us quickly go to see the Lord.</w:t>
      </w:r>
    </w:p>
    <w:p w14:paraId="42411F90" w14:textId="4D24EC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1.157</w:t>
      </w:r>
    </w:p>
    <w:p w14:paraId="5764B5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4D90CF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śāntipura gelā prabhu ācāryera ghare</w:t>
      </w:r>
      <w:r w:rsidRPr="004A2847">
        <w:rPr>
          <w:rStyle w:val="BookTitle"/>
          <w:rFonts w:asciiTheme="minorHAnsi" w:hAnsiTheme="minorHAnsi" w:cstheme="minorHAnsi"/>
          <w:b w:val="0"/>
          <w:bCs w:val="0"/>
          <w:color w:val="000000"/>
          <w:sz w:val="28"/>
          <w:szCs w:val="28"/>
        </w:rPr>
        <w:br/>
        <w:t>āmi āilāṅa tomā'-sabā laibāre”</w:t>
      </w:r>
    </w:p>
    <w:p w14:paraId="477403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has gone to Advaita Ācārya's house in Śāntipura. I have come to take you all there.”</w:t>
      </w:r>
    </w:p>
    <w:p w14:paraId="48AE04EB" w14:textId="729EA9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1.158</w:t>
      </w:r>
    </w:p>
    <w:p w14:paraId="56FF94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25F37F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caitanya-virahe jīrṇa sarva bhakta-gaṇa</w:t>
      </w:r>
      <w:r w:rsidRPr="004A2847">
        <w:rPr>
          <w:rStyle w:val="BookTitle"/>
          <w:rFonts w:asciiTheme="minorHAnsi" w:hAnsiTheme="minorHAnsi" w:cstheme="minorHAnsi"/>
          <w:b w:val="0"/>
          <w:bCs w:val="0"/>
          <w:color w:val="000000"/>
          <w:sz w:val="28"/>
          <w:szCs w:val="28"/>
        </w:rPr>
        <w:br/>
        <w:t>pūrṇa hailāśuni' nityānandera vacana</w:t>
      </w:r>
    </w:p>
    <w:p w14:paraId="0979CD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had been morose with feelings of separation from Lord Caitanya, but when they heard Nityānanda's words, they became joyful.</w:t>
      </w:r>
    </w:p>
    <w:p w14:paraId="20DB3F3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jīrṇa sarva</w:t>
      </w:r>
      <w:r w:rsidRPr="004A2847">
        <w:rPr>
          <w:rStyle w:val="BookTitle"/>
          <w:rFonts w:asciiTheme="minorHAnsi" w:hAnsiTheme="minorHAnsi" w:cstheme="minorHAnsi"/>
          <w:b w:val="0"/>
          <w:bCs w:val="0"/>
          <w:color w:val="000000"/>
          <w:sz w:val="28"/>
          <w:szCs w:val="28"/>
        </w:rPr>
        <w:t xml:space="preserve"> (“all were morose”) is </w:t>
      </w:r>
      <w:r w:rsidRPr="004A2847">
        <w:rPr>
          <w:rStyle w:val="BookTitle"/>
          <w:rFonts w:asciiTheme="minorHAnsi" w:hAnsiTheme="minorHAnsi" w:cstheme="minorHAnsi"/>
          <w:b w:val="0"/>
          <w:bCs w:val="0"/>
          <w:i/>
          <w:iCs/>
          <w:color w:val="000000"/>
          <w:sz w:val="28"/>
          <w:szCs w:val="28"/>
        </w:rPr>
        <w:t>saba dagdha</w:t>
      </w:r>
      <w:r w:rsidRPr="004A2847">
        <w:rPr>
          <w:rStyle w:val="BookTitle"/>
          <w:rFonts w:asciiTheme="minorHAnsi" w:hAnsiTheme="minorHAnsi" w:cstheme="minorHAnsi"/>
          <w:b w:val="0"/>
          <w:bCs w:val="0"/>
          <w:color w:val="000000"/>
          <w:sz w:val="28"/>
          <w:szCs w:val="28"/>
        </w:rPr>
        <w:t xml:space="preserve"> (“all were burnt”).</w:t>
      </w:r>
    </w:p>
    <w:p w14:paraId="1615406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According to the </w:t>
      </w:r>
      <w:r w:rsidRPr="004A2847">
        <w:rPr>
          <w:rStyle w:val="BookTitle"/>
          <w:rFonts w:asciiTheme="minorHAnsi" w:hAnsiTheme="minorHAnsi" w:cstheme="minorHAnsi"/>
          <w:b w:val="0"/>
          <w:bCs w:val="0"/>
          <w:i/>
          <w:iCs/>
          <w:color w:val="000000"/>
          <w:sz w:val="28"/>
          <w:szCs w:val="28"/>
        </w:rPr>
        <w:t xml:space="preserve">Amara-kośa </w:t>
      </w:r>
      <w:r w:rsidRPr="004A2847">
        <w:rPr>
          <w:rStyle w:val="BookTitle"/>
          <w:rFonts w:asciiTheme="minorHAnsi" w:hAnsiTheme="minorHAnsi" w:cstheme="minorHAnsi"/>
          <w:b w:val="0"/>
          <w:bCs w:val="0"/>
          <w:color w:val="000000"/>
          <w:sz w:val="28"/>
          <w:szCs w:val="28"/>
        </w:rPr>
        <w:t xml:space="preserve">dictionary: </w:t>
      </w:r>
      <w:r w:rsidRPr="004A2847">
        <w:rPr>
          <w:rStyle w:val="BookTitle"/>
          <w:rFonts w:asciiTheme="minorHAnsi" w:hAnsiTheme="minorHAnsi" w:cstheme="minorHAnsi"/>
          <w:b w:val="0"/>
          <w:bCs w:val="0"/>
          <w:i/>
          <w:iCs/>
          <w:color w:val="000000"/>
          <w:sz w:val="28"/>
          <w:szCs w:val="28"/>
        </w:rPr>
        <w:t>pravayāḥ sthaviro vṛddho jīno jīrṇo jarannapi</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i/>
          <w:iCs/>
          <w:color w:val="000000"/>
          <w:sz w:val="28"/>
          <w:szCs w:val="28"/>
        </w:rPr>
        <w:t>Pravayāḥ</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sthavira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vṛddha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jīna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 xml:space="preserve">jīrṇa </w:t>
      </w:r>
      <w:r w:rsidRPr="004A2847">
        <w:rPr>
          <w:rStyle w:val="BookTitle"/>
          <w:rFonts w:asciiTheme="minorHAnsi" w:hAnsiTheme="minorHAnsi" w:cstheme="minorHAnsi"/>
          <w:b w:val="0"/>
          <w:bCs w:val="0"/>
          <w:color w:val="000000"/>
          <w:sz w:val="28"/>
          <w:szCs w:val="28"/>
        </w:rPr>
        <w:t xml:space="preserve">are all synonyms for an old person.” </w:t>
      </w:r>
      <w:proofErr w:type="gramStart"/>
      <w:r w:rsidRPr="004A2847">
        <w:rPr>
          <w:rStyle w:val="BookTitle"/>
          <w:rFonts w:asciiTheme="minorHAnsi" w:hAnsiTheme="minorHAnsi" w:cstheme="minorHAnsi"/>
          <w:b w:val="0"/>
          <w:bCs w:val="0"/>
          <w:color w:val="000000"/>
          <w:sz w:val="28"/>
          <w:szCs w:val="28"/>
        </w:rPr>
        <w:t>Also</w:t>
      </w:r>
      <w:proofErr w:type="gramEnd"/>
      <w:r w:rsidRPr="004A2847">
        <w:rPr>
          <w:rStyle w:val="BookTitle"/>
          <w:rFonts w:asciiTheme="minorHAnsi" w:hAnsiTheme="minorHAnsi" w:cstheme="minorHAnsi"/>
          <w:b w:val="0"/>
          <w:bCs w:val="0"/>
          <w:color w:val="000000"/>
          <w:sz w:val="28"/>
          <w:szCs w:val="28"/>
        </w:rPr>
        <w:t xml:space="preserve"> according to the </w:t>
      </w:r>
      <w:r w:rsidRPr="004A2847">
        <w:rPr>
          <w:rStyle w:val="BookTitle"/>
          <w:rFonts w:asciiTheme="minorHAnsi" w:hAnsiTheme="minorHAnsi" w:cstheme="minorHAnsi"/>
          <w:b w:val="0"/>
          <w:bCs w:val="0"/>
          <w:i/>
          <w:iCs/>
          <w:color w:val="000000"/>
          <w:sz w:val="28"/>
          <w:szCs w:val="28"/>
        </w:rPr>
        <w:t xml:space="preserve">Amara-kośa </w:t>
      </w:r>
      <w:r w:rsidRPr="004A2847">
        <w:rPr>
          <w:rStyle w:val="BookTitle"/>
          <w:rFonts w:asciiTheme="minorHAnsi" w:hAnsiTheme="minorHAnsi" w:cstheme="minorHAnsi"/>
          <w:b w:val="0"/>
          <w:bCs w:val="0"/>
          <w:color w:val="000000"/>
          <w:sz w:val="28"/>
          <w:szCs w:val="28"/>
        </w:rPr>
        <w:t xml:space="preserve">dictionary: </w:t>
      </w:r>
      <w:r w:rsidRPr="004A2847">
        <w:rPr>
          <w:rStyle w:val="BookTitle"/>
          <w:rFonts w:asciiTheme="minorHAnsi" w:hAnsiTheme="minorHAnsi" w:cstheme="minorHAnsi"/>
          <w:b w:val="0"/>
          <w:bCs w:val="0"/>
          <w:i/>
          <w:iCs/>
          <w:color w:val="000000"/>
          <w:sz w:val="28"/>
          <w:szCs w:val="28"/>
        </w:rPr>
        <w:t>samagraṁ sakalaṁ pūrṇam akhaṇḍaṁ syādanūnake. pūrṇas tu pūrite</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i/>
          <w:iCs/>
          <w:color w:val="000000"/>
          <w:sz w:val="28"/>
          <w:szCs w:val="28"/>
        </w:rPr>
        <w:t>Samagra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sakala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pūrṇa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akhaṇḍa</w:t>
      </w:r>
      <w:r w:rsidRPr="004A2847">
        <w:rPr>
          <w:rStyle w:val="BookTitle"/>
          <w:rFonts w:asciiTheme="minorHAnsi" w:hAnsiTheme="minorHAnsi" w:cstheme="minorHAnsi"/>
          <w:b w:val="0"/>
          <w:bCs w:val="0"/>
          <w:color w:val="000000"/>
          <w:sz w:val="28"/>
          <w:szCs w:val="28"/>
        </w:rPr>
        <w:t xml:space="preserve"> all mean `not deficient,' and </w:t>
      </w:r>
      <w:r w:rsidRPr="004A2847">
        <w:rPr>
          <w:rStyle w:val="BookTitle"/>
          <w:rFonts w:asciiTheme="minorHAnsi" w:hAnsiTheme="minorHAnsi" w:cstheme="minorHAnsi"/>
          <w:b w:val="0"/>
          <w:bCs w:val="0"/>
          <w:i/>
          <w:iCs/>
          <w:color w:val="000000"/>
          <w:sz w:val="28"/>
          <w:szCs w:val="28"/>
        </w:rPr>
        <w:t>pūrṇa</w:t>
      </w:r>
      <w:r w:rsidRPr="004A2847">
        <w:rPr>
          <w:rStyle w:val="BookTitle"/>
          <w:rFonts w:asciiTheme="minorHAnsi" w:hAnsiTheme="minorHAnsi" w:cstheme="minorHAnsi"/>
          <w:b w:val="0"/>
          <w:bCs w:val="0"/>
          <w:color w:val="000000"/>
          <w:sz w:val="28"/>
          <w:szCs w:val="28"/>
        </w:rPr>
        <w:t xml:space="preserve"> means `full.'”</w:t>
      </w:r>
    </w:p>
    <w:p w14:paraId="485583D1" w14:textId="2D8ACB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1.159</w:t>
      </w:r>
    </w:p>
    <w:p w14:paraId="13AECA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338F3E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hailā ati ānande vihvala</w:t>
      </w:r>
      <w:r w:rsidRPr="004A2847">
        <w:rPr>
          <w:rStyle w:val="BookTitle"/>
          <w:rFonts w:asciiTheme="minorHAnsi" w:hAnsiTheme="minorHAnsi" w:cstheme="minorHAnsi"/>
          <w:b w:val="0"/>
          <w:bCs w:val="0"/>
          <w:color w:val="000000"/>
          <w:sz w:val="28"/>
          <w:szCs w:val="28"/>
        </w:rPr>
        <w:br/>
        <w:t>uṭhila paramānanda kṛṣṇa-kolāhala</w:t>
      </w:r>
    </w:p>
    <w:p w14:paraId="194D1F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became overwhelmed with ecstasy, and an ecstatic, tumultuous vibration of Kṛṣṇa's names arose.</w:t>
      </w:r>
    </w:p>
    <w:p w14:paraId="3ECF2D81" w14:textId="7800EF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1.160</w:t>
      </w:r>
    </w:p>
    <w:p w14:paraId="2D1176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11F214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divasa gelā prabhu karite sannyāsa</w:t>
      </w:r>
      <w:r w:rsidRPr="004A2847">
        <w:rPr>
          <w:rStyle w:val="BookTitle"/>
          <w:rFonts w:asciiTheme="minorHAnsi" w:hAnsiTheme="minorHAnsi" w:cstheme="minorHAnsi"/>
          <w:b w:val="0"/>
          <w:bCs w:val="0"/>
          <w:color w:val="000000"/>
          <w:sz w:val="28"/>
          <w:szCs w:val="28"/>
        </w:rPr>
        <w:br/>
        <w:t>se divasa haite āira upavāsa</w:t>
      </w:r>
    </w:p>
    <w:p w14:paraId="0EFD9C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From the day the Lord left to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Mother Śacī had fasted.</w:t>
      </w:r>
    </w:p>
    <w:p w14:paraId="327082DF" w14:textId="637AA0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1.161</w:t>
      </w:r>
    </w:p>
    <w:p w14:paraId="21597F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161</w:t>
      </w:r>
    </w:p>
    <w:p w14:paraId="0183E1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dvādaśa-upāsa tāna—nāhika bhojana</w:t>
      </w:r>
      <w:r w:rsidRPr="004A2847">
        <w:rPr>
          <w:rStyle w:val="BookTitle"/>
          <w:rFonts w:asciiTheme="minorHAnsi" w:hAnsiTheme="minorHAnsi" w:cstheme="minorHAnsi"/>
          <w:b w:val="0"/>
          <w:bCs w:val="0"/>
          <w:color w:val="000000"/>
          <w:sz w:val="28"/>
          <w:szCs w:val="28"/>
        </w:rPr>
        <w:br/>
        <w:t>caitanya-prabhāve mātra āchaye jīvana</w:t>
      </w:r>
    </w:p>
    <w:p w14:paraId="3B6CA4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She had fasted completely for twelve days, surviving simply by the influence of Lord Caitanya.</w:t>
      </w:r>
    </w:p>
    <w:p w14:paraId="51FC7817" w14:textId="04BC6C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1.162</w:t>
      </w:r>
    </w:p>
    <w:p w14:paraId="5D97E1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26A729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nityānanda baḍa duḥkhita-antara</w:t>
      </w:r>
      <w:r w:rsidRPr="004A2847">
        <w:rPr>
          <w:rStyle w:val="BookTitle"/>
          <w:rFonts w:asciiTheme="minorHAnsi" w:hAnsiTheme="minorHAnsi" w:cstheme="minorHAnsi"/>
          <w:b w:val="0"/>
          <w:bCs w:val="0"/>
          <w:color w:val="000000"/>
          <w:sz w:val="28"/>
          <w:szCs w:val="28"/>
        </w:rPr>
        <w:br/>
        <w:t>āire prabodhi' kahe madhura uttara</w:t>
      </w:r>
    </w:p>
    <w:p w14:paraId="75DD16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her, Nityānanda felt distressed at heart. To pacify Mother Śacī, He sweetly spoke to her.</w:t>
      </w:r>
    </w:p>
    <w:p w14:paraId="3DB5387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kahe madhura</w:t>
      </w:r>
      <w:r w:rsidRPr="004A2847">
        <w:rPr>
          <w:rStyle w:val="BookTitle"/>
          <w:rFonts w:asciiTheme="minorHAnsi" w:hAnsiTheme="minorHAnsi" w:cstheme="minorHAnsi"/>
          <w:b w:val="0"/>
          <w:bCs w:val="0"/>
          <w:color w:val="000000"/>
          <w:sz w:val="28"/>
          <w:szCs w:val="28"/>
        </w:rPr>
        <w:t xml:space="preserve"> (“spoke sweetly”) is </w:t>
      </w:r>
      <w:r w:rsidRPr="004A2847">
        <w:rPr>
          <w:rStyle w:val="BookTitle"/>
          <w:rFonts w:asciiTheme="minorHAnsi" w:hAnsiTheme="minorHAnsi" w:cstheme="minorHAnsi"/>
          <w:b w:val="0"/>
          <w:bCs w:val="0"/>
          <w:i/>
          <w:iCs/>
          <w:color w:val="000000"/>
          <w:sz w:val="28"/>
          <w:szCs w:val="28"/>
        </w:rPr>
        <w:t>kichu kahena</w:t>
      </w:r>
      <w:r w:rsidRPr="004A2847">
        <w:rPr>
          <w:rStyle w:val="BookTitle"/>
          <w:rFonts w:asciiTheme="minorHAnsi" w:hAnsiTheme="minorHAnsi" w:cstheme="minorHAnsi"/>
          <w:b w:val="0"/>
          <w:bCs w:val="0"/>
          <w:color w:val="000000"/>
          <w:sz w:val="28"/>
          <w:szCs w:val="28"/>
        </w:rPr>
        <w:t xml:space="preserve"> (“spoke something”).</w:t>
      </w:r>
    </w:p>
    <w:p w14:paraId="6C4412C2" w14:textId="67B285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1.163</w:t>
      </w:r>
    </w:p>
    <w:p w14:paraId="0A907B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63CCEB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rahasya kon nā jāna vā tumi</w:t>
      </w:r>
      <w:r w:rsidRPr="004A2847">
        <w:rPr>
          <w:rStyle w:val="BookTitle"/>
          <w:rFonts w:asciiTheme="minorHAnsi" w:hAnsiTheme="minorHAnsi" w:cstheme="minorHAnsi"/>
          <w:b w:val="0"/>
          <w:bCs w:val="0"/>
          <w:color w:val="000000"/>
          <w:sz w:val="28"/>
          <w:szCs w:val="28"/>
        </w:rPr>
        <w:br/>
        <w:t>tomāre vā kibā kahibāre jāni āmi</w:t>
      </w:r>
    </w:p>
    <w:p w14:paraId="47640E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confidential topics about Kṛṣṇa are unknown to you? What do I know that I can tell you?</w:t>
      </w:r>
    </w:p>
    <w:p w14:paraId="648663BC" w14:textId="63EE11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1.164</w:t>
      </w:r>
    </w:p>
    <w:p w14:paraId="12AD1E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16771F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tilārdheko citte nāhi kariha viṣāda</w:t>
      </w:r>
      <w:r w:rsidRPr="004A2847">
        <w:rPr>
          <w:rStyle w:val="BookTitle"/>
          <w:rFonts w:asciiTheme="minorHAnsi" w:hAnsiTheme="minorHAnsi" w:cstheme="minorHAnsi"/>
          <w:b w:val="0"/>
          <w:bCs w:val="0"/>
          <w:color w:val="000000"/>
          <w:sz w:val="28"/>
          <w:szCs w:val="28"/>
        </w:rPr>
        <w:br/>
        <w:t>vede o ki pāibena tomāra prasāda</w:t>
      </w:r>
    </w:p>
    <w:p w14:paraId="730D35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“Do not feel the slightest distress in your heart. Can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ever attain your mercy?</w:t>
      </w:r>
    </w:p>
    <w:p w14:paraId="5CD1EF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Vedic literatures favor those who engage in their study. Those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are desirous of receiving Śacīdevī's mercy, because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Bhagavān is her eternal son. The Vedic literatures are always anxious and inclined to worship </w:t>
      </w:r>
      <w:r w:rsidRPr="004A2847">
        <w:rPr>
          <w:rStyle w:val="BookTitle"/>
          <w:rFonts w:asciiTheme="minorHAnsi" w:hAnsiTheme="minorHAnsi" w:cstheme="minorHAnsi"/>
          <w:b w:val="0"/>
          <w:bCs w:val="0"/>
          <w:color w:val="000000"/>
          <w:sz w:val="28"/>
          <w:szCs w:val="28"/>
        </w:rPr>
        <w:lastRenderedPageBreak/>
        <w:t>Śacīnandana.</w:t>
      </w:r>
    </w:p>
    <w:p w14:paraId="7CDE6C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nāhi kariha viṣāda</w:t>
      </w:r>
      <w:r w:rsidRPr="004A2847">
        <w:rPr>
          <w:rStyle w:val="BookTitle"/>
          <w:rFonts w:asciiTheme="minorHAnsi" w:hAnsiTheme="minorHAnsi" w:cstheme="minorHAnsi"/>
          <w:b w:val="0"/>
          <w:bCs w:val="0"/>
          <w:color w:val="000000"/>
          <w:sz w:val="28"/>
          <w:szCs w:val="28"/>
        </w:rPr>
        <w:t xml:space="preserve"> (“do not feel distressed”) is </w:t>
      </w:r>
      <w:r w:rsidRPr="004A2847">
        <w:rPr>
          <w:rStyle w:val="BookTitle"/>
          <w:rFonts w:asciiTheme="minorHAnsi" w:hAnsiTheme="minorHAnsi" w:cstheme="minorHAnsi"/>
          <w:b w:val="0"/>
          <w:bCs w:val="0"/>
          <w:i/>
          <w:iCs/>
          <w:color w:val="000000"/>
          <w:sz w:val="28"/>
          <w:szCs w:val="28"/>
        </w:rPr>
        <w:t xml:space="preserve">na kariha avasada </w:t>
      </w:r>
      <w:r w:rsidRPr="004A2847">
        <w:rPr>
          <w:rStyle w:val="BookTitle"/>
          <w:rFonts w:asciiTheme="minorHAnsi" w:hAnsiTheme="minorHAnsi" w:cstheme="minorHAnsi"/>
          <w:b w:val="0"/>
          <w:bCs w:val="0"/>
          <w:color w:val="000000"/>
          <w:sz w:val="28"/>
          <w:szCs w:val="28"/>
        </w:rPr>
        <w:t>(“do not feel despondent”).</w:t>
      </w:r>
    </w:p>
    <w:p w14:paraId="7BF72FA4" w14:textId="04E586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1.165</w:t>
      </w:r>
    </w:p>
    <w:p w14:paraId="54EB9F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6E4AA5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vede yāṅre niravadhi kare anveṣaṇa</w:t>
      </w:r>
      <w:r w:rsidRPr="004A2847">
        <w:rPr>
          <w:rStyle w:val="BookTitle"/>
          <w:rFonts w:asciiTheme="minorHAnsi" w:hAnsiTheme="minorHAnsi" w:cstheme="minorHAnsi"/>
          <w:b w:val="0"/>
          <w:bCs w:val="0"/>
          <w:color w:val="000000"/>
          <w:sz w:val="28"/>
          <w:szCs w:val="28"/>
        </w:rPr>
        <w:br/>
        <w:t>se prabhu tomāra putra—sabāra jīvana</w:t>
      </w:r>
    </w:p>
    <w:p w14:paraId="40B5AA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who is searched after by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is your son. He is the life and soul of everyone.</w:t>
      </w:r>
    </w:p>
    <w:p w14:paraId="1462D3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(10.87.23) it is stated:</w:t>
      </w:r>
    </w:p>
    <w:p w14:paraId="2E4FDF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nibhṛta-marun-mano-'kṣa-dṛḍha-yoga-yujo hṛdi yan</w:t>
      </w:r>
      <w:r w:rsidRPr="004A2847">
        <w:rPr>
          <w:rStyle w:val="BookTitle"/>
          <w:rFonts w:asciiTheme="minorHAnsi" w:hAnsiTheme="minorHAnsi" w:cstheme="minorHAnsi"/>
          <w:b w:val="0"/>
          <w:bCs w:val="0"/>
          <w:color w:val="000000"/>
          <w:sz w:val="28"/>
          <w:szCs w:val="28"/>
        </w:rPr>
        <w:br/>
        <w:t>munaya upāsate tad arayo 'pi yayuḥ smaraṇāt</w:t>
      </w:r>
      <w:r w:rsidRPr="004A2847">
        <w:rPr>
          <w:rStyle w:val="BookTitle"/>
          <w:rFonts w:asciiTheme="minorHAnsi" w:hAnsiTheme="minorHAnsi" w:cstheme="minorHAnsi"/>
          <w:b w:val="0"/>
          <w:bCs w:val="0"/>
          <w:color w:val="000000"/>
          <w:sz w:val="28"/>
          <w:szCs w:val="28"/>
        </w:rPr>
        <w:br/>
        <w:t>striya uragendra-bhoga-bhuja-daṇḍa-viṣakta-dhiyo</w:t>
      </w:r>
      <w:r w:rsidRPr="004A2847">
        <w:rPr>
          <w:rStyle w:val="BookTitle"/>
          <w:rFonts w:asciiTheme="minorHAnsi" w:hAnsiTheme="minorHAnsi" w:cstheme="minorHAnsi"/>
          <w:b w:val="0"/>
          <w:bCs w:val="0"/>
          <w:color w:val="000000"/>
          <w:sz w:val="28"/>
          <w:szCs w:val="28"/>
        </w:rPr>
        <w:br/>
        <w:t>vayam api te samāḥ sama-dṛśo 'ṅghri-saroja-sudhāḥ</w:t>
      </w:r>
    </w:p>
    <w:p w14:paraId="492BC4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“Simply by constantly thinking of Him, the enemies of the Lord attained the same Supreme Truth whom sages fixed in yoga worship by controlling their breath, mind, and senses. Similarly, we </w:t>
      </w:r>
      <w:r w:rsidRPr="004A2847">
        <w:rPr>
          <w:rStyle w:val="BookTitle"/>
          <w:rFonts w:asciiTheme="minorHAnsi" w:hAnsiTheme="minorHAnsi" w:cstheme="minorHAnsi"/>
          <w:b w:val="0"/>
          <w:bCs w:val="0"/>
          <w:i/>
          <w:iCs/>
          <w:color w:val="000000"/>
          <w:sz w:val="28"/>
          <w:szCs w:val="28"/>
        </w:rPr>
        <w:t>śrutis</w:t>
      </w:r>
      <w:r w:rsidRPr="004A2847">
        <w:rPr>
          <w:rStyle w:val="BookTitle"/>
          <w:rFonts w:asciiTheme="minorHAnsi" w:hAnsiTheme="minorHAnsi" w:cstheme="minorHAnsi"/>
          <w:b w:val="0"/>
          <w:bCs w:val="0"/>
          <w:color w:val="000000"/>
          <w:sz w:val="28"/>
          <w:szCs w:val="28"/>
        </w:rPr>
        <w:t>, who generally see You as all-pervading, will achieve the same nectar from Your lotus feet that Your consorts are able to relish because of their loving attraction to Your mighty, serpentine arms, for You look upon us and Your consorts in the same way.”</w:t>
      </w:r>
    </w:p>
    <w:p w14:paraId="2F24A5A5" w14:textId="5AE302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1.166</w:t>
      </w:r>
    </w:p>
    <w:p w14:paraId="2BF376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3611D7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prabhu buke hāta diyā āpanāra</w:t>
      </w:r>
      <w:r w:rsidRPr="004A2847">
        <w:rPr>
          <w:rStyle w:val="BookTitle"/>
          <w:rFonts w:asciiTheme="minorHAnsi" w:hAnsiTheme="minorHAnsi" w:cstheme="minorHAnsi"/>
          <w:b w:val="0"/>
          <w:bCs w:val="0"/>
          <w:color w:val="000000"/>
          <w:sz w:val="28"/>
          <w:szCs w:val="28"/>
        </w:rPr>
        <w:br/>
        <w:t>āpane sakala bhāra laila tomāra</w:t>
      </w:r>
    </w:p>
    <w:p w14:paraId="65780A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 His hand to His heart that same Lord has sworn to personally take all responsibility for you.</w:t>
      </w:r>
    </w:p>
    <w:p w14:paraId="4946EC93" w14:textId="38EED9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1.167</w:t>
      </w:r>
    </w:p>
    <w:p w14:paraId="40EEA7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1E8E94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vyavahāra paramārtha yateka tomāra</w:t>
      </w:r>
      <w:r w:rsidRPr="004A2847">
        <w:rPr>
          <w:rStyle w:val="BookTitle"/>
          <w:rFonts w:asciiTheme="minorHAnsi" w:hAnsiTheme="minorHAnsi" w:cstheme="minorHAnsi"/>
          <w:b w:val="0"/>
          <w:bCs w:val="0"/>
          <w:color w:val="000000"/>
          <w:sz w:val="28"/>
          <w:szCs w:val="28"/>
        </w:rPr>
        <w:br/>
        <w:t>mora dāya prabhu baliyāche bāra bāra</w:t>
      </w:r>
    </w:p>
    <w:p w14:paraId="5ED562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has repeatedly declared that He will look after all your worldly and spiritual requirements.</w:t>
      </w:r>
    </w:p>
    <w:p w14:paraId="3B221894" w14:textId="7E34B8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1.168</w:t>
      </w:r>
    </w:p>
    <w:p w14:paraId="2615AD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289B8F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bhāla haya ye-mate, prabhu se bhāla jāne</w:t>
      </w:r>
      <w:r w:rsidRPr="004A2847">
        <w:rPr>
          <w:rStyle w:val="BookTitle"/>
          <w:rFonts w:asciiTheme="minorHAnsi" w:hAnsiTheme="minorHAnsi" w:cstheme="minorHAnsi"/>
          <w:b w:val="0"/>
          <w:bCs w:val="0"/>
          <w:color w:val="000000"/>
          <w:sz w:val="28"/>
          <w:szCs w:val="28"/>
        </w:rPr>
        <w:br/>
        <w:t>sukhe thāka tumi deha samarpiyā tāne</w:t>
      </w:r>
    </w:p>
    <w:p w14:paraId="72CBD7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knows best what is beneficial for everyone.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you should simply surrender to Him and live happily.</w:t>
      </w:r>
    </w:p>
    <w:p w14:paraId="111E5F5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told Śrī Śacīdevī that since her son has taken all responsibility for her, there was no need for her to worry. He is the sole maintainer of both the material and spiritual worlds. The Lord's father and mother, who are the </w:t>
      </w:r>
      <w:r w:rsidRPr="004A2847">
        <w:rPr>
          <w:rStyle w:val="BookTitle"/>
          <w:rFonts w:asciiTheme="minorHAnsi" w:hAnsiTheme="minorHAnsi" w:cstheme="minorHAnsi"/>
          <w:b w:val="0"/>
          <w:bCs w:val="0"/>
          <w:i/>
          <w:iCs/>
          <w:color w:val="000000"/>
          <w:sz w:val="28"/>
          <w:szCs w:val="28"/>
        </w:rPr>
        <w:t>āśraya</w:t>
      </w:r>
      <w:r w:rsidRPr="004A2847">
        <w:rPr>
          <w:rStyle w:val="BookTitle"/>
          <w:rFonts w:asciiTheme="minorHAnsi" w:hAnsiTheme="minorHAnsi" w:cstheme="minorHAnsi"/>
          <w:b w:val="0"/>
          <w:bCs w:val="0"/>
          <w:color w:val="000000"/>
          <w:sz w:val="28"/>
          <w:szCs w:val="28"/>
        </w:rPr>
        <w:t xml:space="preserve">, or abodes, of </w:t>
      </w:r>
      <w:r w:rsidRPr="004A2847">
        <w:rPr>
          <w:rStyle w:val="BookTitle"/>
          <w:rFonts w:asciiTheme="minorHAnsi" w:hAnsiTheme="minorHAnsi" w:cstheme="minorHAnsi"/>
          <w:b w:val="0"/>
          <w:bCs w:val="0"/>
          <w:i/>
          <w:iCs/>
          <w:color w:val="000000"/>
          <w:sz w:val="28"/>
          <w:szCs w:val="28"/>
        </w:rPr>
        <w:t>vātsalya-rasa</w:t>
      </w:r>
      <w:r w:rsidRPr="004A2847">
        <w:rPr>
          <w:rStyle w:val="BookTitle"/>
          <w:rFonts w:asciiTheme="minorHAnsi" w:hAnsiTheme="minorHAnsi" w:cstheme="minorHAnsi"/>
          <w:b w:val="0"/>
          <w:bCs w:val="0"/>
          <w:color w:val="000000"/>
          <w:sz w:val="28"/>
          <w:szCs w:val="28"/>
        </w:rPr>
        <w:t xml:space="preserve"> are fully surrendered to the Lord. Therefore, after realizing this, Śacīdevī should act accordingly.</w:t>
      </w:r>
    </w:p>
    <w:p w14:paraId="553C75BB" w14:textId="6E7557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1.169</w:t>
      </w:r>
    </w:p>
    <w:p w14:paraId="0B7D5A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630D88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śīghra giyā kara mātā, kṛṣṇera randhana</w:t>
      </w:r>
      <w:r w:rsidRPr="004A2847">
        <w:rPr>
          <w:rStyle w:val="BookTitle"/>
          <w:rFonts w:asciiTheme="minorHAnsi" w:hAnsiTheme="minorHAnsi" w:cstheme="minorHAnsi"/>
          <w:b w:val="0"/>
          <w:bCs w:val="0"/>
          <w:color w:val="000000"/>
          <w:sz w:val="28"/>
          <w:szCs w:val="28"/>
        </w:rPr>
        <w:br/>
        <w:t>santoṣa hauka ebe sarva bhakta-gaṇa</w:t>
      </w:r>
    </w:p>
    <w:p w14:paraId="192A35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mother, satisfy all the devotees. Go quickly and cook for Kṛṣṇa.</w:t>
      </w:r>
    </w:p>
    <w:p w14:paraId="03476F0C" w14:textId="00E371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1.170</w:t>
      </w:r>
    </w:p>
    <w:p w14:paraId="667BD5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37B8C8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hastera anne sabākāra āśa</w:t>
      </w:r>
      <w:r w:rsidRPr="004A2847">
        <w:rPr>
          <w:rStyle w:val="BookTitle"/>
          <w:rFonts w:asciiTheme="minorHAnsi" w:hAnsiTheme="minorHAnsi" w:cstheme="minorHAnsi"/>
          <w:b w:val="0"/>
          <w:bCs w:val="0"/>
          <w:color w:val="000000"/>
          <w:sz w:val="28"/>
          <w:szCs w:val="28"/>
        </w:rPr>
        <w:br/>
        <w:t>tomāra upavāse se kṛṣṇera upavāsa</w:t>
      </w:r>
    </w:p>
    <w:p w14:paraId="46FFA6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longs to eat food that has been cooked by you. When you fast, Kṛṣṇa fasts.</w:t>
      </w:r>
    </w:p>
    <w:p w14:paraId="5892F92C" w14:textId="66208D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1.171</w:t>
      </w:r>
    </w:p>
    <w:p w14:paraId="196DF7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2AC6A1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 naivedya kara kariyā randhana</w:t>
      </w:r>
      <w:r w:rsidRPr="004A2847">
        <w:rPr>
          <w:rStyle w:val="BookTitle"/>
          <w:rFonts w:asciiTheme="minorHAnsi" w:hAnsiTheme="minorHAnsi" w:cstheme="minorHAnsi"/>
          <w:b w:val="0"/>
          <w:bCs w:val="0"/>
          <w:color w:val="000000"/>
          <w:sz w:val="28"/>
          <w:szCs w:val="28"/>
        </w:rPr>
        <w:br/>
        <w:t>mohora ekānta tāhā khāibāra mana”</w:t>
      </w:r>
    </w:p>
    <w:p w14:paraId="211F0A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“You should therefore cook and prepare an offering. I have a strong desire to eat.”</w:t>
      </w:r>
    </w:p>
    <w:p w14:paraId="3EEF638C" w14:textId="43BA65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1.172</w:t>
      </w:r>
    </w:p>
    <w:p w14:paraId="00CAC7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7E4EAB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āi śuni' nityānandera vacana</w:t>
      </w:r>
      <w:r w:rsidRPr="004A2847">
        <w:rPr>
          <w:rStyle w:val="BookTitle"/>
          <w:rFonts w:asciiTheme="minorHAnsi" w:hAnsiTheme="minorHAnsi" w:cstheme="minorHAnsi"/>
          <w:b w:val="0"/>
          <w:bCs w:val="0"/>
          <w:color w:val="000000"/>
          <w:sz w:val="28"/>
          <w:szCs w:val="28"/>
        </w:rPr>
        <w:br/>
        <w:t>pāsari' viraha gelā karite randhana</w:t>
      </w:r>
    </w:p>
    <w:p w14:paraId="2B0AA5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Nityānanda's words, Mother Śacī forgot her lamentation and went to cook.</w:t>
      </w:r>
    </w:p>
    <w:p w14:paraId="5285EDF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pāsari</w:t>
      </w:r>
      <w:r w:rsidRPr="004A2847">
        <w:rPr>
          <w:rStyle w:val="BookTitle"/>
          <w:rFonts w:asciiTheme="minorHAnsi" w:hAnsiTheme="minorHAnsi" w:cstheme="minorHAnsi"/>
          <w:b w:val="0"/>
          <w:bCs w:val="0"/>
          <w:color w:val="000000"/>
          <w:sz w:val="28"/>
          <w:szCs w:val="28"/>
        </w:rPr>
        <w:t xml:space="preserve"> means “forgot.”</w:t>
      </w:r>
    </w:p>
    <w:p w14:paraId="77066162" w14:textId="11ADDF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1.173</w:t>
      </w:r>
    </w:p>
    <w:p w14:paraId="4AD2F2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19A26346" w14:textId="3A227D2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naivedya kari' āi puṇyavatī</w:t>
      </w:r>
      <w:ins w:id="5" w:author="your servant" w:date="2020-04-08T06:48:00Z">
        <w:r w:rsidR="00DA7543"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agre diyā nityānanda-svarūpera prati</w:t>
      </w:r>
    </w:p>
    <w:p w14:paraId="05C738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making an offering to Kṛṣṇa, the pious Mother Śacī placed the offered foods before Nityānanda.</w:t>
      </w:r>
    </w:p>
    <w:p w14:paraId="46D3C41D" w14:textId="4192CD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1.174</w:t>
      </w:r>
    </w:p>
    <w:p w14:paraId="451767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2DF020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āi sarva-vaiṣṇavere agre diyā</w:t>
      </w:r>
      <w:r w:rsidRPr="004A2847">
        <w:rPr>
          <w:rStyle w:val="BookTitle"/>
          <w:rFonts w:asciiTheme="minorHAnsi" w:hAnsiTheme="minorHAnsi" w:cstheme="minorHAnsi"/>
          <w:b w:val="0"/>
          <w:bCs w:val="0"/>
          <w:color w:val="000000"/>
          <w:sz w:val="28"/>
          <w:szCs w:val="28"/>
        </w:rPr>
        <w:br/>
        <w:t>karilena bhojana sabāre santoṣiyā</w:t>
      </w:r>
    </w:p>
    <w:p w14:paraId="7015D6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Mother Śacī served the </w:t>
      </w:r>
      <w:r w:rsidRPr="004A2847">
        <w:rPr>
          <w:rStyle w:val="BookTitle"/>
          <w:rFonts w:asciiTheme="minorHAnsi" w:hAnsiTheme="minorHAnsi" w:cstheme="minorHAnsi"/>
          <w:b/>
          <w:bCs/>
          <w:i/>
          <w:iCs/>
          <w:color w:val="800000"/>
          <w:sz w:val="28"/>
          <w:szCs w:val="28"/>
        </w:rPr>
        <w:t>prasāda</w:t>
      </w:r>
      <w:r w:rsidRPr="004A2847">
        <w:rPr>
          <w:rStyle w:val="BookTitle"/>
          <w:rFonts w:asciiTheme="minorHAnsi" w:hAnsiTheme="minorHAnsi" w:cstheme="minorHAnsi"/>
          <w:b/>
          <w:bCs/>
          <w:color w:val="800000"/>
          <w:sz w:val="28"/>
          <w:szCs w:val="28"/>
        </w:rPr>
        <w:t xml:space="preserve"> to all the Vaiṣṇavas. After satisfying everyone, she then sat down to eat.</w:t>
      </w:r>
    </w:p>
    <w:p w14:paraId="10CE8EED" w14:textId="293136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1.175</w:t>
      </w:r>
    </w:p>
    <w:p w14:paraId="5F4DD0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47418D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santoṣa hailena bhakta-gaṇa</w:t>
      </w:r>
      <w:r w:rsidRPr="004A2847">
        <w:rPr>
          <w:rStyle w:val="BookTitle"/>
          <w:rFonts w:asciiTheme="minorHAnsi" w:hAnsiTheme="minorHAnsi" w:cstheme="minorHAnsi"/>
          <w:b w:val="0"/>
          <w:bCs w:val="0"/>
          <w:color w:val="000000"/>
          <w:sz w:val="28"/>
          <w:szCs w:val="28"/>
        </w:rPr>
        <w:br/>
        <w:t>dvādaśa-upavāse āi karilā bhojana</w:t>
      </w:r>
    </w:p>
    <w:p w14:paraId="38D134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were greatly pleased when Mother Śacī broke her twelve-day fast.</w:t>
      </w:r>
    </w:p>
    <w:p w14:paraId="4CC9FF2D" w14:textId="52BA72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1.176</w:t>
      </w:r>
    </w:p>
    <w:p w14:paraId="7C4F40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176</w:t>
      </w:r>
    </w:p>
    <w:p w14:paraId="077328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sarva bhakta-gaṇa nityānanda-saṅge</w:t>
      </w:r>
      <w:r w:rsidRPr="004A2847">
        <w:rPr>
          <w:rStyle w:val="BookTitle"/>
          <w:rFonts w:asciiTheme="minorHAnsi" w:hAnsiTheme="minorHAnsi" w:cstheme="minorHAnsi"/>
          <w:b w:val="0"/>
          <w:bCs w:val="0"/>
          <w:color w:val="000000"/>
          <w:sz w:val="28"/>
          <w:szCs w:val="28"/>
        </w:rPr>
        <w:br/>
        <w:t>prabhu dekhibāre sajja karilena raṅge</w:t>
      </w:r>
    </w:p>
    <w:p w14:paraId="67E711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all the devotees happily prepared to accompany Nityānanda to go see the Lord.</w:t>
      </w:r>
    </w:p>
    <w:p w14:paraId="2696128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sajja </w:t>
      </w:r>
      <w:r w:rsidRPr="004A2847">
        <w:rPr>
          <w:rStyle w:val="BookTitle"/>
          <w:rFonts w:asciiTheme="minorHAnsi" w:hAnsiTheme="minorHAnsi" w:cstheme="minorHAnsi"/>
          <w:b w:val="0"/>
          <w:bCs w:val="0"/>
          <w:color w:val="000000"/>
          <w:sz w:val="28"/>
          <w:szCs w:val="28"/>
        </w:rPr>
        <w:t>means “prepared” or “arranged.”</w:t>
      </w:r>
    </w:p>
    <w:p w14:paraId="66523230" w14:textId="44EBB2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1.177</w:t>
      </w:r>
    </w:p>
    <w:p w14:paraId="7A5C57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43965B5D" w14:textId="5F872CA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ākhyāna yata navadvīpa-vāsī</w:t>
      </w:r>
      <w:ins w:id="6" w:author="your servant" w:date="2020-04-08T06:49:00Z">
        <w:r w:rsidR="004A2035"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śunilena “gauracandra hailā sannyāsī”</w:t>
      </w:r>
    </w:p>
    <w:p w14:paraId="7A3BD4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residents of Navadvīpa soon heard, “Gauracandra has taken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645CCA85" w14:textId="67753E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1.178</w:t>
      </w:r>
    </w:p>
    <w:p w14:paraId="56D240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5AFAEB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adbhuta nāma `śrī-kṛṣṇa-caitanya'</w:t>
      </w:r>
      <w:r w:rsidRPr="004A2847">
        <w:rPr>
          <w:rStyle w:val="BookTitle"/>
          <w:rFonts w:asciiTheme="minorHAnsi" w:hAnsiTheme="minorHAnsi" w:cstheme="minorHAnsi"/>
          <w:b w:val="0"/>
          <w:bCs w:val="0"/>
          <w:color w:val="000000"/>
          <w:sz w:val="28"/>
          <w:szCs w:val="28"/>
        </w:rPr>
        <w:br/>
        <w:t>sarva-loka `hari' bali' bale `dhanya dhanya'</w:t>
      </w:r>
    </w:p>
    <w:p w14:paraId="67399D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they heard His wonderful name, “Śrī Kṛṣṇa Caitanya,” they all chanted the name of Hari and glorified Him.</w:t>
      </w:r>
    </w:p>
    <w:p w14:paraId="286C0A67" w14:textId="7FA331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1.179</w:t>
      </w:r>
    </w:p>
    <w:p w14:paraId="53D7D6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1A4FB8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phuliyā nagare prabhu āchena śuniyā</w:t>
      </w:r>
      <w:r w:rsidRPr="004A2847">
        <w:rPr>
          <w:rStyle w:val="BookTitle"/>
          <w:rFonts w:asciiTheme="minorHAnsi" w:hAnsiTheme="minorHAnsi" w:cstheme="minorHAnsi"/>
          <w:b w:val="0"/>
          <w:bCs w:val="0"/>
          <w:color w:val="000000"/>
          <w:sz w:val="28"/>
          <w:szCs w:val="28"/>
        </w:rPr>
        <w:br/>
        <w:t>dekhite calilā saba loka harṣa hañā</w:t>
      </w:r>
    </w:p>
    <w:p w14:paraId="7F5FD3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everyone heard that the Lord was in Phuliyā, they joyfully went to see Him.</w:t>
      </w:r>
    </w:p>
    <w:p w14:paraId="1A4FEBEE" w14:textId="734E2E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1.180</w:t>
      </w:r>
    </w:p>
    <w:p w14:paraId="071ABB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27A116EE" w14:textId="3C9CE8C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vṛddha, kibāśiśu, ki puruṣa, nārī</w:t>
      </w:r>
      <w:ins w:id="7" w:author="your servant" w:date="2020-04-08T06:49:00Z">
        <w:r w:rsidR="00514086"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ānande calilā sabe bali' `hari hari'</w:t>
      </w:r>
    </w:p>
    <w:p w14:paraId="69F977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Old people, children, men, and women—all happily departed for Phuliyā while chanting the name of Hari.</w:t>
      </w:r>
    </w:p>
    <w:p w14:paraId="2259690C" w14:textId="330F85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1.181</w:t>
      </w:r>
    </w:p>
    <w:p w14:paraId="5B1FA8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6898F0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ye pāṣaṇḍī saba karila nindana</w:t>
      </w:r>
      <w:r w:rsidRPr="004A2847">
        <w:rPr>
          <w:rStyle w:val="BookTitle"/>
          <w:rFonts w:asciiTheme="minorHAnsi" w:hAnsiTheme="minorHAnsi" w:cstheme="minorHAnsi"/>
          <w:b w:val="0"/>
          <w:bCs w:val="0"/>
          <w:color w:val="000000"/>
          <w:sz w:val="28"/>
          <w:szCs w:val="28"/>
        </w:rPr>
        <w:br/>
        <w:t>tārā o saparikare karila gamana</w:t>
      </w:r>
    </w:p>
    <w:p w14:paraId="4E5679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the atheists who previously blasphemed the Lord went with their families to see the Lord.</w:t>
      </w:r>
    </w:p>
    <w:p w14:paraId="5014DED6" w14:textId="446C110E" w:rsidR="00B10B83" w:rsidRPr="004A2847" w:rsidRDefault="00B10B83" w:rsidP="00B10B83">
      <w:pPr>
        <w:pStyle w:val="VerseNumber"/>
        <w:rPr>
          <w:ins w:id="8" w:author="your servant" w:date="2024-03-05T10:53:00Z"/>
          <w:rStyle w:val="BookTitle"/>
          <w:rFonts w:asciiTheme="minorHAnsi" w:hAnsiTheme="minorHAnsi" w:cstheme="minorHAnsi"/>
          <w:b w:val="0"/>
          <w:bCs w:val="0"/>
          <w:vanish w:val="0"/>
          <w:color w:val="008000"/>
          <w:sz w:val="20"/>
          <w:szCs w:val="20"/>
        </w:rPr>
      </w:pPr>
      <w:bookmarkStart w:id="9" w:name="_Hlk160528440"/>
      <w:ins w:id="10" w:author="your servant" w:date="2024-03-05T10:53:00Z">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w:t>
        </w:r>
        <w:r>
          <w:rPr>
            <w:rStyle w:val="BookTitle"/>
            <w:rFonts w:asciiTheme="minorHAnsi" w:hAnsiTheme="minorHAnsi" w:cstheme="minorHAnsi"/>
            <w:b w:val="0"/>
            <w:bCs w:val="0"/>
            <w:vanish w:val="0"/>
            <w:color w:val="008000"/>
            <w:sz w:val="20"/>
            <w:szCs w:val="20"/>
          </w:rPr>
          <w:t>2-183</w:t>
        </w:r>
      </w:ins>
    </w:p>
    <w:p w14:paraId="6674EE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182-183</w:t>
      </w:r>
    </w:p>
    <w:p w14:paraId="2EE7BA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gūḍha-rūpe navadvīpe labhilena janma</w:t>
      </w:r>
      <w:r w:rsidRPr="004A2847">
        <w:rPr>
          <w:rStyle w:val="BookTitle"/>
          <w:rFonts w:asciiTheme="minorHAnsi" w:hAnsiTheme="minorHAnsi" w:cstheme="minorHAnsi"/>
          <w:b w:val="0"/>
          <w:bCs w:val="0"/>
          <w:color w:val="000000"/>
          <w:sz w:val="28"/>
          <w:szCs w:val="28"/>
        </w:rPr>
        <w:br/>
        <w:t>“nā bujhiyā nindā karilāṅa tāna dharma</w:t>
      </w:r>
    </w:p>
    <w:p w14:paraId="0AEE4E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lai giyā tāna caraṇe śaraṇa</w:t>
      </w:r>
      <w:r w:rsidRPr="004A2847">
        <w:rPr>
          <w:rStyle w:val="BookTitle"/>
          <w:rFonts w:asciiTheme="minorHAnsi" w:hAnsiTheme="minorHAnsi" w:cstheme="minorHAnsi"/>
          <w:b w:val="0"/>
          <w:bCs w:val="0"/>
          <w:color w:val="000000"/>
          <w:sz w:val="28"/>
          <w:szCs w:val="28"/>
        </w:rPr>
        <w:br/>
        <w:t>tabe saba aparādha haibe khaṇḍana”</w:t>
      </w:r>
    </w:p>
    <w:p w14:paraId="733D09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Realizing that the Lord had secretly taken birth in Navadvīpa, they thought, “Without understanding, we have blasphemed His activities. Now if we go and take shelter at His lotus feet, our offenses will be counteracted.</w:t>
      </w:r>
    </w:p>
    <w:bookmarkEnd w:id="9"/>
    <w:p w14:paraId="0795DCF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atheists who were opposed to Śrī Mahāprabhu and who blasphemed Him during His residence in Śrīdhama Māyāpur also departed for Phuliyā to counteract their offenses when they understood that Śrī Mahāprabhu was there.</w:t>
      </w:r>
    </w:p>
    <w:p w14:paraId="1B4AAC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Kumārikā-khaṇḍa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Maheśvara-khaṇḍa</w:t>
      </w:r>
      <w:r w:rsidRPr="004A2847">
        <w:rPr>
          <w:rStyle w:val="BookTitle"/>
          <w:rFonts w:asciiTheme="minorHAnsi" w:hAnsiTheme="minorHAnsi" w:cstheme="minorHAnsi"/>
          <w:b w:val="0"/>
          <w:bCs w:val="0"/>
          <w:color w:val="000000"/>
          <w:sz w:val="28"/>
          <w:szCs w:val="28"/>
        </w:rPr>
        <w:t>, (7.101) it is stated:</w:t>
      </w:r>
    </w:p>
    <w:p w14:paraId="1AC869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tvayi vipratipathasya   tvam eva śaraṇaṁ prabho</w:t>
      </w:r>
      <w:r w:rsidRPr="004A2847">
        <w:rPr>
          <w:rStyle w:val="BookTitle"/>
          <w:rFonts w:asciiTheme="minorHAnsi" w:hAnsiTheme="minorHAnsi" w:cstheme="minorHAnsi"/>
          <w:b w:val="0"/>
          <w:bCs w:val="0"/>
          <w:color w:val="000000"/>
          <w:sz w:val="28"/>
          <w:szCs w:val="28"/>
        </w:rPr>
        <w:br/>
        <w:t>bhūmau skhalita pādānāṁ   bhūmir evāvalambanam</w:t>
      </w:r>
    </w:p>
    <w:p w14:paraId="15931C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Lord, as the earth is the only shelter for those who slip and fall,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are the only shelter for misguided people.”</w:t>
      </w:r>
    </w:p>
    <w:p w14:paraId="47C9ACC7" w14:textId="56EA4F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1.184</w:t>
      </w:r>
    </w:p>
    <w:p w14:paraId="1EF631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65DE61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bali' loka mahānande dhāya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hena nāhi jāni loka kata pathe yāya</w:t>
      </w:r>
    </w:p>
    <w:p w14:paraId="1F4E1B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Speaking in this way, people rushed there in great happiness. No one could understand how many different paths people were taking.</w:t>
      </w:r>
    </w:p>
    <w:p w14:paraId="1284AE39" w14:textId="4C2B11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1.185</w:t>
      </w:r>
    </w:p>
    <w:p w14:paraId="071C6F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68F588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arbuda loka haila kheyā-ghāṭe</w:t>
      </w:r>
      <w:r w:rsidRPr="004A2847">
        <w:rPr>
          <w:rStyle w:val="BookTitle"/>
          <w:rFonts w:asciiTheme="minorHAnsi" w:hAnsiTheme="minorHAnsi" w:cstheme="minorHAnsi"/>
          <w:b w:val="0"/>
          <w:bCs w:val="0"/>
          <w:color w:val="000000"/>
          <w:sz w:val="28"/>
          <w:szCs w:val="28"/>
        </w:rPr>
        <w:br/>
        <w:t>kheyāri karite pāra paḍila saṅkaṭe</w:t>
      </w:r>
    </w:p>
    <w:p w14:paraId="2E82A7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Unlimited millions of people gathered at the boat landing. The boatmen fell into a dilemma about how to get everyone across.</w:t>
      </w:r>
    </w:p>
    <w:p w14:paraId="655A6C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kheyāri </w:t>
      </w:r>
      <w:r w:rsidRPr="004A2847">
        <w:rPr>
          <w:rStyle w:val="BookTitle"/>
          <w:rFonts w:asciiTheme="minorHAnsi" w:hAnsiTheme="minorHAnsi" w:cstheme="minorHAnsi"/>
          <w:b w:val="0"/>
          <w:bCs w:val="0"/>
          <w:color w:val="000000"/>
          <w:sz w:val="28"/>
          <w:szCs w:val="28"/>
        </w:rPr>
        <w:t>refers to a boatman at a boat landing.</w:t>
      </w:r>
    </w:p>
    <w:p w14:paraId="58FB97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During the time of Mahāprabhu the Sarasvatī, or Khaḍiyā, River entered the Ganges where the canal known as Vāg-devī currently enters the Ganges near Nṛsiṁhapallī. At that time the boat </w:t>
      </w:r>
      <w:r w:rsidRPr="004A2847">
        <w:rPr>
          <w:rStyle w:val="BookTitle"/>
          <w:rFonts w:asciiTheme="minorHAnsi" w:hAnsiTheme="minorHAnsi" w:cstheme="minorHAnsi"/>
          <w:b w:val="0"/>
          <w:bCs w:val="0"/>
          <w:i/>
          <w:iCs/>
          <w:color w:val="000000"/>
          <w:sz w:val="28"/>
          <w:szCs w:val="28"/>
        </w:rPr>
        <w:t>ghāṭa</w:t>
      </w:r>
      <w:r w:rsidRPr="004A2847">
        <w:rPr>
          <w:rStyle w:val="BookTitle"/>
          <w:rFonts w:asciiTheme="minorHAnsi" w:hAnsiTheme="minorHAnsi" w:cstheme="minorHAnsi"/>
          <w:b w:val="0"/>
          <w:bCs w:val="0"/>
          <w:color w:val="000000"/>
          <w:sz w:val="28"/>
          <w:szCs w:val="28"/>
        </w:rPr>
        <w:t xml:space="preserve"> on the Khaḍiyā River was outside Śrī Māyāpur, past Suvarṇavihāra, Godruma, and Madhyadvīpa. At that place people from Navadvīpa would cross the river to go to Śāntipura and Phuliyā. It seems that Navadvīpa was quite vast at that time.</w:t>
      </w:r>
    </w:p>
    <w:p w14:paraId="47005A21" w14:textId="32ED10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1.186</w:t>
      </w:r>
    </w:p>
    <w:p w14:paraId="738E87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186</w:t>
      </w:r>
    </w:p>
    <w:p w14:paraId="3DF3AE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bāndhe bhelā keha ghaṭa buke kare</w:t>
      </w:r>
      <w:r w:rsidRPr="004A2847">
        <w:rPr>
          <w:rStyle w:val="BookTitle"/>
          <w:rFonts w:asciiTheme="minorHAnsi" w:hAnsiTheme="minorHAnsi" w:cstheme="minorHAnsi"/>
          <w:b w:val="0"/>
          <w:bCs w:val="0"/>
          <w:color w:val="000000"/>
          <w:sz w:val="28"/>
          <w:szCs w:val="28"/>
        </w:rPr>
        <w:br/>
        <w:t>keha vā kalāra gācha dhariyā sāṅtāre</w:t>
      </w:r>
    </w:p>
    <w:p w14:paraId="4888A2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people made rafts out of banana tree trunks, some floated on overturned waterpots, and some simply swam across while holding banana trunks.</w:t>
      </w:r>
    </w:p>
    <w:p w14:paraId="3CC00B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187</w:t>
      </w:r>
    </w:p>
    <w:p w14:paraId="2E76B2BF" w14:textId="234CCC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1.187</w:t>
      </w:r>
    </w:p>
    <w:p w14:paraId="1AB41C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vā haila loka nāhi samuccaya</w:t>
      </w:r>
      <w:r w:rsidRPr="004A2847">
        <w:rPr>
          <w:rStyle w:val="BookTitle"/>
          <w:rFonts w:asciiTheme="minorHAnsi" w:hAnsiTheme="minorHAnsi" w:cstheme="minorHAnsi"/>
          <w:b w:val="0"/>
          <w:bCs w:val="0"/>
          <w:color w:val="000000"/>
          <w:sz w:val="28"/>
          <w:szCs w:val="28"/>
        </w:rPr>
        <w:br/>
        <w:t>ye-ye mate pāre, sei mate pāra haya</w:t>
      </w:r>
    </w:p>
    <w:p w14:paraId="0AA726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could tell how many people there were. People crossed in every possible way.</w:t>
      </w:r>
    </w:p>
    <w:p w14:paraId="496ABB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samuccaya</w:t>
      </w:r>
      <w:r w:rsidRPr="004A2847">
        <w:rPr>
          <w:rStyle w:val="BookTitle"/>
          <w:rFonts w:asciiTheme="minorHAnsi" w:hAnsiTheme="minorHAnsi" w:cstheme="minorHAnsi"/>
          <w:b w:val="0"/>
          <w:bCs w:val="0"/>
          <w:color w:val="000000"/>
          <w:sz w:val="28"/>
          <w:szCs w:val="28"/>
        </w:rPr>
        <w:t xml:space="preserve"> means “number.”</w:t>
      </w:r>
    </w:p>
    <w:p w14:paraId="1EB37879" w14:textId="55522B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1.188</w:t>
      </w:r>
    </w:p>
    <w:p w14:paraId="66217A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188</w:t>
      </w:r>
    </w:p>
    <w:p w14:paraId="2D7855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garbhavatī nārī cale ghana śvāsa vaya</w:t>
      </w:r>
      <w:r w:rsidRPr="004A2847">
        <w:rPr>
          <w:rStyle w:val="BookTitle"/>
          <w:rFonts w:asciiTheme="minorHAnsi" w:hAnsiTheme="minorHAnsi" w:cstheme="minorHAnsi"/>
          <w:b w:val="0"/>
          <w:bCs w:val="0"/>
          <w:color w:val="000000"/>
          <w:sz w:val="28"/>
          <w:szCs w:val="28"/>
        </w:rPr>
        <w:br/>
        <w:t>caitanyera nāma kari' seha pāra haya</w:t>
      </w:r>
    </w:p>
    <w:p w14:paraId="7C784A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Pregnant women breathed heavily as they walked. They also somehow crossed the river while chanting the name of Lord Caitanya.</w:t>
      </w:r>
    </w:p>
    <w:p w14:paraId="2DC4CB78" w14:textId="42972A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1.189</w:t>
      </w:r>
    </w:p>
    <w:p w14:paraId="71BE95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189</w:t>
      </w:r>
    </w:p>
    <w:p w14:paraId="376DF6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andha, khoṇḍā loka saba cale sāthe sāthe</w:t>
      </w:r>
      <w:r w:rsidRPr="004A2847">
        <w:rPr>
          <w:rStyle w:val="BookTitle"/>
          <w:rFonts w:asciiTheme="minorHAnsi" w:hAnsiTheme="minorHAnsi" w:cstheme="minorHAnsi"/>
          <w:b w:val="0"/>
          <w:bCs w:val="0"/>
          <w:color w:val="000000"/>
          <w:sz w:val="28"/>
          <w:szCs w:val="28"/>
        </w:rPr>
        <w:br/>
        <w:t>caitanyera nāmete praśasta patha dekhe</w:t>
      </w:r>
    </w:p>
    <w:p w14:paraId="109E2D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blind and the lame walked together. They found their path was broad and open by the influence of Lord Caitanya's name.</w:t>
      </w:r>
    </w:p>
    <w:p w14:paraId="1F54FBCC" w14:textId="5A664C9B"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khoṇḍā</w:t>
      </w:r>
      <w:ins w:id="11" w:author="your servant" w:date="2020-04-08T07:53:00Z">
        <w:r w:rsidR="00874059"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is derived from the word </w:t>
      </w:r>
      <w:r w:rsidRPr="004A2847">
        <w:rPr>
          <w:rStyle w:val="BookTitle"/>
          <w:rFonts w:asciiTheme="minorHAnsi" w:hAnsiTheme="minorHAnsi" w:cstheme="minorHAnsi"/>
          <w:b w:val="0"/>
          <w:bCs w:val="0"/>
          <w:i/>
          <w:iCs/>
          <w:color w:val="000000"/>
          <w:sz w:val="28"/>
          <w:szCs w:val="28"/>
        </w:rPr>
        <w:t>khañja</w:t>
      </w:r>
      <w:r w:rsidRPr="004A2847">
        <w:rPr>
          <w:rStyle w:val="BookTitle"/>
          <w:rFonts w:asciiTheme="minorHAnsi" w:hAnsiTheme="minorHAnsi" w:cstheme="minorHAnsi"/>
          <w:b w:val="0"/>
          <w:bCs w:val="0"/>
          <w:color w:val="000000"/>
          <w:sz w:val="28"/>
          <w:szCs w:val="28"/>
        </w:rPr>
        <w:t>, which means “lame.”</w:t>
      </w:r>
    </w:p>
    <w:p w14:paraId="1A4C9003" w14:textId="7E4590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1.190</w:t>
      </w:r>
    </w:p>
    <w:p w14:paraId="063D80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008438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loka eka nāye caḍe</w:t>
      </w:r>
      <w:r w:rsidRPr="004A2847">
        <w:rPr>
          <w:rStyle w:val="BookTitle"/>
          <w:rFonts w:asciiTheme="minorHAnsi" w:hAnsiTheme="minorHAnsi" w:cstheme="minorHAnsi"/>
          <w:b w:val="0"/>
          <w:bCs w:val="0"/>
          <w:color w:val="000000"/>
          <w:sz w:val="28"/>
          <w:szCs w:val="28"/>
        </w:rPr>
        <w:br/>
        <w:t>kata dūra giyā mātra naukāḍubi' paḍe</w:t>
      </w:r>
    </w:p>
    <w:p w14:paraId="6B7D5C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Thousands of people would sit in one boat. After going a short distance, the boat would capsize.</w:t>
      </w:r>
    </w:p>
    <w:p w14:paraId="435BC036" w14:textId="50B53E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1.191</w:t>
      </w:r>
    </w:p>
    <w:p w14:paraId="31E9BF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191</w:t>
      </w:r>
    </w:p>
    <w:p w14:paraId="6F5A8F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citte keha viṣāda nā kare</w:t>
      </w:r>
      <w:r w:rsidRPr="004A2847">
        <w:rPr>
          <w:rStyle w:val="BookTitle"/>
          <w:rFonts w:asciiTheme="minorHAnsi" w:hAnsiTheme="minorHAnsi" w:cstheme="minorHAnsi"/>
          <w:b w:val="0"/>
          <w:bCs w:val="0"/>
          <w:color w:val="000000"/>
          <w:sz w:val="28"/>
          <w:szCs w:val="28"/>
        </w:rPr>
        <w:br/>
        <w:t>bhāse sarva loka `hari' bale uccaiḥ-svare</w:t>
      </w:r>
    </w:p>
    <w:p w14:paraId="003B5E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no one felt discouraged. They all floated in the water and loudly chanted the name of Hari.</w:t>
      </w:r>
    </w:p>
    <w:p w14:paraId="00A9C046" w14:textId="31FABE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1.192</w:t>
      </w:r>
    </w:p>
    <w:p w14:paraId="0B41ED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7B53B9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ānanda janmi' āchaye antare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sarva-loka bhāse mahā ānanda-sāgare</w:t>
      </w:r>
    </w:p>
    <w:p w14:paraId="55FB41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ecstasy appeared in their hearts that they all floated in an ocean of great ecstasy.</w:t>
      </w:r>
    </w:p>
    <w:p w14:paraId="231F3DAF" w14:textId="19B7C1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1.193</w:t>
      </w:r>
    </w:p>
    <w:p w14:paraId="008E33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193</w:t>
      </w:r>
    </w:p>
    <w:p w14:paraId="6A6BAE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nā jāne sāṅtārite, se o bhāse sukhe</w:t>
      </w:r>
      <w:r w:rsidRPr="004A2847">
        <w:rPr>
          <w:rStyle w:val="BookTitle"/>
          <w:rFonts w:asciiTheme="minorHAnsi" w:hAnsiTheme="minorHAnsi" w:cstheme="minorHAnsi"/>
          <w:b w:val="0"/>
          <w:bCs w:val="0"/>
          <w:color w:val="000000"/>
          <w:sz w:val="28"/>
          <w:szCs w:val="28"/>
        </w:rPr>
        <w:br/>
        <w:t>īśvara-prabhāve kūla pāya vinā duḥkhe</w:t>
      </w:r>
    </w:p>
    <w:p w14:paraId="401D80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did not know how to swim also happily floated. By the mercy of the Lord, they reached the opposite shore without distress.</w:t>
      </w:r>
    </w:p>
    <w:p w14:paraId="46D5DE39" w14:textId="75158C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1.194</w:t>
      </w:r>
    </w:p>
    <w:p w14:paraId="15BB02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42657B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dike loka pāra haya nāhi jāni</w:t>
      </w:r>
      <w:r w:rsidRPr="004A2847">
        <w:rPr>
          <w:rStyle w:val="BookTitle"/>
          <w:rFonts w:asciiTheme="minorHAnsi" w:hAnsiTheme="minorHAnsi" w:cstheme="minorHAnsi"/>
          <w:b w:val="0"/>
          <w:bCs w:val="0"/>
          <w:color w:val="000000"/>
          <w:sz w:val="28"/>
          <w:szCs w:val="28"/>
        </w:rPr>
        <w:br/>
        <w:t>sabe mātra catur-dige śuni hari-dhvani</w:t>
      </w:r>
    </w:p>
    <w:p w14:paraId="4A522C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know from how many directions people crossed the river. The name of Hari was all that was heard in the four directions.</w:t>
      </w:r>
    </w:p>
    <w:p w14:paraId="4D753B3F" w14:textId="5CA454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1.195</w:t>
      </w:r>
    </w:p>
    <w:p w14:paraId="256EC0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24E05A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ānande calilā saba loka</w:t>
      </w:r>
      <w:r w:rsidRPr="004A2847">
        <w:rPr>
          <w:rStyle w:val="BookTitle"/>
          <w:rFonts w:asciiTheme="minorHAnsi" w:hAnsiTheme="minorHAnsi" w:cstheme="minorHAnsi"/>
          <w:b w:val="0"/>
          <w:bCs w:val="0"/>
          <w:color w:val="000000"/>
          <w:sz w:val="28"/>
          <w:szCs w:val="28"/>
        </w:rPr>
        <w:br/>
        <w:t>pāsariyā kṣudhā-tṛṣṇā gṛha-dharma-śoka</w:t>
      </w:r>
    </w:p>
    <w:p w14:paraId="4DF6BF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they all forgot their hunger, thirst, household duties, and lamentation as they happily traveled towards Phuliyā.</w:t>
      </w:r>
    </w:p>
    <w:p w14:paraId="0E2AFEE4" w14:textId="159BFE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1.196</w:t>
      </w:r>
    </w:p>
    <w:p w14:paraId="22812B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196</w:t>
      </w:r>
    </w:p>
    <w:p w14:paraId="506E89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āila sakala loka phuliyā-nagare</w:t>
      </w:r>
      <w:r w:rsidRPr="004A2847">
        <w:rPr>
          <w:rStyle w:val="BookTitle"/>
          <w:rFonts w:asciiTheme="minorHAnsi" w:hAnsiTheme="minorHAnsi" w:cstheme="minorHAnsi"/>
          <w:b w:val="0"/>
          <w:bCs w:val="0"/>
          <w:color w:val="000000"/>
          <w:sz w:val="28"/>
          <w:szCs w:val="28"/>
        </w:rPr>
        <w:br/>
        <w:t>brahmāṇḍa sparśiyā `hari' bale uccaiḥ-svare</w:t>
      </w:r>
    </w:p>
    <w:p w14:paraId="3BA159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they all came to Phuliyā, they chanted the name of Hari so loudly that the vibration filled the entire universe.</w:t>
      </w:r>
    </w:p>
    <w:p w14:paraId="37F7F497" w14:textId="211E1D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1.197</w:t>
      </w:r>
    </w:p>
    <w:p w14:paraId="3E6F17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46F0F0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apūrva ati ucca hari-dhvani</w:t>
      </w:r>
      <w:r w:rsidRPr="004A2847">
        <w:rPr>
          <w:rStyle w:val="BookTitle"/>
          <w:rFonts w:asciiTheme="minorHAnsi" w:hAnsiTheme="minorHAnsi" w:cstheme="minorHAnsi"/>
          <w:b w:val="0"/>
          <w:bCs w:val="0"/>
          <w:color w:val="000000"/>
          <w:sz w:val="28"/>
          <w:szCs w:val="28"/>
        </w:rPr>
        <w:br/>
        <w:t>bāhira hailā tabe nyāsi-śiromaṇi</w:t>
      </w:r>
    </w:p>
    <w:p w14:paraId="243D02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heard the wonderful, tumultuous vibration of Hari's name, He came out to greet everyone.</w:t>
      </w:r>
    </w:p>
    <w:p w14:paraId="539D126C" w14:textId="590624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1.198</w:t>
      </w:r>
    </w:p>
    <w:p w14:paraId="4BD896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4F020C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apūrva śobhā se kahile kichu naya</w:t>
      </w:r>
      <w:r w:rsidRPr="004A2847">
        <w:rPr>
          <w:rStyle w:val="BookTitle"/>
          <w:rFonts w:asciiTheme="minorHAnsi" w:hAnsiTheme="minorHAnsi" w:cstheme="minorHAnsi"/>
          <w:b w:val="0"/>
          <w:bCs w:val="0"/>
          <w:color w:val="000000"/>
          <w:sz w:val="28"/>
          <w:szCs w:val="28"/>
        </w:rPr>
        <w:br/>
        <w:t>koṭi-candra hena āsi' karila udaya</w:t>
      </w:r>
    </w:p>
    <w:p w14:paraId="1CA299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impossible to describe that wonderful scene. The Lord appeared as effulgent as millions of full moons.</w:t>
      </w:r>
    </w:p>
    <w:p w14:paraId="24E47B15" w14:textId="0C39B5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1.199</w:t>
      </w:r>
    </w:p>
    <w:p w14:paraId="6C52AC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3AC285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sarvadāśrī-mukhe `hare kṛṣṇa hare hare'</w:t>
      </w:r>
      <w:r w:rsidRPr="004A2847">
        <w:rPr>
          <w:rStyle w:val="BookTitle"/>
          <w:rFonts w:asciiTheme="minorHAnsi" w:hAnsiTheme="minorHAnsi" w:cstheme="minorHAnsi"/>
          <w:b w:val="0"/>
          <w:bCs w:val="0"/>
          <w:color w:val="000000"/>
          <w:sz w:val="28"/>
          <w:szCs w:val="28"/>
        </w:rPr>
        <w:br/>
        <w:t>balite ānanda-dhārā niravadhi jhare</w:t>
      </w:r>
    </w:p>
    <w:p w14:paraId="5395DB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Lord constantly chanted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tears of ecstasy incessantly flowed from His eyes.</w:t>
      </w:r>
    </w:p>
    <w:p w14:paraId="370FDFA1" w14:textId="2FF0F0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1.200</w:t>
      </w:r>
    </w:p>
    <w:p w14:paraId="770307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4A3300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catur-dige sarva loka daṇḍavata haya</w:t>
      </w:r>
      <w:r w:rsidRPr="004A2847">
        <w:rPr>
          <w:rStyle w:val="BookTitle"/>
          <w:rFonts w:asciiTheme="minorHAnsi" w:hAnsiTheme="minorHAnsi" w:cstheme="minorHAnsi"/>
          <w:b w:val="0"/>
          <w:bCs w:val="0"/>
          <w:color w:val="000000"/>
          <w:sz w:val="28"/>
          <w:szCs w:val="28"/>
        </w:rPr>
        <w:br/>
        <w:t>ke kāra upare paḍe nāhi samuccaya</w:t>
      </w:r>
    </w:p>
    <w:p w14:paraId="21A23D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in all directions offered Him obeisances. Who can say how many people fell on others?</w:t>
      </w:r>
    </w:p>
    <w:p w14:paraId="68228899" w14:textId="20AA3E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1.201</w:t>
      </w:r>
    </w:p>
    <w:p w14:paraId="0FDF4A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0430259D" w14:textId="2195C2B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ka</w:t>
      </w:r>
      <w:ins w:id="12" w:author="your servant" w:date="2020-04-08T07:56:00Z">
        <w:r w:rsidR="00874059" w:rsidRPr="004A2847">
          <w:rPr>
            <w:rStyle w:val="BookTitle"/>
            <w:rFonts w:asciiTheme="minorHAnsi" w:hAnsiTheme="minorHAnsi" w:cstheme="minorHAnsi"/>
            <w:b w:val="0"/>
            <w:bCs w:val="0"/>
            <w:color w:val="000000"/>
            <w:sz w:val="28"/>
            <w:szCs w:val="28"/>
          </w:rPr>
          <w:t>ṇ</w:t>
        </w:r>
      </w:ins>
      <w:del w:id="13" w:author="your servant" w:date="2020-04-08T07:56:00Z">
        <w:r w:rsidRPr="004A2847" w:rsidDel="00874059">
          <w:rPr>
            <w:rStyle w:val="BookTitle"/>
            <w:rFonts w:asciiTheme="minorHAnsi" w:hAnsiTheme="minorHAnsi" w:cstheme="minorHAnsi"/>
            <w:b w:val="0"/>
            <w:bCs w:val="0"/>
            <w:color w:val="000000"/>
            <w:sz w:val="28"/>
            <w:szCs w:val="28"/>
          </w:rPr>
          <w:delText>n</w:delText>
        </w:r>
      </w:del>
      <w:r w:rsidRPr="004A2847">
        <w:rPr>
          <w:rStyle w:val="BookTitle"/>
          <w:rFonts w:asciiTheme="minorHAnsi" w:hAnsiTheme="minorHAnsi" w:cstheme="minorHAnsi"/>
          <w:b w:val="0"/>
          <w:bCs w:val="0"/>
          <w:color w:val="000000"/>
          <w:sz w:val="28"/>
          <w:szCs w:val="28"/>
        </w:rPr>
        <w:t>ṭaka-bhūmite loka nāhi kare bhaya</w:t>
      </w:r>
      <w:r w:rsidRPr="004A2847">
        <w:rPr>
          <w:rStyle w:val="BookTitle"/>
          <w:rFonts w:asciiTheme="minorHAnsi" w:hAnsiTheme="minorHAnsi" w:cstheme="minorHAnsi"/>
          <w:b w:val="0"/>
          <w:bCs w:val="0"/>
          <w:color w:val="000000"/>
          <w:sz w:val="28"/>
          <w:szCs w:val="28"/>
        </w:rPr>
        <w:br/>
        <w:t>ānandita sarva-loka daṇḍavata haya</w:t>
      </w:r>
    </w:p>
    <w:p w14:paraId="461F99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did not care about the thorns on the ground as they all happily offered obeisances.</w:t>
      </w:r>
    </w:p>
    <w:p w14:paraId="4551B14D" w14:textId="30362E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1.202</w:t>
      </w:r>
    </w:p>
    <w:p w14:paraId="6A0BA7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202</w:t>
      </w:r>
    </w:p>
    <w:p w14:paraId="5C37BC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loka `trāhi trāhi' bale hāta tuli'</w:t>
      </w:r>
      <w:r w:rsidRPr="004A2847">
        <w:rPr>
          <w:rStyle w:val="BookTitle"/>
          <w:rFonts w:asciiTheme="minorHAnsi" w:hAnsiTheme="minorHAnsi" w:cstheme="minorHAnsi"/>
          <w:b w:val="0"/>
          <w:bCs w:val="0"/>
          <w:color w:val="000000"/>
          <w:sz w:val="28"/>
          <w:szCs w:val="28"/>
        </w:rPr>
        <w:br/>
        <w:t>e-mata karaye gauracandra kutūhalī</w:t>
      </w:r>
    </w:p>
    <w:p w14:paraId="614721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raised their hands and exclaimed, “Save us! Save us!” Such are the wonderful pastimes of Lord Gauracandra.</w:t>
      </w:r>
    </w:p>
    <w:p w14:paraId="00CD37BE" w14:textId="4C3C43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1.203</w:t>
      </w:r>
    </w:p>
    <w:p w14:paraId="5BE012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w:t>
      </w:r>
    </w:p>
    <w:p w14:paraId="3E448E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arbuda loka ekatra haila</w:t>
      </w:r>
      <w:r w:rsidRPr="004A2847">
        <w:rPr>
          <w:rStyle w:val="BookTitle"/>
          <w:rFonts w:asciiTheme="minorHAnsi" w:hAnsiTheme="minorHAnsi" w:cstheme="minorHAnsi"/>
          <w:b w:val="0"/>
          <w:bCs w:val="0"/>
          <w:color w:val="000000"/>
          <w:sz w:val="28"/>
          <w:szCs w:val="28"/>
        </w:rPr>
        <w:br/>
        <w:t>ki prāntara kibā grāma sakala pūrila</w:t>
      </w:r>
    </w:p>
    <w:p w14:paraId="671FC5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Unlimited millions of people gathered there. All the open places in and around the town were filled with people.</w:t>
      </w:r>
    </w:p>
    <w:p w14:paraId="48F3F5C1" w14:textId="18E676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1.204</w:t>
      </w:r>
    </w:p>
    <w:p w14:paraId="5227D4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204</w:t>
      </w:r>
    </w:p>
    <w:p w14:paraId="5D0AD9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 grāma haite loka lāgila āsite</w:t>
      </w:r>
      <w:r w:rsidRPr="004A2847">
        <w:rPr>
          <w:rStyle w:val="BookTitle"/>
          <w:rFonts w:asciiTheme="minorHAnsi" w:hAnsiTheme="minorHAnsi" w:cstheme="minorHAnsi"/>
          <w:b w:val="0"/>
          <w:bCs w:val="0"/>
          <w:color w:val="000000"/>
          <w:sz w:val="28"/>
          <w:szCs w:val="28"/>
        </w:rPr>
        <w:br/>
        <w:t>keho nāhi yāya ghara se mukha dekhite</w:t>
      </w:r>
    </w:p>
    <w:p w14:paraId="0439F0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began arriving from various other villages, and when they saw the face of the Lord no one cared to return home.</w:t>
      </w:r>
    </w:p>
    <w:p w14:paraId="3DDAD2A9" w14:textId="788F8D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1.205</w:t>
      </w:r>
    </w:p>
    <w:p w14:paraId="0ED07E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6FA31D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haite lāgila baḍa lokera gahana</w:t>
      </w:r>
      <w:r w:rsidRPr="004A2847">
        <w:rPr>
          <w:rStyle w:val="BookTitle"/>
          <w:rFonts w:asciiTheme="minorHAnsi" w:hAnsiTheme="minorHAnsi" w:cstheme="minorHAnsi"/>
          <w:b w:val="0"/>
          <w:bCs w:val="0"/>
          <w:color w:val="000000"/>
          <w:sz w:val="28"/>
          <w:szCs w:val="28"/>
        </w:rPr>
        <w:br/>
        <w:t>`phuliyā' pūrila saba nagara-kānana</w:t>
      </w:r>
    </w:p>
    <w:p w14:paraId="5FA211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Huge crowds of people overflooded the town of Phuliyā and filled the </w:t>
      </w:r>
      <w:r w:rsidRPr="004A2847">
        <w:rPr>
          <w:rStyle w:val="BookTitle"/>
          <w:rFonts w:asciiTheme="minorHAnsi" w:hAnsiTheme="minorHAnsi" w:cstheme="minorHAnsi"/>
          <w:b/>
          <w:bCs/>
          <w:color w:val="800000"/>
          <w:sz w:val="28"/>
          <w:szCs w:val="28"/>
        </w:rPr>
        <w:lastRenderedPageBreak/>
        <w:t>neighboring villages and forests.</w:t>
      </w:r>
    </w:p>
    <w:p w14:paraId="678EB4A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gahana </w:t>
      </w:r>
      <w:r w:rsidRPr="004A2847">
        <w:rPr>
          <w:rStyle w:val="BookTitle"/>
          <w:rFonts w:asciiTheme="minorHAnsi" w:hAnsiTheme="minorHAnsi" w:cstheme="minorHAnsi"/>
          <w:b w:val="0"/>
          <w:bCs w:val="0"/>
          <w:color w:val="000000"/>
          <w:sz w:val="28"/>
          <w:szCs w:val="28"/>
        </w:rPr>
        <w:t>means “huge crowd.”</w:t>
      </w:r>
    </w:p>
    <w:p w14:paraId="68B571B0" w14:textId="502759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1.206</w:t>
      </w:r>
    </w:p>
    <w:p w14:paraId="13D752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4694BD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gauracandrera śrī-mukha manohara</w:t>
      </w:r>
      <w:r w:rsidRPr="004A2847">
        <w:rPr>
          <w:rStyle w:val="BookTitle"/>
          <w:rFonts w:asciiTheme="minorHAnsi" w:hAnsiTheme="minorHAnsi" w:cstheme="minorHAnsi"/>
          <w:b w:val="0"/>
          <w:bCs w:val="0"/>
          <w:color w:val="000000"/>
          <w:sz w:val="28"/>
          <w:szCs w:val="28"/>
        </w:rPr>
        <w:br/>
        <w:t>sarva loka pūrṇa haila bāhira antara</w:t>
      </w:r>
    </w:p>
    <w:p w14:paraId="53240C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enchanting lotus face of Gauracandra, everyone felt internally and externally satisfied.</w:t>
      </w:r>
    </w:p>
    <w:p w14:paraId="28FCD656" w14:textId="1614F4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1.207</w:t>
      </w:r>
    </w:p>
    <w:p w14:paraId="06B771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469AF6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kṛpā-dṛṣṭi kariyā sabāre</w:t>
      </w:r>
      <w:r w:rsidRPr="004A2847">
        <w:rPr>
          <w:rStyle w:val="BookTitle"/>
          <w:rFonts w:asciiTheme="minorHAnsi" w:hAnsiTheme="minorHAnsi" w:cstheme="minorHAnsi"/>
          <w:b w:val="0"/>
          <w:bCs w:val="0"/>
          <w:color w:val="000000"/>
          <w:sz w:val="28"/>
          <w:szCs w:val="28"/>
        </w:rPr>
        <w:br/>
        <w:t>calilena śāntipura-ācāryera ghare</w:t>
      </w:r>
    </w:p>
    <w:p w14:paraId="41DF3A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glanced mercifully on everyone and proceeded to the house of Advaita Ācārya in Śāntipura.</w:t>
      </w:r>
    </w:p>
    <w:p w14:paraId="2BDBD246" w14:textId="55BB5A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1.208</w:t>
      </w:r>
    </w:p>
    <w:p w14:paraId="2B1E9A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208</w:t>
      </w:r>
    </w:p>
    <w:p w14:paraId="502670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sambhrame advaita dekhi' nija-prāṇa-nātha</w:t>
      </w:r>
      <w:r w:rsidRPr="004A2847">
        <w:rPr>
          <w:rStyle w:val="BookTitle"/>
          <w:rFonts w:asciiTheme="minorHAnsi" w:hAnsiTheme="minorHAnsi" w:cstheme="minorHAnsi"/>
          <w:b w:val="0"/>
          <w:bCs w:val="0"/>
          <w:color w:val="000000"/>
          <w:sz w:val="28"/>
          <w:szCs w:val="28"/>
        </w:rPr>
        <w:br/>
        <w:t>pāda-padme paḍilena hai' daṇḍapāta</w:t>
      </w:r>
    </w:p>
    <w:p w14:paraId="6DC48A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Lord of His life, Advaita Prabhu offered respectful obeisances at the lotus feet of the Lord.</w:t>
      </w:r>
    </w:p>
    <w:p w14:paraId="28005883" w14:textId="6249D6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1.209</w:t>
      </w:r>
    </w:p>
    <w:p w14:paraId="305061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16B733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ārta-nāde lāgilena krandana karite</w:t>
      </w:r>
      <w:r w:rsidRPr="004A2847">
        <w:rPr>
          <w:rStyle w:val="BookTitle"/>
          <w:rFonts w:asciiTheme="minorHAnsi" w:hAnsiTheme="minorHAnsi" w:cstheme="minorHAnsi"/>
          <w:b w:val="0"/>
          <w:bCs w:val="0"/>
          <w:color w:val="000000"/>
          <w:sz w:val="28"/>
          <w:szCs w:val="28"/>
        </w:rPr>
        <w:br/>
        <w:t>nā chāḍena pāda-padma dui bāhu haite</w:t>
      </w:r>
    </w:p>
    <w:p w14:paraId="0D461E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then began to cry pathetically as He incessantly embraced the Lord's lotus feet with His two arms.</w:t>
      </w:r>
    </w:p>
    <w:p w14:paraId="560C3C15" w14:textId="679BBB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1.210</w:t>
      </w:r>
    </w:p>
    <w:p w14:paraId="2E69E4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210</w:t>
      </w:r>
    </w:p>
    <w:p w14:paraId="2F80E0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śrī-caraṇa-abhiṣeka kari' prema-jale</w:t>
      </w:r>
      <w:r w:rsidRPr="004A2847">
        <w:rPr>
          <w:rStyle w:val="BookTitle"/>
          <w:rFonts w:asciiTheme="minorHAnsi" w:hAnsiTheme="minorHAnsi" w:cstheme="minorHAnsi"/>
          <w:b w:val="0"/>
          <w:bCs w:val="0"/>
          <w:color w:val="000000"/>
          <w:sz w:val="28"/>
          <w:szCs w:val="28"/>
        </w:rPr>
        <w:br/>
        <w:t>dui haste tuli' prabhu lailena kole</w:t>
      </w:r>
    </w:p>
    <w:p w14:paraId="7E2988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Advaita washed the Lord's feet with tears of love, the Lord picked Him up with His own hands and embraced Him.</w:t>
      </w:r>
    </w:p>
    <w:p w14:paraId="1A7679E3" w14:textId="76CCC4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1.211</w:t>
      </w:r>
    </w:p>
    <w:p w14:paraId="4E2EBD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211</w:t>
      </w:r>
    </w:p>
    <w:p w14:paraId="721A4F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 bhāsilāṭhākurera prema-jale</w:t>
      </w:r>
      <w:r w:rsidRPr="004A2847">
        <w:rPr>
          <w:rStyle w:val="BookTitle"/>
          <w:rFonts w:asciiTheme="minorHAnsi" w:hAnsiTheme="minorHAnsi" w:cstheme="minorHAnsi"/>
          <w:b w:val="0"/>
          <w:bCs w:val="0"/>
          <w:color w:val="000000"/>
          <w:sz w:val="28"/>
          <w:szCs w:val="28"/>
        </w:rPr>
        <w:br/>
        <w:t>ānande mūrcchita hai' paḍe pada-tale</w:t>
      </w:r>
    </w:p>
    <w:p w14:paraId="76609B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floated in the waters of ecstatic love. He lost consciousness in ecstasy and fell at the Lord's feet.</w:t>
      </w:r>
    </w:p>
    <w:p w14:paraId="7339902D" w14:textId="0CAC90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1.212</w:t>
      </w:r>
    </w:p>
    <w:p w14:paraId="025D0E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212</w:t>
      </w:r>
    </w:p>
    <w:p w14:paraId="46F2C9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sthira hai' ṭhākura vasilā kata-kṣaṇe</w:t>
      </w:r>
      <w:r w:rsidRPr="004A2847">
        <w:rPr>
          <w:rStyle w:val="BookTitle"/>
          <w:rFonts w:asciiTheme="minorHAnsi" w:hAnsiTheme="minorHAnsi" w:cstheme="minorHAnsi"/>
          <w:b w:val="0"/>
          <w:bCs w:val="0"/>
          <w:color w:val="000000"/>
          <w:sz w:val="28"/>
          <w:szCs w:val="28"/>
        </w:rPr>
        <w:br/>
        <w:t>uṭhila paramānanda advaita-bhavane</w:t>
      </w:r>
    </w:p>
    <w:p w14:paraId="6B3277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a while Advaita became pacified and sat down, and </w:t>
      </w:r>
      <w:proofErr w:type="gramStart"/>
      <w:r w:rsidRPr="004A2847">
        <w:rPr>
          <w:rStyle w:val="BookTitle"/>
          <w:rFonts w:asciiTheme="minorHAnsi" w:hAnsiTheme="minorHAnsi" w:cstheme="minorHAnsi"/>
          <w:b/>
          <w:bCs/>
          <w:color w:val="800000"/>
          <w:sz w:val="28"/>
          <w:szCs w:val="28"/>
        </w:rPr>
        <w:t>His</w:t>
      </w:r>
      <w:proofErr w:type="gramEnd"/>
      <w:r w:rsidRPr="004A2847">
        <w:rPr>
          <w:rStyle w:val="BookTitle"/>
          <w:rFonts w:asciiTheme="minorHAnsi" w:hAnsiTheme="minorHAnsi" w:cstheme="minorHAnsi"/>
          <w:b/>
          <w:bCs/>
          <w:color w:val="800000"/>
          <w:sz w:val="28"/>
          <w:szCs w:val="28"/>
        </w:rPr>
        <w:t xml:space="preserve"> entire house became filled with ecstasy.</w:t>
      </w:r>
    </w:p>
    <w:p w14:paraId="0A104C09" w14:textId="44F2DC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1.213</w:t>
      </w:r>
    </w:p>
    <w:p w14:paraId="2E41A7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27B9FB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digambara śiśu-rūpa advaita-tanaya</w:t>
      </w:r>
      <w:r w:rsidRPr="004A2847">
        <w:rPr>
          <w:rStyle w:val="BookTitle"/>
          <w:rFonts w:asciiTheme="minorHAnsi" w:hAnsiTheme="minorHAnsi" w:cstheme="minorHAnsi"/>
          <w:b w:val="0"/>
          <w:bCs w:val="0"/>
          <w:color w:val="000000"/>
          <w:sz w:val="28"/>
          <w:szCs w:val="28"/>
        </w:rPr>
        <w:br/>
        <w:t>nāma `śrī-acyutānanda' mahā-jyotir-maya</w:t>
      </w:r>
    </w:p>
    <w:p w14:paraId="24F7C8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Acyutānanda, the son of Advaita, was present there in the form of a greatly effulgent, naked child.</w:t>
      </w:r>
    </w:p>
    <w:p w14:paraId="50C17B46" w14:textId="1F723C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1.214</w:t>
      </w:r>
    </w:p>
    <w:p w14:paraId="29A318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70E637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sarva-jña tiṅho acintya-prabhāva</w:t>
      </w:r>
      <w:r w:rsidRPr="004A2847">
        <w:rPr>
          <w:rStyle w:val="BookTitle"/>
          <w:rFonts w:asciiTheme="minorHAnsi" w:hAnsiTheme="minorHAnsi" w:cstheme="minorHAnsi"/>
          <w:b w:val="0"/>
          <w:bCs w:val="0"/>
          <w:color w:val="000000"/>
          <w:sz w:val="28"/>
          <w:szCs w:val="28"/>
        </w:rPr>
        <w:br/>
        <w:t>yogya advaitera putra sei mahābhāga</w:t>
      </w:r>
    </w:p>
    <w:p w14:paraId="4AF3AF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was all-knowing, and his glories were inconceivable. He was most fortunate, being the qualified son of Advaita.</w:t>
      </w:r>
    </w:p>
    <w:p w14:paraId="01AC73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Muṇḍaka Upaniṣad </w:t>
      </w:r>
      <w:r w:rsidRPr="004A2847">
        <w:rPr>
          <w:rStyle w:val="BookTitle"/>
          <w:rFonts w:asciiTheme="minorHAnsi" w:hAnsiTheme="minorHAnsi" w:cstheme="minorHAnsi"/>
          <w:b w:val="0"/>
          <w:bCs w:val="0"/>
          <w:color w:val="000000"/>
          <w:sz w:val="28"/>
          <w:szCs w:val="28"/>
        </w:rPr>
        <w:t xml:space="preserve">(1.1.9) it is stated: </w:t>
      </w:r>
      <w:r w:rsidRPr="004A2847">
        <w:rPr>
          <w:rStyle w:val="BookTitle"/>
          <w:rFonts w:asciiTheme="minorHAnsi" w:hAnsiTheme="minorHAnsi" w:cstheme="minorHAnsi"/>
          <w:b w:val="0"/>
          <w:bCs w:val="0"/>
          <w:i/>
          <w:iCs/>
          <w:color w:val="000000"/>
          <w:sz w:val="28"/>
          <w:szCs w:val="28"/>
        </w:rPr>
        <w:t>yaḥ sarva-jñaḥ sarva-vid yasya jñāna-mayaṁ tapaḥ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He who is all-knowing, from whom the potency of all knowledge comes—He is the wisest of all.” In the </w:t>
      </w:r>
      <w:r w:rsidRPr="004A2847">
        <w:rPr>
          <w:rStyle w:val="BookTitle"/>
          <w:rFonts w:asciiTheme="minorHAnsi" w:hAnsiTheme="minorHAnsi" w:cstheme="minorHAnsi"/>
          <w:b w:val="0"/>
          <w:bCs w:val="0"/>
          <w:i/>
          <w:iCs/>
          <w:color w:val="000000"/>
          <w:sz w:val="28"/>
          <w:szCs w:val="28"/>
        </w:rPr>
        <w:t xml:space="preserve">Kūrma Purāṇa </w:t>
      </w:r>
      <w:r w:rsidRPr="004A2847">
        <w:rPr>
          <w:rStyle w:val="BookTitle"/>
          <w:rFonts w:asciiTheme="minorHAnsi" w:hAnsiTheme="minorHAnsi" w:cstheme="minorHAnsi"/>
          <w:b w:val="0"/>
          <w:bCs w:val="0"/>
          <w:color w:val="000000"/>
          <w:sz w:val="28"/>
          <w:szCs w:val="28"/>
        </w:rPr>
        <w:t xml:space="preserve">it is stated: </w:t>
      </w:r>
      <w:r w:rsidRPr="004A2847">
        <w:rPr>
          <w:rStyle w:val="BookTitle"/>
          <w:rFonts w:asciiTheme="minorHAnsi" w:hAnsiTheme="minorHAnsi" w:cstheme="minorHAnsi"/>
          <w:b w:val="0"/>
          <w:bCs w:val="0"/>
          <w:i/>
          <w:iCs/>
          <w:color w:val="000000"/>
          <w:sz w:val="28"/>
          <w:szCs w:val="28"/>
        </w:rPr>
        <w:t>sarva-jñaḥ sarva-vijñānāt sarvaḥ sarva-mayo yataḥ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He is </w:t>
      </w:r>
      <w:r w:rsidRPr="004A2847">
        <w:rPr>
          <w:rStyle w:val="BookTitle"/>
          <w:rFonts w:asciiTheme="minorHAnsi" w:hAnsiTheme="minorHAnsi" w:cstheme="minorHAnsi"/>
          <w:b w:val="0"/>
          <w:bCs w:val="0"/>
          <w:i/>
          <w:iCs/>
          <w:color w:val="000000"/>
          <w:sz w:val="28"/>
          <w:szCs w:val="28"/>
        </w:rPr>
        <w:t>sarva-jña</w:t>
      </w:r>
      <w:r w:rsidRPr="004A2847">
        <w:rPr>
          <w:rStyle w:val="BookTitle"/>
          <w:rFonts w:asciiTheme="minorHAnsi" w:hAnsiTheme="minorHAnsi" w:cstheme="minorHAnsi"/>
          <w:b w:val="0"/>
          <w:bCs w:val="0"/>
          <w:color w:val="000000"/>
          <w:sz w:val="28"/>
          <w:szCs w:val="28"/>
        </w:rPr>
        <w:t xml:space="preserve"> because He has realized knowledge of everything, and He is </w:t>
      </w:r>
      <w:r w:rsidRPr="004A2847">
        <w:rPr>
          <w:rStyle w:val="BookTitle"/>
          <w:rFonts w:asciiTheme="minorHAnsi" w:hAnsiTheme="minorHAnsi" w:cstheme="minorHAnsi"/>
          <w:b w:val="0"/>
          <w:bCs w:val="0"/>
          <w:i/>
          <w:iCs/>
          <w:color w:val="000000"/>
          <w:sz w:val="28"/>
          <w:szCs w:val="28"/>
        </w:rPr>
        <w:t xml:space="preserve">sarva </w:t>
      </w:r>
      <w:r w:rsidRPr="004A2847">
        <w:rPr>
          <w:rStyle w:val="BookTitle"/>
          <w:rFonts w:asciiTheme="minorHAnsi" w:hAnsiTheme="minorHAnsi" w:cstheme="minorHAnsi"/>
          <w:b w:val="0"/>
          <w:bCs w:val="0"/>
          <w:color w:val="000000"/>
          <w:sz w:val="28"/>
          <w:szCs w:val="28"/>
        </w:rPr>
        <w:t>because He contains everything.”</w:t>
      </w:r>
    </w:p>
    <w:p w14:paraId="4FDEF875" w14:textId="2A7C35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1.215</w:t>
      </w:r>
    </w:p>
    <w:p w14:paraId="37EE92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567041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dhūlā-maya sarva aṅga, hāsite hāsite</w:t>
      </w:r>
      <w:r w:rsidRPr="004A2847">
        <w:rPr>
          <w:rStyle w:val="BookTitle"/>
          <w:rFonts w:asciiTheme="minorHAnsi" w:hAnsiTheme="minorHAnsi" w:cstheme="minorHAnsi"/>
          <w:b w:val="0"/>
          <w:bCs w:val="0"/>
          <w:color w:val="000000"/>
          <w:sz w:val="28"/>
          <w:szCs w:val="28"/>
        </w:rPr>
        <w:br/>
        <w:t>jāniyā āilā prabhu-caraṇa dekhite</w:t>
      </w:r>
    </w:p>
    <w:p w14:paraId="2B8469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Realizing that the Lord had arrived, the child, smiling and covered in dust, came to see Him.</w:t>
      </w:r>
    </w:p>
    <w:p w14:paraId="11C79CA4" w14:textId="13C2A8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1.216</w:t>
      </w:r>
    </w:p>
    <w:p w14:paraId="31D0FC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3981C0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āsiyā paḍilā gauracandra-pada-tale</w:t>
      </w:r>
      <w:r w:rsidRPr="004A2847">
        <w:rPr>
          <w:rStyle w:val="BookTitle"/>
          <w:rFonts w:asciiTheme="minorHAnsi" w:hAnsiTheme="minorHAnsi" w:cstheme="minorHAnsi"/>
          <w:b w:val="0"/>
          <w:bCs w:val="0"/>
          <w:color w:val="000000"/>
          <w:sz w:val="28"/>
          <w:szCs w:val="28"/>
        </w:rPr>
        <w:br/>
        <w:t>dhūlāra sahita prabhu lailena kole</w:t>
      </w:r>
    </w:p>
    <w:p w14:paraId="41CEE8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came and fell at the lotus feet of Gauracandra, and the Lord took the dust-covered child on His lap.</w:t>
      </w:r>
    </w:p>
    <w:p w14:paraId="39BBF570" w14:textId="0936D2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1.217</w:t>
      </w:r>
    </w:p>
    <w:p w14:paraId="7AC394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3C237DB6" w14:textId="68FBDEF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“acyuta, ācārya mora pitā</w:t>
      </w:r>
      <w:ins w:id="14" w:author="your servant" w:date="2020-04-08T08:00:00Z">
        <w:r w:rsidR="00F658F8"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se sambandhe tomāya āmāya dui-bhrātā”</w:t>
      </w:r>
    </w:p>
    <w:p w14:paraId="389A78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“O Acyuta, Advaita Ācārya is My father.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we are brothers.”</w:t>
      </w:r>
    </w:p>
    <w:p w14:paraId="191DCC5B" w14:textId="08AAA3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1.218</w:t>
      </w:r>
    </w:p>
    <w:p w14:paraId="273571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218</w:t>
      </w:r>
    </w:p>
    <w:p w14:paraId="485544FE" w14:textId="59B3453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acyuta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“tumi daive jīva-sakhā</w:t>
      </w:r>
      <w:ins w:id="15" w:author="your servant" w:date="2020-04-08T08:01:00Z">
        <w:r w:rsidR="00D06F67"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sabākāra bāpa tumi ei vede lekhā”</w:t>
      </w:r>
    </w:p>
    <w:p w14:paraId="0A44A8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Acyuta replied, “By Your sweet will You become the friend of all living entities, whereas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that You are the father of all.”</w:t>
      </w:r>
    </w:p>
    <w:p w14:paraId="070ABDD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Śrī Gaurasundara visited the house of Śrī Advaita in Śāntipura in 1431 Śakābda</w:t>
      </w:r>
      <w:r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 xml:space="preserve">(A.D. 1509), Acyutānanda was a five-year-old child. Śrī Acyutānanda probably took birth in 1426 Śakābda (A.D. 1504). This child said to Mahāprabhu, “You are the friend of all living entities. The Vedic scriptures, however, have established that You are the source of everything.” In this way, Śrī Acyutānanda established Śrī Caitanya as the object of the two Vedic statements: </w:t>
      </w:r>
      <w:r w:rsidRPr="004A2847">
        <w:rPr>
          <w:rStyle w:val="BookTitle"/>
          <w:rFonts w:asciiTheme="minorHAnsi" w:hAnsiTheme="minorHAnsi" w:cstheme="minorHAnsi"/>
          <w:b w:val="0"/>
          <w:bCs w:val="0"/>
          <w:i/>
          <w:iCs/>
          <w:color w:val="000000"/>
          <w:sz w:val="28"/>
          <w:szCs w:val="28"/>
        </w:rPr>
        <w:t xml:space="preserve">dvā suparṇā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 xml:space="preserve">yato vā imāni </w:t>
      </w: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Taittirīya Upaniṣad</w:t>
      </w:r>
      <w:r w:rsidRPr="004A2847">
        <w:rPr>
          <w:rStyle w:val="BookTitle"/>
          <w:rFonts w:asciiTheme="minorHAnsi" w:hAnsiTheme="minorHAnsi" w:cstheme="minorHAnsi"/>
          <w:b w:val="0"/>
          <w:bCs w:val="0"/>
          <w:color w:val="000000"/>
          <w:sz w:val="28"/>
          <w:szCs w:val="28"/>
        </w:rPr>
        <w:t xml:space="preserve"> (3.1.1) declares: </w:t>
      </w:r>
      <w:r w:rsidRPr="004A2847">
        <w:rPr>
          <w:rStyle w:val="BookTitle"/>
          <w:rFonts w:asciiTheme="minorHAnsi" w:hAnsiTheme="minorHAnsi" w:cstheme="minorHAnsi"/>
          <w:b w:val="0"/>
          <w:bCs w:val="0"/>
          <w:i/>
          <w:iCs/>
          <w:color w:val="000000"/>
          <w:sz w:val="28"/>
          <w:szCs w:val="28"/>
        </w:rPr>
        <w:t>yato vā imāni bhūtāni jāyante</w:t>
      </w:r>
      <w:r w:rsidRPr="004A2847">
        <w:rPr>
          <w:rStyle w:val="BookTitle"/>
          <w:rFonts w:asciiTheme="minorHAnsi" w:hAnsiTheme="minorHAnsi" w:cstheme="minorHAnsi"/>
          <w:b w:val="0"/>
          <w:bCs w:val="0"/>
          <w:color w:val="000000"/>
          <w:sz w:val="28"/>
          <w:szCs w:val="28"/>
        </w:rPr>
        <w:t>. “The Supreme Absolute Truth is that from which everything is born.].</w:t>
      </w:r>
    </w:p>
    <w:p w14:paraId="4221D7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both the </w:t>
      </w:r>
      <w:r w:rsidRPr="004A2847">
        <w:rPr>
          <w:rStyle w:val="BookTitle"/>
          <w:rFonts w:asciiTheme="minorHAnsi" w:hAnsiTheme="minorHAnsi" w:cstheme="minorHAnsi"/>
          <w:b w:val="0"/>
          <w:bCs w:val="0"/>
          <w:i/>
          <w:iCs/>
          <w:color w:val="000000"/>
          <w:sz w:val="28"/>
          <w:szCs w:val="28"/>
        </w:rPr>
        <w:t>Muṇḍaka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Upaniṣad </w:t>
      </w:r>
      <w:r w:rsidRPr="004A2847">
        <w:rPr>
          <w:rStyle w:val="BookTitle"/>
          <w:rFonts w:asciiTheme="minorHAnsi" w:hAnsiTheme="minorHAnsi" w:cstheme="minorHAnsi"/>
          <w:b w:val="0"/>
          <w:bCs w:val="0"/>
          <w:color w:val="000000"/>
          <w:sz w:val="28"/>
          <w:szCs w:val="28"/>
        </w:rPr>
        <w:t xml:space="preserve">(3.1.1) and in the </w:t>
      </w:r>
      <w:r w:rsidRPr="004A2847">
        <w:rPr>
          <w:rStyle w:val="BookTitle"/>
          <w:rFonts w:asciiTheme="minorHAnsi" w:hAnsiTheme="minorHAnsi" w:cstheme="minorHAnsi"/>
          <w:b w:val="0"/>
          <w:bCs w:val="0"/>
          <w:i/>
          <w:iCs/>
          <w:color w:val="000000"/>
          <w:sz w:val="28"/>
          <w:szCs w:val="28"/>
        </w:rPr>
        <w:t>Śvetāśvatara Upaniṣad</w:t>
      </w:r>
      <w:r w:rsidRPr="004A2847">
        <w:rPr>
          <w:rStyle w:val="BookTitle"/>
          <w:rFonts w:asciiTheme="minorHAnsi" w:hAnsiTheme="minorHAnsi" w:cstheme="minorHAnsi"/>
          <w:b w:val="0"/>
          <w:bCs w:val="0"/>
          <w:color w:val="000000"/>
          <w:sz w:val="28"/>
          <w:szCs w:val="28"/>
        </w:rPr>
        <w:t xml:space="preserve"> (4.6) it is stated:</w:t>
      </w:r>
    </w:p>
    <w:p w14:paraId="274676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dvā suparṇā sayujā sakhāyā</w:t>
      </w:r>
      <w:r w:rsidRPr="004A2847">
        <w:rPr>
          <w:rStyle w:val="BookTitle"/>
          <w:rFonts w:asciiTheme="minorHAnsi" w:hAnsiTheme="minorHAnsi" w:cstheme="minorHAnsi"/>
          <w:b w:val="0"/>
          <w:bCs w:val="0"/>
          <w:color w:val="000000"/>
          <w:sz w:val="28"/>
          <w:szCs w:val="28"/>
        </w:rPr>
        <w:br/>
        <w:t>samānaṁ vṛkṣaṁ pariṣasvajāte</w:t>
      </w:r>
    </w:p>
    <w:p w14:paraId="554E85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tayor anyaḥ pippalaṁ svādv atty</w:t>
      </w:r>
      <w:r w:rsidRPr="004A2847">
        <w:rPr>
          <w:rStyle w:val="BookTitle"/>
          <w:rFonts w:asciiTheme="minorHAnsi" w:hAnsiTheme="minorHAnsi" w:cstheme="minorHAnsi"/>
          <w:b w:val="0"/>
          <w:bCs w:val="0"/>
          <w:color w:val="000000"/>
          <w:sz w:val="28"/>
          <w:szCs w:val="28"/>
        </w:rPr>
        <w:br/>
        <w:t>anaśnann anyo 'bhicākaśīti</w:t>
      </w:r>
    </w:p>
    <w:p w14:paraId="406EBE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“Two companion birds sit together in the shelter of the same </w:t>
      </w:r>
      <w:r w:rsidRPr="004A2847">
        <w:rPr>
          <w:rStyle w:val="BookTitle"/>
          <w:rFonts w:asciiTheme="minorHAnsi" w:hAnsiTheme="minorHAnsi" w:cstheme="minorHAnsi"/>
          <w:b w:val="0"/>
          <w:bCs w:val="0"/>
          <w:i/>
          <w:iCs/>
          <w:color w:val="000000"/>
          <w:sz w:val="28"/>
          <w:szCs w:val="28"/>
        </w:rPr>
        <w:t>pippala</w:t>
      </w:r>
      <w:r w:rsidRPr="004A2847">
        <w:rPr>
          <w:rStyle w:val="BookTitle"/>
          <w:rFonts w:asciiTheme="minorHAnsi" w:hAnsiTheme="minorHAnsi" w:cstheme="minorHAnsi"/>
          <w:b w:val="0"/>
          <w:bCs w:val="0"/>
          <w:color w:val="000000"/>
          <w:sz w:val="28"/>
          <w:szCs w:val="28"/>
        </w:rPr>
        <w:t xml:space="preserve"> tree. One of them is relishing the taste of the tree's berries, while the other refrains from eating and instead watches over His friend.” In the </w:t>
      </w:r>
      <w:r w:rsidRPr="004A2847">
        <w:rPr>
          <w:rStyle w:val="BookTitle"/>
          <w:rFonts w:asciiTheme="minorHAnsi" w:hAnsiTheme="minorHAnsi" w:cstheme="minorHAnsi"/>
          <w:b w:val="0"/>
          <w:bCs w:val="0"/>
          <w:i/>
          <w:iCs/>
          <w:color w:val="000000"/>
          <w:sz w:val="28"/>
          <w:szCs w:val="28"/>
        </w:rPr>
        <w:t>Gopāla-tāpanī Upaniṣad</w:t>
      </w:r>
      <w:r w:rsidRPr="004A2847">
        <w:rPr>
          <w:rStyle w:val="BookTitle"/>
          <w:rFonts w:asciiTheme="minorHAnsi" w:hAnsiTheme="minorHAnsi" w:cstheme="minorHAnsi"/>
          <w:b w:val="0"/>
          <w:bCs w:val="0"/>
          <w:color w:val="000000"/>
          <w:sz w:val="28"/>
          <w:szCs w:val="28"/>
        </w:rPr>
        <w:t xml:space="preserve"> (1.18) it is stated: </w:t>
      </w:r>
      <w:r w:rsidRPr="004A2847">
        <w:rPr>
          <w:rStyle w:val="BookTitle"/>
          <w:rFonts w:asciiTheme="minorHAnsi" w:hAnsiTheme="minorHAnsi" w:cstheme="minorHAnsi"/>
          <w:b w:val="0"/>
          <w:bCs w:val="0"/>
          <w:i/>
          <w:iCs/>
          <w:color w:val="000000"/>
          <w:sz w:val="28"/>
          <w:szCs w:val="28"/>
        </w:rPr>
        <w:t>dvau suparṇau bhavato brahmaṇo 'ṁśa-bhūtas tathetaro bhoktā bhavati</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There are two birds. One of them is part and parcel of the Supreme Brahman and is subordinate to Him. He enjoys the fruits, while the other bird simply witnesses.”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(11.11.6) it is stated:</w:t>
      </w:r>
    </w:p>
    <w:p w14:paraId="73919F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suparṇāv etau sadṛśau sakhāyau</w:t>
      </w:r>
      <w:r w:rsidRPr="004A2847">
        <w:rPr>
          <w:rStyle w:val="BookTitle"/>
          <w:rFonts w:asciiTheme="minorHAnsi" w:hAnsiTheme="minorHAnsi" w:cstheme="minorHAnsi"/>
          <w:b w:val="0"/>
          <w:bCs w:val="0"/>
          <w:color w:val="000000"/>
          <w:sz w:val="28"/>
          <w:szCs w:val="28"/>
        </w:rPr>
        <w:br/>
        <w:t>yadṛcchayaitau kṛta-nīḍau ca vṛkṣe</w:t>
      </w:r>
    </w:p>
    <w:p w14:paraId="348E03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ekas tayoḥ khādati pippalānnam</w:t>
      </w:r>
      <w:r w:rsidRPr="004A2847">
        <w:rPr>
          <w:rStyle w:val="BookTitle"/>
          <w:rFonts w:asciiTheme="minorHAnsi" w:hAnsiTheme="minorHAnsi" w:cstheme="minorHAnsi"/>
          <w:b w:val="0"/>
          <w:bCs w:val="0"/>
          <w:color w:val="000000"/>
          <w:sz w:val="28"/>
          <w:szCs w:val="28"/>
        </w:rPr>
        <w:br/>
        <w:t>anyo niranno 'pi balena bhūyān</w:t>
      </w:r>
    </w:p>
    <w:p w14:paraId="4737241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chance, two birds have made a nest together in the same tree. The two birds are friends and are of a similar nature. One of them, however, is eating the fruits of the tree, whereas the other, who does not eat the fruits, is in a superior position due to His potency.”</w:t>
      </w:r>
    </w:p>
    <w:p w14:paraId="2970EC1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proofErr w:type="gramStart"/>
      <w:r w:rsidRPr="004A2847">
        <w:rPr>
          <w:rStyle w:val="BookTitle"/>
          <w:rFonts w:asciiTheme="minorHAnsi" w:hAnsiTheme="minorHAnsi" w:cstheme="minorHAnsi"/>
          <w:b w:val="0"/>
          <w:bCs w:val="0"/>
          <w:color w:val="000000"/>
          <w:sz w:val="28"/>
          <w:szCs w:val="28"/>
        </w:rPr>
        <w:lastRenderedPageBreak/>
        <w:t>Also</w:t>
      </w:r>
      <w:proofErr w:type="gramEnd"/>
      <w:r w:rsidRPr="004A2847">
        <w:rPr>
          <w:rStyle w:val="BookTitle"/>
          <w:rFonts w:asciiTheme="minorHAnsi" w:hAnsiTheme="minorHAnsi" w:cstheme="minorHAnsi"/>
          <w:b w:val="0"/>
          <w:bCs w:val="0"/>
          <w:color w:val="000000"/>
          <w:sz w:val="28"/>
          <w:szCs w:val="28"/>
        </w:rPr>
        <w:t xml:space="preserve">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(6.4.24) it is stated:</w:t>
      </w:r>
    </w:p>
    <w:p w14:paraId="6C1DDE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yasya sakhyaṁ puruṣo 'vaiti sakhyuḥ</w:t>
      </w:r>
      <w:r w:rsidRPr="004A2847">
        <w:rPr>
          <w:rStyle w:val="BookTitle"/>
          <w:rFonts w:asciiTheme="minorHAnsi" w:hAnsiTheme="minorHAnsi" w:cstheme="minorHAnsi"/>
          <w:b w:val="0"/>
          <w:bCs w:val="0"/>
          <w:color w:val="000000"/>
          <w:sz w:val="28"/>
          <w:szCs w:val="28"/>
        </w:rPr>
        <w:br/>
        <w:t>sakhā vasan saṁvasataḥ pure 'smin</w:t>
      </w:r>
      <w:r w:rsidRPr="004A2847">
        <w:rPr>
          <w:rStyle w:val="BookTitle"/>
          <w:rFonts w:asciiTheme="minorHAnsi" w:hAnsiTheme="minorHAnsi" w:cstheme="minorHAnsi"/>
          <w:b w:val="0"/>
          <w:bCs w:val="0"/>
          <w:color w:val="000000"/>
          <w:sz w:val="28"/>
          <w:szCs w:val="28"/>
        </w:rPr>
        <w:br/>
        <w:t>guṇo yathā guṇino vyakta-dṛṣṭes</w:t>
      </w:r>
      <w:r w:rsidRPr="004A2847">
        <w:rPr>
          <w:rStyle w:val="BookTitle"/>
          <w:rFonts w:asciiTheme="minorHAnsi" w:hAnsiTheme="minorHAnsi" w:cstheme="minorHAnsi"/>
          <w:b w:val="0"/>
          <w:bCs w:val="0"/>
          <w:color w:val="000000"/>
          <w:sz w:val="28"/>
          <w:szCs w:val="28"/>
        </w:rPr>
        <w:br/>
        <w:t>tasmai maheśāya namaskaromi</w:t>
      </w:r>
    </w:p>
    <w:p w14:paraId="50E940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the sense objects [form, taste, touch, smell, and sound] cannot understand how the senses perceive them, so the conditioned soul, although residing in his body along with the Supersoul, cannot understand how the supreme spiritual person, the master of the material creation, directs his senses. Let me offer my respectful obeisances unto that Supreme Person, who is the supreme controller.”</w:t>
      </w:r>
    </w:p>
    <w:p w14:paraId="1F491725" w14:textId="3AB793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1.219</w:t>
      </w:r>
    </w:p>
    <w:p w14:paraId="5209A3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56CFAD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hāse prabhu bhakta-gaṇa acyuta-vacane</w:t>
      </w:r>
      <w:r w:rsidRPr="004A2847">
        <w:rPr>
          <w:rStyle w:val="BookTitle"/>
          <w:rFonts w:asciiTheme="minorHAnsi" w:hAnsiTheme="minorHAnsi" w:cstheme="minorHAnsi"/>
          <w:b w:val="0"/>
          <w:bCs w:val="0"/>
          <w:color w:val="000000"/>
          <w:sz w:val="28"/>
          <w:szCs w:val="28"/>
        </w:rPr>
        <w:br/>
        <w:t>vismaya sabāra baḍa upajila mane</w:t>
      </w:r>
    </w:p>
    <w:p w14:paraId="78446D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and the devotees smiled on hearing the statement of Acyuta. They were all struck with wonder and thought.</w:t>
      </w:r>
    </w:p>
    <w:p w14:paraId="74299EF0" w14:textId="3AFDBB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1.220</w:t>
      </w:r>
    </w:p>
    <w:p w14:paraId="7BC35C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10C018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kathā ta' śiśura kabhu naya</w:t>
      </w:r>
      <w:r w:rsidRPr="004A2847">
        <w:rPr>
          <w:rStyle w:val="BookTitle"/>
          <w:rFonts w:asciiTheme="minorHAnsi" w:hAnsiTheme="minorHAnsi" w:cstheme="minorHAnsi"/>
          <w:b w:val="0"/>
          <w:bCs w:val="0"/>
          <w:color w:val="000000"/>
          <w:sz w:val="28"/>
          <w:szCs w:val="28"/>
        </w:rPr>
        <w:br/>
        <w:t>nā jāni vā janmiyāche kon mahāśaya!”</w:t>
      </w:r>
    </w:p>
    <w:p w14:paraId="347D9D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child cannot speak such things. Who can know what great personality has taken birth as this child!”</w:t>
      </w:r>
    </w:p>
    <w:p w14:paraId="5215B5E1" w14:textId="1AD569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1.221</w:t>
      </w:r>
    </w:p>
    <w:p w14:paraId="25EF6B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221</w:t>
      </w:r>
    </w:p>
    <w:p w14:paraId="6CE8DF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śrī-ananta-nityānanda</w:t>
      </w:r>
      <w:r w:rsidRPr="004A2847">
        <w:rPr>
          <w:rStyle w:val="BookTitle"/>
          <w:rFonts w:asciiTheme="minorHAnsi" w:hAnsiTheme="minorHAnsi" w:cstheme="minorHAnsi"/>
          <w:b w:val="0"/>
          <w:bCs w:val="0"/>
          <w:color w:val="000000"/>
          <w:sz w:val="28"/>
          <w:szCs w:val="28"/>
        </w:rPr>
        <w:br/>
        <w:t>āilā nadīyā haite saṅge bhakta-vṛnda</w:t>
      </w:r>
    </w:p>
    <w:p w14:paraId="3CCA7F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Śrī Nityānanda, who is Ananta Śeṣa, arrived from Nadia with a group of devotees.</w:t>
      </w:r>
    </w:p>
    <w:p w14:paraId="3F879AAB" w14:textId="30CA88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1.222</w:t>
      </w:r>
    </w:p>
    <w:p w14:paraId="504567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222</w:t>
      </w:r>
    </w:p>
    <w:p w14:paraId="11A7B5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śrīvāsādi-bhakta-gaṇa dekhiyāṭhākura</w:t>
      </w:r>
      <w:r w:rsidRPr="004A2847">
        <w:rPr>
          <w:rStyle w:val="BookTitle"/>
          <w:rFonts w:asciiTheme="minorHAnsi" w:hAnsiTheme="minorHAnsi" w:cstheme="minorHAnsi"/>
          <w:b w:val="0"/>
          <w:bCs w:val="0"/>
          <w:color w:val="000000"/>
          <w:sz w:val="28"/>
          <w:szCs w:val="28"/>
        </w:rPr>
        <w:br/>
        <w:t>lāgilena hari-dhvani karite pracura</w:t>
      </w:r>
    </w:p>
    <w:p w14:paraId="69E75B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headed by Śrīvāsa saw the Lord, they began to loudly chant the name of Hari.</w:t>
      </w:r>
    </w:p>
    <w:p w14:paraId="6BA4ABD8" w14:textId="4076CD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1.223</w:t>
      </w:r>
    </w:p>
    <w:p w14:paraId="276178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223</w:t>
      </w:r>
    </w:p>
    <w:p w14:paraId="6158AA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daṇḍavata haiyā sakala bhakta-gaṇa</w:t>
      </w:r>
      <w:r w:rsidRPr="004A2847">
        <w:rPr>
          <w:rStyle w:val="BookTitle"/>
          <w:rFonts w:asciiTheme="minorHAnsi" w:hAnsiTheme="minorHAnsi" w:cstheme="minorHAnsi"/>
          <w:b w:val="0"/>
          <w:bCs w:val="0"/>
          <w:color w:val="000000"/>
          <w:sz w:val="28"/>
          <w:szCs w:val="28"/>
        </w:rPr>
        <w:br/>
        <w:t>krandana karena sabe dhari' śrī-caraṇa</w:t>
      </w:r>
    </w:p>
    <w:p w14:paraId="21876A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offered obeisances to the Lord and began to cry as they held the Lord's lotus feet.</w:t>
      </w:r>
    </w:p>
    <w:p w14:paraId="630245C0" w14:textId="16D240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1.224</w:t>
      </w:r>
    </w:p>
    <w:p w14:paraId="693AB0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224</w:t>
      </w:r>
    </w:p>
    <w:p w14:paraId="0B8143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 karilā prabhu āliṅgana dāna</w:t>
      </w:r>
      <w:r w:rsidRPr="004A2847">
        <w:rPr>
          <w:rStyle w:val="BookTitle"/>
          <w:rFonts w:asciiTheme="minorHAnsi" w:hAnsiTheme="minorHAnsi" w:cstheme="minorHAnsi"/>
          <w:b w:val="0"/>
          <w:bCs w:val="0"/>
          <w:color w:val="000000"/>
          <w:sz w:val="28"/>
          <w:szCs w:val="28"/>
        </w:rPr>
        <w:br/>
        <w:t>sabei prabhura nija-prāṇera samāna</w:t>
      </w:r>
    </w:p>
    <w:p w14:paraId="7904C9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embraced all of them, for He considered them equal to His own life.</w:t>
      </w:r>
    </w:p>
    <w:p w14:paraId="47A77521" w14:textId="7DC152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1.225</w:t>
      </w:r>
    </w:p>
    <w:p w14:paraId="7E4557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225</w:t>
      </w:r>
    </w:p>
    <w:p w14:paraId="453960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ārta-nāde rodana karaye bhakta-gaṇa</w:t>
      </w:r>
      <w:r w:rsidRPr="004A2847">
        <w:rPr>
          <w:rStyle w:val="BookTitle"/>
          <w:rFonts w:asciiTheme="minorHAnsi" w:hAnsiTheme="minorHAnsi" w:cstheme="minorHAnsi"/>
          <w:b w:val="0"/>
          <w:bCs w:val="0"/>
          <w:color w:val="000000"/>
          <w:sz w:val="28"/>
          <w:szCs w:val="28"/>
        </w:rPr>
        <w:br/>
        <w:t>śuniyā pavitra haya sakala bhuvana</w:t>
      </w:r>
    </w:p>
    <w:p w14:paraId="45311F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vibration of the devotees' crying in distress purified the entire world.</w:t>
      </w:r>
    </w:p>
    <w:p w14:paraId="089DD88A" w14:textId="72AC57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1.226</w:t>
      </w:r>
    </w:p>
    <w:p w14:paraId="2A88CA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226</w:t>
      </w:r>
    </w:p>
    <w:p w14:paraId="5CC0E1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kṛṣṇa-premānande kānde se sukṛti jana</w:t>
      </w:r>
      <w:r w:rsidRPr="004A2847">
        <w:rPr>
          <w:rStyle w:val="BookTitle"/>
          <w:rFonts w:asciiTheme="minorHAnsi" w:hAnsiTheme="minorHAnsi" w:cstheme="minorHAnsi"/>
          <w:b w:val="0"/>
          <w:bCs w:val="0"/>
          <w:color w:val="000000"/>
          <w:sz w:val="28"/>
          <w:szCs w:val="28"/>
        </w:rPr>
        <w:br/>
        <w:t>se dhvani-śravaṇe sarva-bandha-vimocana</w:t>
      </w:r>
    </w:p>
    <w:p w14:paraId="6EAA5E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Those pious persons cried in ecstatic love for Kṛṣṇa. By hearing that sound, all </w:t>
      </w:r>
      <w:r w:rsidRPr="004A2847">
        <w:rPr>
          <w:rStyle w:val="BookTitle"/>
          <w:rFonts w:asciiTheme="minorHAnsi" w:hAnsiTheme="minorHAnsi" w:cstheme="minorHAnsi"/>
          <w:b/>
          <w:bCs/>
          <w:color w:val="800000"/>
          <w:sz w:val="28"/>
          <w:szCs w:val="28"/>
        </w:rPr>
        <w:lastRenderedPageBreak/>
        <w:t>material bondage was destroyed.</w:t>
      </w:r>
    </w:p>
    <w:p w14:paraId="1906D1E1" w14:textId="58F720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1.227</w:t>
      </w:r>
    </w:p>
    <w:p w14:paraId="35AE6D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227</w:t>
      </w:r>
    </w:p>
    <w:p w14:paraId="7F9FE3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caitanya-prasāde vyakta haila hena dhana</w:t>
      </w:r>
      <w:r w:rsidRPr="004A2847">
        <w:rPr>
          <w:rStyle w:val="BookTitle"/>
          <w:rFonts w:asciiTheme="minorHAnsi" w:hAnsiTheme="minorHAnsi" w:cstheme="minorHAnsi"/>
          <w:b w:val="0"/>
          <w:bCs w:val="0"/>
          <w:color w:val="000000"/>
          <w:sz w:val="28"/>
          <w:szCs w:val="28"/>
        </w:rPr>
        <w:br/>
        <w:t>brahmādi-durlabha rasa bhuñje ye-te-jana</w:t>
      </w:r>
    </w:p>
    <w:p w14:paraId="33E53C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treasure revealed by the mercy of Lord Caitanya enabled everyone to relish mellows of love that are rare for even personalities like Brahmā.</w:t>
      </w:r>
    </w:p>
    <w:p w14:paraId="7C4CA585" w14:textId="203F53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1.228</w:t>
      </w:r>
    </w:p>
    <w:p w14:paraId="2376E3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230D9B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bhakta-gaṇa dekhi' prabhu parama-hariṣe</w:t>
      </w:r>
      <w:r w:rsidRPr="004A2847">
        <w:rPr>
          <w:rStyle w:val="BookTitle"/>
          <w:rFonts w:asciiTheme="minorHAnsi" w:hAnsiTheme="minorHAnsi" w:cstheme="minorHAnsi"/>
          <w:b w:val="0"/>
          <w:bCs w:val="0"/>
          <w:color w:val="000000"/>
          <w:sz w:val="28"/>
          <w:szCs w:val="28"/>
        </w:rPr>
        <w:br/>
        <w:t>nṛtya ārāmbhilā prabhu nija-prema-rase</w:t>
      </w:r>
    </w:p>
    <w:p w14:paraId="5C17D1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meeting the devotees, the Lord became jubilant. He then began to dance in the mellows of His own ecstatic love.</w:t>
      </w:r>
    </w:p>
    <w:p w14:paraId="18BC5CC2" w14:textId="323F2F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1.229</w:t>
      </w:r>
    </w:p>
    <w:p w14:paraId="0D3F41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229</w:t>
      </w:r>
    </w:p>
    <w:p w14:paraId="4EB974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satvare gāite lāgilena bhakta-gaṇa</w:t>
      </w:r>
      <w:r w:rsidRPr="004A2847">
        <w:rPr>
          <w:rStyle w:val="BookTitle"/>
          <w:rFonts w:asciiTheme="minorHAnsi" w:hAnsiTheme="minorHAnsi" w:cstheme="minorHAnsi"/>
          <w:b w:val="0"/>
          <w:bCs w:val="0"/>
          <w:color w:val="000000"/>
          <w:sz w:val="28"/>
          <w:szCs w:val="28"/>
        </w:rPr>
        <w:br/>
        <w:t>`bola bola' bali' prabhu garje ghane ghana</w:t>
      </w:r>
    </w:p>
    <w:p w14:paraId="3BC2B50A" w14:textId="77777777" w:rsidR="00A969AE" w:rsidRPr="004A2847" w:rsidRDefault="00A969AE">
      <w:pPr>
        <w:pStyle w:val="Translation"/>
        <w:rPr>
          <w:rStyle w:val="BookTitle"/>
          <w:rFonts w:asciiTheme="minorHAnsi" w:hAnsiTheme="minorHAnsi" w:cstheme="minorHAnsi"/>
          <w:b/>
          <w:bCs/>
          <w:color w:val="000000"/>
          <w:sz w:val="28"/>
          <w:szCs w:val="28"/>
        </w:rPr>
      </w:pPr>
      <w:r w:rsidRPr="004A2847">
        <w:rPr>
          <w:rStyle w:val="BookTitle"/>
          <w:rFonts w:asciiTheme="minorHAnsi" w:hAnsiTheme="minorHAnsi" w:cstheme="minorHAnsi"/>
          <w:b/>
          <w:bCs/>
          <w:color w:val="800000"/>
          <w:sz w:val="28"/>
          <w:szCs w:val="28"/>
        </w:rPr>
        <w:t>The devotees immediately began to sing, and the Lord repeatedly roared, “Chant! Chant!</w:t>
      </w:r>
      <w:r w:rsidRPr="004A2847">
        <w:rPr>
          <w:rStyle w:val="BookTitle"/>
          <w:rFonts w:asciiTheme="minorHAnsi" w:hAnsiTheme="minorHAnsi" w:cstheme="minorHAnsi"/>
          <w:b/>
          <w:bCs/>
          <w:color w:val="000000"/>
          <w:sz w:val="28"/>
          <w:szCs w:val="28"/>
        </w:rPr>
        <w:t>”</w:t>
      </w:r>
    </w:p>
    <w:p w14:paraId="37A80EEF" w14:textId="42592B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1.230</w:t>
      </w:r>
    </w:p>
    <w:p w14:paraId="4551B9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6B47F7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dhariyā bulena nityānanda mahābalī</w:t>
      </w:r>
      <w:r w:rsidRPr="004A2847">
        <w:rPr>
          <w:rStyle w:val="BookTitle"/>
          <w:rFonts w:asciiTheme="minorHAnsi" w:hAnsiTheme="minorHAnsi" w:cstheme="minorHAnsi"/>
          <w:b w:val="0"/>
          <w:bCs w:val="0"/>
          <w:color w:val="000000"/>
          <w:sz w:val="28"/>
          <w:szCs w:val="28"/>
        </w:rPr>
        <w:br/>
        <w:t>alakṣite advaita layena pada-dhūli</w:t>
      </w:r>
    </w:p>
    <w:p w14:paraId="42F708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powerful Nityānanda grabbed Advaita and secretly took dust from His feet.</w:t>
      </w:r>
    </w:p>
    <w:p w14:paraId="1A170BCF" w14:textId="16C666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1.231</w:t>
      </w:r>
    </w:p>
    <w:p w14:paraId="012CD3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w:t>
      </w:r>
    </w:p>
    <w:p w14:paraId="2FAE2A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aśru, kampa, pulaka, huṅkāra, aṭṭahāsa</w:t>
      </w:r>
      <w:r w:rsidRPr="004A2847">
        <w:rPr>
          <w:rStyle w:val="BookTitle"/>
          <w:rFonts w:asciiTheme="minorHAnsi" w:hAnsiTheme="minorHAnsi" w:cstheme="minorHAnsi"/>
          <w:b w:val="0"/>
          <w:bCs w:val="0"/>
          <w:color w:val="000000"/>
          <w:sz w:val="28"/>
          <w:szCs w:val="28"/>
        </w:rPr>
        <w:br/>
        <w:t>kibā se adbhuta aṅga-bhaṅgīra prakāśa</w:t>
      </w:r>
    </w:p>
    <w:p w14:paraId="47904A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wonderful was the crying, shivering, hairs standing on end, roaring, loud laughing, and moving of limbs manifest by the Lord!</w:t>
      </w:r>
    </w:p>
    <w:p w14:paraId="0589FFE6" w14:textId="728E7A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1.232</w:t>
      </w:r>
    </w:p>
    <w:p w14:paraId="1A2ADA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232</w:t>
      </w:r>
    </w:p>
    <w:p w14:paraId="790EE4FA" w14:textId="3388290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se madhura pada-cālana-bhaṅgimā</w:t>
      </w:r>
      <w:ins w:id="16" w:author="your servant" w:date="2020-04-08T08:06:00Z">
        <w:r w:rsidR="00D06F67"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kibā se śrī-hasta-cālanādira mahimā</w:t>
      </w:r>
    </w:p>
    <w:p w14:paraId="4B734C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sweet was the movement of His feet, and how glorious was the movement of His hands!</w:t>
      </w:r>
    </w:p>
    <w:p w14:paraId="2159D39F" w14:textId="48EDD0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1.233</w:t>
      </w:r>
    </w:p>
    <w:p w14:paraId="0E1839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233</w:t>
      </w:r>
    </w:p>
    <w:p w14:paraId="527037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kahiba se vā prema-rasera mādhurī</w:t>
      </w:r>
      <w:r w:rsidRPr="004A2847">
        <w:rPr>
          <w:rStyle w:val="BookTitle"/>
          <w:rFonts w:asciiTheme="minorHAnsi" w:hAnsiTheme="minorHAnsi" w:cstheme="minorHAnsi"/>
          <w:b w:val="0"/>
          <w:bCs w:val="0"/>
          <w:color w:val="000000"/>
          <w:sz w:val="28"/>
          <w:szCs w:val="28"/>
        </w:rPr>
        <w:br/>
        <w:t>ānande tuliyā bāhu bale `hari hari'</w:t>
      </w:r>
    </w:p>
    <w:p w14:paraId="361900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I describe the sweetness of the ecstatic love He manifested? He then raised His arms and chanted, “Hari! Hari!”</w:t>
      </w:r>
    </w:p>
    <w:p w14:paraId="78415A38" w14:textId="1ED63E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1.234</w:t>
      </w:r>
    </w:p>
    <w:p w14:paraId="7E2EFF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6C1412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rasa-maya nṛtya ati adbhuta-kathana</w:t>
      </w:r>
      <w:r w:rsidRPr="004A2847">
        <w:rPr>
          <w:rStyle w:val="BookTitle"/>
          <w:rFonts w:asciiTheme="minorHAnsi" w:hAnsiTheme="minorHAnsi" w:cstheme="minorHAnsi"/>
          <w:b w:val="0"/>
          <w:bCs w:val="0"/>
          <w:color w:val="000000"/>
          <w:sz w:val="28"/>
          <w:szCs w:val="28"/>
        </w:rPr>
        <w:br/>
        <w:t>dekhiyā paramānande ḍube bhakta-gaṇa</w:t>
      </w:r>
    </w:p>
    <w:p w14:paraId="590833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ecstatic dancing was so wonderful that the devotees who saw it all merged into an ocean of ecstasy.</w:t>
      </w:r>
    </w:p>
    <w:p w14:paraId="2ABE3238" w14:textId="74B7E1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1.235</w:t>
      </w:r>
    </w:p>
    <w:p w14:paraId="5D995D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5FA956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hārāiyāchilā prabhu sarva bhakta-gaṇa</w:t>
      </w:r>
      <w:r w:rsidRPr="004A2847">
        <w:rPr>
          <w:rStyle w:val="BookTitle"/>
          <w:rFonts w:asciiTheme="minorHAnsi" w:hAnsiTheme="minorHAnsi" w:cstheme="minorHAnsi"/>
          <w:b w:val="0"/>
          <w:bCs w:val="0"/>
          <w:color w:val="000000"/>
          <w:sz w:val="28"/>
          <w:szCs w:val="28"/>
        </w:rPr>
        <w:br/>
        <w:t>hena prabhu punar-bāra dilā daraśana</w:t>
      </w:r>
    </w:p>
    <w:p w14:paraId="7E7ABA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same Lord whom the devotees had lost was now seen by them again.</w:t>
      </w:r>
    </w:p>
    <w:p w14:paraId="4545CFEE" w14:textId="2A9733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1.236</w:t>
      </w:r>
    </w:p>
    <w:p w14:paraId="2246A7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0B85F2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nāhika bāhya kāhāro śarīre</w:t>
      </w:r>
      <w:r w:rsidRPr="004A2847">
        <w:rPr>
          <w:rStyle w:val="BookTitle"/>
          <w:rFonts w:asciiTheme="minorHAnsi" w:hAnsiTheme="minorHAnsi" w:cstheme="minorHAnsi"/>
          <w:b w:val="0"/>
          <w:bCs w:val="0"/>
          <w:color w:val="000000"/>
          <w:sz w:val="28"/>
          <w:szCs w:val="28"/>
        </w:rPr>
        <w:br/>
        <w:t>prabhu veḍi' sabhei ullāse nṛtya kare</w:t>
      </w:r>
    </w:p>
    <w:p w14:paraId="2CB7F8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their ecstasy, they all lost external consciousness as they happily danced on all sides of the Lord.</w:t>
      </w:r>
    </w:p>
    <w:p w14:paraId="28D64C4F" w14:textId="25270F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1.237</w:t>
      </w:r>
    </w:p>
    <w:p w14:paraId="403A37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147DBF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kebā kāra gāye paḍe kebā kāre dhare</w:t>
      </w:r>
      <w:r w:rsidRPr="004A2847">
        <w:rPr>
          <w:rStyle w:val="BookTitle"/>
          <w:rFonts w:asciiTheme="minorHAnsi" w:hAnsiTheme="minorHAnsi" w:cstheme="minorHAnsi"/>
          <w:b w:val="0"/>
          <w:bCs w:val="0"/>
          <w:color w:val="000000"/>
          <w:sz w:val="28"/>
          <w:szCs w:val="28"/>
        </w:rPr>
        <w:br/>
        <w:t>kebā kāra caraṇa dhariyā vakṣe kare</w:t>
      </w:r>
    </w:p>
    <w:p w14:paraId="37285D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fell on others, some embraced others, and some grabbed other's feet and held them to their chests.</w:t>
      </w:r>
    </w:p>
    <w:p w14:paraId="22941256" w14:textId="0ABE68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1.238</w:t>
      </w:r>
    </w:p>
    <w:p w14:paraId="25901F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251606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kebā kāre dhari' kānde, kebā kibā bole</w:t>
      </w:r>
      <w:r w:rsidRPr="004A2847">
        <w:rPr>
          <w:rStyle w:val="BookTitle"/>
          <w:rFonts w:asciiTheme="minorHAnsi" w:hAnsiTheme="minorHAnsi" w:cstheme="minorHAnsi"/>
          <w:b w:val="0"/>
          <w:bCs w:val="0"/>
          <w:color w:val="000000"/>
          <w:sz w:val="28"/>
          <w:szCs w:val="28"/>
        </w:rPr>
        <w:br/>
        <w:t>keho kichu nā jāne premera kutūhale</w:t>
      </w:r>
    </w:p>
    <w:p w14:paraId="590777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cried as they embraced others, and some spoke something to others. They all forgot everything in the happiness of their ecstatic love.</w:t>
      </w:r>
    </w:p>
    <w:p w14:paraId="0E709BF4" w14:textId="718050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1.239</w:t>
      </w:r>
    </w:p>
    <w:p w14:paraId="111B97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6A7D30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sapārṣade nṛtya kare vaikuṇṭha īśvara</w:t>
      </w:r>
      <w:r w:rsidRPr="004A2847">
        <w:rPr>
          <w:rStyle w:val="BookTitle"/>
          <w:rFonts w:asciiTheme="minorHAnsi" w:hAnsiTheme="minorHAnsi" w:cstheme="minorHAnsi"/>
          <w:b w:val="0"/>
          <w:bCs w:val="0"/>
          <w:color w:val="000000"/>
          <w:sz w:val="28"/>
          <w:szCs w:val="28"/>
        </w:rPr>
        <w:br/>
        <w:t>e-mata apūrva haya pṛthivī-bhitara</w:t>
      </w:r>
    </w:p>
    <w:p w14:paraId="5FC7B7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of Vaikuṇṭha danced with His associates. Such wonderful pastimes took place in this world.</w:t>
      </w:r>
    </w:p>
    <w:p w14:paraId="0BE0D5BC" w14:textId="5E5492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1.240</w:t>
      </w:r>
    </w:p>
    <w:p w14:paraId="4B743B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4516C6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w:t>
      </w:r>
      <w:proofErr w:type="gramStart"/>
      <w:r w:rsidRPr="004A2847">
        <w:rPr>
          <w:rStyle w:val="BookTitle"/>
          <w:rFonts w:asciiTheme="minorHAnsi" w:hAnsiTheme="minorHAnsi" w:cstheme="minorHAnsi"/>
          <w:b w:val="0"/>
          <w:bCs w:val="0"/>
          <w:color w:val="000000"/>
          <w:sz w:val="28"/>
          <w:szCs w:val="28"/>
        </w:rPr>
        <w:t>hari</w:t>
      </w:r>
      <w:proofErr w:type="gramEnd"/>
      <w:r w:rsidRPr="004A2847">
        <w:rPr>
          <w:rStyle w:val="BookTitle"/>
          <w:rFonts w:asciiTheme="minorHAnsi" w:hAnsiTheme="minorHAnsi" w:cstheme="minorHAnsi"/>
          <w:b w:val="0"/>
          <w:bCs w:val="0"/>
          <w:color w:val="000000"/>
          <w:sz w:val="28"/>
          <w:szCs w:val="28"/>
        </w:rPr>
        <w:t xml:space="preserve"> bola hari bola hari bola bhāi!”</w:t>
      </w:r>
      <w:r w:rsidRPr="004A2847">
        <w:rPr>
          <w:rStyle w:val="BookTitle"/>
          <w:rFonts w:asciiTheme="minorHAnsi" w:hAnsiTheme="minorHAnsi" w:cstheme="minorHAnsi"/>
          <w:b w:val="0"/>
          <w:bCs w:val="0"/>
          <w:color w:val="000000"/>
          <w:sz w:val="28"/>
          <w:szCs w:val="28"/>
        </w:rPr>
        <w:br/>
        <w:t>ihā bai āra kichu śunite nā pāi</w:t>
      </w:r>
    </w:p>
    <w:p w14:paraId="15D9CE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Nothing could be heard other than, “Hari bola, Hari bola, Hari bola, brothers!”</w:t>
      </w:r>
    </w:p>
    <w:p w14:paraId="5FC8A0DE" w14:textId="3D4965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1.241</w:t>
      </w:r>
    </w:p>
    <w:p w14:paraId="2ED047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075E83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ānanda haila se advaita-bhavane</w:t>
      </w:r>
      <w:r w:rsidRPr="004A2847">
        <w:rPr>
          <w:rStyle w:val="BookTitle"/>
          <w:rFonts w:asciiTheme="minorHAnsi" w:hAnsiTheme="minorHAnsi" w:cstheme="minorHAnsi"/>
          <w:b w:val="0"/>
          <w:bCs w:val="0"/>
          <w:color w:val="000000"/>
          <w:sz w:val="28"/>
          <w:szCs w:val="28"/>
        </w:rPr>
        <w:br/>
        <w:t>se marma jānena sabe sahasra-vadane</w:t>
      </w:r>
    </w:p>
    <w:p w14:paraId="4FD630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the thousand-headed Ananta knew the confidential mystery of the ecstasy that manifested in the house of Advaita.</w:t>
      </w:r>
    </w:p>
    <w:p w14:paraId="670DF52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sahasra-vadana </w:t>
      </w:r>
      <w:r w:rsidRPr="004A2847">
        <w:rPr>
          <w:rStyle w:val="BookTitle"/>
          <w:rFonts w:asciiTheme="minorHAnsi" w:hAnsiTheme="minorHAnsi" w:cstheme="minorHAnsi"/>
          <w:b w:val="0"/>
          <w:bCs w:val="0"/>
          <w:color w:val="000000"/>
          <w:sz w:val="28"/>
          <w:szCs w:val="28"/>
        </w:rPr>
        <w:t>refers to Śrī Nityānanda Prabhu.</w:t>
      </w:r>
    </w:p>
    <w:p w14:paraId="1D83EF82" w14:textId="515671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1.242</w:t>
      </w:r>
    </w:p>
    <w:p w14:paraId="698803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21ECC5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ṭhākura tabe dhari' jane jane</w:t>
      </w:r>
      <w:r w:rsidRPr="004A2847">
        <w:rPr>
          <w:rStyle w:val="BookTitle"/>
          <w:rFonts w:asciiTheme="minorHAnsi" w:hAnsiTheme="minorHAnsi" w:cstheme="minorHAnsi"/>
          <w:b w:val="0"/>
          <w:bCs w:val="0"/>
          <w:color w:val="000000"/>
          <w:sz w:val="28"/>
          <w:szCs w:val="28"/>
        </w:rPr>
        <w:br/>
        <w:t>sarva-vaiṣṇavere kare prema-āliṅgane</w:t>
      </w:r>
    </w:p>
    <w:p w14:paraId="1365A3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Lord caught the Vaiṣṇavas, one after another, and embraced them all with love.</w:t>
      </w:r>
    </w:p>
    <w:p w14:paraId="3D2FD7F8" w14:textId="06FE05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1.243</w:t>
      </w:r>
    </w:p>
    <w:p w14:paraId="6F7D1A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2D74AF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pāiyā vaikuṇṭha-nāyakera āliṅgana</w:t>
      </w:r>
      <w:r w:rsidRPr="004A2847">
        <w:rPr>
          <w:rStyle w:val="BookTitle"/>
          <w:rFonts w:asciiTheme="minorHAnsi" w:hAnsiTheme="minorHAnsi" w:cstheme="minorHAnsi"/>
          <w:b w:val="0"/>
          <w:bCs w:val="0"/>
          <w:color w:val="000000"/>
          <w:sz w:val="28"/>
          <w:szCs w:val="28"/>
        </w:rPr>
        <w:br/>
        <w:t>viśeṣa ānande matta haya bhakta-gaṇa</w:t>
      </w:r>
    </w:p>
    <w:p w14:paraId="708BB5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embrace of Lord of Vaikuṇṭha, the devotees became especially intoxicated with ecstasy.</w:t>
      </w:r>
    </w:p>
    <w:p w14:paraId="3ACB9295" w14:textId="42576D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1.244</w:t>
      </w:r>
    </w:p>
    <w:p w14:paraId="2EC32E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10E286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bali' sarva-gaṇe kare siṁha-nāda</w:t>
      </w:r>
      <w:r w:rsidRPr="004A2847">
        <w:rPr>
          <w:rStyle w:val="BookTitle"/>
          <w:rFonts w:asciiTheme="minorHAnsi" w:hAnsiTheme="minorHAnsi" w:cstheme="minorHAnsi"/>
          <w:b w:val="0"/>
          <w:bCs w:val="0"/>
          <w:color w:val="000000"/>
          <w:sz w:val="28"/>
          <w:szCs w:val="28"/>
        </w:rPr>
        <w:br/>
        <w:t>punaḥ-punaḥ bāḍe āro sabāra unmāda</w:t>
      </w:r>
    </w:p>
    <w:p w14:paraId="5D5A4C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they repeatedly roared out the name of Hari like lions, their maddened state </w:t>
      </w:r>
      <w:r w:rsidRPr="004A2847">
        <w:rPr>
          <w:rStyle w:val="BookTitle"/>
          <w:rFonts w:asciiTheme="minorHAnsi" w:hAnsiTheme="minorHAnsi" w:cstheme="minorHAnsi"/>
          <w:b/>
          <w:bCs/>
          <w:color w:val="800000"/>
          <w:sz w:val="28"/>
          <w:szCs w:val="28"/>
        </w:rPr>
        <w:lastRenderedPageBreak/>
        <w:t>increased again and again.</w:t>
      </w:r>
    </w:p>
    <w:p w14:paraId="6C283A4C" w14:textId="021A7F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1.245</w:t>
      </w:r>
    </w:p>
    <w:p w14:paraId="5E5176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245</w:t>
      </w:r>
    </w:p>
    <w:p w14:paraId="76387D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sāṅgopāṅge nṛtya kare vaikuṇṭhera pati</w:t>
      </w:r>
      <w:r w:rsidRPr="004A2847">
        <w:rPr>
          <w:rStyle w:val="BookTitle"/>
          <w:rFonts w:asciiTheme="minorHAnsi" w:hAnsiTheme="minorHAnsi" w:cstheme="minorHAnsi"/>
          <w:b w:val="0"/>
          <w:bCs w:val="0"/>
          <w:color w:val="000000"/>
          <w:sz w:val="28"/>
          <w:szCs w:val="28"/>
        </w:rPr>
        <w:br/>
        <w:t>pada-bhare ṭalamala kare vasumatī</w:t>
      </w:r>
    </w:p>
    <w:p w14:paraId="702ACC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of Vaikuṇṭha danced with His associates and devotees, the earth swayed under the weight of His lotus feet.</w:t>
      </w:r>
    </w:p>
    <w:p w14:paraId="34E7F45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Kaṭha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(1.3.15) it is stated:</w:t>
      </w:r>
    </w:p>
    <w:p w14:paraId="4194F8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anādy anantaṁ mahataḥ paraṁ dhruvaṁ</w:t>
      </w:r>
      <w:r w:rsidRPr="004A2847">
        <w:rPr>
          <w:rStyle w:val="BookTitle"/>
          <w:rFonts w:asciiTheme="minorHAnsi" w:hAnsiTheme="minorHAnsi" w:cstheme="minorHAnsi"/>
          <w:b w:val="0"/>
          <w:bCs w:val="0"/>
          <w:color w:val="000000"/>
          <w:sz w:val="28"/>
          <w:szCs w:val="28"/>
        </w:rPr>
        <w:br/>
        <w:t>nicārya taṁ mṛtyu-mukhāt pramucyate</w:t>
      </w:r>
    </w:p>
    <w:p w14:paraId="0B0D68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 has neither beginning nor end. He is beyond the material world. One who takes shelter of Him escapes the jaws of death.”</w:t>
      </w:r>
    </w:p>
    <w:p w14:paraId="1C7BD8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(3.26.25) it is stated:</w:t>
      </w:r>
    </w:p>
    <w:p w14:paraId="561A2D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sahasra-śirasaṁ sākṣād   yam anantaṁ pracakṣate</w:t>
      </w:r>
      <w:r w:rsidRPr="004A2847">
        <w:rPr>
          <w:rStyle w:val="BookTitle"/>
          <w:rFonts w:asciiTheme="minorHAnsi" w:hAnsiTheme="minorHAnsi" w:cstheme="minorHAnsi"/>
          <w:b w:val="0"/>
          <w:bCs w:val="0"/>
          <w:color w:val="000000"/>
          <w:sz w:val="28"/>
          <w:szCs w:val="28"/>
        </w:rPr>
        <w:br/>
        <w:t>saṅkarṣaṇākhyaṁ puruṣaṁ   bhūtendriya-manomayam</w:t>
      </w:r>
    </w:p>
    <w:p w14:paraId="456194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threefold </w:t>
      </w:r>
      <w:r w:rsidRPr="004A2847">
        <w:rPr>
          <w:rStyle w:val="BookTitle"/>
          <w:rFonts w:asciiTheme="minorHAnsi" w:hAnsiTheme="minorHAnsi" w:cstheme="minorHAnsi"/>
          <w:b w:val="0"/>
          <w:bCs w:val="0"/>
          <w:i/>
          <w:iCs/>
          <w:color w:val="000000"/>
          <w:sz w:val="28"/>
          <w:szCs w:val="28"/>
        </w:rPr>
        <w:t>ahaṅkāra</w:t>
      </w:r>
      <w:r w:rsidRPr="004A2847">
        <w:rPr>
          <w:rStyle w:val="BookTitle"/>
          <w:rFonts w:asciiTheme="minorHAnsi" w:hAnsiTheme="minorHAnsi" w:cstheme="minorHAnsi"/>
          <w:b w:val="0"/>
          <w:bCs w:val="0"/>
          <w:color w:val="000000"/>
          <w:sz w:val="28"/>
          <w:szCs w:val="28"/>
        </w:rPr>
        <w:t xml:space="preserve">, the source of the gross elements, the </w:t>
      </w:r>
      <w:proofErr w:type="gramStart"/>
      <w:r w:rsidRPr="004A2847">
        <w:rPr>
          <w:rStyle w:val="BookTitle"/>
          <w:rFonts w:asciiTheme="minorHAnsi" w:hAnsiTheme="minorHAnsi" w:cstheme="minorHAnsi"/>
          <w:b w:val="0"/>
          <w:bCs w:val="0"/>
          <w:color w:val="000000"/>
          <w:sz w:val="28"/>
          <w:szCs w:val="28"/>
        </w:rPr>
        <w:t>senses</w:t>
      </w:r>
      <w:proofErr w:type="gramEnd"/>
      <w:r w:rsidRPr="004A2847">
        <w:rPr>
          <w:rStyle w:val="BookTitle"/>
          <w:rFonts w:asciiTheme="minorHAnsi" w:hAnsiTheme="minorHAnsi" w:cstheme="minorHAnsi"/>
          <w:b w:val="0"/>
          <w:bCs w:val="0"/>
          <w:color w:val="000000"/>
          <w:sz w:val="28"/>
          <w:szCs w:val="28"/>
        </w:rPr>
        <w:t xml:space="preserve"> and the mind, is identical with them because it is their cause. It is known by the name of Saṅkarṣaṇa, who is directly Lord Ananta with a thousand heads.”</w:t>
      </w:r>
    </w:p>
    <w:p w14:paraId="4B9368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also refer to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Tenth Canto, Chapter Sixty-eight, verse 46.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(11.5.32) it is stated:</w:t>
      </w:r>
    </w:p>
    <w:p w14:paraId="710BBB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kṛṣṇa-varṇaṁ tviṣākṛṣṇaṁ   sāṅgopāṅgāstra-pārṣadam</w:t>
      </w:r>
      <w:r w:rsidRPr="004A2847">
        <w:rPr>
          <w:rStyle w:val="BookTitle"/>
          <w:rFonts w:asciiTheme="minorHAnsi" w:hAnsiTheme="minorHAnsi" w:cstheme="minorHAnsi"/>
          <w:b w:val="0"/>
          <w:bCs w:val="0"/>
          <w:color w:val="000000"/>
          <w:sz w:val="28"/>
          <w:szCs w:val="28"/>
        </w:rPr>
        <w:br/>
        <w:t>yajñaiḥ saṅkīrtana-prāyair   yajanti hi sumedhasaḥ</w:t>
      </w:r>
    </w:p>
    <w:p w14:paraId="6A2BA67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the Age of Kali, intelligent persons perform congregational chanting to worship the incarnation of Godhead who constantly sings the name of Kṛṣṇa. Although His complexion is not blackish, He is Kṛṣṇa Himself. He is accompanied by His associates, servants, weapons, and confidential companions.”</w:t>
      </w:r>
    </w:p>
    <w:p w14:paraId="279E6CDD" w14:textId="768076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1.246</w:t>
      </w:r>
    </w:p>
    <w:p w14:paraId="03C32C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7185AE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prabhu-vara parama uddāma</w:t>
      </w:r>
      <w:r w:rsidRPr="004A2847">
        <w:rPr>
          <w:rStyle w:val="BookTitle"/>
          <w:rFonts w:asciiTheme="minorHAnsi" w:hAnsiTheme="minorHAnsi" w:cstheme="minorHAnsi"/>
          <w:b w:val="0"/>
          <w:bCs w:val="0"/>
          <w:color w:val="000000"/>
          <w:sz w:val="28"/>
          <w:szCs w:val="28"/>
        </w:rPr>
        <w:br/>
        <w:t>caitanya veḍiyā nāce mahājyotir-dhāma</w:t>
      </w:r>
    </w:p>
    <w:p w14:paraId="3092AB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most effulgent Nityānanda Prabhu danced around the Lord with great enthusiasm.</w:t>
      </w:r>
    </w:p>
    <w:p w14:paraId="05C95AF0" w14:textId="5296EF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1.247</w:t>
      </w:r>
    </w:p>
    <w:p w14:paraId="18B267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0F2945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advaita nāce—karaye huṅkāra</w:t>
      </w:r>
      <w:r w:rsidRPr="004A2847">
        <w:rPr>
          <w:rStyle w:val="BookTitle"/>
          <w:rFonts w:asciiTheme="minorHAnsi" w:hAnsiTheme="minorHAnsi" w:cstheme="minorHAnsi"/>
          <w:b w:val="0"/>
          <w:bCs w:val="0"/>
          <w:color w:val="000000"/>
          <w:sz w:val="28"/>
          <w:szCs w:val="28"/>
        </w:rPr>
        <w:br/>
        <w:t>sabei caraṇa dhare—ye pāya yāhāra</w:t>
      </w:r>
    </w:p>
    <w:p w14:paraId="3D5A4F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danced in ecstasy and roared loudly. Everyone caught hold of whoever's feet they could.</w:t>
      </w:r>
    </w:p>
    <w:p w14:paraId="4C9B671B" w14:textId="6C5E3B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1.248</w:t>
      </w:r>
    </w:p>
    <w:p w14:paraId="00CF4B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248</w:t>
      </w:r>
    </w:p>
    <w:p w14:paraId="2B9AEA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navadvīpe yena haila ānanda-prakāśa</w:t>
      </w:r>
      <w:r w:rsidRPr="004A2847">
        <w:rPr>
          <w:rStyle w:val="BookTitle"/>
          <w:rFonts w:asciiTheme="minorHAnsi" w:hAnsiTheme="minorHAnsi" w:cstheme="minorHAnsi"/>
          <w:b w:val="0"/>
          <w:bCs w:val="0"/>
          <w:color w:val="000000"/>
          <w:sz w:val="28"/>
          <w:szCs w:val="28"/>
        </w:rPr>
        <w:br/>
        <w:t>sei-mata nṛtya, gīta, sakala vilāsa</w:t>
      </w:r>
    </w:p>
    <w:p w14:paraId="711E8A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was the ecstasy manifested in Navadvīpa in those joyful pastimes of dancing and singing.</w:t>
      </w:r>
    </w:p>
    <w:p w14:paraId="3BAD2D2A" w14:textId="7ADC71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1.249</w:t>
      </w:r>
    </w:p>
    <w:p w14:paraId="7DAA7D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109D57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kathokṣaṇe mahāprabhu śrī-gaurāṅga-sundara</w:t>
      </w:r>
      <w:r w:rsidRPr="004A2847">
        <w:rPr>
          <w:rStyle w:val="BookTitle"/>
          <w:rFonts w:asciiTheme="minorHAnsi" w:hAnsiTheme="minorHAnsi" w:cstheme="minorHAnsi"/>
          <w:b w:val="0"/>
          <w:bCs w:val="0"/>
          <w:color w:val="000000"/>
          <w:sz w:val="28"/>
          <w:szCs w:val="28"/>
        </w:rPr>
        <w:br/>
        <w:t>svānubhāve vaise viṣṇu khaṭṭāra upara</w:t>
      </w:r>
    </w:p>
    <w:p w14:paraId="7F3DB4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Śrī Gaurāṅga Mahāprabhu sat on the throne of Viṣṇu in His own ecstasy.</w:t>
      </w:r>
    </w:p>
    <w:p w14:paraId="7D437834" w14:textId="7DEF80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1.250</w:t>
      </w:r>
    </w:p>
    <w:p w14:paraId="206769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3A3757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yoḍa-hāte sabe rahilena cāri-bhite</w:t>
      </w:r>
      <w:r w:rsidRPr="004A2847">
        <w:rPr>
          <w:rStyle w:val="BookTitle"/>
          <w:rFonts w:asciiTheme="minorHAnsi" w:hAnsiTheme="minorHAnsi" w:cstheme="minorHAnsi"/>
          <w:b w:val="0"/>
          <w:bCs w:val="0"/>
          <w:color w:val="000000"/>
          <w:sz w:val="28"/>
          <w:szCs w:val="28"/>
        </w:rPr>
        <w:br/>
        <w:t>prabhu lāgilena nija-tattva prakāśite</w:t>
      </w:r>
    </w:p>
    <w:p w14:paraId="781609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all the devotees stood around Him with folded hands, the Lord began to reveal His own glories.</w:t>
      </w:r>
    </w:p>
    <w:p w14:paraId="0084652F" w14:textId="019024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1.251</w:t>
      </w:r>
    </w:p>
    <w:p w14:paraId="722A7B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251</w:t>
      </w:r>
    </w:p>
    <w:p w14:paraId="62C0F1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kṛṣṇa, muñi rāma, mūñi nārāyaṇa</w:t>
      </w:r>
      <w:r w:rsidRPr="004A2847">
        <w:rPr>
          <w:rStyle w:val="BookTitle"/>
          <w:rFonts w:asciiTheme="minorHAnsi" w:hAnsiTheme="minorHAnsi" w:cstheme="minorHAnsi"/>
          <w:b w:val="0"/>
          <w:bCs w:val="0"/>
          <w:color w:val="000000"/>
          <w:sz w:val="28"/>
          <w:szCs w:val="28"/>
        </w:rPr>
        <w:br/>
        <w:t>muñi matsya, muñi kūrma, varāha, vāmana</w:t>
      </w:r>
    </w:p>
    <w:p w14:paraId="1F0FFA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Kṛṣṇa, I am Rāma, and I am Nārāyaṇa. I am Matsya, I am Kūrma, I am Varāha and Vāmana.</w:t>
      </w:r>
    </w:p>
    <w:p w14:paraId="43017CAA" w14:textId="0BC218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1.252</w:t>
      </w:r>
    </w:p>
    <w:p w14:paraId="2B185D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252</w:t>
      </w:r>
    </w:p>
    <w:p w14:paraId="60D345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buddha, kalki, haṁsa, muñi haladhara</w:t>
      </w:r>
      <w:r w:rsidRPr="004A2847">
        <w:rPr>
          <w:rStyle w:val="BookTitle"/>
          <w:rFonts w:asciiTheme="minorHAnsi" w:hAnsiTheme="minorHAnsi" w:cstheme="minorHAnsi"/>
          <w:b w:val="0"/>
          <w:bCs w:val="0"/>
          <w:color w:val="000000"/>
          <w:sz w:val="28"/>
          <w:szCs w:val="28"/>
        </w:rPr>
        <w:br/>
        <w:t>muñi pṛśnigarbha, hayagrīva, maheśvara</w:t>
      </w:r>
    </w:p>
    <w:p w14:paraId="2418A3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Buddha, Kalki, Haṁsa, and Haladhara. I am Pṛśnigarbha, I am Hayagrīva, and I am Maheśvara.</w:t>
      </w:r>
    </w:p>
    <w:p w14:paraId="604A1C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discuss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First Canto, Chapter Three.</w:t>
      </w:r>
    </w:p>
    <w:p w14:paraId="163CB8C1" w14:textId="2EC132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1.253</w:t>
      </w:r>
    </w:p>
    <w:p w14:paraId="32888B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3B6BAA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nīlācala-candra kapila, nṛsiṁha</w:t>
      </w:r>
      <w:r w:rsidRPr="004A2847">
        <w:rPr>
          <w:rStyle w:val="BookTitle"/>
          <w:rFonts w:asciiTheme="minorHAnsi" w:hAnsiTheme="minorHAnsi" w:cstheme="minorHAnsi"/>
          <w:b w:val="0"/>
          <w:bCs w:val="0"/>
          <w:color w:val="000000"/>
          <w:sz w:val="28"/>
          <w:szCs w:val="28"/>
        </w:rPr>
        <w:br/>
        <w:t>dṛśyādṛśya saba mora caraṇera bhṛṅga</w:t>
      </w:r>
    </w:p>
    <w:p w14:paraId="2C7805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Nīlācala-candra, I am Kapila, and I am Nṛsiṁha. All visible and invisible beings are servants of My lotus feet.</w:t>
      </w:r>
    </w:p>
    <w:p w14:paraId="138370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nīlācala-candra </w:t>
      </w:r>
      <w:r w:rsidRPr="004A2847">
        <w:rPr>
          <w:rStyle w:val="BookTitle"/>
          <w:rFonts w:asciiTheme="minorHAnsi" w:hAnsiTheme="minorHAnsi" w:cstheme="minorHAnsi"/>
          <w:b w:val="0"/>
          <w:bCs w:val="0"/>
          <w:color w:val="000000"/>
          <w:sz w:val="28"/>
          <w:szCs w:val="28"/>
        </w:rPr>
        <w:t>refers to the Supreme Lord, Śrī Jagannātha.</w:t>
      </w:r>
    </w:p>
    <w:p w14:paraId="347FAEF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śrutis </w:t>
      </w:r>
      <w:r w:rsidRPr="004A2847">
        <w:rPr>
          <w:rStyle w:val="BookTitle"/>
          <w:rFonts w:asciiTheme="minorHAnsi" w:hAnsiTheme="minorHAnsi" w:cstheme="minorHAnsi"/>
          <w:b w:val="0"/>
          <w:bCs w:val="0"/>
          <w:color w:val="000000"/>
          <w:sz w:val="28"/>
          <w:szCs w:val="28"/>
        </w:rPr>
        <w:t>it is stated:</w:t>
      </w:r>
    </w:p>
    <w:p w14:paraId="216863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vāsudevaḥ saṅkarṣaṇaḥ pradyumno 'niruddho 'haṁ matsyaḥ kūrmo varāho narasiṁho vāmano rāmo rāmo rāmaḥ kṛṣṇo buddhaḥ kalkir ahaṁśatadhāhaṁ sahasradhāham amito 'ham ananto 'haṁ naivaite jāyante naivaite mriyante naiṣām ajñāna-bandho na muktiḥ sarva eva hy ete pūrṇā ajarā amṛtāḥ paramāḥ paramānandāḥ.</w:t>
      </w:r>
    </w:p>
    <w:p w14:paraId="3CBBCFD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am Vāsudeva, Saṅkarṣaṇa, Pradyumna, and Aniruddha. I am Matsya, Kūrma, Varāha, Narasiṁha, Vāmana, the three Rāmas [Rāmacandra, Paraśurāma, and Balarāma], Kṛṣṇa, Buddha, and Kalki. Immeasurable and unlimited, I appear in hundreds and thousands of forms, none of which ever takes birth or dies. These forms of Mine are not bound by ignorance, nor do they have to strive for </w:t>
      </w:r>
      <w:r w:rsidRPr="004A2847">
        <w:rPr>
          <w:rStyle w:val="BookTitle"/>
          <w:rFonts w:asciiTheme="minorHAnsi" w:hAnsiTheme="minorHAnsi" w:cstheme="minorHAnsi"/>
          <w:b w:val="0"/>
          <w:bCs w:val="0"/>
          <w:color w:val="000000"/>
          <w:sz w:val="28"/>
          <w:szCs w:val="28"/>
        </w:rPr>
        <w:lastRenderedPageBreak/>
        <w:t xml:space="preserve">liberation. They are all complete, free from old age, immortal, supreme, and supremely blissful.”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(10.40.17-22) it is stated:</w:t>
      </w:r>
    </w:p>
    <w:p w14:paraId="0C21A3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namaḥ kāraṇa-matsyāya   pralayābdhi-carāya ca</w:t>
      </w:r>
      <w:r w:rsidRPr="004A2847">
        <w:rPr>
          <w:rStyle w:val="BookTitle"/>
          <w:rFonts w:asciiTheme="minorHAnsi" w:hAnsiTheme="minorHAnsi" w:cstheme="minorHAnsi"/>
          <w:b w:val="0"/>
          <w:bCs w:val="0"/>
          <w:color w:val="000000"/>
          <w:sz w:val="28"/>
          <w:szCs w:val="28"/>
        </w:rPr>
        <w:br/>
        <w:t>hayaśīrṣṇe namas tubhyaṁ   madhu-kaiṭabha-mṛtyave</w:t>
      </w:r>
    </w:p>
    <w:p w14:paraId="019BA5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akūpārāya bṛhate   namo mandara-dhāriṇe</w:t>
      </w:r>
      <w:r w:rsidRPr="004A2847">
        <w:rPr>
          <w:rStyle w:val="BookTitle"/>
          <w:rFonts w:asciiTheme="minorHAnsi" w:hAnsiTheme="minorHAnsi" w:cstheme="minorHAnsi"/>
          <w:b w:val="0"/>
          <w:bCs w:val="0"/>
          <w:color w:val="000000"/>
          <w:sz w:val="28"/>
          <w:szCs w:val="28"/>
        </w:rPr>
        <w:br/>
        <w:t>kṣity-uddhāra-vihārāya   namaḥśūkara-mūrtaye</w:t>
      </w:r>
    </w:p>
    <w:p w14:paraId="4B2CD6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 offer my obeisances to You, the cause of the creation, Lord Matsya, who swam about in the ocean of dissolution, to Lord Hayagrīva, the killer of Madhu and Kaiṭabha, to the immense tortoise [Lord Kūrma], who supported Mandara Mountain, and to the boar incarnation [Lord Varāha], who enjoyed lifting the earth.</w:t>
      </w:r>
    </w:p>
    <w:p w14:paraId="1223E5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namas te 'dbhuta-siṁhāya   sādhu-loka-bhayāpaha</w:t>
      </w:r>
      <w:r w:rsidRPr="004A2847">
        <w:rPr>
          <w:rStyle w:val="BookTitle"/>
          <w:rFonts w:asciiTheme="minorHAnsi" w:hAnsiTheme="minorHAnsi" w:cstheme="minorHAnsi"/>
          <w:b w:val="0"/>
          <w:bCs w:val="0"/>
          <w:color w:val="000000"/>
          <w:sz w:val="28"/>
          <w:szCs w:val="28"/>
        </w:rPr>
        <w:br/>
        <w:t>vāmanāya namas tubhyaṁ   krānta-tribhuvanāya ca</w:t>
      </w:r>
    </w:p>
    <w:p w14:paraId="0625C19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“Obeisances to You, the amazing lion [Lord Nṛsiṁha], who removed Your saintly devotees' fear, and to the dwarf Vāmana, who stepped over the three worlds.</w:t>
      </w:r>
    </w:p>
    <w:p w14:paraId="7181B2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namo bhṛguṇāṁ pataye   dṛpta-kṣatra-vana-cchide</w:t>
      </w:r>
      <w:r w:rsidRPr="004A2847">
        <w:rPr>
          <w:rStyle w:val="BookTitle"/>
          <w:rFonts w:asciiTheme="minorHAnsi" w:hAnsiTheme="minorHAnsi" w:cstheme="minorHAnsi"/>
          <w:b w:val="0"/>
          <w:bCs w:val="0"/>
          <w:color w:val="000000"/>
          <w:sz w:val="28"/>
          <w:szCs w:val="28"/>
        </w:rPr>
        <w:br/>
        <w:t>namas te raghu-varyāya   rāvaṇānta-karāya ca</w:t>
      </w:r>
    </w:p>
    <w:p w14:paraId="17AE71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“Obeisances to You, Lord of the Bhṛgus, who cut down the forest of the conceited royal order, and to Lord Rāma, the best of the Raghu dynasty, who put an end to the demon Rāvaṇa.</w:t>
      </w:r>
    </w:p>
    <w:p w14:paraId="1A31F4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namas te vāsudevāya   namaḥ saṅkarṣaṇāya ca</w:t>
      </w:r>
      <w:r w:rsidRPr="004A2847">
        <w:rPr>
          <w:rStyle w:val="BookTitle"/>
          <w:rFonts w:asciiTheme="minorHAnsi" w:hAnsiTheme="minorHAnsi" w:cstheme="minorHAnsi"/>
          <w:b w:val="0"/>
          <w:bCs w:val="0"/>
          <w:color w:val="000000"/>
          <w:sz w:val="28"/>
          <w:szCs w:val="28"/>
        </w:rPr>
        <w:br/>
        <w:t>pradyumnāyaniruddhāya   sātvatāṁ pataye namaḥ</w:t>
      </w:r>
    </w:p>
    <w:p w14:paraId="098DFF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“Obeisances to You, Lord of the Sātvatas, and to Your forms of Vāsudeva, Saṅkarṣaṇa, Pradyumna, and Aniruddha.</w:t>
      </w:r>
    </w:p>
    <w:p w14:paraId="278E4A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namo buddhāya śuddhāya   daitya-dānava-mohine</w:t>
      </w:r>
      <w:r w:rsidRPr="004A2847">
        <w:rPr>
          <w:rStyle w:val="BookTitle"/>
          <w:rFonts w:asciiTheme="minorHAnsi" w:hAnsiTheme="minorHAnsi" w:cstheme="minorHAnsi"/>
          <w:b w:val="0"/>
          <w:bCs w:val="0"/>
          <w:color w:val="000000"/>
          <w:sz w:val="28"/>
          <w:szCs w:val="28"/>
        </w:rPr>
        <w:br/>
        <w:t>mleccha-prāya-kṣatra-hantre   namas te kalki-rūpiṇe</w:t>
      </w:r>
    </w:p>
    <w:p w14:paraId="18BE9B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“Obeisances to Your form as the faultless Lord Buddha, who will bewilder the Daityas and Dānavas, and to Lord Kalki, the annihilator of the meat-eaters posing as kings.”</w:t>
      </w:r>
    </w:p>
    <w:p w14:paraId="63706E9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proofErr w:type="gramStart"/>
      <w:r w:rsidRPr="004A2847">
        <w:rPr>
          <w:rStyle w:val="BookTitle"/>
          <w:rFonts w:asciiTheme="minorHAnsi" w:hAnsiTheme="minorHAnsi" w:cstheme="minorHAnsi"/>
          <w:b w:val="0"/>
          <w:bCs w:val="0"/>
          <w:color w:val="000000"/>
          <w:sz w:val="28"/>
          <w:szCs w:val="28"/>
        </w:rPr>
        <w:t>Also</w:t>
      </w:r>
      <w:proofErr w:type="gramEnd"/>
      <w:r w:rsidRPr="004A2847">
        <w:rPr>
          <w:rStyle w:val="BookTitle"/>
          <w:rFonts w:asciiTheme="minorHAnsi" w:hAnsiTheme="minorHAnsi" w:cstheme="minorHAnsi"/>
          <w:b w:val="0"/>
          <w:bCs w:val="0"/>
          <w:color w:val="000000"/>
          <w:sz w:val="28"/>
          <w:szCs w:val="28"/>
        </w:rPr>
        <w:t xml:space="preserv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(10.2.40) it is stated:</w:t>
      </w:r>
    </w:p>
    <w:p w14:paraId="6B4FB0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matsyāśva-kacchapa-nṛsiṁha-varāha-haṁsa-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rājanya-vipra-vibudheṣu kṛtāvatāraḥ</w:t>
      </w:r>
    </w:p>
    <w:p w14:paraId="6B3160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tvaṁ pāsi nas tri-bhuvanaṁ ca yathādhuneśa</w:t>
      </w:r>
      <w:r w:rsidRPr="004A2847">
        <w:rPr>
          <w:rStyle w:val="BookTitle"/>
          <w:rFonts w:asciiTheme="minorHAnsi" w:hAnsiTheme="minorHAnsi" w:cstheme="minorHAnsi"/>
          <w:b w:val="0"/>
          <w:bCs w:val="0"/>
          <w:color w:val="000000"/>
          <w:sz w:val="28"/>
          <w:szCs w:val="28"/>
        </w:rPr>
        <w:br/>
        <w:t>bhāraṁ bhuvo hara yadūttama vandanaṁ te</w:t>
      </w:r>
    </w:p>
    <w:p w14:paraId="604773A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supreme controller, Your Lordship previously accepted incarnations as a fish, a horse, a tortoise, Narasiṁhadeva, a boar, a swan, Lord Rāmacandra, Paraśurāma and, among the demigods, Vāmanadeva, to protect the entire world by Your mercy. Now please protect us again by Your mercy by diminishing the disturbances in this world. O Kṛṣṇa, best of the Yadus, we respectfully offer our obeisances unto You.”</w:t>
      </w:r>
    </w:p>
    <w:p w14:paraId="302CFB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(7.9.38) also states:</w:t>
      </w:r>
    </w:p>
    <w:p w14:paraId="48BC26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itthaṁ nṛ-tiryag-ṛṣi-deva-jhaṣāvatārair</w:t>
      </w:r>
      <w:r w:rsidRPr="004A2847">
        <w:rPr>
          <w:rStyle w:val="BookTitle"/>
          <w:rFonts w:asciiTheme="minorHAnsi" w:hAnsiTheme="minorHAnsi" w:cstheme="minorHAnsi"/>
          <w:b w:val="0"/>
          <w:bCs w:val="0"/>
          <w:color w:val="000000"/>
          <w:sz w:val="28"/>
          <w:szCs w:val="28"/>
        </w:rPr>
        <w:br/>
        <w:t>lokān vibhāvayasi haṁsi jagat pratīpān</w:t>
      </w:r>
    </w:p>
    <w:p w14:paraId="752925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dharmaṁ mahā-puruṣa pāsi yugānuvṛttaṁ</w:t>
      </w:r>
      <w:r w:rsidRPr="004A2847">
        <w:rPr>
          <w:rStyle w:val="BookTitle"/>
          <w:rFonts w:asciiTheme="minorHAnsi" w:hAnsiTheme="minorHAnsi" w:cstheme="minorHAnsi"/>
          <w:b w:val="0"/>
          <w:bCs w:val="0"/>
          <w:color w:val="000000"/>
          <w:sz w:val="28"/>
          <w:szCs w:val="28"/>
        </w:rPr>
        <w:br/>
        <w:t>channaḥ kalau yad abhavas tri-yugo 'tha sa tvam</w:t>
      </w:r>
    </w:p>
    <w:p w14:paraId="468794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way, my Lord,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appear in various incarnations as a human being, an animal, a great saint, a demigod, a fish, or a tortoise, thus maintaining the entire creation in different planetary systems and killing the demoniac principles. According to the age, O my Lord,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protect the principles of religion. In the Age of Kali, however,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do not assert Yourself as the Supreme Personality of Godhead, and therefore You are known as Triyuga, or the Lord who appears in three </w:t>
      </w:r>
      <w:r w:rsidRPr="004A2847">
        <w:rPr>
          <w:rStyle w:val="BookTitle"/>
          <w:rFonts w:asciiTheme="minorHAnsi" w:hAnsiTheme="minorHAnsi" w:cstheme="minorHAnsi"/>
          <w:b w:val="0"/>
          <w:bCs w:val="0"/>
          <w:i/>
          <w:iCs/>
          <w:color w:val="000000"/>
          <w:sz w:val="28"/>
          <w:szCs w:val="28"/>
        </w:rPr>
        <w:t>yugas</w:t>
      </w:r>
      <w:r w:rsidRPr="004A2847">
        <w:rPr>
          <w:rStyle w:val="BookTitle"/>
          <w:rFonts w:asciiTheme="minorHAnsi" w:hAnsiTheme="minorHAnsi" w:cstheme="minorHAnsi"/>
          <w:b w:val="0"/>
          <w:bCs w:val="0"/>
          <w:color w:val="000000"/>
          <w:sz w:val="28"/>
          <w:szCs w:val="28"/>
        </w:rPr>
        <w:t>.”</w:t>
      </w:r>
    </w:p>
    <w:p w14:paraId="5A5E49F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further said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(10.8.13):</w:t>
      </w:r>
    </w:p>
    <w:p w14:paraId="6E497D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āsan varṇās trayo hy asya</w:t>
      </w:r>
      <w:r w:rsidRPr="004A2847">
        <w:rPr>
          <w:rStyle w:val="BookTitle"/>
          <w:rFonts w:asciiTheme="minorHAnsi" w:hAnsiTheme="minorHAnsi" w:cstheme="minorHAnsi"/>
          <w:b w:val="0"/>
          <w:bCs w:val="0"/>
          <w:color w:val="000000"/>
          <w:sz w:val="28"/>
          <w:szCs w:val="28"/>
        </w:rPr>
        <w:br/>
        <w:t>gṛhṇato 'nuyugaṁ tanūḥ</w:t>
      </w:r>
      <w:r w:rsidRPr="004A2847">
        <w:rPr>
          <w:rStyle w:val="BookTitle"/>
          <w:rFonts w:asciiTheme="minorHAnsi" w:hAnsiTheme="minorHAnsi" w:cstheme="minorHAnsi"/>
          <w:b w:val="0"/>
          <w:bCs w:val="0"/>
          <w:color w:val="000000"/>
          <w:sz w:val="28"/>
          <w:szCs w:val="28"/>
        </w:rPr>
        <w:br/>
        <w:t>śuklo raktas tathā pīta</w:t>
      </w:r>
      <w:r w:rsidRPr="004A2847">
        <w:rPr>
          <w:rStyle w:val="BookTitle"/>
          <w:rFonts w:asciiTheme="minorHAnsi" w:hAnsiTheme="minorHAnsi" w:cstheme="minorHAnsi"/>
          <w:b w:val="0"/>
          <w:bCs w:val="0"/>
          <w:color w:val="000000"/>
          <w:sz w:val="28"/>
          <w:szCs w:val="28"/>
        </w:rPr>
        <w:br/>
        <w:t>idānīṁ kṛṣṇatāṁ gataḥ</w:t>
      </w:r>
    </w:p>
    <w:p w14:paraId="145205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“Your son Kṛṣṇa appears as an incarnation in every millennium. In the past, He assumed three different colors—white, red, and yellow—and now He has appeared in a blackish color. [In another Dvāpara-yuga, He appeared (as Lord Rāmacandra) in the color of </w:t>
      </w:r>
      <w:r w:rsidRPr="004A2847">
        <w:rPr>
          <w:rStyle w:val="BookTitle"/>
          <w:rFonts w:asciiTheme="minorHAnsi" w:hAnsiTheme="minorHAnsi" w:cstheme="minorHAnsi"/>
          <w:b w:val="0"/>
          <w:bCs w:val="0"/>
          <w:i/>
          <w:iCs/>
          <w:color w:val="000000"/>
          <w:sz w:val="28"/>
          <w:szCs w:val="28"/>
        </w:rPr>
        <w:t>śuka</w:t>
      </w:r>
      <w:r w:rsidRPr="004A2847">
        <w:rPr>
          <w:rStyle w:val="BookTitle"/>
          <w:rFonts w:asciiTheme="minorHAnsi" w:hAnsiTheme="minorHAnsi" w:cstheme="minorHAnsi"/>
          <w:b w:val="0"/>
          <w:bCs w:val="0"/>
          <w:color w:val="000000"/>
          <w:sz w:val="28"/>
          <w:szCs w:val="28"/>
        </w:rPr>
        <w:t>, a parrot. All such incarnations have now assembled in Kṛṣṇa.]”</w:t>
      </w:r>
    </w:p>
    <w:p w14:paraId="29978D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Padma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Uttara-khaṇḍa</w:t>
      </w:r>
      <w:r w:rsidRPr="004A2847">
        <w:rPr>
          <w:rStyle w:val="BookTitle"/>
          <w:rFonts w:asciiTheme="minorHAnsi" w:hAnsiTheme="minorHAnsi" w:cstheme="minorHAnsi"/>
          <w:b w:val="0"/>
          <w:bCs w:val="0"/>
          <w:color w:val="000000"/>
          <w:sz w:val="28"/>
          <w:szCs w:val="28"/>
        </w:rPr>
        <w:t>) it is stated:</w:t>
      </w:r>
    </w:p>
    <w:p w14:paraId="361384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dāsa-bhūtam idaṁ tasya   brahmādya sakalaṁ jagat</w:t>
      </w:r>
      <w:r w:rsidRPr="004A2847">
        <w:rPr>
          <w:rStyle w:val="BookTitle"/>
          <w:rFonts w:asciiTheme="minorHAnsi" w:hAnsiTheme="minorHAnsi" w:cstheme="minorHAnsi"/>
          <w:b w:val="0"/>
          <w:bCs w:val="0"/>
          <w:color w:val="000000"/>
          <w:sz w:val="28"/>
          <w:szCs w:val="28"/>
        </w:rPr>
        <w:br/>
        <w:t>dāsa-bhūtam idaṁ tasya   jagat sthāvara-jaṅgamam</w:t>
      </w:r>
    </w:p>
    <w:p w14:paraId="25E06C4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“Everyone in this universe, beginning with Brahmā, is meant to serve Him. This whole universe, with all moving and nonmoving beings, is meant to serve Him.”</w:t>
      </w:r>
    </w:p>
    <w:p w14:paraId="2DA64E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(5.10.11) Śrī Madhvācārya has stated: </w:t>
      </w:r>
      <w:r w:rsidRPr="004A2847">
        <w:rPr>
          <w:rStyle w:val="BookTitle"/>
          <w:rFonts w:asciiTheme="minorHAnsi" w:hAnsiTheme="minorHAnsi" w:cstheme="minorHAnsi"/>
          <w:b w:val="0"/>
          <w:bCs w:val="0"/>
          <w:i/>
          <w:iCs/>
          <w:color w:val="000000"/>
          <w:sz w:val="28"/>
          <w:szCs w:val="28"/>
        </w:rPr>
        <w:t>svāmitvaṁ tu harer eva mukhyam anyatra bhṛtyatā</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Only Hari is in the position of real master. Everyone else is a dependent servant.”</w:t>
      </w:r>
    </w:p>
    <w:p w14:paraId="6020A65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(10.68.37).</w:t>
      </w:r>
    </w:p>
    <w:p w14:paraId="5F99D14F" w14:textId="791435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1.254</w:t>
      </w:r>
    </w:p>
    <w:p w14:paraId="2AFFBA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2F8FD7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yaśa, guṇa-grāma bole sarva-vede</w:t>
      </w:r>
      <w:r w:rsidRPr="004A2847">
        <w:rPr>
          <w:rStyle w:val="BookTitle"/>
          <w:rFonts w:asciiTheme="minorHAnsi" w:hAnsiTheme="minorHAnsi" w:cstheme="minorHAnsi"/>
          <w:b w:val="0"/>
          <w:bCs w:val="0"/>
          <w:color w:val="000000"/>
          <w:sz w:val="28"/>
          <w:szCs w:val="28"/>
        </w:rPr>
        <w:br/>
        <w:t>mohāre se ananta-brahmāṇḍa-koṭi seve</w:t>
      </w:r>
    </w:p>
    <w:p w14:paraId="3C514E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narrate My glories and qualities. Innumerable universes serve My lotus feet.</w:t>
      </w:r>
    </w:p>
    <w:p w14:paraId="16442C5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(15.15) it is stated: </w:t>
      </w:r>
      <w:r w:rsidRPr="004A2847">
        <w:rPr>
          <w:rStyle w:val="BookTitle"/>
          <w:rFonts w:asciiTheme="minorHAnsi" w:hAnsiTheme="minorHAnsi" w:cstheme="minorHAnsi"/>
          <w:b w:val="0"/>
          <w:bCs w:val="0"/>
          <w:i/>
          <w:iCs/>
          <w:color w:val="000000"/>
          <w:sz w:val="28"/>
          <w:szCs w:val="28"/>
        </w:rPr>
        <w:t>vedaiś ca sarvair aham eva vedyo</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By all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I am to be known.”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(7.7.50) it is stated:</w:t>
      </w:r>
    </w:p>
    <w:p w14:paraId="506622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devo 'suro manuṣyo vā</w:t>
      </w:r>
      <w:r w:rsidRPr="004A2847">
        <w:rPr>
          <w:rStyle w:val="BookTitle"/>
          <w:rFonts w:asciiTheme="minorHAnsi" w:hAnsiTheme="minorHAnsi" w:cstheme="minorHAnsi"/>
          <w:b w:val="0"/>
          <w:bCs w:val="0"/>
          <w:color w:val="000000"/>
          <w:sz w:val="28"/>
          <w:szCs w:val="28"/>
        </w:rPr>
        <w:br/>
        <w:t>yakṣo gandharva eva vā</w:t>
      </w:r>
      <w:r w:rsidRPr="004A2847">
        <w:rPr>
          <w:rStyle w:val="BookTitle"/>
          <w:rFonts w:asciiTheme="minorHAnsi" w:hAnsiTheme="minorHAnsi" w:cstheme="minorHAnsi"/>
          <w:b w:val="0"/>
          <w:bCs w:val="0"/>
          <w:color w:val="000000"/>
          <w:sz w:val="28"/>
          <w:szCs w:val="28"/>
        </w:rPr>
        <w:br/>
        <w:t>bhajan mukunda-caraṇaṁ</w:t>
      </w:r>
      <w:r w:rsidRPr="004A2847">
        <w:rPr>
          <w:rStyle w:val="BookTitle"/>
          <w:rFonts w:asciiTheme="minorHAnsi" w:hAnsiTheme="minorHAnsi" w:cstheme="minorHAnsi"/>
          <w:b w:val="0"/>
          <w:bCs w:val="0"/>
          <w:color w:val="000000"/>
          <w:sz w:val="28"/>
          <w:szCs w:val="28"/>
        </w:rPr>
        <w:br/>
        <w:t>svastimān syād yathā vayam</w:t>
      </w:r>
    </w:p>
    <w:p w14:paraId="794976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a demigod, demon, human being, Yakṣa, Gandharva, or anyone within this universe renders service to the lotus feet of Mukunda, who can deliver liberation, he is actually situated in the most auspicious condition of life, exactly like us [the </w:t>
      </w:r>
      <w:r w:rsidRPr="004A2847">
        <w:rPr>
          <w:rStyle w:val="BookTitle"/>
          <w:rFonts w:asciiTheme="minorHAnsi" w:hAnsiTheme="minorHAnsi" w:cstheme="minorHAnsi"/>
          <w:b w:val="0"/>
          <w:bCs w:val="0"/>
          <w:i/>
          <w:iCs/>
          <w:color w:val="000000"/>
          <w:sz w:val="28"/>
          <w:szCs w:val="28"/>
        </w:rPr>
        <w:t>mahājanas</w:t>
      </w:r>
      <w:r w:rsidRPr="004A2847">
        <w:rPr>
          <w:rStyle w:val="BookTitle"/>
          <w:rFonts w:asciiTheme="minorHAnsi" w:hAnsiTheme="minorHAnsi" w:cstheme="minorHAnsi"/>
          <w:b w:val="0"/>
          <w:bCs w:val="0"/>
          <w:color w:val="000000"/>
          <w:sz w:val="28"/>
          <w:szCs w:val="28"/>
        </w:rPr>
        <w:t xml:space="preserve">, headed by Prahlāda Mahārāja].”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(10.8.45) it is stated:</w:t>
      </w:r>
    </w:p>
    <w:p w14:paraId="1248C5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trayyā copaniṣadbhiś ca</w:t>
      </w:r>
      <w:r w:rsidRPr="004A2847">
        <w:rPr>
          <w:rStyle w:val="BookTitle"/>
          <w:rFonts w:asciiTheme="minorHAnsi" w:hAnsiTheme="minorHAnsi" w:cstheme="minorHAnsi"/>
          <w:b w:val="0"/>
          <w:bCs w:val="0"/>
          <w:color w:val="000000"/>
          <w:sz w:val="28"/>
          <w:szCs w:val="28"/>
        </w:rPr>
        <w:br/>
        <w:t>sāṅkhya-yogaiś ca sātvataiḥ</w:t>
      </w:r>
      <w:r w:rsidRPr="004A2847">
        <w:rPr>
          <w:rStyle w:val="BookTitle"/>
          <w:rFonts w:asciiTheme="minorHAnsi" w:hAnsiTheme="minorHAnsi" w:cstheme="minorHAnsi"/>
          <w:b w:val="0"/>
          <w:bCs w:val="0"/>
          <w:color w:val="000000"/>
          <w:sz w:val="28"/>
          <w:szCs w:val="28"/>
        </w:rPr>
        <w:br/>
        <w:t>upagīyamāna-māhātmyaṁ</w:t>
      </w:r>
      <w:r w:rsidRPr="004A2847">
        <w:rPr>
          <w:rStyle w:val="BookTitle"/>
          <w:rFonts w:asciiTheme="minorHAnsi" w:hAnsiTheme="minorHAnsi" w:cstheme="minorHAnsi"/>
          <w:b w:val="0"/>
          <w:bCs w:val="0"/>
          <w:color w:val="000000"/>
          <w:sz w:val="28"/>
          <w:szCs w:val="28"/>
        </w:rPr>
        <w:br/>
        <w:t>hariṁ sāmanyatātmajam</w:t>
      </w:r>
    </w:p>
    <w:p w14:paraId="0CCA5E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Mother Yaśodā saw all the universes within Kṛṣṇa's mouth, she was astonished for the time being. The Lord is worshiped like Indra and other demigods by the followers of the three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who offer Him sacrifices. He is </w:t>
      </w:r>
      <w:r w:rsidRPr="004A2847">
        <w:rPr>
          <w:rStyle w:val="BookTitle"/>
          <w:rFonts w:asciiTheme="minorHAnsi" w:hAnsiTheme="minorHAnsi" w:cstheme="minorHAnsi"/>
          <w:b w:val="0"/>
          <w:bCs w:val="0"/>
          <w:color w:val="000000"/>
          <w:sz w:val="28"/>
          <w:szCs w:val="28"/>
        </w:rPr>
        <w:lastRenderedPageBreak/>
        <w:t xml:space="preserve">worshiped as impersonal Brahman by saintly persons who understand His greatness through studying the </w:t>
      </w:r>
      <w:r w:rsidRPr="004A2847">
        <w:rPr>
          <w:rStyle w:val="BookTitle"/>
          <w:rFonts w:asciiTheme="minorHAnsi" w:hAnsiTheme="minorHAnsi" w:cstheme="minorHAnsi"/>
          <w:b w:val="0"/>
          <w:bCs w:val="0"/>
          <w:i/>
          <w:iCs/>
          <w:color w:val="000000"/>
          <w:sz w:val="28"/>
          <w:szCs w:val="28"/>
        </w:rPr>
        <w:t>Upaniṣads</w:t>
      </w:r>
      <w:r w:rsidRPr="004A2847">
        <w:rPr>
          <w:rStyle w:val="BookTitle"/>
          <w:rFonts w:asciiTheme="minorHAnsi" w:hAnsiTheme="minorHAnsi" w:cstheme="minorHAnsi"/>
          <w:b w:val="0"/>
          <w:bCs w:val="0"/>
          <w:color w:val="000000"/>
          <w:sz w:val="28"/>
          <w:szCs w:val="28"/>
        </w:rPr>
        <w:t>, as the Puruṣa by great philosophers who analytically study the universe, as the all-pervading Supersoul by great yogis, and as the Supreme Personality of Godhead by devotees. Nevertheless, Mother Yaśodā considered the Lord her own son.”</w:t>
      </w:r>
    </w:p>
    <w:p w14:paraId="4A9B4342" w14:textId="0D94AD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1.255</w:t>
      </w:r>
    </w:p>
    <w:p w14:paraId="41701F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057954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sarva kāla-rūpī bhakta-gaṇa vine</w:t>
      </w:r>
      <w:r w:rsidRPr="004A2847">
        <w:rPr>
          <w:rStyle w:val="BookTitle"/>
          <w:rFonts w:asciiTheme="minorHAnsi" w:hAnsiTheme="minorHAnsi" w:cstheme="minorHAnsi"/>
          <w:b w:val="0"/>
          <w:bCs w:val="0"/>
          <w:color w:val="000000"/>
          <w:sz w:val="28"/>
          <w:szCs w:val="28"/>
        </w:rPr>
        <w:br/>
        <w:t>sakala āpada khaṇḍe mohāra smaraṇe</w:t>
      </w:r>
    </w:p>
    <w:p w14:paraId="1ABDC2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all-devouring time for everyone other than the devotees. Simply by remembering Me, one overcomes all difficulties.</w:t>
      </w:r>
    </w:p>
    <w:p w14:paraId="7CD108E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(3.25.38) it is stated:</w:t>
      </w:r>
    </w:p>
    <w:p w14:paraId="7A4E89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karhicin mat-parāḥśānta-rūpe</w:t>
      </w:r>
      <w:r w:rsidRPr="004A2847">
        <w:rPr>
          <w:rStyle w:val="BookTitle"/>
          <w:rFonts w:asciiTheme="minorHAnsi" w:hAnsiTheme="minorHAnsi" w:cstheme="minorHAnsi"/>
          <w:b w:val="0"/>
          <w:bCs w:val="0"/>
          <w:color w:val="000000"/>
          <w:sz w:val="28"/>
          <w:szCs w:val="28"/>
        </w:rPr>
        <w:br/>
        <w:t>naṅkṣyanti no me 'nimiṣo leḍhi hetiḥ</w:t>
      </w:r>
      <w:r w:rsidRPr="004A2847">
        <w:rPr>
          <w:rStyle w:val="BookTitle"/>
          <w:rFonts w:asciiTheme="minorHAnsi" w:hAnsiTheme="minorHAnsi" w:cstheme="minorHAnsi"/>
          <w:b w:val="0"/>
          <w:bCs w:val="0"/>
          <w:color w:val="000000"/>
          <w:sz w:val="28"/>
          <w:szCs w:val="28"/>
        </w:rPr>
        <w:br/>
        <w:t>yeṣām ahaṁ priya ātmā sutaś ca</w:t>
      </w:r>
      <w:r w:rsidRPr="004A2847">
        <w:rPr>
          <w:rStyle w:val="BookTitle"/>
          <w:rFonts w:asciiTheme="minorHAnsi" w:hAnsiTheme="minorHAnsi" w:cstheme="minorHAnsi"/>
          <w:b w:val="0"/>
          <w:bCs w:val="0"/>
          <w:color w:val="000000"/>
          <w:sz w:val="28"/>
          <w:szCs w:val="28"/>
        </w:rPr>
        <w:br/>
        <w:t>sakhā guruḥ suhṛdo daivam iṣṭam</w:t>
      </w:r>
    </w:p>
    <w:p w14:paraId="31FC59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mother, devotees who receive such transcendental opulences are never bereft of them; neither weapons nor the change of time can destroy such opulences. Because the devotees accept Me as their friend, their relative, their son, preceptor, </w:t>
      </w:r>
      <w:proofErr w:type="gramStart"/>
      <w:r w:rsidRPr="004A2847">
        <w:rPr>
          <w:rStyle w:val="BookTitle"/>
          <w:rFonts w:asciiTheme="minorHAnsi" w:hAnsiTheme="minorHAnsi" w:cstheme="minorHAnsi"/>
          <w:b w:val="0"/>
          <w:bCs w:val="0"/>
          <w:color w:val="000000"/>
          <w:sz w:val="28"/>
          <w:szCs w:val="28"/>
        </w:rPr>
        <w:t>benefactor</w:t>
      </w:r>
      <w:proofErr w:type="gramEnd"/>
      <w:r w:rsidRPr="004A2847">
        <w:rPr>
          <w:rStyle w:val="BookTitle"/>
          <w:rFonts w:asciiTheme="minorHAnsi" w:hAnsiTheme="minorHAnsi" w:cstheme="minorHAnsi"/>
          <w:b w:val="0"/>
          <w:bCs w:val="0"/>
          <w:color w:val="000000"/>
          <w:sz w:val="28"/>
          <w:szCs w:val="28"/>
        </w:rPr>
        <w:t xml:space="preserve"> and Supreme Deity, they cannot be deprived of their possessions at any time.”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(12.12.55) it is also stated:</w:t>
      </w:r>
    </w:p>
    <w:p w14:paraId="38F2D6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avismṛtiḥ kṛṣṇa-padāravindayoḥ</w:t>
      </w:r>
      <w:r w:rsidRPr="004A2847">
        <w:rPr>
          <w:rStyle w:val="BookTitle"/>
          <w:rFonts w:asciiTheme="minorHAnsi" w:hAnsiTheme="minorHAnsi" w:cstheme="minorHAnsi"/>
          <w:b w:val="0"/>
          <w:bCs w:val="0"/>
          <w:color w:val="000000"/>
          <w:sz w:val="28"/>
          <w:szCs w:val="28"/>
        </w:rPr>
        <w:br/>
        <w:t>kṣiṇoty abhadrāṇi ca śaṁ tanoti</w:t>
      </w:r>
      <w:r w:rsidRPr="004A2847">
        <w:rPr>
          <w:rStyle w:val="BookTitle"/>
          <w:rFonts w:asciiTheme="minorHAnsi" w:hAnsiTheme="minorHAnsi" w:cstheme="minorHAnsi"/>
          <w:b w:val="0"/>
          <w:bCs w:val="0"/>
          <w:color w:val="000000"/>
          <w:sz w:val="28"/>
          <w:szCs w:val="28"/>
        </w:rPr>
        <w:br/>
        <w:t>sattvasya śuddhiṁ paramātma-bhaktiṁ</w:t>
      </w:r>
      <w:r w:rsidRPr="004A2847">
        <w:rPr>
          <w:rStyle w:val="BookTitle"/>
          <w:rFonts w:asciiTheme="minorHAnsi" w:hAnsiTheme="minorHAnsi" w:cstheme="minorHAnsi"/>
          <w:b w:val="0"/>
          <w:bCs w:val="0"/>
          <w:color w:val="000000"/>
          <w:sz w:val="28"/>
          <w:szCs w:val="28"/>
        </w:rPr>
        <w:br/>
        <w:t>jñānaṁ ca vijñāna-virāga-yuktam</w:t>
      </w:r>
    </w:p>
    <w:p w14:paraId="5728F0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“Remembrance of Lord Kṛṣṇa's lotus feet </w:t>
      </w:r>
      <w:proofErr w:type="gramStart"/>
      <w:r w:rsidRPr="004A2847">
        <w:rPr>
          <w:rStyle w:val="BookTitle"/>
          <w:rFonts w:asciiTheme="minorHAnsi" w:hAnsiTheme="minorHAnsi" w:cstheme="minorHAnsi"/>
          <w:b w:val="0"/>
          <w:bCs w:val="0"/>
          <w:color w:val="000000"/>
          <w:sz w:val="28"/>
          <w:szCs w:val="28"/>
        </w:rPr>
        <w:t>destroys</w:t>
      </w:r>
      <w:proofErr w:type="gramEnd"/>
      <w:r w:rsidRPr="004A2847">
        <w:rPr>
          <w:rStyle w:val="BookTitle"/>
          <w:rFonts w:asciiTheme="minorHAnsi" w:hAnsiTheme="minorHAnsi" w:cstheme="minorHAnsi"/>
          <w:b w:val="0"/>
          <w:bCs w:val="0"/>
          <w:color w:val="000000"/>
          <w:sz w:val="28"/>
          <w:szCs w:val="28"/>
        </w:rPr>
        <w:t xml:space="preserve"> everything inauspicious and awards the greatest good fortune.” 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Twelfth Canto, Chapter Three, verse 45 and Sixth Canto, Chapter Two, verse 19. In the </w:t>
      </w:r>
      <w:r w:rsidRPr="004A2847">
        <w:rPr>
          <w:rStyle w:val="BookTitle"/>
          <w:rFonts w:asciiTheme="minorHAnsi" w:hAnsiTheme="minorHAnsi" w:cstheme="minorHAnsi"/>
          <w:b w:val="0"/>
          <w:bCs w:val="0"/>
          <w:i/>
          <w:iCs/>
          <w:color w:val="000000"/>
          <w:sz w:val="28"/>
          <w:szCs w:val="28"/>
        </w:rPr>
        <w:t>Nārada-pañcarātra</w:t>
      </w:r>
      <w:r w:rsidRPr="004A2847">
        <w:rPr>
          <w:rStyle w:val="BookTitle"/>
          <w:rFonts w:asciiTheme="minorHAnsi" w:hAnsiTheme="minorHAnsi" w:cstheme="minorHAnsi"/>
          <w:b w:val="0"/>
          <w:bCs w:val="0"/>
          <w:color w:val="000000"/>
          <w:sz w:val="28"/>
          <w:szCs w:val="28"/>
        </w:rPr>
        <w:t xml:space="preserve"> (1.14.24-26) it is stated:</w:t>
      </w:r>
    </w:p>
    <w:p w14:paraId="589530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ekaṅgaśo na dvitīya   iti sarvādi sargataḥna hi </w:t>
      </w:r>
      <w:r w:rsidRPr="004A2847">
        <w:rPr>
          <w:rStyle w:val="BookTitle"/>
          <w:rFonts w:asciiTheme="minorHAnsi" w:hAnsiTheme="minorHAnsi" w:cstheme="minorHAnsi"/>
          <w:b w:val="0"/>
          <w:bCs w:val="0"/>
          <w:color w:val="000000"/>
          <w:sz w:val="28"/>
          <w:szCs w:val="28"/>
        </w:rPr>
        <w:br/>
        <w:t>naśyanti tad bhaktāḥ   prakṛti-prākṛte-laye</w:t>
      </w:r>
    </w:p>
    <w:p w14:paraId="6E7FC2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tasya bhaktottamānāṁ ca   satataṁ smaraṇena ca</w:t>
      </w:r>
      <w:r w:rsidRPr="004A2847">
        <w:rPr>
          <w:rStyle w:val="BookTitle"/>
          <w:rFonts w:asciiTheme="minorHAnsi" w:hAnsiTheme="minorHAnsi" w:cstheme="minorHAnsi"/>
          <w:b w:val="0"/>
          <w:bCs w:val="0"/>
          <w:color w:val="000000"/>
          <w:sz w:val="28"/>
          <w:szCs w:val="28"/>
        </w:rPr>
        <w:br/>
        <w:t>āyur-vāyo na hi bhavet   kathaṁ mṛtur bhaviṣyati</w:t>
      </w:r>
    </w:p>
    <w:p w14:paraId="365F62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vāsudeva-bhaktānām   aśubham vidyate kvacit</w:t>
      </w:r>
      <w:r w:rsidRPr="004A2847">
        <w:rPr>
          <w:rStyle w:val="BookTitle"/>
          <w:rFonts w:asciiTheme="minorHAnsi" w:hAnsiTheme="minorHAnsi" w:cstheme="minorHAnsi"/>
          <w:b w:val="0"/>
          <w:bCs w:val="0"/>
          <w:color w:val="000000"/>
          <w:sz w:val="28"/>
          <w:szCs w:val="28"/>
        </w:rPr>
        <w:br/>
        <w:t>teṣāṁ bhaktottamānāṁ ca   satataṁ smaraṇena ca</w:t>
      </w:r>
    </w:p>
    <w:p w14:paraId="045B09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the beginning of creation there was only the one Supreme Lord. His devotees and material nature are not vanquished at the time of annihilation. The exalted devotees' duration of life does not diminish because of their constant remembrance of Lord Hari, so how will they meet death? The devotees of Vāsudeva never face any inauspiciousness. Simply by remembering the exalted devotees of Vāsudeva one is relieved from the fear of birth, death, old age, and disease.”</w:t>
      </w:r>
    </w:p>
    <w:p w14:paraId="3383B497" w14:textId="5914BD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1.256</w:t>
      </w:r>
    </w:p>
    <w:p w14:paraId="5EB3E3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36255C52" w14:textId="65BD5AD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draupadīre lajjā haite muñi uddhāriluṅ</w:t>
      </w:r>
      <w:ins w:id="17" w:author="your servant" w:date="2020-04-08T08:20:00Z">
        <w:r w:rsidR="00E669F6"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jau-gṛhe muñi pañca-pāṇḍave rākhiluṅ</w:t>
      </w:r>
    </w:p>
    <w:p w14:paraId="525375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delivered Draupadī from being dishonored, and I protected the five Pāṇḍavas from the house of lac.</w:t>
      </w:r>
    </w:p>
    <w:p w14:paraId="66DD11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jau-gṛhe </w:t>
      </w:r>
      <w:r w:rsidRPr="004A2847">
        <w:rPr>
          <w:rStyle w:val="BookTitle"/>
          <w:rFonts w:asciiTheme="minorHAnsi" w:hAnsiTheme="minorHAnsi" w:cstheme="minorHAnsi"/>
          <w:b w:val="0"/>
          <w:bCs w:val="0"/>
          <w:color w:val="000000"/>
          <w:sz w:val="28"/>
          <w:szCs w:val="28"/>
        </w:rPr>
        <w:t>refers to the house of lac.</w:t>
      </w:r>
    </w:p>
    <w:p w14:paraId="49FAE4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refer to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Sabhā-parva</w:t>
      </w:r>
      <w:r w:rsidRPr="004A2847">
        <w:rPr>
          <w:rStyle w:val="BookTitle"/>
          <w:rFonts w:asciiTheme="minorHAnsi" w:hAnsiTheme="minorHAnsi" w:cstheme="minorHAnsi"/>
          <w:b w:val="0"/>
          <w:bCs w:val="0"/>
          <w:color w:val="000000"/>
          <w:sz w:val="28"/>
          <w:szCs w:val="28"/>
        </w:rPr>
        <w:t>, Chapter Sixty-six, for a description of how Draupadī was saved from embarrassment.</w:t>
      </w:r>
    </w:p>
    <w:p w14:paraId="392C0BF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description of how Kṛṣṇa protected the five Pāṇḍavas from the house of lac is found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Ādi-parva</w:t>
      </w:r>
      <w:r w:rsidRPr="004A2847">
        <w:rPr>
          <w:rStyle w:val="BookTitle"/>
          <w:rFonts w:asciiTheme="minorHAnsi" w:hAnsiTheme="minorHAnsi" w:cstheme="minorHAnsi"/>
          <w:b w:val="0"/>
          <w:bCs w:val="0"/>
          <w:color w:val="000000"/>
          <w:sz w:val="28"/>
          <w:szCs w:val="28"/>
        </w:rPr>
        <w:t>, Chapters 141-149.</w:t>
      </w:r>
    </w:p>
    <w:p w14:paraId="69D4F134" w14:textId="16E54D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1.257</w:t>
      </w:r>
    </w:p>
    <w:p w14:paraId="293641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257</w:t>
      </w:r>
    </w:p>
    <w:p w14:paraId="2171A9D6" w14:textId="2C5389F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vṛkāsura vadhi' muñi rākhiluṅ</w:t>
      </w:r>
      <w:ins w:id="18" w:author="your servant" w:date="2020-04-08T08:21:00Z">
        <w:r w:rsidR="00E669F6"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śaṅkara</w:t>
      </w:r>
      <w:r w:rsidRPr="004A2847">
        <w:rPr>
          <w:rStyle w:val="BookTitle"/>
          <w:rFonts w:asciiTheme="minorHAnsi" w:hAnsiTheme="minorHAnsi" w:cstheme="minorHAnsi"/>
          <w:b w:val="0"/>
          <w:bCs w:val="0"/>
          <w:color w:val="000000"/>
          <w:sz w:val="28"/>
          <w:szCs w:val="28"/>
        </w:rPr>
        <w:br/>
        <w:t>muñi uddhāriluṅ mora gajendra kiṅkara</w:t>
      </w:r>
    </w:p>
    <w:p w14:paraId="208D47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killed Vṛkāsura and thereby saved Lord Śiva. I delivered My servant Gajendra.</w:t>
      </w:r>
    </w:p>
    <w:p w14:paraId="66EC263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how Kṛṣṇa killed Vṛkāsura and saved Śiva,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Eighty-eight.</w:t>
      </w:r>
    </w:p>
    <w:p w14:paraId="0C834AC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also discuss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Eighth Canto, Chapters Two and Three.</w:t>
      </w:r>
    </w:p>
    <w:p w14:paraId="23D76CC3" w14:textId="639F98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1.258</w:t>
      </w:r>
    </w:p>
    <w:p w14:paraId="1A7433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258</w:t>
      </w:r>
    </w:p>
    <w:p w14:paraId="76E7C9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se kariluṅ prahlādere vimocana</w:t>
      </w:r>
      <w:r w:rsidRPr="004A2847">
        <w:rPr>
          <w:rStyle w:val="BookTitle"/>
          <w:rFonts w:asciiTheme="minorHAnsi" w:hAnsiTheme="minorHAnsi" w:cstheme="minorHAnsi"/>
          <w:b w:val="0"/>
          <w:bCs w:val="0"/>
          <w:color w:val="000000"/>
          <w:sz w:val="28"/>
          <w:szCs w:val="28"/>
        </w:rPr>
        <w:br/>
        <w:t>muñi se kariluṅ gopa-vṛndera rakṣaṇa</w:t>
      </w:r>
    </w:p>
    <w:p w14:paraId="3536A3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delivered Prahlāda, and I protected the cowherd residents of Vraja.</w:t>
      </w:r>
    </w:p>
    <w:p w14:paraId="0C1EFB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how the Lord protected the cowherds, one should refer to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Chapters Fifteen, Nineteen, and Twenty-five.</w:t>
      </w:r>
    </w:p>
    <w:p w14:paraId="1BA4E98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(10.31.3) it is stated:</w:t>
      </w:r>
    </w:p>
    <w:p w14:paraId="20A088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viṣa-jalāpyayād vyāla-rākṣasād</w:t>
      </w:r>
      <w:r w:rsidRPr="004A2847">
        <w:rPr>
          <w:rStyle w:val="BookTitle"/>
          <w:rFonts w:asciiTheme="minorHAnsi" w:hAnsiTheme="minorHAnsi" w:cstheme="minorHAnsi"/>
          <w:b w:val="0"/>
          <w:bCs w:val="0"/>
          <w:color w:val="000000"/>
          <w:sz w:val="28"/>
          <w:szCs w:val="28"/>
        </w:rPr>
        <w:br/>
        <w:t>varṣa-mārutād vaidyutānalāt</w:t>
      </w:r>
      <w:r w:rsidRPr="004A2847">
        <w:rPr>
          <w:rStyle w:val="BookTitle"/>
          <w:rFonts w:asciiTheme="minorHAnsi" w:hAnsiTheme="minorHAnsi" w:cstheme="minorHAnsi"/>
          <w:b w:val="0"/>
          <w:bCs w:val="0"/>
          <w:color w:val="000000"/>
          <w:sz w:val="28"/>
          <w:szCs w:val="28"/>
        </w:rPr>
        <w:br/>
        <w:t>vṛṣa-mayātmajād viśvato bhayād</w:t>
      </w:r>
      <w:r w:rsidRPr="004A2847">
        <w:rPr>
          <w:rStyle w:val="BookTitle"/>
          <w:rFonts w:asciiTheme="minorHAnsi" w:hAnsiTheme="minorHAnsi" w:cstheme="minorHAnsi"/>
          <w:b w:val="0"/>
          <w:bCs w:val="0"/>
          <w:color w:val="000000"/>
          <w:sz w:val="28"/>
          <w:szCs w:val="28"/>
        </w:rPr>
        <w:br/>
        <w:t>ṛṣabha te vayaṁ rakṣitā muhuḥ</w:t>
      </w:r>
    </w:p>
    <w:p w14:paraId="49AE3F9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greatest of personalities,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have repeatedly saved us from all kinds of danger—from poisoned water, from the terrible man-eater Agha, from the great rains, from the wind demon, from the fiery thunderbolt of Indra, from the bull demon, and from the son of Maya Dānava.”</w:t>
      </w:r>
    </w:p>
    <w:p w14:paraId="3CC9CF55" w14:textId="6ACEEC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1.259</w:t>
      </w:r>
    </w:p>
    <w:p w14:paraId="2523BD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67189F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se kariluṅ pūrva amṛta-manthana</w:t>
      </w:r>
      <w:r w:rsidRPr="004A2847">
        <w:rPr>
          <w:rStyle w:val="BookTitle"/>
          <w:rFonts w:asciiTheme="minorHAnsi" w:hAnsiTheme="minorHAnsi" w:cstheme="minorHAnsi"/>
          <w:b w:val="0"/>
          <w:bCs w:val="0"/>
          <w:color w:val="000000"/>
          <w:sz w:val="28"/>
          <w:szCs w:val="28"/>
        </w:rPr>
        <w:br/>
        <w:t>vañciyā asura, rakṣā kailuṅ deva-gaṇa</w:t>
      </w:r>
    </w:p>
    <w:p w14:paraId="36A6DE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previously had the nectar churned from the ocean. I then deceived the demons and protected the demigods.</w:t>
      </w:r>
    </w:p>
    <w:p w14:paraId="3ABEF9E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how the nectar was churned from the ocean,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Eighth Canto, Chapters Seven through Ten.</w:t>
      </w:r>
    </w:p>
    <w:p w14:paraId="4B86D88E" w14:textId="2EE2BD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1.260</w:t>
      </w:r>
    </w:p>
    <w:p w14:paraId="0F2EA9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260</w:t>
      </w:r>
    </w:p>
    <w:p w14:paraId="0C1C61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se vadhiluṅ mora bhakta-drohī kaṁsa</w:t>
      </w:r>
      <w:r w:rsidRPr="004A2847">
        <w:rPr>
          <w:rStyle w:val="BookTitle"/>
          <w:rFonts w:asciiTheme="minorHAnsi" w:hAnsiTheme="minorHAnsi" w:cstheme="minorHAnsi"/>
          <w:b w:val="0"/>
          <w:bCs w:val="0"/>
          <w:color w:val="000000"/>
          <w:sz w:val="28"/>
          <w:szCs w:val="28"/>
        </w:rPr>
        <w:br/>
        <w:t>muñi se kariluṅ duṣṭa rāvaṇa nirvaṁśa</w:t>
      </w:r>
    </w:p>
    <w:p w14:paraId="37C659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killed Kaṁsa, who was inimical to My devotees. I annihilated the wicked </w:t>
      </w:r>
      <w:r w:rsidRPr="004A2847">
        <w:rPr>
          <w:rStyle w:val="BookTitle"/>
          <w:rFonts w:asciiTheme="minorHAnsi" w:hAnsiTheme="minorHAnsi" w:cstheme="minorHAnsi"/>
          <w:b/>
          <w:bCs/>
          <w:color w:val="800000"/>
          <w:sz w:val="28"/>
          <w:szCs w:val="28"/>
        </w:rPr>
        <w:lastRenderedPageBreak/>
        <w:t>Rāvaṇa along with his dynasty.</w:t>
      </w:r>
    </w:p>
    <w:p w14:paraId="4F642D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the killing of Kaṁsa,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Forty-four.</w:t>
      </w:r>
    </w:p>
    <w:p w14:paraId="512B172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description of the annihilation of Rāvaṇa and his dynasty is found in the </w:t>
      </w:r>
      <w:r w:rsidRPr="004A2847">
        <w:rPr>
          <w:rStyle w:val="BookTitle"/>
          <w:rFonts w:asciiTheme="minorHAnsi" w:hAnsiTheme="minorHAnsi" w:cstheme="minorHAnsi"/>
          <w:b w:val="0"/>
          <w:bCs w:val="0"/>
          <w:i/>
          <w:iCs/>
          <w:color w:val="000000"/>
          <w:sz w:val="28"/>
          <w:szCs w:val="28"/>
        </w:rPr>
        <w:t>Rāmāyaṇa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Laṅkā-khaṇḍa</w:t>
      </w:r>
      <w:r w:rsidRPr="004A2847">
        <w:rPr>
          <w:rStyle w:val="BookTitle"/>
          <w:rFonts w:asciiTheme="minorHAnsi" w:hAnsiTheme="minorHAnsi" w:cstheme="minorHAnsi"/>
          <w:b w:val="0"/>
          <w:bCs w:val="0"/>
          <w:color w:val="000000"/>
          <w:sz w:val="28"/>
          <w:szCs w:val="28"/>
        </w:rPr>
        <w:t>, Chapters 109-111.</w:t>
      </w:r>
    </w:p>
    <w:p w14:paraId="7D24ED44" w14:textId="36D517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1.261</w:t>
      </w:r>
    </w:p>
    <w:p w14:paraId="0CAF34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387740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se dhariluṅ vāma-hāte govardhana</w:t>
      </w:r>
      <w:r w:rsidRPr="004A2847">
        <w:rPr>
          <w:rStyle w:val="BookTitle"/>
          <w:rFonts w:asciiTheme="minorHAnsi" w:hAnsiTheme="minorHAnsi" w:cstheme="minorHAnsi"/>
          <w:b w:val="0"/>
          <w:bCs w:val="0"/>
          <w:color w:val="000000"/>
          <w:sz w:val="28"/>
          <w:szCs w:val="28"/>
        </w:rPr>
        <w:br/>
        <w:t>muñi se kariluṅ kāli-nāgera damana</w:t>
      </w:r>
    </w:p>
    <w:p w14:paraId="51E99B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lifted Govardhana Hill with My left hand, and I chastised the serpent Kāliya.</w:t>
      </w:r>
    </w:p>
    <w:p w14:paraId="09FB1C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the lifting of Govardhana Hill,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Twenty-five.</w:t>
      </w:r>
    </w:p>
    <w:p w14:paraId="018603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the chastisement of Kāliya,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Sixteen.</w:t>
      </w:r>
    </w:p>
    <w:p w14:paraId="0D2F531A" w14:textId="1BF193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1.262-265</w:t>
      </w:r>
    </w:p>
    <w:p w14:paraId="6B93D6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262-265</w:t>
      </w:r>
    </w:p>
    <w:p w14:paraId="219217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karoṅ satya-yuge tapasyā pracāra</w:t>
      </w:r>
      <w:r w:rsidRPr="004A2847">
        <w:rPr>
          <w:rStyle w:val="BookTitle"/>
          <w:rFonts w:asciiTheme="minorHAnsi" w:hAnsiTheme="minorHAnsi" w:cstheme="minorHAnsi"/>
          <w:b w:val="0"/>
          <w:bCs w:val="0"/>
          <w:color w:val="000000"/>
          <w:sz w:val="28"/>
          <w:szCs w:val="28"/>
        </w:rPr>
        <w:br/>
        <w:t>tretā-yuge yajña lāgi' karoṅ avatāra</w:t>
      </w:r>
    </w:p>
    <w:p w14:paraId="7C9262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muñi avatīrṇa haiyā dvāpare</w:t>
      </w:r>
      <w:r w:rsidRPr="004A2847">
        <w:rPr>
          <w:rStyle w:val="BookTitle"/>
          <w:rFonts w:asciiTheme="minorHAnsi" w:hAnsiTheme="minorHAnsi" w:cstheme="minorHAnsi"/>
          <w:b w:val="0"/>
          <w:bCs w:val="0"/>
          <w:color w:val="000000"/>
          <w:sz w:val="28"/>
          <w:szCs w:val="28"/>
        </w:rPr>
        <w:br/>
        <w:t>pūjā-dharma bujhāiluṅ sakala lokere</w:t>
      </w:r>
    </w:p>
    <w:p w14:paraId="16E2D5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mora avatāra vede o nā jāne</w:t>
      </w:r>
      <w:r w:rsidRPr="004A2847">
        <w:rPr>
          <w:rStyle w:val="BookTitle"/>
          <w:rFonts w:asciiTheme="minorHAnsi" w:hAnsiTheme="minorHAnsi" w:cstheme="minorHAnsi"/>
          <w:b w:val="0"/>
          <w:bCs w:val="0"/>
          <w:color w:val="000000"/>
          <w:sz w:val="28"/>
          <w:szCs w:val="28"/>
        </w:rPr>
        <w:br/>
        <w:t>samprati āiluṅ muñi kīrtana-kāraṇe</w:t>
      </w:r>
    </w:p>
    <w:p w14:paraId="173333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kīrtana-ārambhe prema-bhaktira vilāsa</w:t>
      </w:r>
      <w:r w:rsidRPr="004A2847">
        <w:rPr>
          <w:rStyle w:val="BookTitle"/>
          <w:rFonts w:asciiTheme="minorHAnsi" w:hAnsiTheme="minorHAnsi" w:cstheme="minorHAnsi"/>
          <w:b w:val="0"/>
          <w:bCs w:val="0"/>
          <w:color w:val="000000"/>
          <w:sz w:val="28"/>
          <w:szCs w:val="28"/>
        </w:rPr>
        <w:br/>
        <w:t>ataeva kali-yuge āmāra prakāśa</w:t>
      </w:r>
    </w:p>
    <w:p w14:paraId="2251B2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taught the process of austerity in Satya-yuga. I incarnated to teach the process of sacrifice in Tretā-yuga. I incarnated in Dvāpara-yuga to teach everyone the process of Deity worship. Even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do not know how many incarnations I have taken. I have now advented to inaugurate the process of chanting the holy names. I relish devotional service in ecstatic love by </w:t>
      </w:r>
      <w:r w:rsidRPr="004A2847">
        <w:rPr>
          <w:rStyle w:val="BookTitle"/>
          <w:rFonts w:asciiTheme="minorHAnsi" w:hAnsiTheme="minorHAnsi" w:cstheme="minorHAnsi"/>
          <w:b/>
          <w:bCs/>
          <w:color w:val="800000"/>
          <w:sz w:val="28"/>
          <w:szCs w:val="28"/>
        </w:rPr>
        <w:lastRenderedPageBreak/>
        <w:t xml:space="preserve">inaugurating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 have appeared in the Age of Kali.</w:t>
      </w:r>
    </w:p>
    <w:p w14:paraId="334B55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(12.3.52) it is stated:</w:t>
      </w:r>
    </w:p>
    <w:p w14:paraId="6C2253D7" w14:textId="77777777" w:rsidR="00A969AE" w:rsidRPr="004A2847" w:rsidRDefault="00A969AE">
      <w:pPr>
        <w:pStyle w:val="Verseinpurp"/>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kṛte yad dhyāyato viṣṇuṁ</w:t>
      </w:r>
      <w:r w:rsidRPr="004A2847">
        <w:rPr>
          <w:rStyle w:val="BookTitle"/>
          <w:rFonts w:asciiTheme="minorHAnsi" w:hAnsiTheme="minorHAnsi" w:cstheme="minorHAnsi"/>
          <w:b w:val="0"/>
          <w:bCs w:val="0"/>
          <w:color w:val="000000"/>
          <w:sz w:val="28"/>
          <w:szCs w:val="28"/>
        </w:rPr>
        <w:br/>
        <w:t>tretāyāṁ yajato makhaiḥ</w:t>
      </w:r>
      <w:r w:rsidRPr="004A2847">
        <w:rPr>
          <w:rStyle w:val="BookTitle"/>
          <w:rFonts w:asciiTheme="minorHAnsi" w:hAnsiTheme="minorHAnsi" w:cstheme="minorHAnsi"/>
          <w:b w:val="0"/>
          <w:bCs w:val="0"/>
          <w:color w:val="000000"/>
          <w:sz w:val="28"/>
          <w:szCs w:val="28"/>
        </w:rPr>
        <w:br/>
        <w:t>dvāpare paricaryāyāṁ</w:t>
      </w:r>
      <w:r w:rsidRPr="004A2847">
        <w:rPr>
          <w:rStyle w:val="BookTitle"/>
          <w:rFonts w:asciiTheme="minorHAnsi" w:hAnsiTheme="minorHAnsi" w:cstheme="minorHAnsi"/>
          <w:b w:val="0"/>
          <w:bCs w:val="0"/>
          <w:color w:val="000000"/>
          <w:sz w:val="28"/>
          <w:szCs w:val="28"/>
        </w:rPr>
        <w:br/>
        <w:t>kalau tad dhari-kīrtanāt</w:t>
      </w:r>
    </w:p>
    <w:p w14:paraId="7BF74D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“Whatever result was obtained in Satya-yuga by meditating on Viṣṇu, in Tretā-yuga by performing sacrifices, and in Dvāpara-yuga by serving the Lord's lotus feet can be obtained in Kali-yuga simply by chanting the Hare Kṛṣṇa </w:t>
      </w:r>
      <w:r w:rsidRPr="004A2847">
        <w:rPr>
          <w:rStyle w:val="BookTitle"/>
          <w:rFonts w:asciiTheme="minorHAnsi" w:hAnsiTheme="minorHAnsi" w:cstheme="minorHAnsi"/>
          <w:b w:val="0"/>
          <w:bCs w:val="0"/>
          <w:i/>
          <w:iCs/>
          <w:color w:val="000000"/>
          <w:sz w:val="28"/>
          <w:szCs w:val="28"/>
        </w:rPr>
        <w:t>mahā-mantra</w:t>
      </w:r>
      <w:r w:rsidRPr="004A2847">
        <w:rPr>
          <w:rStyle w:val="BookTitle"/>
          <w:rFonts w:asciiTheme="minorHAnsi" w:hAnsiTheme="minorHAnsi" w:cstheme="minorHAnsi"/>
          <w:b w:val="0"/>
          <w:bCs w:val="0"/>
          <w:color w:val="000000"/>
          <w:sz w:val="28"/>
          <w:szCs w:val="28"/>
        </w:rPr>
        <w:t xml:space="preserv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(11.5.32) it is stated:</w:t>
      </w:r>
    </w:p>
    <w:p w14:paraId="595E4A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kṛṣṇa-varṇaṁ tviṣākṛṣṇaṁ   sāṅgopāṅgāstra-pārṣadam</w:t>
      </w:r>
      <w:r w:rsidRPr="004A2847">
        <w:rPr>
          <w:rStyle w:val="BookTitle"/>
          <w:rFonts w:asciiTheme="minorHAnsi" w:hAnsiTheme="minorHAnsi" w:cstheme="minorHAnsi"/>
          <w:b w:val="0"/>
          <w:bCs w:val="0"/>
          <w:color w:val="000000"/>
          <w:sz w:val="28"/>
          <w:szCs w:val="28"/>
        </w:rPr>
        <w:br/>
        <w:t>yajñaiḥ saṅkīrtana-prāyair   yajanti hi sumedhasaḥ</w:t>
      </w:r>
    </w:p>
    <w:p w14:paraId="115C4F1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Age of Kali, intelligent persons perform congregational chanting to worship the incarnation of Godhead who constantly sings the name of Kṛṣṇa. Although His complexion is not blackish, He is Kṛṣṇa Himself. He is accompanied by His associates, servants, weapons, and confidential companions.” In the </w:t>
      </w:r>
      <w:r w:rsidRPr="004A2847">
        <w:rPr>
          <w:rStyle w:val="BookTitle"/>
          <w:rFonts w:asciiTheme="minorHAnsi" w:hAnsiTheme="minorHAnsi" w:cstheme="minorHAnsi"/>
          <w:b w:val="0"/>
          <w:bCs w:val="0"/>
          <w:i/>
          <w:iCs/>
          <w:color w:val="000000"/>
          <w:sz w:val="28"/>
          <w:szCs w:val="28"/>
        </w:rPr>
        <w:t>Viṣṇu-sahasra-nāma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Atharva Veda</w:t>
      </w:r>
      <w:r w:rsidRPr="004A2847">
        <w:rPr>
          <w:rStyle w:val="BookTitle"/>
          <w:rFonts w:asciiTheme="minorHAnsi" w:hAnsiTheme="minorHAnsi" w:cstheme="minorHAnsi"/>
          <w:b w:val="0"/>
          <w:bCs w:val="0"/>
          <w:color w:val="000000"/>
          <w:sz w:val="28"/>
          <w:szCs w:val="28"/>
        </w:rPr>
        <w:t xml:space="preserve">, Third </w:t>
      </w:r>
      <w:r w:rsidRPr="004A2847">
        <w:rPr>
          <w:rStyle w:val="BookTitle"/>
          <w:rFonts w:asciiTheme="minorHAnsi" w:hAnsiTheme="minorHAnsi" w:cstheme="minorHAnsi"/>
          <w:b w:val="0"/>
          <w:bCs w:val="0"/>
          <w:i/>
          <w:iCs/>
          <w:color w:val="000000"/>
          <w:sz w:val="28"/>
          <w:szCs w:val="28"/>
        </w:rPr>
        <w:t>Kāṇḍa</w:t>
      </w:r>
      <w:r w:rsidRPr="004A2847">
        <w:rPr>
          <w:rStyle w:val="BookTitle"/>
          <w:rFonts w:asciiTheme="minorHAnsi" w:hAnsiTheme="minorHAnsi" w:cstheme="minorHAnsi"/>
          <w:b w:val="0"/>
          <w:bCs w:val="0"/>
          <w:color w:val="000000"/>
          <w:sz w:val="28"/>
          <w:szCs w:val="28"/>
        </w:rPr>
        <w:t>, it is stated:</w:t>
      </w:r>
    </w:p>
    <w:p w14:paraId="1D52E9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ity ahaṁ kṛta-sannyāso 'vatariṣyāmi kalau catuḥ-sahasrābdopari pañca-sahasrābhyantare gaura-varṇo dīrghāṅgaḥ sarva-lakṣaṇa-yukta īśvara-prārthito nija-rasāsvādo miśrākhyo vidita-yogo 'syām.</w:t>
      </w:r>
    </w:p>
    <w:p w14:paraId="10CAB8BB" w14:textId="1BE136C8"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will descend from Goloka-dhāma and appear on the earth planet during the first </w:t>
      </w:r>
      <w:r w:rsidRPr="004A2847">
        <w:rPr>
          <w:rStyle w:val="BookTitle"/>
          <w:rFonts w:asciiTheme="minorHAnsi" w:hAnsiTheme="minorHAnsi" w:cstheme="minorHAnsi"/>
          <w:b w:val="0"/>
          <w:bCs w:val="0"/>
          <w:i/>
          <w:iCs/>
          <w:color w:val="000000"/>
          <w:sz w:val="28"/>
          <w:szCs w:val="28"/>
        </w:rPr>
        <w:t>sandhyā</w:t>
      </w:r>
      <w:ins w:id="19" w:author="your servant" w:date="2020-04-08T08:24:00Z">
        <w:r w:rsidR="00E669F6"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of Kali-yuga—after four thousand and before five thousand years have passed—in Māyāpur, Navadvīpa, on the banks of the Ganges. I will appear in the form of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with a large, golden-complexioned body measuring four cubits in height and in breadth, endowed with the thirty-two signs of a </w:t>
      </w:r>
      <w:r w:rsidRPr="004A2847">
        <w:rPr>
          <w:rStyle w:val="BookTitle"/>
          <w:rFonts w:asciiTheme="minorHAnsi" w:hAnsiTheme="minorHAnsi" w:cstheme="minorHAnsi"/>
          <w:b w:val="0"/>
          <w:bCs w:val="0"/>
          <w:i/>
          <w:iCs/>
          <w:color w:val="000000"/>
          <w:sz w:val="28"/>
          <w:szCs w:val="28"/>
        </w:rPr>
        <w:t>mahā-puruṣa</w:t>
      </w:r>
      <w:r w:rsidRPr="004A2847">
        <w:rPr>
          <w:rStyle w:val="BookTitle"/>
          <w:rFonts w:asciiTheme="minorHAnsi" w:hAnsiTheme="minorHAnsi" w:cstheme="minorHAnsi"/>
          <w:b w:val="0"/>
          <w:bCs w:val="0"/>
          <w:color w:val="000000"/>
          <w:sz w:val="28"/>
          <w:szCs w:val="28"/>
        </w:rPr>
        <w:t xml:space="preserve">, and bearing the title Miśra. Then, decorated with all the auspicious qualities of a </w:t>
      </w:r>
      <w:r w:rsidRPr="004A2847">
        <w:rPr>
          <w:rStyle w:val="BookTitle"/>
          <w:rFonts w:asciiTheme="minorHAnsi" w:hAnsiTheme="minorHAnsi" w:cstheme="minorHAnsi"/>
          <w:b w:val="0"/>
          <w:bCs w:val="0"/>
          <w:i/>
          <w:iCs/>
          <w:color w:val="000000"/>
          <w:sz w:val="28"/>
          <w:szCs w:val="28"/>
        </w:rPr>
        <w:t>mahā-bhāgavata</w:t>
      </w:r>
      <w:r w:rsidRPr="004A2847">
        <w:rPr>
          <w:rStyle w:val="BookTitle"/>
          <w:rFonts w:asciiTheme="minorHAnsi" w:hAnsiTheme="minorHAnsi" w:cstheme="minorHAnsi"/>
          <w:b w:val="0"/>
          <w:bCs w:val="0"/>
          <w:color w:val="000000"/>
          <w:sz w:val="28"/>
          <w:szCs w:val="28"/>
        </w:rPr>
        <w:t xml:space="preserve">, endowed with renunciation, devoid of worldly desires, and learned in the science of pure devotional service, I will accept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as a devotee relishing the mellows of ecstatic love for Kṛṣṇa.”</w:t>
      </w:r>
    </w:p>
    <w:p w14:paraId="4C1DA32B" w14:textId="6FE212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1.266</w:t>
      </w:r>
    </w:p>
    <w:p w14:paraId="28097C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0EED45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sarva vede purāṇe āśraya mora cāya</w:t>
      </w:r>
      <w:r w:rsidRPr="004A2847">
        <w:rPr>
          <w:rStyle w:val="BookTitle"/>
          <w:rFonts w:asciiTheme="minorHAnsi" w:hAnsiTheme="minorHAnsi" w:cstheme="minorHAnsi"/>
          <w:b w:val="0"/>
          <w:bCs w:val="0"/>
          <w:color w:val="000000"/>
          <w:sz w:val="28"/>
          <w:szCs w:val="28"/>
        </w:rPr>
        <w:br/>
        <w:t>bhaktera āśrame muñi thākoṅ sarvadāya</w:t>
      </w:r>
    </w:p>
    <w:p w14:paraId="3F8C5A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teach everyone to take shelter of Me. I always reside in the company of My devotees.</w:t>
      </w:r>
    </w:p>
    <w:p w14:paraId="0680A6E0" w14:textId="43BD4A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1.267</w:t>
      </w:r>
    </w:p>
    <w:p w14:paraId="108EA0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267</w:t>
      </w:r>
    </w:p>
    <w:p w14:paraId="4A9E70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 bai āmāra dvitīya āra nāi</w:t>
      </w:r>
      <w:r w:rsidRPr="004A2847">
        <w:rPr>
          <w:rStyle w:val="BookTitle"/>
          <w:rFonts w:asciiTheme="minorHAnsi" w:hAnsiTheme="minorHAnsi" w:cstheme="minorHAnsi"/>
          <w:b w:val="0"/>
          <w:bCs w:val="0"/>
          <w:color w:val="000000"/>
          <w:sz w:val="28"/>
          <w:szCs w:val="28"/>
        </w:rPr>
        <w:br/>
        <w:t>bhakta mora pitā, mātā, bandhu, putra, bhāi</w:t>
      </w:r>
    </w:p>
    <w:p w14:paraId="3B3F98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is no one </w:t>
      </w:r>
      <w:proofErr w:type="gramStart"/>
      <w:r w:rsidRPr="004A2847">
        <w:rPr>
          <w:rStyle w:val="BookTitle"/>
          <w:rFonts w:asciiTheme="minorHAnsi" w:hAnsiTheme="minorHAnsi" w:cstheme="minorHAnsi"/>
          <w:b/>
          <w:bCs/>
          <w:color w:val="800000"/>
          <w:sz w:val="28"/>
          <w:szCs w:val="28"/>
        </w:rPr>
        <w:t>more dear</w:t>
      </w:r>
      <w:proofErr w:type="gramEnd"/>
      <w:r w:rsidRPr="004A2847">
        <w:rPr>
          <w:rStyle w:val="BookTitle"/>
          <w:rFonts w:asciiTheme="minorHAnsi" w:hAnsiTheme="minorHAnsi" w:cstheme="minorHAnsi"/>
          <w:b/>
          <w:bCs/>
          <w:color w:val="800000"/>
          <w:sz w:val="28"/>
          <w:szCs w:val="28"/>
        </w:rPr>
        <w:t xml:space="preserve"> to Me than My devotees. They are My father, mother, friend, son, and brother.</w:t>
      </w:r>
    </w:p>
    <w:p w14:paraId="11D58D8C" w14:textId="29FF4CE8"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Kaṭha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(1.2.15) it is stated: </w:t>
      </w:r>
      <w:r w:rsidRPr="004A2847">
        <w:rPr>
          <w:rStyle w:val="BookTitle"/>
          <w:rFonts w:asciiTheme="minorHAnsi" w:hAnsiTheme="minorHAnsi" w:cstheme="minorHAnsi"/>
          <w:b w:val="0"/>
          <w:bCs w:val="0"/>
          <w:i/>
          <w:iCs/>
          <w:color w:val="000000"/>
          <w:sz w:val="28"/>
          <w:szCs w:val="28"/>
        </w:rPr>
        <w:t>sarve vedā yat padam āmananti</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All the </w:t>
      </w:r>
      <w:r w:rsidRPr="004A2847">
        <w:rPr>
          <w:rStyle w:val="BookTitle"/>
          <w:rFonts w:asciiTheme="minorHAnsi" w:hAnsiTheme="minorHAnsi" w:cstheme="minorHAnsi"/>
          <w:b w:val="0"/>
          <w:bCs w:val="0"/>
          <w:i/>
          <w:iCs/>
          <w:color w:val="000000"/>
          <w:sz w:val="28"/>
          <w:szCs w:val="28"/>
        </w:rPr>
        <w:t xml:space="preserve">Vedas </w:t>
      </w:r>
      <w:r w:rsidRPr="004A2847">
        <w:rPr>
          <w:rStyle w:val="BookTitle"/>
          <w:rFonts w:asciiTheme="minorHAnsi" w:hAnsiTheme="minorHAnsi" w:cstheme="minorHAnsi"/>
          <w:b w:val="0"/>
          <w:bCs w:val="0"/>
          <w:color w:val="000000"/>
          <w:sz w:val="28"/>
          <w:szCs w:val="28"/>
        </w:rPr>
        <w:t xml:space="preserve">glorify the Supreme Personality of Godhead.”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(3.5.41) it is stated: </w:t>
      </w:r>
      <w:r w:rsidRPr="004A2847">
        <w:rPr>
          <w:rStyle w:val="BookTitle"/>
          <w:rFonts w:asciiTheme="minorHAnsi" w:hAnsiTheme="minorHAnsi" w:cstheme="minorHAnsi"/>
          <w:b w:val="0"/>
          <w:bCs w:val="0"/>
          <w:i/>
          <w:iCs/>
          <w:color w:val="000000"/>
          <w:sz w:val="28"/>
          <w:szCs w:val="28"/>
        </w:rPr>
        <w:t>mārganti yat te mukha-padma-nīḍaiś chandaḥ-suparṇair ṛṣayo vivikte</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The great clear-minded sages, carried by the wings of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always search after the nest of Your lotuslike face.”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(10.82.29) it is stated: </w:t>
      </w:r>
      <w:r w:rsidRPr="004A2847">
        <w:rPr>
          <w:rStyle w:val="BookTitle"/>
          <w:rFonts w:asciiTheme="minorHAnsi" w:hAnsiTheme="minorHAnsi" w:cstheme="minorHAnsi"/>
          <w:b w:val="0"/>
          <w:bCs w:val="0"/>
          <w:i/>
          <w:iCs/>
          <w:color w:val="000000"/>
          <w:sz w:val="28"/>
          <w:szCs w:val="28"/>
        </w:rPr>
        <w:t>yad-viśrutiḥ</w:t>
      </w:r>
      <w:ins w:id="20" w:author="your servant" w:date="2020-04-08T08:26:00Z">
        <w:r w:rsidR="00E669F6"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i/>
          <w:iCs/>
          <w:color w:val="000000"/>
          <w:sz w:val="28"/>
          <w:szCs w:val="28"/>
        </w:rPr>
        <w:t>śruti-nutedam alaṁ punāti pādāvanejana-payaś ca vacaś ca śāstram</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His fame, as broadcast by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the water that has washed His feet, and the words He speaks in the form of the revealed scriptures—these thoroughly purify this universe.” </w:t>
      </w:r>
      <w:proofErr w:type="gramStart"/>
      <w:r w:rsidRPr="004A2847">
        <w:rPr>
          <w:rStyle w:val="BookTitle"/>
          <w:rFonts w:asciiTheme="minorHAnsi" w:hAnsiTheme="minorHAnsi" w:cstheme="minorHAnsi"/>
          <w:b w:val="0"/>
          <w:bCs w:val="0"/>
          <w:color w:val="000000"/>
          <w:sz w:val="28"/>
          <w:szCs w:val="28"/>
        </w:rPr>
        <w:t>Also</w:t>
      </w:r>
      <w:proofErr w:type="gramEnd"/>
      <w:r w:rsidRPr="004A2847">
        <w:rPr>
          <w:rStyle w:val="BookTitle"/>
          <w:rFonts w:asciiTheme="minorHAnsi" w:hAnsiTheme="minorHAnsi" w:cstheme="minorHAnsi"/>
          <w:b w:val="0"/>
          <w:bCs w:val="0"/>
          <w:color w:val="000000"/>
          <w:sz w:val="28"/>
          <w:szCs w:val="28"/>
        </w:rPr>
        <w:t xml:space="preserv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(9.4.63-64) the Supreme Lord declares:</w:t>
      </w:r>
    </w:p>
    <w:p w14:paraId="48A3F9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ahaṁ bhakta-parādhīno   hy asvatantra iva dvija</w:t>
      </w:r>
      <w:r w:rsidRPr="004A2847">
        <w:rPr>
          <w:rStyle w:val="BookTitle"/>
          <w:rFonts w:asciiTheme="minorHAnsi" w:hAnsiTheme="minorHAnsi" w:cstheme="minorHAnsi"/>
          <w:b w:val="0"/>
          <w:bCs w:val="0"/>
          <w:color w:val="000000"/>
          <w:sz w:val="28"/>
          <w:szCs w:val="28"/>
        </w:rPr>
        <w:br/>
        <w:t>sādhubhir grasta-hṛdayo   bhaktair bhakta-jana-priyaḥ</w:t>
      </w:r>
    </w:p>
    <w:p w14:paraId="55AC00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 am completely under the control of My devotees. Indeed, I am not at all independent. Because My devotees are completely devoid of material desires, I sit only within the cores of their hearts. What to speak of My devotee, even those who are devotees of My devotee are very dear to Me.</w:t>
      </w:r>
    </w:p>
    <w:p w14:paraId="42969A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nāham ātmānam āśāse</w:t>
      </w:r>
      <w:r w:rsidRPr="004A2847">
        <w:rPr>
          <w:rStyle w:val="BookTitle"/>
          <w:rFonts w:asciiTheme="minorHAnsi" w:hAnsiTheme="minorHAnsi" w:cstheme="minorHAnsi"/>
          <w:b w:val="0"/>
          <w:bCs w:val="0"/>
          <w:color w:val="000000"/>
          <w:sz w:val="28"/>
          <w:szCs w:val="28"/>
        </w:rPr>
        <w:br/>
        <w:t>mad-bhaktaiḥ sādhubhir vinā</w:t>
      </w:r>
      <w:r w:rsidRPr="004A2847">
        <w:rPr>
          <w:rStyle w:val="BookTitle"/>
          <w:rFonts w:asciiTheme="minorHAnsi" w:hAnsiTheme="minorHAnsi" w:cstheme="minorHAnsi"/>
          <w:b w:val="0"/>
          <w:bCs w:val="0"/>
          <w:color w:val="000000"/>
          <w:sz w:val="28"/>
          <w:szCs w:val="28"/>
        </w:rPr>
        <w:br/>
        <w:t>śriyaṁ cātyantikīṁ brahman</w:t>
      </w:r>
      <w:r w:rsidRPr="004A2847">
        <w:rPr>
          <w:rStyle w:val="BookTitle"/>
          <w:rFonts w:asciiTheme="minorHAnsi" w:hAnsiTheme="minorHAnsi" w:cstheme="minorHAnsi"/>
          <w:b w:val="0"/>
          <w:bCs w:val="0"/>
          <w:color w:val="000000"/>
          <w:sz w:val="28"/>
          <w:szCs w:val="28"/>
        </w:rPr>
        <w:br/>
        <w:t>yeṣāṁ gatir ahaṁ parā</w:t>
      </w:r>
    </w:p>
    <w:p w14:paraId="26BA61C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best of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without saintly persons for whom I am the only destination, I do not desire to enjoy My transcendental bliss and My supreme </w:t>
      </w:r>
      <w:r w:rsidRPr="004A2847">
        <w:rPr>
          <w:rStyle w:val="BookTitle"/>
          <w:rFonts w:asciiTheme="minorHAnsi" w:hAnsiTheme="minorHAnsi" w:cstheme="minorHAnsi"/>
          <w:b w:val="0"/>
          <w:bCs w:val="0"/>
          <w:color w:val="000000"/>
          <w:sz w:val="28"/>
          <w:szCs w:val="28"/>
        </w:rPr>
        <w:lastRenderedPageBreak/>
        <w:t xml:space="preserve">opulences.” In the </w:t>
      </w:r>
      <w:r w:rsidRPr="004A2847">
        <w:rPr>
          <w:rStyle w:val="BookTitle"/>
          <w:rFonts w:asciiTheme="minorHAnsi" w:hAnsiTheme="minorHAnsi" w:cstheme="minorHAnsi"/>
          <w:b w:val="0"/>
          <w:bCs w:val="0"/>
          <w:i/>
          <w:iCs/>
          <w:color w:val="000000"/>
          <w:sz w:val="28"/>
          <w:szCs w:val="28"/>
        </w:rPr>
        <w:t>Nārada-pañcarātra</w:t>
      </w:r>
      <w:r w:rsidRPr="004A2847">
        <w:rPr>
          <w:rStyle w:val="BookTitle"/>
          <w:rFonts w:asciiTheme="minorHAnsi" w:hAnsiTheme="minorHAnsi" w:cstheme="minorHAnsi"/>
          <w:b w:val="0"/>
          <w:bCs w:val="0"/>
          <w:color w:val="000000"/>
          <w:sz w:val="28"/>
          <w:szCs w:val="28"/>
        </w:rPr>
        <w:t xml:space="preserve"> (1.2.35-36) it is stated:</w:t>
      </w:r>
    </w:p>
    <w:p w14:paraId="57450BF1" w14:textId="1B12A31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hi bhaktāt paraś cātmā   prāṇāś cāvayavā</w:t>
      </w:r>
      <w:ins w:id="21" w:author="your servant" w:date="2020-04-08T08:27:00Z">
        <w:r w:rsidR="00E669F6"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dayaḥ</w:t>
      </w:r>
      <w:ins w:id="22" w:author="your servant" w:date="2020-04-08T08:27:00Z">
        <w:r w:rsidR="00E669F6"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na lakṣmī-rādhikā-vāṇī-   svayambhū-śambhur eva ca</w:t>
      </w:r>
    </w:p>
    <w:p w14:paraId="0EE80C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bhakta-prāṇo hi kṛṣṇasya   kṛṣṇa-prāṇā hi vaiṣṇavāḥ</w:t>
      </w:r>
      <w:r w:rsidRPr="004A2847">
        <w:rPr>
          <w:rStyle w:val="BookTitle"/>
          <w:rFonts w:asciiTheme="minorHAnsi" w:hAnsiTheme="minorHAnsi" w:cstheme="minorHAnsi"/>
          <w:b w:val="0"/>
          <w:bCs w:val="0"/>
          <w:color w:val="000000"/>
          <w:sz w:val="28"/>
          <w:szCs w:val="28"/>
        </w:rPr>
        <w:br/>
        <w:t>dhyāyan te vaiṣṇavāḥ kṛṣṇaṁ   kṛṣṇaś ca vaiṣṇavāṁs tathā</w:t>
      </w:r>
    </w:p>
    <w:p w14:paraId="773FA55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“There is no one </w:t>
      </w:r>
      <w:proofErr w:type="gramStart"/>
      <w:r w:rsidRPr="004A2847">
        <w:rPr>
          <w:rStyle w:val="BookTitle"/>
          <w:rFonts w:asciiTheme="minorHAnsi" w:hAnsiTheme="minorHAnsi" w:cstheme="minorHAnsi"/>
          <w:b w:val="0"/>
          <w:bCs w:val="0"/>
          <w:color w:val="000000"/>
          <w:sz w:val="28"/>
          <w:szCs w:val="28"/>
        </w:rPr>
        <w:t>more dear</w:t>
      </w:r>
      <w:proofErr w:type="gramEnd"/>
      <w:r w:rsidRPr="004A2847">
        <w:rPr>
          <w:rStyle w:val="BookTitle"/>
          <w:rFonts w:asciiTheme="minorHAnsi" w:hAnsiTheme="minorHAnsi" w:cstheme="minorHAnsi"/>
          <w:b w:val="0"/>
          <w:bCs w:val="0"/>
          <w:color w:val="000000"/>
          <w:sz w:val="28"/>
          <w:szCs w:val="28"/>
        </w:rPr>
        <w:t xml:space="preserve"> to the Supersoul, Kṛṣṇa, than His own devotees. Even His own Self, life, and body, Lakṣmī, Rādhikā, Sarasvatī, Brahmā, and Śambhu are not as dear to Him as His pure devotee. Kṛṣṇa is the life and soul of His devotees, and the Vaiṣṇavas are the life and soul of Kṛṣṇa. The Vaiṣṇavas always meditate on Kṛṣṇa, and Kṛṣṇa always meditates on the Vaiṣṇavas.” In the </w:t>
      </w:r>
      <w:r w:rsidRPr="004A2847">
        <w:rPr>
          <w:rStyle w:val="BookTitle"/>
          <w:rFonts w:asciiTheme="minorHAnsi" w:hAnsiTheme="minorHAnsi" w:cstheme="minorHAnsi"/>
          <w:b w:val="0"/>
          <w:bCs w:val="0"/>
          <w:i/>
          <w:iCs/>
          <w:color w:val="000000"/>
          <w:sz w:val="28"/>
          <w:szCs w:val="28"/>
        </w:rPr>
        <w:t xml:space="preserve">Gopāla-tāpanī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Uttara</w:t>
      </w:r>
      <w:r w:rsidRPr="004A2847">
        <w:rPr>
          <w:rStyle w:val="BookTitle"/>
          <w:rFonts w:asciiTheme="minorHAnsi" w:hAnsiTheme="minorHAnsi" w:cstheme="minorHAnsi"/>
          <w:b w:val="0"/>
          <w:bCs w:val="0"/>
          <w:color w:val="000000"/>
          <w:sz w:val="28"/>
          <w:szCs w:val="28"/>
        </w:rPr>
        <w:t xml:space="preserve"> 53) it is stated: </w:t>
      </w:r>
      <w:r w:rsidRPr="004A2847">
        <w:rPr>
          <w:rStyle w:val="BookTitle"/>
          <w:rFonts w:asciiTheme="minorHAnsi" w:hAnsiTheme="minorHAnsi" w:cstheme="minorHAnsi"/>
          <w:b w:val="0"/>
          <w:bCs w:val="0"/>
          <w:i/>
          <w:iCs/>
          <w:color w:val="000000"/>
          <w:sz w:val="28"/>
          <w:szCs w:val="28"/>
        </w:rPr>
        <w:t>yathāśrīyābhiyukto 'haṁ tathā bhakto mama priyaḥ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My devotee is as dear to Me as Lakṣmī.”</w:t>
      </w:r>
    </w:p>
    <w:p w14:paraId="5FB682B2" w14:textId="1B9B6E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1.268</w:t>
      </w:r>
    </w:p>
    <w:p w14:paraId="77C0D8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268</w:t>
      </w:r>
    </w:p>
    <w:p w14:paraId="3C323D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 svatantra āmi svatantra-vihāra</w:t>
      </w:r>
      <w:r w:rsidRPr="004A2847">
        <w:rPr>
          <w:rStyle w:val="BookTitle"/>
          <w:rFonts w:asciiTheme="minorHAnsi" w:hAnsiTheme="minorHAnsi" w:cstheme="minorHAnsi"/>
          <w:b w:val="0"/>
          <w:bCs w:val="0"/>
          <w:color w:val="000000"/>
          <w:sz w:val="28"/>
          <w:szCs w:val="28"/>
        </w:rPr>
        <w:br/>
        <w:t>tathāpiha bhakta-vaśa-svabhāva āmāra</w:t>
      </w:r>
    </w:p>
    <w:p w14:paraId="6E74A4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I am fully independent and My activities are also independent, it is My nature to be controlled by My devotees.</w:t>
      </w:r>
    </w:p>
    <w:p w14:paraId="0BE185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(9.4.66) it is stated:</w:t>
      </w:r>
    </w:p>
    <w:p w14:paraId="65DC0B8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mayi nirbaddha-hṛdayāḥ</w:t>
      </w:r>
      <w:r w:rsidRPr="004A2847">
        <w:rPr>
          <w:rStyle w:val="BookTitle"/>
          <w:rFonts w:asciiTheme="minorHAnsi" w:hAnsiTheme="minorHAnsi" w:cstheme="minorHAnsi"/>
          <w:b w:val="0"/>
          <w:bCs w:val="0"/>
          <w:color w:val="000000"/>
          <w:sz w:val="28"/>
          <w:szCs w:val="28"/>
        </w:rPr>
        <w:br/>
        <w:t>sādhavaḥ sama-darśanāḥ</w:t>
      </w:r>
      <w:r w:rsidRPr="004A2847">
        <w:rPr>
          <w:rStyle w:val="BookTitle"/>
          <w:rFonts w:asciiTheme="minorHAnsi" w:hAnsiTheme="minorHAnsi" w:cstheme="minorHAnsi"/>
          <w:b w:val="0"/>
          <w:bCs w:val="0"/>
          <w:color w:val="000000"/>
          <w:sz w:val="28"/>
          <w:szCs w:val="28"/>
        </w:rPr>
        <w:br/>
        <w:t>vaśe kurvanti māṁ bhaktyā</w:t>
      </w:r>
      <w:r w:rsidRPr="004A2847">
        <w:rPr>
          <w:rStyle w:val="BookTitle"/>
          <w:rFonts w:asciiTheme="minorHAnsi" w:hAnsiTheme="minorHAnsi" w:cstheme="minorHAnsi"/>
          <w:b w:val="0"/>
          <w:bCs w:val="0"/>
          <w:color w:val="000000"/>
          <w:sz w:val="28"/>
          <w:szCs w:val="28"/>
        </w:rPr>
        <w:br/>
        <w:t>sat-striyaḥ sat-patiṁ yathā</w:t>
      </w:r>
    </w:p>
    <w:p w14:paraId="45B3DF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chaste women bring their gentle husbands under control by service, the pure devotees, who are equal to everyone and completely attached to Me in the core of the heart, bring Me under their full control.”</w:t>
      </w:r>
    </w:p>
    <w:p w14:paraId="207F58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(9.4.63-68).</w:t>
      </w:r>
    </w:p>
    <w:p w14:paraId="506660E8" w14:textId="04428B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1.269</w:t>
      </w:r>
    </w:p>
    <w:p w14:paraId="02A084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631031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tomarā se janma-janma saṁhati āmāra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tomā'-sabā' lāgi' mora sarva avatāra</w:t>
      </w:r>
    </w:p>
    <w:p w14:paraId="7F49DC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of You associate with Me birth after birth. I incarnate in this world for your sake.</w:t>
      </w:r>
    </w:p>
    <w:p w14:paraId="4FA0930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(3.9.11) it is stated:</w:t>
      </w:r>
    </w:p>
    <w:p w14:paraId="5E363F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tvaṁ bhakti-yoga-paribhāvita-hṛt-saroja</w:t>
      </w:r>
      <w:r w:rsidRPr="004A2847">
        <w:rPr>
          <w:rStyle w:val="BookTitle"/>
          <w:rFonts w:asciiTheme="minorHAnsi" w:hAnsiTheme="minorHAnsi" w:cstheme="minorHAnsi"/>
          <w:b w:val="0"/>
          <w:bCs w:val="0"/>
          <w:color w:val="000000"/>
          <w:sz w:val="28"/>
          <w:szCs w:val="28"/>
        </w:rPr>
        <w:br/>
        <w:t>āsse śrutekṣita-patho nanu nātha puṁsām</w:t>
      </w:r>
    </w:p>
    <w:p w14:paraId="623C57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yad-yad-dhiyā ta urugāya vibhāvayanti</w:t>
      </w:r>
      <w:r w:rsidRPr="004A2847">
        <w:rPr>
          <w:rStyle w:val="BookTitle"/>
          <w:rFonts w:asciiTheme="minorHAnsi" w:hAnsiTheme="minorHAnsi" w:cstheme="minorHAnsi"/>
          <w:b w:val="0"/>
          <w:bCs w:val="0"/>
          <w:color w:val="000000"/>
          <w:sz w:val="28"/>
          <w:szCs w:val="28"/>
        </w:rPr>
        <w:br/>
        <w:t>tat-tad-vapuḥ praṇayase sad-anugrahāya</w:t>
      </w:r>
    </w:p>
    <w:p w14:paraId="40002F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my Lord, </w:t>
      </w:r>
      <w:proofErr w:type="gramStart"/>
      <w:r w:rsidRPr="004A2847">
        <w:rPr>
          <w:rStyle w:val="BookTitle"/>
          <w:rFonts w:asciiTheme="minorHAnsi" w:hAnsiTheme="minorHAnsi" w:cstheme="minorHAnsi"/>
          <w:b w:val="0"/>
          <w:bCs w:val="0"/>
          <w:color w:val="000000"/>
          <w:sz w:val="28"/>
          <w:szCs w:val="28"/>
        </w:rPr>
        <w:t>Your</w:t>
      </w:r>
      <w:proofErr w:type="gramEnd"/>
      <w:r w:rsidRPr="004A2847">
        <w:rPr>
          <w:rStyle w:val="BookTitle"/>
          <w:rFonts w:asciiTheme="minorHAnsi" w:hAnsiTheme="minorHAnsi" w:cstheme="minorHAnsi"/>
          <w:b w:val="0"/>
          <w:bCs w:val="0"/>
          <w:color w:val="000000"/>
          <w:sz w:val="28"/>
          <w:szCs w:val="28"/>
        </w:rPr>
        <w:t xml:space="preserve"> devotees can see You through the ears by the process of bona fide hearing, and thus their hearts become cleansed, and You take Your seat there. You are so merciful to Your devotees that You manifest Yourself in the </w:t>
      </w:r>
      <w:proofErr w:type="gramStart"/>
      <w:r w:rsidRPr="004A2847">
        <w:rPr>
          <w:rStyle w:val="BookTitle"/>
          <w:rFonts w:asciiTheme="minorHAnsi" w:hAnsiTheme="minorHAnsi" w:cstheme="minorHAnsi"/>
          <w:b w:val="0"/>
          <w:bCs w:val="0"/>
          <w:color w:val="000000"/>
          <w:sz w:val="28"/>
          <w:szCs w:val="28"/>
        </w:rPr>
        <w:t>particular eternal</w:t>
      </w:r>
      <w:proofErr w:type="gramEnd"/>
      <w:r w:rsidRPr="004A2847">
        <w:rPr>
          <w:rStyle w:val="BookTitle"/>
          <w:rFonts w:asciiTheme="minorHAnsi" w:hAnsiTheme="minorHAnsi" w:cstheme="minorHAnsi"/>
          <w:b w:val="0"/>
          <w:bCs w:val="0"/>
          <w:color w:val="000000"/>
          <w:sz w:val="28"/>
          <w:szCs w:val="28"/>
        </w:rPr>
        <w:t xml:space="preserve"> form of transcendence in which they always think of You.”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(10.59.25) goddess Bhūmi says:</w:t>
      </w:r>
    </w:p>
    <w:p w14:paraId="62181E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namas te deva-deveśa   śaṅkha-cakra-gadā-dhara</w:t>
      </w:r>
      <w:r w:rsidRPr="004A2847">
        <w:rPr>
          <w:rStyle w:val="BookTitle"/>
          <w:rFonts w:asciiTheme="minorHAnsi" w:hAnsiTheme="minorHAnsi" w:cstheme="minorHAnsi"/>
          <w:b w:val="0"/>
          <w:bCs w:val="0"/>
          <w:color w:val="000000"/>
          <w:sz w:val="28"/>
          <w:szCs w:val="28"/>
        </w:rPr>
        <w:br/>
        <w:t>bhaktecchopātta-rūpāya   paramātman namo 'stu te</w:t>
      </w:r>
    </w:p>
    <w:p w14:paraId="525D4FC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“Obeisances unto You, O Lord of the chief demigods, O holder of the conchshell, disc, and club. O Supreme Soul within the heart,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assume Your various forms to fulfill Your devotees' desires. Obeisances unto You.” One should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Twenty-seven, verse 11.</w:t>
      </w:r>
    </w:p>
    <w:p w14:paraId="60CA4DF9" w14:textId="161790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1.270</w:t>
      </w:r>
    </w:p>
    <w:p w14:paraId="4C1E2A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3C569F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tilārdheko āmi tomā'-sabāre chāḍiyā</w:t>
      </w:r>
      <w:r w:rsidRPr="004A2847">
        <w:rPr>
          <w:rStyle w:val="BookTitle"/>
          <w:rFonts w:asciiTheme="minorHAnsi" w:hAnsiTheme="minorHAnsi" w:cstheme="minorHAnsi"/>
          <w:b w:val="0"/>
          <w:bCs w:val="0"/>
          <w:color w:val="000000"/>
          <w:sz w:val="28"/>
          <w:szCs w:val="28"/>
        </w:rPr>
        <w:br/>
        <w:t>kothāo nā thāki sabe satya jāna ihā”</w:t>
      </w:r>
    </w:p>
    <w:p w14:paraId="6235E8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I do not leave you to stay elsewhere for even a moment.”</w:t>
      </w:r>
    </w:p>
    <w:p w14:paraId="4931FFF5" w14:textId="2BE6FB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1.271</w:t>
      </w:r>
    </w:p>
    <w:p w14:paraId="1E3525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77FC0F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prabhu tattva kahe karuṇāya</w:t>
      </w:r>
      <w:r w:rsidRPr="004A2847">
        <w:rPr>
          <w:rStyle w:val="BookTitle"/>
          <w:rFonts w:asciiTheme="minorHAnsi" w:hAnsiTheme="minorHAnsi" w:cstheme="minorHAnsi"/>
          <w:b w:val="0"/>
          <w:bCs w:val="0"/>
          <w:color w:val="000000"/>
          <w:sz w:val="28"/>
          <w:szCs w:val="28"/>
        </w:rPr>
        <w:br/>
        <w:t>śuni' saba bhakta-gaṇa kānde ūrdhvarāya</w:t>
      </w:r>
    </w:p>
    <w:p w14:paraId="1BDFC9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Lord mercifully narrated these confidential topics. After the </w:t>
      </w:r>
      <w:r w:rsidRPr="004A2847">
        <w:rPr>
          <w:rStyle w:val="BookTitle"/>
          <w:rFonts w:asciiTheme="minorHAnsi" w:hAnsiTheme="minorHAnsi" w:cstheme="minorHAnsi"/>
          <w:b/>
          <w:bCs/>
          <w:color w:val="800000"/>
          <w:sz w:val="28"/>
          <w:szCs w:val="28"/>
        </w:rPr>
        <w:lastRenderedPageBreak/>
        <w:t>devotees heard Him speak, they began to cry loudly.</w:t>
      </w:r>
    </w:p>
    <w:p w14:paraId="734DB92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ūrdhvarāya </w:t>
      </w:r>
      <w:r w:rsidRPr="004A2847">
        <w:rPr>
          <w:rStyle w:val="BookTitle"/>
          <w:rFonts w:asciiTheme="minorHAnsi" w:hAnsiTheme="minorHAnsi" w:cstheme="minorHAnsi"/>
          <w:b w:val="0"/>
          <w:bCs w:val="0"/>
          <w:color w:val="000000"/>
          <w:sz w:val="28"/>
          <w:szCs w:val="28"/>
        </w:rPr>
        <w:t>means “loudly.”</w:t>
      </w:r>
    </w:p>
    <w:p w14:paraId="07C5EF48" w14:textId="3CE751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1.272</w:t>
      </w:r>
    </w:p>
    <w:p w14:paraId="4F7961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w:t>
      </w:r>
    </w:p>
    <w:p w14:paraId="7E9B0B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punaḥ sabe daṇḍa-praṇāma kariyā</w:t>
      </w:r>
      <w:r w:rsidRPr="004A2847">
        <w:rPr>
          <w:rStyle w:val="BookTitle"/>
          <w:rFonts w:asciiTheme="minorHAnsi" w:hAnsiTheme="minorHAnsi" w:cstheme="minorHAnsi"/>
          <w:b w:val="0"/>
          <w:bCs w:val="0"/>
          <w:color w:val="000000"/>
          <w:sz w:val="28"/>
          <w:szCs w:val="28"/>
        </w:rPr>
        <w:br/>
        <w:t>uṭhena paḍena kāku karena kāndiyā</w:t>
      </w:r>
    </w:p>
    <w:p w14:paraId="1D171D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they repeatedly offered obeisances to the Lord, they humbly recited prayers and cried.</w:t>
      </w:r>
    </w:p>
    <w:p w14:paraId="1AD68C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kāku </w:t>
      </w:r>
      <w:r w:rsidRPr="004A2847">
        <w:rPr>
          <w:rStyle w:val="BookTitle"/>
          <w:rFonts w:asciiTheme="minorHAnsi" w:hAnsiTheme="minorHAnsi" w:cstheme="minorHAnsi"/>
          <w:b w:val="0"/>
          <w:bCs w:val="0"/>
          <w:color w:val="000000"/>
          <w:sz w:val="28"/>
          <w:szCs w:val="28"/>
        </w:rPr>
        <w:t>means “with great humility.”</w:t>
      </w:r>
    </w:p>
    <w:p w14:paraId="33CFA37B" w14:textId="1E97AE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1.273</w:t>
      </w:r>
    </w:p>
    <w:p w14:paraId="3FBF87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273</w:t>
      </w:r>
    </w:p>
    <w:p w14:paraId="31CDFA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ānanda haila se advaitera ghare</w:t>
      </w:r>
      <w:r w:rsidRPr="004A2847">
        <w:rPr>
          <w:rStyle w:val="BookTitle"/>
          <w:rFonts w:asciiTheme="minorHAnsi" w:hAnsiTheme="minorHAnsi" w:cstheme="minorHAnsi"/>
          <w:b w:val="0"/>
          <w:bCs w:val="0"/>
          <w:color w:val="000000"/>
          <w:sz w:val="28"/>
          <w:szCs w:val="28"/>
        </w:rPr>
        <w:br/>
        <w:t>ye rasa haila pūrve nadīyā nagare</w:t>
      </w:r>
    </w:p>
    <w:p w14:paraId="461DEE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house of Advaita became filled with the ecstasy that was previously relished in the town of Nadia.</w:t>
      </w:r>
    </w:p>
    <w:p w14:paraId="05607FEE" w14:textId="1A15C2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1.274</w:t>
      </w:r>
    </w:p>
    <w:p w14:paraId="62188E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274</w:t>
      </w:r>
    </w:p>
    <w:p w14:paraId="631CB1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pūrṇa-manoratha hailena bhakta-gaṇa</w:t>
      </w:r>
      <w:r w:rsidRPr="004A2847">
        <w:rPr>
          <w:rStyle w:val="BookTitle"/>
          <w:rFonts w:asciiTheme="minorHAnsi" w:hAnsiTheme="minorHAnsi" w:cstheme="minorHAnsi"/>
          <w:b w:val="0"/>
          <w:bCs w:val="0"/>
          <w:color w:val="000000"/>
          <w:sz w:val="28"/>
          <w:szCs w:val="28"/>
        </w:rPr>
        <w:br/>
        <w:t>yateka pūrvera duḥkha haila khaṇḍana</w:t>
      </w:r>
    </w:p>
    <w:p w14:paraId="5ED56D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became fully satisfied, and their previous distress was mitigated.</w:t>
      </w:r>
    </w:p>
    <w:p w14:paraId="3CDBA4C9" w14:textId="26C0C7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1.275</w:t>
      </w:r>
    </w:p>
    <w:p w14:paraId="514D91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27C29E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se jānena bhakta-duḥkha khaṇḍāite</w:t>
      </w:r>
      <w:r w:rsidRPr="004A2847">
        <w:rPr>
          <w:rStyle w:val="BookTitle"/>
          <w:rFonts w:asciiTheme="minorHAnsi" w:hAnsiTheme="minorHAnsi" w:cstheme="minorHAnsi"/>
          <w:b w:val="0"/>
          <w:bCs w:val="0"/>
          <w:color w:val="000000"/>
          <w:sz w:val="28"/>
          <w:szCs w:val="28"/>
        </w:rPr>
        <w:br/>
        <w:t>hena prabhu duḥkhī jīva nā bhaje ke-mate</w:t>
      </w:r>
    </w:p>
    <w:p w14:paraId="7041BB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knows how to remove the distress of His devotees, so how can a distressed living entity not worship such a Lord?</w:t>
      </w:r>
    </w:p>
    <w:p w14:paraId="24C2674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afflicted by the distress of the living entities, the Supreme Lord bestows great mercy on them to remove their distress. But because of their </w:t>
      </w:r>
      <w:r w:rsidRPr="004A2847">
        <w:rPr>
          <w:rStyle w:val="BookTitle"/>
          <w:rFonts w:asciiTheme="minorHAnsi" w:hAnsiTheme="minorHAnsi" w:cstheme="minorHAnsi"/>
          <w:b w:val="0"/>
          <w:bCs w:val="0"/>
          <w:color w:val="000000"/>
          <w:sz w:val="28"/>
          <w:szCs w:val="28"/>
        </w:rPr>
        <w:lastRenderedPageBreak/>
        <w:t>ungratefulness, the living entities do not worship Him. Even if the living entities reciprocally worship the Supreme Lord simply as the remover of their distress, they can become free from aversion to the Lord.</w:t>
      </w:r>
    </w:p>
    <w:p w14:paraId="50FFEEF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Padma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Uttara-khaṇḍa</w:t>
      </w:r>
      <w:r w:rsidRPr="004A2847">
        <w:rPr>
          <w:rStyle w:val="BookTitle"/>
          <w:rFonts w:asciiTheme="minorHAnsi" w:hAnsiTheme="minorHAnsi" w:cstheme="minorHAnsi"/>
          <w:b w:val="0"/>
          <w:bCs w:val="0"/>
          <w:color w:val="000000"/>
          <w:sz w:val="28"/>
          <w:szCs w:val="28"/>
        </w:rPr>
        <w:t>, 71.270) it is stated:</w:t>
      </w:r>
    </w:p>
    <w:p w14:paraId="057F8F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nāhaṁ vasāmi vaikuṇṭhe   yogināṁ hṛdayena ca</w:t>
      </w:r>
      <w:r w:rsidRPr="004A2847">
        <w:rPr>
          <w:rStyle w:val="BookTitle"/>
          <w:rFonts w:asciiTheme="minorHAnsi" w:hAnsiTheme="minorHAnsi" w:cstheme="minorHAnsi"/>
          <w:b w:val="0"/>
          <w:bCs w:val="0"/>
          <w:color w:val="000000"/>
          <w:sz w:val="28"/>
          <w:szCs w:val="28"/>
        </w:rPr>
        <w:br/>
        <w:t>mad-bhaktāḥ yatra gāyanti   tatra tiṣṭhāmi nārada</w:t>
      </w:r>
    </w:p>
    <w:p w14:paraId="09AE92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Nārada, actually I do not reside in My abode, Vaikuṇṭha, nor do I reside within the hearts of the yogis, but I reside in that place where My pure devotees chant My holy name and discuss My forms, pastimes, and qualities.” In the </w:t>
      </w:r>
      <w:r w:rsidRPr="004A2847">
        <w:rPr>
          <w:rStyle w:val="BookTitle"/>
          <w:rFonts w:asciiTheme="minorHAnsi" w:hAnsiTheme="minorHAnsi" w:cstheme="minorHAnsi"/>
          <w:b w:val="0"/>
          <w:bCs w:val="0"/>
          <w:i/>
          <w:iCs/>
          <w:color w:val="000000"/>
          <w:sz w:val="28"/>
          <w:szCs w:val="28"/>
        </w:rPr>
        <w:t>Muṇḍaka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(3.2.9) it is stated: </w:t>
      </w:r>
      <w:r w:rsidRPr="004A2847">
        <w:rPr>
          <w:rStyle w:val="BookTitle"/>
          <w:rFonts w:asciiTheme="minorHAnsi" w:hAnsiTheme="minorHAnsi" w:cstheme="minorHAnsi"/>
          <w:b w:val="0"/>
          <w:bCs w:val="0"/>
          <w:i/>
          <w:iCs/>
          <w:color w:val="000000"/>
          <w:sz w:val="28"/>
          <w:szCs w:val="28"/>
        </w:rPr>
        <w:t>tarati śokaṁ tarati pāpmānaṁ</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He [who knows the Lord] becomes free from lamentation and sins.”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(4.8.23) it is stated:</w:t>
      </w:r>
    </w:p>
    <w:p w14:paraId="093273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nānyaṁ tataḥ padma-palāśa-locanād</w:t>
      </w:r>
      <w:r w:rsidRPr="004A2847">
        <w:rPr>
          <w:rStyle w:val="BookTitle"/>
          <w:rFonts w:asciiTheme="minorHAnsi" w:hAnsiTheme="minorHAnsi" w:cstheme="minorHAnsi"/>
          <w:b w:val="0"/>
          <w:bCs w:val="0"/>
          <w:color w:val="000000"/>
          <w:sz w:val="28"/>
          <w:szCs w:val="28"/>
        </w:rPr>
        <w:br/>
        <w:t>duḥkha-cchidaṁ te mṛgayāmi kañcana</w:t>
      </w:r>
    </w:p>
    <w:p w14:paraId="6F783F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 mṛgyate hasta-gṛhīta-padmayāś</w:t>
      </w:r>
      <w:r w:rsidRPr="004A2847">
        <w:rPr>
          <w:rStyle w:val="BookTitle"/>
          <w:rFonts w:asciiTheme="minorHAnsi" w:hAnsiTheme="minorHAnsi" w:cstheme="minorHAnsi"/>
          <w:b w:val="0"/>
          <w:bCs w:val="0"/>
          <w:color w:val="000000"/>
          <w:sz w:val="28"/>
          <w:szCs w:val="28"/>
        </w:rPr>
        <w:br/>
        <w:t>riyetarair aṅga vimṛgyamāṇayā</w:t>
      </w:r>
    </w:p>
    <w:p w14:paraId="732776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Dhruva, as far as I am concerned, I do not find anyone who can mitigate your distress but the Supreme Personality of Godhead, whose eyes are like lotus petals. Many demigods such as Lord Brahmā seek the pleasure of the goddess of fortune, but the goddess of fortune herself, with a lotus flower in her hand, is always ready to render service to the Supreme Lord.”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(5.18.20) it is stated:</w:t>
      </w:r>
    </w:p>
    <w:p w14:paraId="4C025D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 vai patiḥ syād akutobhayaḥ svayaṁ</w:t>
      </w:r>
      <w:r w:rsidRPr="004A2847">
        <w:rPr>
          <w:rStyle w:val="BookTitle"/>
          <w:rFonts w:asciiTheme="minorHAnsi" w:hAnsiTheme="minorHAnsi" w:cstheme="minorHAnsi"/>
          <w:b w:val="0"/>
          <w:bCs w:val="0"/>
          <w:color w:val="000000"/>
          <w:sz w:val="28"/>
          <w:szCs w:val="28"/>
        </w:rPr>
        <w:br/>
        <w:t>samantataḥ pāti bhayāturaṁ janam</w:t>
      </w:r>
      <w:r w:rsidRPr="004A2847">
        <w:rPr>
          <w:rStyle w:val="BookTitle"/>
          <w:rFonts w:asciiTheme="minorHAnsi" w:hAnsiTheme="minorHAnsi" w:cstheme="minorHAnsi"/>
          <w:b w:val="0"/>
          <w:bCs w:val="0"/>
          <w:color w:val="000000"/>
          <w:sz w:val="28"/>
          <w:szCs w:val="28"/>
        </w:rPr>
        <w:br/>
        <w:t>sa eka evetarathā mitho bhayaṁ</w:t>
      </w:r>
      <w:r w:rsidRPr="004A2847">
        <w:rPr>
          <w:rStyle w:val="BookTitle"/>
          <w:rFonts w:asciiTheme="minorHAnsi" w:hAnsiTheme="minorHAnsi" w:cstheme="minorHAnsi"/>
          <w:b w:val="0"/>
          <w:bCs w:val="0"/>
          <w:color w:val="000000"/>
          <w:sz w:val="28"/>
          <w:szCs w:val="28"/>
        </w:rPr>
        <w:br/>
        <w:t>naivātmalābhād adhi manyate param</w:t>
      </w:r>
    </w:p>
    <w:p w14:paraId="11CC4C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“He alone who is never afraid but who, on the contrary, gives complete shelter to all fearful persons can </w:t>
      </w:r>
      <w:proofErr w:type="gramStart"/>
      <w:r w:rsidRPr="004A2847">
        <w:rPr>
          <w:rStyle w:val="BookTitle"/>
          <w:rFonts w:asciiTheme="minorHAnsi" w:hAnsiTheme="minorHAnsi" w:cstheme="minorHAnsi"/>
          <w:b w:val="0"/>
          <w:bCs w:val="0"/>
          <w:color w:val="000000"/>
          <w:sz w:val="28"/>
          <w:szCs w:val="28"/>
        </w:rPr>
        <w:t>actually become</w:t>
      </w:r>
      <w:proofErr w:type="gramEnd"/>
      <w:r w:rsidRPr="004A2847">
        <w:rPr>
          <w:rStyle w:val="BookTitle"/>
          <w:rFonts w:asciiTheme="minorHAnsi" w:hAnsiTheme="minorHAnsi" w:cstheme="minorHAnsi"/>
          <w:b w:val="0"/>
          <w:bCs w:val="0"/>
          <w:color w:val="000000"/>
          <w:sz w:val="28"/>
          <w:szCs w:val="28"/>
        </w:rPr>
        <w:t xml:space="preserve"> a husband and protector. Therefore, my Lord, you are the only husband, and no one else can claim this position. If you were not the only husband,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would be afraid of others.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persons learned in all Vedic literature accept only Your Lordship as everyone's master, and they think no one else a better husband and protector than You.”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(11.19.9) it is stated:</w:t>
      </w:r>
    </w:p>
    <w:p w14:paraId="65A87F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tāpa-trayeṇābhihatasya ghore</w:t>
      </w:r>
      <w:r w:rsidRPr="004A2847">
        <w:rPr>
          <w:rStyle w:val="BookTitle"/>
          <w:rFonts w:asciiTheme="minorHAnsi" w:hAnsiTheme="minorHAnsi" w:cstheme="minorHAnsi"/>
          <w:b w:val="0"/>
          <w:bCs w:val="0"/>
          <w:color w:val="000000"/>
          <w:sz w:val="28"/>
          <w:szCs w:val="28"/>
        </w:rPr>
        <w:br/>
        <w:t>santapyamānasya bhavādhvanīśa</w:t>
      </w:r>
    </w:p>
    <w:p w14:paraId="0C33C6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paśyāmi nānyac charaṇaṁ tavāṅghri-</w:t>
      </w:r>
      <w:r w:rsidRPr="004A2847">
        <w:rPr>
          <w:rStyle w:val="BookTitle"/>
          <w:rFonts w:asciiTheme="minorHAnsi" w:hAnsiTheme="minorHAnsi" w:cstheme="minorHAnsi"/>
          <w:b w:val="0"/>
          <w:bCs w:val="0"/>
          <w:color w:val="000000"/>
          <w:sz w:val="28"/>
          <w:szCs w:val="28"/>
        </w:rPr>
        <w:br/>
        <w:t>dvandvātapatrād amṛtābhivarṣāt</w:t>
      </w:r>
    </w:p>
    <w:p w14:paraId="394001C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Lord, for one who is being tormented on the terrible path of birth and death and is constantly overwhelmed by the threefold miseries, I do not see any possible shelter other than Your two lotus feet, which are just like a refreshing umbrella that pours down showers of delicious nectar.”</w:t>
      </w:r>
    </w:p>
    <w:p w14:paraId="679050CE" w14:textId="29421A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1.276</w:t>
      </w:r>
    </w:p>
    <w:p w14:paraId="2678ED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w:t>
      </w:r>
    </w:p>
    <w:p w14:paraId="082F47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karuṇā-sāgara gauracandra mahāśaya</w:t>
      </w:r>
      <w:r w:rsidRPr="004A2847">
        <w:rPr>
          <w:rStyle w:val="BookTitle"/>
          <w:rFonts w:asciiTheme="minorHAnsi" w:hAnsiTheme="minorHAnsi" w:cstheme="minorHAnsi"/>
          <w:b w:val="0"/>
          <w:bCs w:val="0"/>
          <w:color w:val="000000"/>
          <w:sz w:val="28"/>
          <w:szCs w:val="28"/>
        </w:rPr>
        <w:br/>
        <w:t>doṣa nāhi dekhe prabhu, guṇa-mātra laya</w:t>
      </w:r>
    </w:p>
    <w:p w14:paraId="18D846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Gauracandra is an ocean of mercy. He does not see anyone's faults, but sees only their good qualities.</w:t>
      </w:r>
    </w:p>
    <w:p w14:paraId="3C13E1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Lord only accepts the good qualities of the fault-filled living entities, He is known as </w:t>
      </w:r>
      <w:r w:rsidRPr="004A2847">
        <w:rPr>
          <w:rStyle w:val="BookTitle"/>
          <w:rFonts w:asciiTheme="minorHAnsi" w:hAnsiTheme="minorHAnsi" w:cstheme="minorHAnsi"/>
          <w:b w:val="0"/>
          <w:bCs w:val="0"/>
          <w:i/>
          <w:iCs/>
          <w:color w:val="000000"/>
          <w:sz w:val="28"/>
          <w:szCs w:val="28"/>
        </w:rPr>
        <w:t>guṇa-grāhī</w:t>
      </w:r>
      <w:r w:rsidRPr="004A2847">
        <w:rPr>
          <w:rStyle w:val="BookTitle"/>
          <w:rFonts w:asciiTheme="minorHAnsi" w:hAnsiTheme="minorHAnsi" w:cstheme="minorHAnsi"/>
          <w:b w:val="0"/>
          <w:bCs w:val="0"/>
          <w:color w:val="000000"/>
          <w:sz w:val="28"/>
          <w:szCs w:val="28"/>
        </w:rPr>
        <w:t>, He who sees only the good in others. He does not find any fault in others. Unless the fallen souls are inspired by Him, they can never deliver themselves.</w:t>
      </w:r>
    </w:p>
    <w:p w14:paraId="61C773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(3.2.23) it is stated:</w:t>
      </w:r>
    </w:p>
    <w:p w14:paraId="3BAC10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aho bakī yaṁ stana-kāla-kūṭaṁ</w:t>
      </w:r>
      <w:r w:rsidRPr="004A2847">
        <w:rPr>
          <w:rStyle w:val="BookTitle"/>
          <w:rFonts w:asciiTheme="minorHAnsi" w:hAnsiTheme="minorHAnsi" w:cstheme="minorHAnsi"/>
          <w:b w:val="0"/>
          <w:bCs w:val="0"/>
          <w:color w:val="000000"/>
          <w:sz w:val="28"/>
          <w:szCs w:val="28"/>
        </w:rPr>
        <w:br/>
        <w:t>jighāṁsayāpāyayad apy asādhvī</w:t>
      </w:r>
      <w:r w:rsidRPr="004A2847">
        <w:rPr>
          <w:rStyle w:val="BookTitle"/>
          <w:rFonts w:asciiTheme="minorHAnsi" w:hAnsiTheme="minorHAnsi" w:cstheme="minorHAnsi"/>
          <w:b w:val="0"/>
          <w:bCs w:val="0"/>
          <w:color w:val="000000"/>
          <w:sz w:val="28"/>
          <w:szCs w:val="28"/>
        </w:rPr>
        <w:br/>
        <w:t>lebhe gatiṁ dhātry-ucitāṁ tato ’nyaṁ</w:t>
      </w:r>
      <w:r w:rsidRPr="004A2847">
        <w:rPr>
          <w:rStyle w:val="BookTitle"/>
          <w:rFonts w:asciiTheme="minorHAnsi" w:hAnsiTheme="minorHAnsi" w:cstheme="minorHAnsi"/>
          <w:b w:val="0"/>
          <w:bCs w:val="0"/>
          <w:color w:val="000000"/>
          <w:sz w:val="28"/>
          <w:szCs w:val="28"/>
        </w:rPr>
        <w:br/>
        <w:t>kaṁ vā dayāluṁ śaraṇam vrajema</w:t>
      </w:r>
    </w:p>
    <w:p w14:paraId="5305BC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“Alas, how shall I take shelter of one more merciful than He who granted the position of mother to a she-demon [Pūtanā] although she was unfaithful and she prepared deadly poison to be sucked from her breast?”</w:t>
      </w:r>
    </w:p>
    <w:p w14:paraId="1E17FC27" w14:textId="6E682C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1.277</w:t>
      </w:r>
    </w:p>
    <w:p w14:paraId="193118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277</w:t>
      </w:r>
    </w:p>
    <w:p w14:paraId="0B9004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aiśvarya samvariyā mahāvīra</w:t>
      </w:r>
      <w:r w:rsidRPr="004A2847">
        <w:rPr>
          <w:rStyle w:val="BookTitle"/>
          <w:rFonts w:asciiTheme="minorHAnsi" w:hAnsiTheme="minorHAnsi" w:cstheme="minorHAnsi"/>
          <w:b w:val="0"/>
          <w:bCs w:val="0"/>
          <w:color w:val="000000"/>
          <w:sz w:val="28"/>
          <w:szCs w:val="28"/>
        </w:rPr>
        <w:br/>
        <w:t>bāhya prakāsiyā prabhu hailena sthira</w:t>
      </w:r>
    </w:p>
    <w:p w14:paraId="2F1022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awhile the almighty Lord concealed His opulences. He then regained external consciousness and became peaceful.</w:t>
      </w:r>
    </w:p>
    <w:p w14:paraId="19134CDE" w14:textId="6EEDC0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1.278</w:t>
      </w:r>
    </w:p>
    <w:p w14:paraId="14789D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w:t>
      </w:r>
    </w:p>
    <w:p w14:paraId="724FF05A" w14:textId="4B039DC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 laiyā prabhu gaṅgā-snāne gelā</w:t>
      </w:r>
      <w:ins w:id="23" w:author="your servant" w:date="2020-04-08T08:33:00Z">
        <w:r w:rsidR="0090117A"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jāhnavīte bahu-vidha jala-krīḍā kailā</w:t>
      </w:r>
    </w:p>
    <w:p w14:paraId="7FC4A9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the Lord went with the devotees to take bath in the Ganges, where they engaged in various water sports.</w:t>
      </w:r>
    </w:p>
    <w:p w14:paraId="36AE2ACA" w14:textId="3B623B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1.279</w:t>
      </w:r>
    </w:p>
    <w:p w14:paraId="52AC52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279</w:t>
      </w:r>
    </w:p>
    <w:p w14:paraId="37DBB3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sahita āilena kari' snāna</w:t>
      </w:r>
      <w:r w:rsidRPr="004A2847">
        <w:rPr>
          <w:rStyle w:val="BookTitle"/>
          <w:rFonts w:asciiTheme="minorHAnsi" w:hAnsiTheme="minorHAnsi" w:cstheme="minorHAnsi"/>
          <w:b w:val="0"/>
          <w:bCs w:val="0"/>
          <w:color w:val="000000"/>
          <w:sz w:val="28"/>
          <w:szCs w:val="28"/>
        </w:rPr>
        <w:br/>
        <w:t>tulasīre pradakṣiṇa kari' jala-dāna</w:t>
      </w:r>
    </w:p>
    <w:p w14:paraId="02783D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taking bath, the Lord returned with the devotees. He then circumambulated and watered the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plant.</w:t>
      </w:r>
    </w:p>
    <w:p w14:paraId="59DC0129" w14:textId="0F06F6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1.280</w:t>
      </w:r>
    </w:p>
    <w:p w14:paraId="68255B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7C31A4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viṣṇu-gṛhe pradakṣiṇa, namaskāra kari'</w:t>
      </w:r>
      <w:r w:rsidRPr="004A2847">
        <w:rPr>
          <w:rStyle w:val="BookTitle"/>
          <w:rFonts w:asciiTheme="minorHAnsi" w:hAnsiTheme="minorHAnsi" w:cstheme="minorHAnsi"/>
          <w:b w:val="0"/>
          <w:bCs w:val="0"/>
          <w:color w:val="000000"/>
          <w:sz w:val="28"/>
          <w:szCs w:val="28"/>
        </w:rPr>
        <w:br/>
        <w:t>sabā' lai' bhojane vasilā gaurahari</w:t>
      </w:r>
    </w:p>
    <w:p w14:paraId="178030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circumambulating the temple of Viṣṇu and offering obeisances to the Lord, Gaurahari sat down to eat lunch with the devotees.</w:t>
      </w:r>
    </w:p>
    <w:p w14:paraId="2BC6A1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every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house and in every Vaiṣṇava's house there was a Viṣṇu temple in which </w:t>
      </w:r>
      <w:r w:rsidRPr="004A2847">
        <w:rPr>
          <w:rStyle w:val="BookTitle"/>
          <w:rFonts w:asciiTheme="minorHAnsi" w:hAnsiTheme="minorHAnsi" w:cstheme="minorHAnsi"/>
          <w:b w:val="0"/>
          <w:bCs w:val="0"/>
          <w:i/>
          <w:iCs/>
          <w:color w:val="000000"/>
          <w:sz w:val="28"/>
          <w:szCs w:val="28"/>
        </w:rPr>
        <w:t>śālagrāma-śilās</w:t>
      </w:r>
      <w:r w:rsidRPr="004A2847">
        <w:rPr>
          <w:rStyle w:val="BookTitle"/>
          <w:rFonts w:asciiTheme="minorHAnsi" w:hAnsiTheme="minorHAnsi" w:cstheme="minorHAnsi"/>
          <w:b w:val="0"/>
          <w:bCs w:val="0"/>
          <w:color w:val="000000"/>
          <w:sz w:val="28"/>
          <w:szCs w:val="28"/>
        </w:rPr>
        <w:t xml:space="preserve"> were worshiped. The temple for demigods in the house of a non-Vaiṣṇava is called Caṇḍī-maṇḍapa, and the temple for the Supreme Lord in the house of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devotee of Viṣṇu is called </w:t>
      </w:r>
      <w:r w:rsidRPr="004A2847">
        <w:rPr>
          <w:rStyle w:val="BookTitle"/>
          <w:rFonts w:asciiTheme="minorHAnsi" w:hAnsiTheme="minorHAnsi" w:cstheme="minorHAnsi"/>
          <w:b w:val="0"/>
          <w:bCs w:val="0"/>
          <w:i/>
          <w:iCs/>
          <w:color w:val="000000"/>
          <w:sz w:val="28"/>
          <w:szCs w:val="28"/>
        </w:rPr>
        <w:t>viṣṇu-gṛha</w:t>
      </w:r>
      <w:r w:rsidRPr="004A2847">
        <w:rPr>
          <w:rStyle w:val="BookTitle"/>
          <w:rFonts w:asciiTheme="minorHAnsi" w:hAnsiTheme="minorHAnsi" w:cstheme="minorHAnsi"/>
          <w:b w:val="0"/>
          <w:bCs w:val="0"/>
          <w:color w:val="000000"/>
          <w:sz w:val="28"/>
          <w:szCs w:val="28"/>
        </w:rPr>
        <w:t xml:space="preserve"> or </w:t>
      </w:r>
      <w:r w:rsidRPr="004A2847">
        <w:rPr>
          <w:rStyle w:val="BookTitle"/>
          <w:rFonts w:asciiTheme="minorHAnsi" w:hAnsiTheme="minorHAnsi" w:cstheme="minorHAnsi"/>
          <w:b w:val="0"/>
          <w:bCs w:val="0"/>
          <w:i/>
          <w:iCs/>
          <w:color w:val="000000"/>
          <w:sz w:val="28"/>
          <w:szCs w:val="28"/>
        </w:rPr>
        <w:t>tulasī-maṇḍapa</w:t>
      </w:r>
      <w:r w:rsidRPr="004A2847">
        <w:rPr>
          <w:rStyle w:val="BookTitle"/>
          <w:rFonts w:asciiTheme="minorHAnsi" w:hAnsiTheme="minorHAnsi" w:cstheme="minorHAnsi"/>
          <w:b w:val="0"/>
          <w:bCs w:val="0"/>
          <w:color w:val="000000"/>
          <w:sz w:val="28"/>
          <w:szCs w:val="28"/>
        </w:rPr>
        <w:t>.</w:t>
      </w:r>
    </w:p>
    <w:p w14:paraId="7E3DA7F4" w14:textId="04BBC7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1.281</w:t>
      </w:r>
    </w:p>
    <w:p w14:paraId="1E612C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10FCF9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madhye vasilena prabhu nityānanda-saṅge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catur-dige sarva-gaṇa vasilena raṅge</w:t>
      </w:r>
    </w:p>
    <w:p w14:paraId="53F653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sat down in the middle with Nityānanda, and the devotees happily sat around Them.</w:t>
      </w:r>
    </w:p>
    <w:p w14:paraId="2BEB47C1" w14:textId="5D47E3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1.282</w:t>
      </w:r>
    </w:p>
    <w:p w14:paraId="7C2C71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501308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sarvāṅge candana—prabhu praphulla-vadana</w:t>
      </w:r>
      <w:r w:rsidRPr="004A2847">
        <w:rPr>
          <w:rStyle w:val="BookTitle"/>
          <w:rFonts w:asciiTheme="minorHAnsi" w:hAnsiTheme="minorHAnsi" w:cstheme="minorHAnsi"/>
          <w:b w:val="0"/>
          <w:bCs w:val="0"/>
          <w:color w:val="000000"/>
          <w:sz w:val="28"/>
          <w:szCs w:val="28"/>
        </w:rPr>
        <w:br/>
        <w:t>bhojana karena catur-dige bhakta-gaṇa</w:t>
      </w:r>
    </w:p>
    <w:p w14:paraId="053004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entire body of the Lord was decorated with sandalwood paste, and His face was fully blossomed. The Lord then began to eat </w:t>
      </w:r>
      <w:proofErr w:type="gramStart"/>
      <w:r w:rsidRPr="004A2847">
        <w:rPr>
          <w:rStyle w:val="BookTitle"/>
          <w:rFonts w:asciiTheme="minorHAnsi" w:hAnsiTheme="minorHAnsi" w:cstheme="minorHAnsi"/>
          <w:b/>
          <w:bCs/>
          <w:color w:val="800000"/>
          <w:sz w:val="28"/>
          <w:szCs w:val="28"/>
        </w:rPr>
        <w:t>in the midst of</w:t>
      </w:r>
      <w:proofErr w:type="gramEnd"/>
      <w:r w:rsidRPr="004A2847">
        <w:rPr>
          <w:rStyle w:val="BookTitle"/>
          <w:rFonts w:asciiTheme="minorHAnsi" w:hAnsiTheme="minorHAnsi" w:cstheme="minorHAnsi"/>
          <w:b/>
          <w:bCs/>
          <w:color w:val="800000"/>
          <w:sz w:val="28"/>
          <w:szCs w:val="28"/>
        </w:rPr>
        <w:t xml:space="preserve"> the devotees.</w:t>
      </w:r>
    </w:p>
    <w:p w14:paraId="1E1AEBAF" w14:textId="10C313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1.283</w:t>
      </w:r>
    </w:p>
    <w:p w14:paraId="09D06A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1BA2AB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vṛndāvana-madhye yena gopa-gaṇa-saṅge</w:t>
      </w:r>
      <w:r w:rsidRPr="004A2847">
        <w:rPr>
          <w:rStyle w:val="BookTitle"/>
          <w:rFonts w:asciiTheme="minorHAnsi" w:hAnsiTheme="minorHAnsi" w:cstheme="minorHAnsi"/>
          <w:b w:val="0"/>
          <w:bCs w:val="0"/>
          <w:color w:val="000000"/>
          <w:sz w:val="28"/>
          <w:szCs w:val="28"/>
        </w:rPr>
        <w:br/>
        <w:t>rāma-kṛṣṇa bhojana karena sei raṅge</w:t>
      </w:r>
    </w:p>
    <w:p w14:paraId="4A8B4709"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It appeared as though</w:t>
      </w:r>
      <w:proofErr w:type="gramEnd"/>
      <w:r w:rsidRPr="004A2847">
        <w:rPr>
          <w:rStyle w:val="BookTitle"/>
          <w:rFonts w:asciiTheme="minorHAnsi" w:hAnsiTheme="minorHAnsi" w:cstheme="minorHAnsi"/>
          <w:b/>
          <w:bCs/>
          <w:color w:val="800000"/>
          <w:sz w:val="28"/>
          <w:szCs w:val="28"/>
        </w:rPr>
        <w:t xml:space="preserve"> Kṛṣṇa and Balarāma were joyfully taking lunch in Vṛndāvana in the midst of Their cowherd boy friends.</w:t>
      </w:r>
    </w:p>
    <w:p w14:paraId="5C30F364" w14:textId="4B23FF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1.284</w:t>
      </w:r>
    </w:p>
    <w:p w14:paraId="5CF63C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6D7596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saba kathā prabhu sabāre kahiyā</w:t>
      </w:r>
      <w:r w:rsidRPr="004A2847">
        <w:rPr>
          <w:rStyle w:val="BookTitle"/>
          <w:rFonts w:asciiTheme="minorHAnsi" w:hAnsiTheme="minorHAnsi" w:cstheme="minorHAnsi"/>
          <w:b w:val="0"/>
          <w:bCs w:val="0"/>
          <w:color w:val="000000"/>
          <w:sz w:val="28"/>
          <w:szCs w:val="28"/>
        </w:rPr>
        <w:br/>
        <w:t>bhojana karena prabhu hāsiyā hāsiyā</w:t>
      </w:r>
    </w:p>
    <w:p w14:paraId="531B45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smiled as He described those pastimes to everyone while taking lunch.</w:t>
      </w:r>
    </w:p>
    <w:p w14:paraId="5838B9D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those pastimes,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Thirteen, verses 5-11.</w:t>
      </w:r>
    </w:p>
    <w:p w14:paraId="133F452E" w14:textId="74A58E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1.285</w:t>
      </w:r>
    </w:p>
    <w:p w14:paraId="7D4DAC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27EA61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kāra śakti āche ihā saba varṇibāre</w:t>
      </w:r>
      <w:r w:rsidRPr="004A2847">
        <w:rPr>
          <w:rStyle w:val="BookTitle"/>
          <w:rFonts w:asciiTheme="minorHAnsi" w:hAnsiTheme="minorHAnsi" w:cstheme="minorHAnsi"/>
          <w:b w:val="0"/>
          <w:bCs w:val="0"/>
          <w:color w:val="000000"/>
          <w:sz w:val="28"/>
          <w:szCs w:val="28"/>
        </w:rPr>
        <w:br/>
        <w:t>tāṅhāra kṛpāya yei bolāna yāhāre</w:t>
      </w:r>
    </w:p>
    <w:p w14:paraId="65BAAE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Who has the power to describe these pastimes? Only one who is favored by the </w:t>
      </w:r>
      <w:r w:rsidRPr="004A2847">
        <w:rPr>
          <w:rStyle w:val="BookTitle"/>
          <w:rFonts w:asciiTheme="minorHAnsi" w:hAnsiTheme="minorHAnsi" w:cstheme="minorHAnsi"/>
          <w:b/>
          <w:bCs/>
          <w:color w:val="800000"/>
          <w:sz w:val="28"/>
          <w:szCs w:val="28"/>
        </w:rPr>
        <w:lastRenderedPageBreak/>
        <w:t>Lord can do so.</w:t>
      </w:r>
    </w:p>
    <w:p w14:paraId="45C3D303" w14:textId="1EC869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1.286</w:t>
      </w:r>
    </w:p>
    <w:p w14:paraId="0482F4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286</w:t>
      </w:r>
    </w:p>
    <w:p w14:paraId="2EE602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bhojana kariyā prabhu calilena mātra</w:t>
      </w:r>
      <w:r w:rsidRPr="004A2847">
        <w:rPr>
          <w:rStyle w:val="BookTitle"/>
          <w:rFonts w:asciiTheme="minorHAnsi" w:hAnsiTheme="minorHAnsi" w:cstheme="minorHAnsi"/>
          <w:b w:val="0"/>
          <w:bCs w:val="0"/>
          <w:color w:val="000000"/>
          <w:sz w:val="28"/>
          <w:szCs w:val="28"/>
        </w:rPr>
        <w:br/>
        <w:t>bhakta-gaṇa luṭhi' khāilena śeṣa-pātra</w:t>
      </w:r>
    </w:p>
    <w:p w14:paraId="48F544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Lord got up after finishing His meal, all the devotees eagerly took His remnants.</w:t>
      </w:r>
    </w:p>
    <w:p w14:paraId="0441D0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Viśva-kośa</w:t>
      </w:r>
      <w:r w:rsidRPr="004A2847">
        <w:rPr>
          <w:rStyle w:val="BookTitle"/>
          <w:rFonts w:asciiTheme="minorHAnsi" w:hAnsiTheme="minorHAnsi" w:cstheme="minorHAnsi"/>
          <w:b w:val="0"/>
          <w:bCs w:val="0"/>
          <w:color w:val="000000"/>
          <w:sz w:val="28"/>
          <w:szCs w:val="28"/>
        </w:rPr>
        <w:t xml:space="preserve"> dictionary it is stated: </w:t>
      </w:r>
      <w:r w:rsidRPr="004A2847">
        <w:rPr>
          <w:rStyle w:val="BookTitle"/>
          <w:rFonts w:asciiTheme="minorHAnsi" w:hAnsiTheme="minorHAnsi" w:cstheme="minorHAnsi"/>
          <w:b w:val="0"/>
          <w:bCs w:val="0"/>
          <w:i/>
          <w:iCs/>
          <w:color w:val="000000"/>
          <w:sz w:val="28"/>
          <w:szCs w:val="28"/>
        </w:rPr>
        <w:t>prasādān nija-nirmālā dāne śeṣānukīrtitā</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śeṣa</w:t>
      </w:r>
      <w:r w:rsidRPr="004A2847">
        <w:rPr>
          <w:rStyle w:val="BookTitle"/>
          <w:rFonts w:asciiTheme="minorHAnsi" w:hAnsiTheme="minorHAnsi" w:cstheme="minorHAnsi"/>
          <w:b w:val="0"/>
          <w:bCs w:val="0"/>
          <w:color w:val="000000"/>
          <w:sz w:val="28"/>
          <w:szCs w:val="28"/>
        </w:rPr>
        <w:t xml:space="preserve"> refers to the remnants of foods and flower garlands offered to a deity.”</w:t>
      </w:r>
    </w:p>
    <w:p w14:paraId="6BE7423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(11.6.46) it is stated:</w:t>
      </w:r>
    </w:p>
    <w:p w14:paraId="21E421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tvayopabhukta-srag-gandha-</w:t>
      </w:r>
      <w:r w:rsidRPr="004A2847">
        <w:rPr>
          <w:rStyle w:val="BookTitle"/>
          <w:rFonts w:asciiTheme="minorHAnsi" w:hAnsiTheme="minorHAnsi" w:cstheme="minorHAnsi"/>
          <w:b w:val="0"/>
          <w:bCs w:val="0"/>
          <w:color w:val="000000"/>
          <w:sz w:val="28"/>
          <w:szCs w:val="28"/>
        </w:rPr>
        <w:br/>
        <w:t>vāso-’laṅkāra-carcitāḥ</w:t>
      </w:r>
      <w:r w:rsidRPr="004A2847">
        <w:rPr>
          <w:rStyle w:val="BookTitle"/>
          <w:rFonts w:asciiTheme="minorHAnsi" w:hAnsiTheme="minorHAnsi" w:cstheme="minorHAnsi"/>
          <w:b w:val="0"/>
          <w:bCs w:val="0"/>
          <w:color w:val="000000"/>
          <w:sz w:val="28"/>
          <w:szCs w:val="28"/>
        </w:rPr>
        <w:br/>
        <w:t>ucchiṣṭa-bhojino dāsās</w:t>
      </w:r>
      <w:r w:rsidRPr="004A2847">
        <w:rPr>
          <w:rStyle w:val="BookTitle"/>
          <w:rFonts w:asciiTheme="minorHAnsi" w:hAnsiTheme="minorHAnsi" w:cstheme="minorHAnsi"/>
          <w:b w:val="0"/>
          <w:bCs w:val="0"/>
          <w:color w:val="000000"/>
          <w:sz w:val="28"/>
          <w:szCs w:val="28"/>
        </w:rPr>
        <w:br/>
        <w:t xml:space="preserve">tava māyāṁ jayema hi </w:t>
      </w:r>
    </w:p>
    <w:p w14:paraId="47F0BB6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“Simply by decorating ourselves with the garlands, fragrant oils, clothes, and ornaments that You have already enjoyed, and by eating the remnants of Your meals, we, </w:t>
      </w:r>
      <w:proofErr w:type="gramStart"/>
      <w:r w:rsidRPr="004A2847">
        <w:rPr>
          <w:rStyle w:val="BookTitle"/>
          <w:rFonts w:asciiTheme="minorHAnsi" w:hAnsiTheme="minorHAnsi" w:cstheme="minorHAnsi"/>
          <w:b w:val="0"/>
          <w:bCs w:val="0"/>
          <w:color w:val="000000"/>
          <w:sz w:val="28"/>
          <w:szCs w:val="28"/>
        </w:rPr>
        <w:t>Your</w:t>
      </w:r>
      <w:proofErr w:type="gramEnd"/>
      <w:r w:rsidRPr="004A2847">
        <w:rPr>
          <w:rStyle w:val="BookTitle"/>
          <w:rFonts w:asciiTheme="minorHAnsi" w:hAnsiTheme="minorHAnsi" w:cstheme="minorHAnsi"/>
          <w:b w:val="0"/>
          <w:bCs w:val="0"/>
          <w:color w:val="000000"/>
          <w:sz w:val="28"/>
          <w:szCs w:val="28"/>
        </w:rPr>
        <w:t xml:space="preserve"> servants, will indeed conquer Your illusory energy.”</w:t>
      </w:r>
    </w:p>
    <w:p w14:paraId="7952AF7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15.236) it is stated:</w:t>
      </w:r>
    </w:p>
    <w:p w14:paraId="74225F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kahe,</w:t>
      </w:r>
      <w:del w:id="24" w:author="your servant" w:date="2020-04-08T08:35:00Z">
        <w:r w:rsidRPr="004A2847" w:rsidDel="0090117A">
          <w:rPr>
            <w:rStyle w:val="BookTitle"/>
            <w:rFonts w:asciiTheme="minorHAnsi" w:hAnsiTheme="minorHAnsi" w:cstheme="minorHAnsi"/>
            <w:b w:val="0"/>
            <w:bCs w:val="0"/>
            <w:color w:val="000000"/>
            <w:sz w:val="28"/>
            <w:szCs w:val="28"/>
          </w:rPr>
          <w:delText>—</w:delText>
        </w:r>
      </w:del>
      <w:r w:rsidRPr="004A2847">
        <w:rPr>
          <w:rStyle w:val="BookTitle"/>
          <w:rFonts w:asciiTheme="minorHAnsi" w:hAnsiTheme="minorHAnsi" w:cstheme="minorHAnsi"/>
          <w:b w:val="0"/>
          <w:bCs w:val="0"/>
          <w:color w:val="000000"/>
          <w:sz w:val="28"/>
          <w:szCs w:val="28"/>
        </w:rPr>
        <w:t>—bhāla kaile, śāstra-ājñā haya</w:t>
      </w:r>
      <w:r w:rsidRPr="004A2847">
        <w:rPr>
          <w:rStyle w:val="BookTitle"/>
          <w:rFonts w:asciiTheme="minorHAnsi" w:hAnsiTheme="minorHAnsi" w:cstheme="minorHAnsi"/>
          <w:b w:val="0"/>
          <w:bCs w:val="0"/>
          <w:color w:val="000000"/>
          <w:sz w:val="28"/>
          <w:szCs w:val="28"/>
        </w:rPr>
        <w:br/>
        <w:t>kṛṣṇera sakala śeṣa bhṛtya āsvādaya</w:t>
      </w:r>
    </w:p>
    <w:p w14:paraId="65C58A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“Caitanya Mahāprabhu then said, `Yes, you have spoken correctly. The </w:t>
      </w:r>
      <w:r w:rsidRPr="004A2847">
        <w:rPr>
          <w:rStyle w:val="BookTitle"/>
          <w:rFonts w:asciiTheme="minorHAnsi" w:hAnsiTheme="minorHAnsi" w:cstheme="minorHAnsi"/>
          <w:b w:val="0"/>
          <w:bCs w:val="0"/>
          <w:i/>
          <w:iCs/>
          <w:color w:val="000000"/>
          <w:sz w:val="28"/>
          <w:szCs w:val="28"/>
        </w:rPr>
        <w:t>śāstras</w:t>
      </w:r>
      <w:r w:rsidRPr="004A2847">
        <w:rPr>
          <w:rStyle w:val="BookTitle"/>
          <w:rFonts w:asciiTheme="minorHAnsi" w:hAnsiTheme="minorHAnsi" w:cstheme="minorHAnsi"/>
          <w:b w:val="0"/>
          <w:bCs w:val="0"/>
          <w:color w:val="000000"/>
          <w:sz w:val="28"/>
          <w:szCs w:val="28"/>
        </w:rPr>
        <w:t xml:space="preserve"> enjoin that the devotee can partake of everything left by Kṛṣṇa.'”</w:t>
      </w:r>
    </w:p>
    <w:p w14:paraId="666B376F" w14:textId="4CDAC5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1.287</w:t>
      </w:r>
    </w:p>
    <w:p w14:paraId="3A3A90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73C30C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bhavya-bhavya vṛddha saba hailāśiśumati</w:t>
      </w:r>
      <w:r w:rsidRPr="004A2847">
        <w:rPr>
          <w:rStyle w:val="BookTitle"/>
          <w:rFonts w:asciiTheme="minorHAnsi" w:hAnsiTheme="minorHAnsi" w:cstheme="minorHAnsi"/>
          <w:b w:val="0"/>
          <w:bCs w:val="0"/>
          <w:color w:val="000000"/>
          <w:sz w:val="28"/>
          <w:szCs w:val="28"/>
        </w:rPr>
        <w:br/>
        <w:t>ei mata haya viṣṇu-bhaktira śakati</w:t>
      </w:r>
    </w:p>
    <w:p w14:paraId="1CBD84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respectable elderly persons acted like children. This is the potency of devotional service to Viṣṇu.</w:t>
      </w:r>
    </w:p>
    <w:p w14:paraId="2D7DF3E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bhavya </w:t>
      </w:r>
      <w:r w:rsidRPr="004A2847">
        <w:rPr>
          <w:rStyle w:val="BookTitle"/>
          <w:rFonts w:asciiTheme="minorHAnsi" w:hAnsiTheme="minorHAnsi" w:cstheme="minorHAnsi"/>
          <w:b w:val="0"/>
          <w:bCs w:val="0"/>
          <w:color w:val="000000"/>
          <w:sz w:val="28"/>
          <w:szCs w:val="28"/>
        </w:rPr>
        <w:t>means “grave” or “sober.”</w:t>
      </w:r>
    </w:p>
    <w:p w14:paraId="5402C11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Despite being situated at a mature age, many grave persons acted like children. As a result of devotional service to Viṣṇu, they exhibited childish restlessness.</w:t>
      </w:r>
    </w:p>
    <w:p w14:paraId="08B6062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According to the </w:t>
      </w:r>
      <w:r w:rsidRPr="004A2847">
        <w:rPr>
          <w:rStyle w:val="BookTitle"/>
          <w:rFonts w:asciiTheme="minorHAnsi" w:hAnsiTheme="minorHAnsi" w:cstheme="minorHAnsi"/>
          <w:b w:val="0"/>
          <w:bCs w:val="0"/>
          <w:i/>
          <w:iCs/>
          <w:color w:val="000000"/>
          <w:sz w:val="28"/>
          <w:szCs w:val="28"/>
        </w:rPr>
        <w:t xml:space="preserve">Medinī </w:t>
      </w:r>
      <w:r w:rsidRPr="004A2847">
        <w:rPr>
          <w:rStyle w:val="BookTitle"/>
          <w:rFonts w:asciiTheme="minorHAnsi" w:hAnsiTheme="minorHAnsi" w:cstheme="minorHAnsi"/>
          <w:b w:val="0"/>
          <w:bCs w:val="0"/>
          <w:color w:val="000000"/>
          <w:sz w:val="28"/>
          <w:szCs w:val="28"/>
        </w:rPr>
        <w:t xml:space="preserve">dictionary the word </w:t>
      </w:r>
      <w:r w:rsidRPr="004A2847">
        <w:rPr>
          <w:rStyle w:val="BookTitle"/>
          <w:rFonts w:asciiTheme="minorHAnsi" w:hAnsiTheme="minorHAnsi" w:cstheme="minorHAnsi"/>
          <w:b w:val="0"/>
          <w:bCs w:val="0"/>
          <w:i/>
          <w:iCs/>
          <w:color w:val="000000"/>
          <w:sz w:val="28"/>
          <w:szCs w:val="28"/>
        </w:rPr>
        <w:t xml:space="preserve">bhavya </w:t>
      </w:r>
      <w:r w:rsidRPr="004A2847">
        <w:rPr>
          <w:rStyle w:val="BookTitle"/>
          <w:rFonts w:asciiTheme="minorHAnsi" w:hAnsiTheme="minorHAnsi" w:cstheme="minorHAnsi"/>
          <w:b w:val="0"/>
          <w:bCs w:val="0"/>
          <w:color w:val="000000"/>
          <w:sz w:val="28"/>
          <w:szCs w:val="28"/>
        </w:rPr>
        <w:t>has three meanings</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auspiciousness,” “truthfulness,” and “qualification.”</w:t>
      </w:r>
    </w:p>
    <w:p w14:paraId="4A165FCE" w14:textId="67DCBF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1.288</w:t>
      </w:r>
    </w:p>
    <w:p w14:paraId="57663B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080C2D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sukṛti-jana śune e saba ākhyāna</w:t>
      </w:r>
      <w:r w:rsidRPr="004A2847">
        <w:rPr>
          <w:rStyle w:val="BookTitle"/>
          <w:rFonts w:asciiTheme="minorHAnsi" w:hAnsiTheme="minorHAnsi" w:cstheme="minorHAnsi"/>
          <w:b w:val="0"/>
          <w:bCs w:val="0"/>
          <w:color w:val="000000"/>
          <w:sz w:val="28"/>
          <w:szCs w:val="28"/>
        </w:rPr>
        <w:br/>
        <w:t>tāhāre milaye gauracandra bhagavān</w:t>
      </w:r>
    </w:p>
    <w:p w14:paraId="563B20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 pious person who hears these topics certainly achieves Lord Gauracandra.</w:t>
      </w:r>
    </w:p>
    <w:p w14:paraId="35628DFB" w14:textId="1B2FB9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1.289</w:t>
      </w:r>
    </w:p>
    <w:p w14:paraId="20EDA1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289</w:t>
      </w:r>
    </w:p>
    <w:p w14:paraId="576A40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prabhu-saṅge bhakta-gaṇa daraśana</w:t>
      </w:r>
      <w:r w:rsidRPr="004A2847">
        <w:rPr>
          <w:rStyle w:val="BookTitle"/>
          <w:rFonts w:asciiTheme="minorHAnsi" w:hAnsiTheme="minorHAnsi" w:cstheme="minorHAnsi"/>
          <w:b w:val="0"/>
          <w:bCs w:val="0"/>
          <w:color w:val="000000"/>
          <w:sz w:val="28"/>
          <w:szCs w:val="28"/>
        </w:rPr>
        <w:br/>
        <w:t>punar-bāra aiśvarya-āveśe saṅkīrtana</w:t>
      </w:r>
    </w:p>
    <w:p w14:paraId="222C6C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devotees again met the Lord and again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with great pomp.</w:t>
      </w:r>
    </w:p>
    <w:p w14:paraId="1D3D759A" w14:textId="305E42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1.290</w:t>
      </w:r>
    </w:p>
    <w:p w14:paraId="59D544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290</w:t>
      </w:r>
    </w:p>
    <w:p w14:paraId="65A730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sarva-vaiṣṇavera prabhu-saṁhati bhojana</w:t>
      </w:r>
      <w:r w:rsidRPr="004A2847">
        <w:rPr>
          <w:rStyle w:val="BookTitle"/>
          <w:rFonts w:asciiTheme="minorHAnsi" w:hAnsiTheme="minorHAnsi" w:cstheme="minorHAnsi"/>
          <w:b w:val="0"/>
          <w:bCs w:val="0"/>
          <w:color w:val="000000"/>
          <w:sz w:val="28"/>
          <w:szCs w:val="28"/>
        </w:rPr>
        <w:br/>
        <w:t>ihā ye śunaye tāre mile prema-dhana</w:t>
      </w:r>
    </w:p>
    <w:p w14:paraId="59EEFB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about how the Lord took His meal with all the Vaiṣṇavas attains the wealth of love of God.</w:t>
      </w:r>
    </w:p>
    <w:p w14:paraId="403E7A5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Many ignorant people think that a pompous procession with congregational chanting of the name of Hari in the streets is an exhibition of opulence. To remove that misconception, Śrī Gaurasundara performed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with great pomp and then sat with all the Vaiṣṇavas to exhibit the pastime of sitting and eating with the devotees.</w:t>
      </w:r>
    </w:p>
    <w:p w14:paraId="37E8C635" w14:textId="079076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1.291</w:t>
      </w:r>
    </w:p>
    <w:p w14:paraId="7808AE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0010D2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 kṛṣṇa-caitanya nityānanda-cānda jāna</w:t>
      </w:r>
      <w:r w:rsidRPr="004A2847">
        <w:rPr>
          <w:rStyle w:val="BookTitle"/>
          <w:rFonts w:asciiTheme="minorHAnsi" w:hAnsiTheme="minorHAnsi" w:cstheme="minorHAnsi"/>
          <w:b w:val="0"/>
          <w:bCs w:val="0"/>
          <w:color w:val="000000"/>
          <w:sz w:val="28"/>
          <w:szCs w:val="28"/>
        </w:rPr>
        <w:br/>
        <w:t>vṛndāvana-dāsa tachu pada-yuge gāna</w:t>
      </w:r>
    </w:p>
    <w:p w14:paraId="205A9E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F850B8A"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this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One, entitled “Meeting Again at the House of Śrī Advaita Ācārya.”</w:t>
      </w:r>
    </w:p>
    <w:p w14:paraId="3E188E51" w14:textId="77777777"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CBP 2: Description of the Lord's Travel Through Bhuvaneçvara and Other Placesto Jagannätha Puré</w:t>
      </w:r>
    </w:p>
    <w:p w14:paraId="4F188374" w14:textId="023757E2" w:rsidR="00A969AE" w:rsidRPr="004A2847" w:rsidRDefault="00A969AE">
      <w:pPr>
        <w:pStyle w:val="ChapterDesc"/>
        <w:rPr>
          <w:rStyle w:val="BookTitle"/>
          <w:rFonts w:asciiTheme="minorHAnsi" w:hAnsiTheme="minorHAnsi" w:cstheme="minorHAnsi"/>
          <w:b/>
          <w:bCs/>
          <w:color w:val="FFFFFF"/>
          <w:sz w:val="36"/>
          <w:szCs w:val="36"/>
        </w:rPr>
      </w:pPr>
      <w:r w:rsidRPr="004A2847">
        <w:rPr>
          <w:rStyle w:val="BookTitle"/>
          <w:rFonts w:asciiTheme="minorHAnsi" w:hAnsiTheme="minorHAnsi" w:cstheme="minorHAnsi"/>
          <w:b/>
          <w:bCs/>
          <w:color w:val="FFFFFF"/>
          <w:sz w:val="36"/>
          <w:szCs w:val="36"/>
        </w:rPr>
        <w:t>Chapter Two: Description of the Lord's Travel Through Bhuvaneśvara and Other Places</w:t>
      </w:r>
      <w:ins w:id="25" w:author="your servant" w:date="2020-04-10T16:39:00Z">
        <w:r w:rsidR="001E5763" w:rsidRPr="004A2847">
          <w:rPr>
            <w:rStyle w:val="BookTitle"/>
            <w:rFonts w:asciiTheme="minorHAnsi" w:hAnsiTheme="minorHAnsi" w:cstheme="minorHAnsi"/>
            <w:b/>
            <w:bCs/>
            <w:color w:val="FFFFFF"/>
            <w:sz w:val="36"/>
            <w:szCs w:val="36"/>
          </w:rPr>
          <w:t xml:space="preserve"> </w:t>
        </w:r>
      </w:ins>
      <w:r w:rsidRPr="004A2847">
        <w:rPr>
          <w:rStyle w:val="BookTitle"/>
          <w:rFonts w:asciiTheme="minorHAnsi" w:hAnsiTheme="minorHAnsi" w:cstheme="minorHAnsi"/>
          <w:b/>
          <w:bCs/>
          <w:color w:val="FFFFFF"/>
          <w:sz w:val="36"/>
          <w:szCs w:val="36"/>
        </w:rPr>
        <w:t>to Jagannātha Purī</w:t>
      </w:r>
    </w:p>
    <w:p w14:paraId="7A77E4A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Mahāprabhu's journey to Nīlācala with devotees headed by Nityānanda and Gadādhara, His making the villages Āṭisārā and Chatrabhoga glorious, His acceptance of ferryboat arrangements and other services from the fortunate Rāmacandra Khān, His journey in Orrisa via the Suvarṇarekhā River, Jaleśvara, Remuṇā, Yājapura, Vaitaraṇī, Cuttack, Sākṣi-gopāla, Bhuvaneśvara, Kamalapura, Āṭhāranālā, and entry into Purī, Śrī Nityānanda's pastime of breaking the Lord's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near the Suvarṇarekhā, the Lord's falling unconscious in ecstasy while attempting to embrace Lord Jagannātha inside the Jagannātha temple, Sārvabhauma's bringing the Lord to his own house, and the Lord's pastimes of regaining external consciousness and then honoring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at the house of Sārvabhauma.</w:t>
      </w:r>
    </w:p>
    <w:p w14:paraId="648C1A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after enjoying pastimes with His devotees at Śāntipura the Lord one morning expressed His desire to go to Nīlācala, the devotees informed Him about the various types of possible dangers He may face on the way. Yet before the strong will of the independent Lord, the devotees headed by Śrī Advaita relented. Just before the commencement of His journey the Lord solaced His devotees, who were afflicted by thoughts of separation, by instructing them to worship Kṛṣṇa. Gaurasundara's devotees felt pangs of separation </w:t>
      </w:r>
      <w:proofErr w:type="gramStart"/>
      <w:r w:rsidRPr="004A2847">
        <w:rPr>
          <w:rStyle w:val="BookTitle"/>
          <w:rFonts w:asciiTheme="minorHAnsi" w:hAnsiTheme="minorHAnsi" w:cstheme="minorHAnsi"/>
          <w:b w:val="0"/>
          <w:bCs w:val="0"/>
          <w:color w:val="000000"/>
          <w:sz w:val="28"/>
          <w:szCs w:val="28"/>
        </w:rPr>
        <w:t>similar to</w:t>
      </w:r>
      <w:proofErr w:type="gramEnd"/>
      <w:r w:rsidRPr="004A2847">
        <w:rPr>
          <w:rStyle w:val="BookTitle"/>
          <w:rFonts w:asciiTheme="minorHAnsi" w:hAnsiTheme="minorHAnsi" w:cstheme="minorHAnsi"/>
          <w:b w:val="0"/>
          <w:bCs w:val="0"/>
          <w:color w:val="000000"/>
          <w:sz w:val="28"/>
          <w:szCs w:val="28"/>
        </w:rPr>
        <w:t xml:space="preserve"> the pangs of separation felt by the residents of Vraja when Kṛṣṇa left for Mathurā, for they were nondifferent from the residents of Vraja and Gaurasundara was nondifferent from the son of Nanda. Śrī Nityānanda Prabhu, Gadādhara, Mukunda, Govinda, Jagadānanda, and Brahmānanda accompanied the Lord. On </w:t>
      </w:r>
      <w:r w:rsidRPr="004A2847">
        <w:rPr>
          <w:rStyle w:val="BookTitle"/>
          <w:rFonts w:asciiTheme="minorHAnsi" w:hAnsiTheme="minorHAnsi" w:cstheme="minorHAnsi"/>
          <w:b w:val="0"/>
          <w:bCs w:val="0"/>
          <w:color w:val="000000"/>
          <w:sz w:val="28"/>
          <w:szCs w:val="28"/>
        </w:rPr>
        <w:lastRenderedPageBreak/>
        <w:t xml:space="preserve">the way, the Lord asked the devotees if they had any accumulated possessions with them and thereby tested their qualities of indifference and freedom from desires for material opulences. He was very pleased on learning that none of them had brought any accumulated wealth. While instructing the devotees to fully depend on Kṛṣṇa, the Lord arrived at the house of Ananta Paṇḍita in the village of Āṭisārā and exhibited the pastime of accepting his hospitality. Eventually the Lord came to the holy place named Chatrabhoga and saw the Ambuliṅga-ghāṭa there. In this connection the author has described the story of Ambu-liṅga Śiva. After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and bath at Śatamukhī-gaṅgā, the Lord became absorbed in His own internal mood. Suddenly, Rāmacandra Khān, the administrator of Chatrabhoga village, came there and offered obeisances to the Lord. He was very astonished to see the Lord's intense eagerness to see Lord Jagannātha. On understanding the identity of Rāmacandra Khān, the Lord mercifully ordered him to arrange passage for Him to go to Nīlācala. Rāmacandra Khān requested the Lord and His devotees to first accept a meal at his house, and Mahāprabhu mercifully accepted his invitation. The people of Chatrabhoga thus received an opportunity to witness the transcendental ecstatic madness of the Lord. After three quarters of the night passed and Mahāprabhu regained His external consciousness, Rāmacandra Khān arranged a boat for Mahāprabhu's journey. On the boat, Gaurasundara began to display wonderful symptoms of ecstatic love. Then, on the Lord's order, Mukunda began to sing on the boat, and because of the Lord's dancing the boat came on the verge of capsizing. When the boatman forbade them from performing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by informing them about the danger of pirates and wild aquatics like crocodiles, Mahāprabhu assured the devotees about their safety by narrating to them topics of the infallible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which protects the devotees.</w:t>
      </w:r>
    </w:p>
    <w:p w14:paraId="6DDB214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entering Orissa, Mahāprabhu took bath at a place known as Gaṅgā-ghāṭa and displayed the pastime of offering obeisances to Śiva, the King of Vaiṣṇavas, installed there by Yudhiṣṭhira. Leaving the devotees in a temple, the Lord went alone to the householders' houses and displayed the pastime of begging alms by spreading the end of His cloth. Jagadānanda Paṇḍita cooked whatever foodstuffs the Lord collected by begging. After taking His meal with the devotees, the Lord spent that night performing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in that village. Early the next morning the Lord again started towards Purī. On the way, a road tax collector obstructed the Lord's path and demanded tax from Him. When he subsequently observed the Lord's uncommon effulgence, he allowed the Lord to pass but asked the devotees to pay tax. Later, on seeing Mahāprabhu's pastime of simultaneous indifference </w:t>
      </w:r>
      <w:r w:rsidRPr="004A2847">
        <w:rPr>
          <w:rStyle w:val="BookTitle"/>
          <w:rFonts w:asciiTheme="minorHAnsi" w:hAnsiTheme="minorHAnsi" w:cstheme="minorHAnsi"/>
          <w:b w:val="0"/>
          <w:bCs w:val="0"/>
          <w:color w:val="000000"/>
          <w:sz w:val="28"/>
          <w:szCs w:val="28"/>
        </w:rPr>
        <w:lastRenderedPageBreak/>
        <w:t xml:space="preserve">and affection for the devotees, the tax collector became struck with wonder and fell at the Lord's feet, begging forgiveness. After forgiving the tax collector, the Lord gradually came to the Suvarṇarekhā River and therein took bath with the devotees. As Mahāprabhu proceeded on, the devotees headed by Avadhūta Nityānanda and Jagadānanda fell far behind the Lord. During the journey Jagadānanda had been carrying the Lord's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When Jagadānanda left that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with Nityānanda and went out to beg alms, Nityānanda took 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in His hand and began to think that it could never be fair that the same Lord whom He carries in His heart would carry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Thinking in this way Śrī Nityānanda broke the Lord's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into three pieces. This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-breaking pastime of Nityānanda is incomprehensible to the minds of ordinary people; only Śrī Nityānanda knows the confidential purport of this pastime. </w:t>
      </w:r>
      <w:proofErr w:type="gramStart"/>
      <w:r w:rsidRPr="004A2847">
        <w:rPr>
          <w:rStyle w:val="BookTitle"/>
          <w:rFonts w:asciiTheme="minorHAnsi" w:hAnsiTheme="minorHAnsi" w:cstheme="minorHAnsi"/>
          <w:b w:val="0"/>
          <w:bCs w:val="0"/>
          <w:color w:val="000000"/>
          <w:sz w:val="28"/>
          <w:szCs w:val="28"/>
        </w:rPr>
        <w:t>Later on</w:t>
      </w:r>
      <w:proofErr w:type="gramEnd"/>
      <w:r w:rsidRPr="004A2847">
        <w:rPr>
          <w:rStyle w:val="BookTitle"/>
          <w:rFonts w:asciiTheme="minorHAnsi" w:hAnsiTheme="minorHAnsi" w:cstheme="minorHAnsi"/>
          <w:b w:val="0"/>
          <w:bCs w:val="0"/>
          <w:color w:val="000000"/>
          <w:sz w:val="28"/>
          <w:szCs w:val="28"/>
        </w:rPr>
        <w:t xml:space="preserve">, when Paṇḍita Jagadānanda approached the Lord with the pieces of the broken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Gaurasundara displayed the pastime of becoming externally angry with Nityānanda. He then left the devotees' company and proceeded alone to the place of Jaleśvara Śiva. Śrī Gaurasundara, who is the supreme teacher of all, then manifested His pastime of ecstatic chanting and dancing before Śiva, who is the topmost Vaiṣṇava. Meanwhile, Śrī Nityānanda and the devotees who had been left behind arrived there, and the Lord embraced them with ecstasy, discussed with them various topics, and then narrated the glories of Nityānanda.</w:t>
      </w:r>
    </w:p>
    <w:p w14:paraId="0A9922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spending that night in Jaleśvara, the next morning on the way to Bāṅsadaha Mahāprabhu enacted the pastime of conversing with a </w:t>
      </w:r>
      <w:r w:rsidRPr="004A2847">
        <w:rPr>
          <w:rStyle w:val="BookTitle"/>
          <w:rFonts w:asciiTheme="minorHAnsi" w:hAnsiTheme="minorHAnsi" w:cstheme="minorHAnsi"/>
          <w:b w:val="0"/>
          <w:bCs w:val="0"/>
          <w:i/>
          <w:iCs/>
          <w:color w:val="000000"/>
          <w:sz w:val="28"/>
          <w:szCs w:val="28"/>
        </w:rPr>
        <w:t>tāntrika-sannyāsī</w:t>
      </w:r>
      <w:r w:rsidRPr="004A2847">
        <w:rPr>
          <w:rStyle w:val="BookTitle"/>
          <w:rFonts w:asciiTheme="minorHAnsi" w:hAnsiTheme="minorHAnsi" w:cstheme="minorHAnsi"/>
          <w:b w:val="0"/>
          <w:bCs w:val="0"/>
          <w:color w:val="000000"/>
          <w:sz w:val="28"/>
          <w:szCs w:val="28"/>
        </w:rPr>
        <w:t xml:space="preserve">. He then came to the village of Remuṇā, where He chanted and danced before Gopīnātha in the association of the devotees. Thereafter the Lord came to Yājapura, and after displaying the pastime of taking bath with the devotees in the river Vaitaraṇī, the Lord suddenly left everyone behind and went somewhere and then again came before their sight. In this way the Lord gradually came to Cuttack, and after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Sākṣi-gopāla, He went to Bhuvaneśvara. In this regard the author elaborately describes the topics of Bhuvaneśvara Śiva mentioned 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He also describes the glories of the place called Ekāmraka, the meaning behind the name Bhuvaneśvara, the glories of Purī, and the topics of Śiva's position as the protector of the Lord's abodes. When Mahāprabhu arrived there, He danced jubilantly before Bhuvaneśvara Śiva. From there, the Lord went to Kamalapura. On seeing the flag on top of the Jagannātha temple, the Lord became overwhelmed with ecstasy. When Mahāprabhu came to Āṭhāranālā He expressed a desire to go see Lord Jagannātha alone. With intense eagerness He then went ahead alone and entered the temple of Jagannātha. On seeing </w:t>
      </w:r>
      <w:r w:rsidRPr="004A2847">
        <w:rPr>
          <w:rStyle w:val="BookTitle"/>
          <w:rFonts w:asciiTheme="minorHAnsi" w:hAnsiTheme="minorHAnsi" w:cstheme="minorHAnsi"/>
          <w:b w:val="0"/>
          <w:bCs w:val="0"/>
          <w:color w:val="000000"/>
          <w:sz w:val="28"/>
          <w:szCs w:val="28"/>
        </w:rPr>
        <w:lastRenderedPageBreak/>
        <w:t xml:space="preserve">Jagannātha and meeting the Lord after a long separation, Mahāprabhu became so absorbed in ecstasy that as He was about to embrace Jagannātha He fell unconscious to the ground. At that time Sārvabhauma Bhaṭṭācārya was in the temple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 On seeing the condition of the new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he understood according to the symptoms described in the scriptures that the Lord was an exalted personality. When the temple guards were about to beat the Lord, Sārvabhauma forbade them from doing so and brought Mahāprabhu to his own house. By and by, the devotees headed by Nityānanda arrived there. After the Lord regained His external consciousness, He resolved to see Lord Jagannātha only from behind the Garuḍa pillar. Then, after taking bath, the Lord displayed the pastime of honoring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with the devotees at the house of Sārvabhauma.</w:t>
      </w:r>
    </w:p>
    <w:p w14:paraId="2FBDE9A2" w14:textId="24EAFF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2.001</w:t>
      </w:r>
    </w:p>
    <w:p w14:paraId="23B8A9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7E4939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gauracandra jaya sarva-prāṇa</w:t>
      </w:r>
      <w:r w:rsidRPr="004A2847">
        <w:rPr>
          <w:rStyle w:val="BookTitle"/>
          <w:rFonts w:asciiTheme="minorHAnsi" w:hAnsiTheme="minorHAnsi" w:cstheme="minorHAnsi"/>
          <w:b w:val="0"/>
          <w:bCs w:val="0"/>
          <w:color w:val="000000"/>
          <w:sz w:val="28"/>
          <w:szCs w:val="28"/>
        </w:rPr>
        <w:br/>
        <w:t>jaya duṣṭa-bhayaṅkara jaya śiṣṭa-trāṇa</w:t>
      </w:r>
    </w:p>
    <w:p w14:paraId="5A3881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Gauracandra! All glories to the life and soul of all! All glories to You, the personification of fear for the miscreants! All glories to the deliverer of the devotees!</w:t>
      </w:r>
    </w:p>
    <w:p w14:paraId="44BC439D" w14:textId="04F77178"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Śrī Caitanya is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Śrī Kṛṣṇa, He is the life and soul of all living entities. He is the fierce Yamarāja for the miscreants who are envious of Hari, Guru, and Vaiṣṇava. For sober devotees like Prahlāda, He is the deliverer from aversion to devotional service. After accepting the renounced order of life, Śrī Kṛṣṇa Caitanyadeva did not accept that the living entities are one with Brahman or that this material world is false. The Māyāvādīs, who do not discriminate between sinful and sober persons, and the fruitive workers, who do discriminate, are both enthusiastic for material activities born of the three modes of nature, but since Śrī Gaurasundara did not approve of such conceptions of the materialists, </w:t>
      </w:r>
      <w:r w:rsidRPr="004A2847">
        <w:rPr>
          <w:rStyle w:val="BookTitle"/>
          <w:rFonts w:asciiTheme="minorHAnsi" w:hAnsiTheme="minorHAnsi" w:cstheme="minorHAnsi"/>
          <w:b w:val="0"/>
          <w:bCs w:val="0"/>
          <w:i/>
          <w:iCs/>
          <w:color w:val="000000"/>
          <w:sz w:val="28"/>
          <w:szCs w:val="28"/>
          <w:rPrChange w:id="26" w:author="your servant" w:date="2020-04-10T16:56:00Z">
            <w:rPr>
              <w:rStyle w:val="BookTitle"/>
              <w:rFonts w:asciiTheme="minorHAnsi" w:hAnsiTheme="minorHAnsi" w:cstheme="minorHAnsi"/>
              <w:b w:val="0"/>
              <w:bCs w:val="0"/>
              <w:color w:val="000000"/>
              <w:sz w:val="28"/>
              <w:szCs w:val="28"/>
            </w:rPr>
          </w:rPrChange>
        </w:rPr>
        <w:t>karm</w:t>
      </w:r>
      <w:ins w:id="27" w:author="your servant" w:date="2020-04-10T16:56:00Z">
        <w:r w:rsidR="00BE5C20" w:rsidRPr="004A2847">
          <w:rPr>
            <w:rStyle w:val="BookTitle"/>
            <w:rFonts w:asciiTheme="minorHAnsi" w:hAnsiTheme="minorHAnsi" w:cstheme="minorHAnsi"/>
            <w:b w:val="0"/>
            <w:bCs w:val="0"/>
            <w:i/>
            <w:iCs/>
            <w:color w:val="000000"/>
            <w:sz w:val="28"/>
            <w:szCs w:val="28"/>
            <w:rPrChange w:id="28" w:author="your servant" w:date="2020-04-10T16:56: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29" w:author="your servant" w:date="2020-04-10T16:56: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Change w:id="30" w:author="your servant" w:date="2020-04-10T16:56:00Z">
            <w:rPr>
              <w:rStyle w:val="BookTitle"/>
              <w:rFonts w:asciiTheme="minorHAnsi" w:hAnsiTheme="minorHAnsi" w:cstheme="minorHAnsi"/>
              <w:b w:val="0"/>
              <w:bCs w:val="0"/>
              <w:color w:val="000000"/>
              <w:sz w:val="28"/>
              <w:szCs w:val="28"/>
            </w:rPr>
          </w:rPrChange>
        </w:rPr>
        <w:t>yog</w:t>
      </w:r>
      <w:ins w:id="31" w:author="your servant" w:date="2020-04-10T16:55:00Z">
        <w:r w:rsidR="00BE5C20" w:rsidRPr="004A2847">
          <w:rPr>
            <w:rStyle w:val="BookTitle"/>
            <w:rFonts w:asciiTheme="minorHAnsi" w:hAnsiTheme="minorHAnsi" w:cstheme="minorHAnsi"/>
            <w:b w:val="0"/>
            <w:bCs w:val="0"/>
            <w:i/>
            <w:iCs/>
            <w:color w:val="000000"/>
            <w:sz w:val="28"/>
            <w:szCs w:val="28"/>
            <w:rPrChange w:id="32" w:author="your servant" w:date="2020-04-10T16:56: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33" w:author="your servant" w:date="2020-04-10T16:56: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He exhibited the pastime of preaching pure devotional service and distributing ecstatic love of Kṛṣṇa.</w:t>
      </w:r>
    </w:p>
    <w:p w14:paraId="057AC118" w14:textId="0583A1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2.002</w:t>
      </w:r>
    </w:p>
    <w:p w14:paraId="514E6E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48E42C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śeṣa ramā aja bhavera īśvara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jaya kṛpā-sindhu dīnabandhu nyāsi-vara</w:t>
      </w:r>
    </w:p>
    <w:p w14:paraId="74845B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the Lord of Ananta Śeṣa, Lakṣmī, Brahmā, and Śiva! All glories to the best of the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who is an ocean of mercy and the friend of the poor!</w:t>
      </w:r>
    </w:p>
    <w:p w14:paraId="14C706F6" w14:textId="10057C1C"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w:t>
      </w:r>
      <w:r w:rsidRPr="004A2847">
        <w:rPr>
          <w:rStyle w:val="BookTitle"/>
          <w:rFonts w:asciiTheme="minorHAnsi" w:hAnsiTheme="minorHAnsi" w:cstheme="minorHAnsi"/>
          <w:b w:val="0"/>
          <w:bCs w:val="0"/>
          <w:i/>
          <w:iCs/>
          <w:color w:val="000000"/>
          <w:sz w:val="28"/>
          <w:szCs w:val="28"/>
        </w:rPr>
        <w:t>pañcopāsakas</w:t>
      </w:r>
      <w:r w:rsidRPr="004A2847">
        <w:rPr>
          <w:rStyle w:val="BookTitle"/>
          <w:rFonts w:asciiTheme="minorHAnsi" w:hAnsiTheme="minorHAnsi" w:cstheme="minorHAnsi"/>
          <w:b w:val="0"/>
          <w:bCs w:val="0"/>
          <w:color w:val="000000"/>
          <w:sz w:val="28"/>
          <w:szCs w:val="28"/>
        </w:rPr>
        <w:t xml:space="preserve">, who worship five deities, and those who worship many deities wrongly conclude that the </w:t>
      </w:r>
      <w:r w:rsidRPr="004A2847">
        <w:rPr>
          <w:rStyle w:val="BookTitle"/>
          <w:rFonts w:asciiTheme="minorHAnsi" w:hAnsiTheme="minorHAnsi" w:cstheme="minorHAnsi"/>
          <w:b w:val="0"/>
          <w:bCs w:val="0"/>
          <w:i/>
          <w:iCs/>
          <w:color w:val="000000"/>
          <w:sz w:val="28"/>
          <w:szCs w:val="28"/>
        </w:rPr>
        <w:t>guṇa-avatāras</w:t>
      </w:r>
      <w:r w:rsidRPr="004A2847">
        <w:rPr>
          <w:rStyle w:val="BookTitle"/>
          <w:rFonts w:asciiTheme="minorHAnsi" w:hAnsiTheme="minorHAnsi" w:cstheme="minorHAnsi"/>
          <w:b w:val="0"/>
          <w:bCs w:val="0"/>
          <w:color w:val="000000"/>
          <w:sz w:val="28"/>
          <w:szCs w:val="28"/>
        </w:rPr>
        <w:t xml:space="preserve"> Śiva and Brahmā as well as Lakṣmī, the potency of the Supreme Lord, and Ananta Śeṣa, the servant of the Lord, are equal to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Kṛṣṇa, the devotees have established that Kṛṣṇa alone is the Lord of all demigods and servants of those who are subordinate to Him. So that no one would consider that Mahāprabhu was not the preacher of a </w:t>
      </w:r>
      <w:r w:rsidRPr="004A2847">
        <w:rPr>
          <w:rStyle w:val="BookTitle"/>
          <w:rFonts w:asciiTheme="minorHAnsi" w:hAnsiTheme="minorHAnsi" w:cstheme="minorHAnsi"/>
          <w:b w:val="0"/>
          <w:bCs w:val="0"/>
          <w:i/>
          <w:iCs/>
          <w:color w:val="000000"/>
          <w:sz w:val="28"/>
          <w:szCs w:val="28"/>
        </w:rPr>
        <w:t>mahā-bhāgavata's</w:t>
      </w:r>
      <w:r w:rsidRPr="004A2847">
        <w:rPr>
          <w:rStyle w:val="BookTitle"/>
          <w:rFonts w:asciiTheme="minorHAnsi" w:hAnsiTheme="minorHAnsi" w:cstheme="minorHAnsi"/>
          <w:b w:val="0"/>
          <w:bCs w:val="0"/>
          <w:color w:val="000000"/>
          <w:sz w:val="28"/>
          <w:szCs w:val="28"/>
        </w:rPr>
        <w:t xml:space="preserve"> pastimes by considering Him an ordinary </w:t>
      </w:r>
      <w:r w:rsidRPr="004A2847">
        <w:rPr>
          <w:rStyle w:val="BookTitle"/>
          <w:rFonts w:asciiTheme="minorHAnsi" w:hAnsiTheme="minorHAnsi" w:cstheme="minorHAnsi"/>
          <w:b w:val="0"/>
          <w:bCs w:val="0"/>
          <w:i/>
          <w:iCs/>
          <w:color w:val="000000"/>
          <w:sz w:val="28"/>
          <w:szCs w:val="28"/>
          <w:rPrChange w:id="34" w:author="your servant" w:date="2020-04-10T17:00:00Z">
            <w:rPr>
              <w:rStyle w:val="BookTitle"/>
              <w:rFonts w:asciiTheme="minorHAnsi" w:hAnsiTheme="minorHAnsi" w:cstheme="minorHAnsi"/>
              <w:b w:val="0"/>
              <w:bCs w:val="0"/>
              <w:color w:val="000000"/>
              <w:sz w:val="28"/>
              <w:szCs w:val="28"/>
            </w:rPr>
          </w:rPrChange>
        </w:rPr>
        <w:t>karm</w:t>
      </w:r>
      <w:ins w:id="35" w:author="your servant" w:date="2020-04-10T17:00:00Z">
        <w:r w:rsidR="00BE5C20" w:rsidRPr="004A2847">
          <w:rPr>
            <w:rStyle w:val="BookTitle"/>
            <w:rFonts w:asciiTheme="minorHAnsi" w:hAnsiTheme="minorHAnsi" w:cstheme="minorHAnsi"/>
            <w:b w:val="0"/>
            <w:bCs w:val="0"/>
            <w:i/>
            <w:iCs/>
            <w:color w:val="000000"/>
            <w:sz w:val="28"/>
            <w:szCs w:val="28"/>
            <w:rPrChange w:id="36" w:author="your servant" w:date="2020-04-10T17:00: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color w:val="000000"/>
          <w:sz w:val="28"/>
          <w:szCs w:val="28"/>
        </w:rPr>
        <w:t xml:space="preserve">- or </w:t>
      </w:r>
      <w:r w:rsidRPr="004A2847">
        <w:rPr>
          <w:rStyle w:val="BookTitle"/>
          <w:rFonts w:asciiTheme="minorHAnsi" w:hAnsiTheme="minorHAnsi" w:cstheme="minorHAnsi"/>
          <w:b w:val="0"/>
          <w:bCs w:val="0"/>
          <w:i/>
          <w:iCs/>
          <w:color w:val="000000"/>
          <w:sz w:val="28"/>
          <w:szCs w:val="28"/>
        </w:rPr>
        <w:t>jñānī</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who are both forced to enjoy the fruits of their karma, Mahāprabhu was the only friend of the </w:t>
      </w:r>
      <w:r w:rsidRPr="004A2847">
        <w:rPr>
          <w:rStyle w:val="BookTitle"/>
          <w:rFonts w:asciiTheme="minorHAnsi" w:hAnsiTheme="minorHAnsi" w:cstheme="minorHAnsi"/>
          <w:b w:val="0"/>
          <w:bCs w:val="0"/>
          <w:i/>
          <w:iCs/>
          <w:color w:val="000000"/>
          <w:sz w:val="28"/>
          <w:szCs w:val="28"/>
          <w:rPrChange w:id="37" w:author="your servant" w:date="2020-04-10T17:00:00Z">
            <w:rPr>
              <w:rStyle w:val="BookTitle"/>
              <w:rFonts w:asciiTheme="minorHAnsi" w:hAnsiTheme="minorHAnsi" w:cstheme="minorHAnsi"/>
              <w:b w:val="0"/>
              <w:bCs w:val="0"/>
              <w:color w:val="000000"/>
              <w:sz w:val="28"/>
              <w:szCs w:val="28"/>
            </w:rPr>
          </w:rPrChange>
        </w:rPr>
        <w:t>karm</w:t>
      </w:r>
      <w:ins w:id="38" w:author="your servant" w:date="2020-04-10T17:00:00Z">
        <w:r w:rsidR="00BE5C20" w:rsidRPr="004A2847">
          <w:rPr>
            <w:rStyle w:val="BookTitle"/>
            <w:rFonts w:asciiTheme="minorHAnsi" w:hAnsiTheme="minorHAnsi" w:cstheme="minorHAnsi"/>
            <w:b w:val="0"/>
            <w:bCs w:val="0"/>
            <w:i/>
            <w:iCs/>
            <w:color w:val="000000"/>
            <w:sz w:val="28"/>
            <w:szCs w:val="28"/>
            <w:rPrChange w:id="39" w:author="your servant" w:date="2020-04-10T17:00:00Z">
              <w:rPr>
                <w:rStyle w:val="BookTitle"/>
                <w:rFonts w:asciiTheme="minorHAnsi" w:hAnsiTheme="minorHAnsi" w:cstheme="minorHAnsi"/>
                <w:b w:val="0"/>
                <w:bCs w:val="0"/>
                <w:color w:val="000000"/>
                <w:sz w:val="28"/>
                <w:szCs w:val="28"/>
              </w:rPr>
            </w:rPrChange>
          </w:rPr>
          <w:t>ī</w:t>
        </w:r>
      </w:ins>
      <w:del w:id="40" w:author="your servant" w:date="2020-04-10T17:00:00Z">
        <w:r w:rsidRPr="004A2847" w:rsidDel="00BE5C20">
          <w:rPr>
            <w:rStyle w:val="BookTitle"/>
            <w:rFonts w:asciiTheme="minorHAnsi" w:hAnsiTheme="minorHAnsi" w:cstheme="minorHAnsi"/>
            <w:b w:val="0"/>
            <w:bCs w:val="0"/>
            <w:i/>
            <w:iCs/>
            <w:color w:val="000000"/>
            <w:sz w:val="28"/>
            <w:szCs w:val="28"/>
            <w:rPrChange w:id="41" w:author="your servant" w:date="2020-04-10T17:00:00Z">
              <w:rPr>
                <w:rStyle w:val="BookTitle"/>
                <w:rFonts w:asciiTheme="minorHAnsi" w:hAnsiTheme="minorHAnsi" w:cstheme="minorHAnsi"/>
                <w:b w:val="0"/>
                <w:bCs w:val="0"/>
                <w:color w:val="000000"/>
                <w:sz w:val="28"/>
                <w:szCs w:val="28"/>
              </w:rPr>
            </w:rPrChange>
          </w:rPr>
          <w:delText>i</w:delText>
        </w:r>
      </w:del>
      <w:r w:rsidRPr="004A2847">
        <w:rPr>
          <w:rStyle w:val="BookTitle"/>
          <w:rFonts w:asciiTheme="minorHAnsi" w:hAnsiTheme="minorHAnsi" w:cstheme="minorHAnsi"/>
          <w:b w:val="0"/>
          <w:bCs w:val="0"/>
          <w:i/>
          <w:iCs/>
          <w:color w:val="000000"/>
          <w:sz w:val="28"/>
          <w:szCs w:val="28"/>
          <w:rPrChange w:id="42" w:author="your servant" w:date="2020-04-10T17:00: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materialists, and fallen souls; He was the friend of the devotees; He was most merciful; He was the Lord of all; and He was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Kṛṣṇa. Since He enacted the pastime of giving up all the misconceptions of the materialists, </w:t>
      </w:r>
      <w:r w:rsidRPr="004A2847">
        <w:rPr>
          <w:rStyle w:val="BookTitle"/>
          <w:rFonts w:asciiTheme="minorHAnsi" w:hAnsiTheme="minorHAnsi" w:cstheme="minorHAnsi"/>
          <w:b w:val="0"/>
          <w:bCs w:val="0"/>
          <w:i/>
          <w:iCs/>
          <w:color w:val="000000"/>
          <w:sz w:val="28"/>
          <w:szCs w:val="28"/>
          <w:rPrChange w:id="43" w:author="your servant" w:date="2020-04-10T17:00:00Z">
            <w:rPr>
              <w:rStyle w:val="BookTitle"/>
              <w:rFonts w:asciiTheme="minorHAnsi" w:hAnsiTheme="minorHAnsi" w:cstheme="minorHAnsi"/>
              <w:b w:val="0"/>
              <w:bCs w:val="0"/>
              <w:color w:val="000000"/>
              <w:sz w:val="28"/>
              <w:szCs w:val="28"/>
            </w:rPr>
          </w:rPrChange>
        </w:rPr>
        <w:t>karm</w:t>
      </w:r>
      <w:ins w:id="44" w:author="your servant" w:date="2020-04-10T17:00:00Z">
        <w:r w:rsidR="00BE5C20" w:rsidRPr="004A2847">
          <w:rPr>
            <w:rStyle w:val="BookTitle"/>
            <w:rFonts w:asciiTheme="minorHAnsi" w:hAnsiTheme="minorHAnsi" w:cstheme="minorHAnsi"/>
            <w:b w:val="0"/>
            <w:bCs w:val="0"/>
            <w:i/>
            <w:iCs/>
            <w:color w:val="000000"/>
            <w:sz w:val="28"/>
            <w:szCs w:val="28"/>
            <w:rPrChange w:id="45" w:author="your servant" w:date="2020-04-10T17:00: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46" w:author="your servant" w:date="2020-04-10T17:00: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and pseudo devotees, He is the original Supreme Personality of Godhead, Śrī Kṛṣṇa. To reveal that all manifestations are exhibitions of His </w:t>
      </w:r>
      <w:r w:rsidRPr="004A2847">
        <w:rPr>
          <w:rStyle w:val="BookTitle"/>
          <w:rFonts w:asciiTheme="minorHAnsi" w:hAnsiTheme="minorHAnsi" w:cstheme="minorHAnsi"/>
          <w:b w:val="0"/>
          <w:bCs w:val="0"/>
          <w:i/>
          <w:iCs/>
          <w:color w:val="000000"/>
          <w:sz w:val="28"/>
          <w:szCs w:val="28"/>
        </w:rPr>
        <w:t>acintya-bhedābheda</w:t>
      </w:r>
      <w:r w:rsidRPr="004A2847">
        <w:rPr>
          <w:rStyle w:val="BookTitle"/>
          <w:rFonts w:asciiTheme="minorHAnsi" w:hAnsiTheme="minorHAnsi" w:cstheme="minorHAnsi"/>
          <w:b w:val="0"/>
          <w:bCs w:val="0"/>
          <w:color w:val="000000"/>
          <w:sz w:val="28"/>
          <w:szCs w:val="28"/>
        </w:rPr>
        <w:t xml:space="preserve">, the Supreme Personality of Godhead, Kṛṣṇa, accepted the dress of the best of the </w:t>
      </w:r>
      <w:r w:rsidRPr="004A2847">
        <w:rPr>
          <w:rStyle w:val="BookTitle"/>
          <w:rFonts w:asciiTheme="minorHAnsi" w:hAnsiTheme="minorHAnsi" w:cstheme="minorHAnsi"/>
          <w:b w:val="0"/>
          <w:bCs w:val="0"/>
          <w:i/>
          <w:iCs/>
          <w:color w:val="000000"/>
          <w:sz w:val="28"/>
          <w:szCs w:val="28"/>
        </w:rPr>
        <w:t>mahā-bhāgavata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Rather than attributing the spirit of worldly enjoyment on the Supreme Lord and accepting the human beings as God, the Supreme Lord remained aloof from the conceptions of material time, place, and circumstance in the course of adventing in this world, in India, in Bengal, in Nadia to teach the conclusion of </w:t>
      </w:r>
      <w:r w:rsidRPr="004A2847">
        <w:rPr>
          <w:rStyle w:val="BookTitle"/>
          <w:rFonts w:asciiTheme="minorHAnsi" w:hAnsiTheme="minorHAnsi" w:cstheme="minorHAnsi"/>
          <w:b w:val="0"/>
          <w:bCs w:val="0"/>
          <w:i/>
          <w:iCs/>
          <w:color w:val="000000"/>
          <w:sz w:val="28"/>
          <w:szCs w:val="28"/>
        </w:rPr>
        <w:t>acintya-bhedābheda</w:t>
      </w:r>
      <w:r w:rsidRPr="004A2847">
        <w:rPr>
          <w:rStyle w:val="BookTitle"/>
          <w:rFonts w:asciiTheme="minorHAnsi" w:hAnsiTheme="minorHAnsi" w:cstheme="minorHAnsi"/>
          <w:b w:val="0"/>
          <w:bCs w:val="0"/>
          <w:color w:val="000000"/>
          <w:sz w:val="28"/>
          <w:szCs w:val="28"/>
        </w:rPr>
        <w:t xml:space="preserve"> philosophy and to enact the pastime of awarding living entities the </w:t>
      </w:r>
      <w:proofErr w:type="gramStart"/>
      <w:r w:rsidRPr="004A2847">
        <w:rPr>
          <w:rStyle w:val="BookTitle"/>
          <w:rFonts w:asciiTheme="minorHAnsi" w:hAnsiTheme="minorHAnsi" w:cstheme="minorHAnsi"/>
          <w:b w:val="0"/>
          <w:bCs w:val="0"/>
          <w:color w:val="000000"/>
          <w:sz w:val="28"/>
          <w:szCs w:val="28"/>
        </w:rPr>
        <w:t>ultimate goal</w:t>
      </w:r>
      <w:proofErr w:type="gramEnd"/>
      <w:r w:rsidRPr="004A2847">
        <w:rPr>
          <w:rStyle w:val="BookTitle"/>
          <w:rFonts w:asciiTheme="minorHAnsi" w:hAnsiTheme="minorHAnsi" w:cstheme="minorHAnsi"/>
          <w:b w:val="0"/>
          <w:bCs w:val="0"/>
          <w:color w:val="000000"/>
          <w:sz w:val="28"/>
          <w:szCs w:val="28"/>
        </w:rPr>
        <w:t xml:space="preserve"> of life.</w:t>
      </w:r>
    </w:p>
    <w:p w14:paraId="3262D506" w14:textId="0016A0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2.003</w:t>
      </w:r>
    </w:p>
    <w:p w14:paraId="14930F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8D44C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bhakta-goṣṭhi-sahita gaurāṅga jaya jaya</w:t>
      </w:r>
      <w:r w:rsidRPr="004A2847">
        <w:rPr>
          <w:rStyle w:val="BookTitle"/>
          <w:rFonts w:asciiTheme="minorHAnsi" w:hAnsiTheme="minorHAnsi" w:cstheme="minorHAnsi"/>
          <w:b w:val="0"/>
          <w:bCs w:val="0"/>
          <w:color w:val="000000"/>
          <w:sz w:val="28"/>
          <w:szCs w:val="28"/>
        </w:rPr>
        <w:br/>
        <w:t>kṛpā kara prabhu, yena toṅhe mana raya</w:t>
      </w:r>
    </w:p>
    <w:p w14:paraId="337871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Gaurāṅga along with His devotees! O Lord, please be merciful to me so that my mind may remain fixed on You.</w:t>
      </w:r>
    </w:p>
    <w:p w14:paraId="2EB40A44" w14:textId="44E67F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2.004</w:t>
      </w:r>
    </w:p>
    <w:p w14:paraId="4BFA9F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68BD59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śrī-gaurasundara śāntipure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karilā aśeṣa raṅga advaitera ghare</w:t>
      </w:r>
    </w:p>
    <w:p w14:paraId="430E6E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performed unlimited pastimes at the house of Advaita in Śāntipura.</w:t>
      </w:r>
    </w:p>
    <w:p w14:paraId="1BACBE6E" w14:textId="234717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2.005</w:t>
      </w:r>
    </w:p>
    <w:p w14:paraId="4D1230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4DE983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bahuvidha āpana rahasya kathā raṅge</w:t>
      </w:r>
      <w:r w:rsidRPr="004A2847">
        <w:rPr>
          <w:rStyle w:val="BookTitle"/>
          <w:rFonts w:asciiTheme="minorHAnsi" w:hAnsiTheme="minorHAnsi" w:cstheme="minorHAnsi"/>
          <w:b w:val="0"/>
          <w:bCs w:val="0"/>
          <w:color w:val="000000"/>
          <w:sz w:val="28"/>
          <w:szCs w:val="28"/>
        </w:rPr>
        <w:br/>
        <w:t>sukhe rātri goṅāilā bhakta-gaṇa-saṅge</w:t>
      </w:r>
    </w:p>
    <w:p w14:paraId="125CF6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happily passed the entire night with the devotees discussing various confidential topics about Kṛṣṇa.</w:t>
      </w:r>
    </w:p>
    <w:p w14:paraId="1368AA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Lord passed the entire night with the devotees relishing uninterrupted happiness by discussing confidential topics regarding Kṛṣṇa, the transcendental form of attraction for all kinds of devotees.</w:t>
      </w:r>
    </w:p>
    <w:p w14:paraId="315EADA1" w14:textId="2BFAF8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2.006</w:t>
      </w:r>
    </w:p>
    <w:p w14:paraId="1837BC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2D4376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pohāila niśā prabhu kari' nija-kṛtya</w:t>
      </w:r>
      <w:r w:rsidRPr="004A2847">
        <w:rPr>
          <w:rStyle w:val="BookTitle"/>
          <w:rFonts w:asciiTheme="minorHAnsi" w:hAnsiTheme="minorHAnsi" w:cstheme="minorHAnsi"/>
          <w:b w:val="0"/>
          <w:bCs w:val="0"/>
          <w:color w:val="000000"/>
          <w:sz w:val="28"/>
          <w:szCs w:val="28"/>
        </w:rPr>
        <w:br/>
        <w:t>vasilena catur-dige veḍi' saba bhṛtya</w:t>
      </w:r>
    </w:p>
    <w:p w14:paraId="102FEB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the end of the night the Lord performed His daily morning duties and sat down </w:t>
      </w:r>
      <w:proofErr w:type="gramStart"/>
      <w:r w:rsidRPr="004A2847">
        <w:rPr>
          <w:rStyle w:val="BookTitle"/>
          <w:rFonts w:asciiTheme="minorHAnsi" w:hAnsiTheme="minorHAnsi" w:cstheme="minorHAnsi"/>
          <w:b/>
          <w:bCs/>
          <w:color w:val="800000"/>
          <w:sz w:val="28"/>
          <w:szCs w:val="28"/>
        </w:rPr>
        <w:t>in the midst of</w:t>
      </w:r>
      <w:proofErr w:type="gramEnd"/>
      <w:r w:rsidRPr="004A2847">
        <w:rPr>
          <w:rStyle w:val="BookTitle"/>
          <w:rFonts w:asciiTheme="minorHAnsi" w:hAnsiTheme="minorHAnsi" w:cstheme="minorHAnsi"/>
          <w:b/>
          <w:bCs/>
          <w:color w:val="800000"/>
          <w:sz w:val="28"/>
          <w:szCs w:val="28"/>
        </w:rPr>
        <w:t xml:space="preserve"> His servants.</w:t>
      </w:r>
    </w:p>
    <w:p w14:paraId="19621E32" w14:textId="24E4D2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2.007</w:t>
      </w:r>
    </w:p>
    <w:p w14:paraId="642D33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351850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“āmi calilāṅa nīlācale</w:t>
      </w:r>
      <w:r w:rsidRPr="004A2847">
        <w:rPr>
          <w:rStyle w:val="BookTitle"/>
          <w:rFonts w:asciiTheme="minorHAnsi" w:hAnsiTheme="minorHAnsi" w:cstheme="minorHAnsi"/>
          <w:b w:val="0"/>
          <w:bCs w:val="0"/>
          <w:color w:val="000000"/>
          <w:sz w:val="28"/>
          <w:szCs w:val="28"/>
        </w:rPr>
        <w:br/>
        <w:t>kichu duḥkha nā bhāviha tomarā-sakale</w:t>
      </w:r>
    </w:p>
    <w:p w14:paraId="00D13C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will go to Nīlācala. Do not feel unhappy.</w:t>
      </w:r>
    </w:p>
    <w:p w14:paraId="75FEBCD3" w14:textId="07FDB7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2.008</w:t>
      </w:r>
    </w:p>
    <w:p w14:paraId="489EDE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11BC06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nīlācala-candra dekhi' āmi punar-bāra</w:t>
      </w:r>
      <w:r w:rsidRPr="004A2847">
        <w:rPr>
          <w:rStyle w:val="BookTitle"/>
          <w:rFonts w:asciiTheme="minorHAnsi" w:hAnsiTheme="minorHAnsi" w:cstheme="minorHAnsi"/>
          <w:b w:val="0"/>
          <w:bCs w:val="0"/>
          <w:color w:val="000000"/>
          <w:sz w:val="28"/>
          <w:szCs w:val="28"/>
        </w:rPr>
        <w:br/>
        <w:t>āsiyā haiba saṅgī tomā'-sabākāra</w:t>
      </w:r>
    </w:p>
    <w:p w14:paraId="755EDC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seeing the Lord of Nīlācala, I will return and meet you all again.</w:t>
      </w:r>
    </w:p>
    <w:p w14:paraId="5338C476" w14:textId="173293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2.009</w:t>
      </w:r>
    </w:p>
    <w:p w14:paraId="43D5B3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784B0D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giyā sukhe gṛhe karaha kīrtana</w:t>
      </w:r>
      <w:r w:rsidRPr="004A2847">
        <w:rPr>
          <w:rStyle w:val="BookTitle"/>
          <w:rFonts w:asciiTheme="minorHAnsi" w:hAnsiTheme="minorHAnsi" w:cstheme="minorHAnsi"/>
          <w:b w:val="0"/>
          <w:bCs w:val="0"/>
          <w:color w:val="000000"/>
          <w:sz w:val="28"/>
          <w:szCs w:val="28"/>
        </w:rPr>
        <w:br/>
        <w:t>janma janma tumi saba āmāra jīvana”</w:t>
      </w:r>
    </w:p>
    <w:p w14:paraId="725A39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of you go home and joyfully engage in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Birth after birth you are My very life.”</w:t>
      </w:r>
    </w:p>
    <w:p w14:paraId="0A66D9AA" w14:textId="2E39EC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2.010</w:t>
      </w:r>
    </w:p>
    <w:p w14:paraId="26B910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24CAF0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bhakta-gaṇa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“prabhu ye tomāra icchā</w:t>
      </w:r>
      <w:r w:rsidRPr="004A2847">
        <w:rPr>
          <w:rStyle w:val="BookTitle"/>
          <w:rFonts w:asciiTheme="minorHAnsi" w:hAnsiTheme="minorHAnsi" w:cstheme="minorHAnsi"/>
          <w:b w:val="0"/>
          <w:bCs w:val="0"/>
          <w:color w:val="000000"/>
          <w:sz w:val="28"/>
          <w:szCs w:val="28"/>
        </w:rPr>
        <w:br/>
        <w:t>kāra śakti tāhā karibāre pāre michā</w:t>
      </w:r>
    </w:p>
    <w:p w14:paraId="186AAC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said, “O Lord, do as You wish. Who has the power to make You do otherwise?</w:t>
      </w:r>
    </w:p>
    <w:p w14:paraId="4F6A8E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Chāndogya Upaniṣad </w:t>
      </w:r>
      <w:r w:rsidRPr="004A2847">
        <w:rPr>
          <w:rStyle w:val="BookTitle"/>
          <w:rFonts w:asciiTheme="minorHAnsi" w:hAnsiTheme="minorHAnsi" w:cstheme="minorHAnsi"/>
          <w:b w:val="0"/>
          <w:bCs w:val="0"/>
          <w:color w:val="000000"/>
          <w:sz w:val="28"/>
          <w:szCs w:val="28"/>
        </w:rPr>
        <w:t xml:space="preserve">(3.14.2) the Lord is described as </w:t>
      </w:r>
      <w:r w:rsidRPr="004A2847">
        <w:rPr>
          <w:rStyle w:val="BookTitle"/>
          <w:rFonts w:asciiTheme="minorHAnsi" w:hAnsiTheme="minorHAnsi" w:cstheme="minorHAnsi"/>
          <w:b w:val="0"/>
          <w:bCs w:val="0"/>
          <w:i/>
          <w:iCs/>
          <w:color w:val="000000"/>
          <w:sz w:val="28"/>
          <w:szCs w:val="28"/>
        </w:rPr>
        <w:t>satya-saṅkalpaḥ</w:t>
      </w:r>
      <w:r w:rsidRPr="004A2847">
        <w:rPr>
          <w:rStyle w:val="BookTitle"/>
          <w:rFonts w:asciiTheme="minorHAnsi" w:hAnsiTheme="minorHAnsi" w:cstheme="minorHAnsi"/>
          <w:b w:val="0"/>
          <w:bCs w:val="0"/>
          <w:color w:val="000000"/>
          <w:sz w:val="28"/>
          <w:szCs w:val="28"/>
        </w:rPr>
        <w:t xml:space="preserve">, “He whose desire always comes to pass.” In the </w:t>
      </w:r>
      <w:r w:rsidRPr="004A2847">
        <w:rPr>
          <w:rStyle w:val="BookTitle"/>
          <w:rFonts w:asciiTheme="minorHAnsi" w:hAnsiTheme="minorHAnsi" w:cstheme="minorHAnsi"/>
          <w:b w:val="0"/>
          <w:bCs w:val="0"/>
          <w:i/>
          <w:iCs/>
          <w:color w:val="000000"/>
          <w:sz w:val="28"/>
          <w:szCs w:val="28"/>
        </w:rPr>
        <w:t xml:space="preserve">Nārada-pañcarātra </w:t>
      </w:r>
      <w:r w:rsidRPr="004A2847">
        <w:rPr>
          <w:rStyle w:val="BookTitle"/>
          <w:rFonts w:asciiTheme="minorHAnsi" w:hAnsiTheme="minorHAnsi" w:cstheme="minorHAnsi"/>
          <w:b w:val="0"/>
          <w:bCs w:val="0"/>
          <w:color w:val="000000"/>
          <w:sz w:val="28"/>
          <w:szCs w:val="28"/>
        </w:rPr>
        <w:t>(1.12.26) it is stated:</w:t>
      </w:r>
    </w:p>
    <w:p w14:paraId="45EA2A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vedānirvacanīyaṁ ca   svecchām ayam adhīśvaram</w:t>
      </w:r>
      <w:r w:rsidRPr="004A2847">
        <w:rPr>
          <w:rStyle w:val="BookTitle"/>
          <w:rFonts w:asciiTheme="minorHAnsi" w:hAnsiTheme="minorHAnsi" w:cstheme="minorHAnsi"/>
          <w:b w:val="0"/>
          <w:bCs w:val="0"/>
          <w:color w:val="000000"/>
          <w:sz w:val="28"/>
          <w:szCs w:val="28"/>
        </w:rPr>
        <w:br/>
        <w:t>nityaṁ satyaṁ nirguṇaṁ ca   jyoti-rūpaṁ sanātanam</w:t>
      </w:r>
    </w:p>
    <w:p w14:paraId="435A503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Lord is unapproachable by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He is supremely independent, the controller of all, eternal, truthful, transcendental to mundane qualities, effulgent, and primeval.”</w:t>
      </w:r>
    </w:p>
    <w:p w14:paraId="7AC41E60" w14:textId="6ED896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2.011</w:t>
      </w:r>
    </w:p>
    <w:p w14:paraId="50CE45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1443BC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haiyāche durghaṭa samaya</w:t>
      </w:r>
      <w:r w:rsidRPr="004A2847">
        <w:rPr>
          <w:rStyle w:val="BookTitle"/>
          <w:rFonts w:asciiTheme="minorHAnsi" w:hAnsiTheme="minorHAnsi" w:cstheme="minorHAnsi"/>
          <w:b w:val="0"/>
          <w:bCs w:val="0"/>
          <w:color w:val="000000"/>
          <w:sz w:val="28"/>
          <w:szCs w:val="28"/>
        </w:rPr>
        <w:br/>
        <w:t>se rājye ekhana keha patha nāhi vaya</w:t>
      </w:r>
    </w:p>
    <w:p w14:paraId="05A499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traveling nowadays is dangerous, therefore no one goes to that kingdom now.</w:t>
      </w:r>
    </w:p>
    <w:p w14:paraId="16944EA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Mohammedan kings of Bengal made a huge arrangement to attack the kingdom of Orissa, travelers from Bengal to Nīlācala became greatly </w:t>
      </w:r>
      <w:r w:rsidRPr="004A2847">
        <w:rPr>
          <w:rStyle w:val="BookTitle"/>
          <w:rFonts w:asciiTheme="minorHAnsi" w:hAnsiTheme="minorHAnsi" w:cstheme="minorHAnsi"/>
          <w:b w:val="0"/>
          <w:bCs w:val="0"/>
          <w:color w:val="000000"/>
          <w:sz w:val="28"/>
          <w:szCs w:val="28"/>
        </w:rPr>
        <w:lastRenderedPageBreak/>
        <w:t>apprehensive. The Mohammedan king of Bengal had for a long time instigated his subordinates to attack Orissa. What to speak of this, shortly thereafter the King even planned to personally lead an attack to destroy Orissa with Sanātana Gosvāmī at his side. The same year that Śrī Gaurasundara returned from Kānāi Nāṭaśālā while on the way to Vṛndāvana, the devotees had warned Him of the dangers of traveling to Vṛndāvana.</w:t>
      </w:r>
    </w:p>
    <w:p w14:paraId="529A1C35" w14:textId="72C057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2.012</w:t>
      </w:r>
    </w:p>
    <w:p w14:paraId="7D38F8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0D9A23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rājye haiyāche atyanta vivāda</w:t>
      </w:r>
      <w:r w:rsidRPr="004A2847">
        <w:rPr>
          <w:rStyle w:val="BookTitle"/>
          <w:rFonts w:asciiTheme="minorHAnsi" w:hAnsiTheme="minorHAnsi" w:cstheme="minorHAnsi"/>
          <w:b w:val="0"/>
          <w:bCs w:val="0"/>
          <w:color w:val="000000"/>
          <w:sz w:val="28"/>
          <w:szCs w:val="28"/>
        </w:rPr>
        <w:br/>
        <w:t>mahā-dasyu sthāne sthāne parama pramāda</w:t>
      </w:r>
    </w:p>
    <w:p w14:paraId="6D49E5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great animosity between the two kingdoms, and many rogues are creating havoc at various places.</w:t>
      </w:r>
    </w:p>
    <w:p w14:paraId="46E7920E" w14:textId="6C60F2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2.013</w:t>
      </w:r>
    </w:p>
    <w:p w14:paraId="3CDAFB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37E0E4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yāvat utpāta nāhi upaśama haya</w:t>
      </w:r>
      <w:r w:rsidRPr="004A2847">
        <w:rPr>
          <w:rStyle w:val="BookTitle"/>
          <w:rFonts w:asciiTheme="minorHAnsi" w:hAnsiTheme="minorHAnsi" w:cstheme="minorHAnsi"/>
          <w:b w:val="0"/>
          <w:bCs w:val="0"/>
          <w:color w:val="000000"/>
          <w:sz w:val="28"/>
          <w:szCs w:val="28"/>
        </w:rPr>
        <w:br/>
        <w:t>tāvat viśrāma kara' yadi citte laya”</w:t>
      </w:r>
    </w:p>
    <w:p w14:paraId="49B92E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like, wait here until such disturbances subside.”</w:t>
      </w:r>
    </w:p>
    <w:p w14:paraId="603CCF5C" w14:textId="39DF98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2.014</w:t>
      </w:r>
    </w:p>
    <w:p w14:paraId="17EBF6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5255E2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“ye-se-kene utpāta nā haya</w:t>
      </w:r>
      <w:r w:rsidRPr="004A2847">
        <w:rPr>
          <w:rStyle w:val="BookTitle"/>
          <w:rFonts w:asciiTheme="minorHAnsi" w:hAnsiTheme="minorHAnsi" w:cstheme="minorHAnsi"/>
          <w:b w:val="0"/>
          <w:bCs w:val="0"/>
          <w:color w:val="000000"/>
          <w:sz w:val="28"/>
          <w:szCs w:val="28"/>
        </w:rPr>
        <w:br/>
        <w:t>avaśya caliba muñi kahinu niścaya”</w:t>
      </w:r>
    </w:p>
    <w:p w14:paraId="43E547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have decided I must go regardless of any disturbances.”</w:t>
      </w:r>
    </w:p>
    <w:p w14:paraId="4DFBD9B1" w14:textId="165290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2.015</w:t>
      </w:r>
    </w:p>
    <w:p w14:paraId="51DB42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638C60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bujhilena advaita prabhura citta-vṛtta</w:t>
      </w:r>
      <w:r w:rsidRPr="004A2847">
        <w:rPr>
          <w:rStyle w:val="BookTitle"/>
          <w:rFonts w:asciiTheme="minorHAnsi" w:hAnsiTheme="minorHAnsi" w:cstheme="minorHAnsi"/>
          <w:b w:val="0"/>
          <w:bCs w:val="0"/>
          <w:color w:val="000000"/>
          <w:sz w:val="28"/>
          <w:szCs w:val="28"/>
        </w:rPr>
        <w:br/>
        <w:t>calilena nīlācale, nā haila nivṛtta</w:t>
      </w:r>
    </w:p>
    <w:p w14:paraId="1B71A6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understood the Lord's intention. He would not be stopped from going to Nīlācala.</w:t>
      </w:r>
    </w:p>
    <w:p w14:paraId="721C88FD" w14:textId="4389EF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2.016</w:t>
      </w:r>
    </w:p>
    <w:p w14:paraId="4BC03E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291896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yoḍa-haste satya kathā lāgilā kahite</w:t>
      </w:r>
      <w:r w:rsidRPr="004A2847">
        <w:rPr>
          <w:rStyle w:val="BookTitle"/>
          <w:rFonts w:asciiTheme="minorHAnsi" w:hAnsiTheme="minorHAnsi" w:cstheme="minorHAnsi"/>
          <w:b w:val="0"/>
          <w:bCs w:val="0"/>
          <w:color w:val="000000"/>
          <w:sz w:val="28"/>
          <w:szCs w:val="28"/>
        </w:rPr>
        <w:br/>
        <w:t>“ke pāre tomāra patha-virodha karite?</w:t>
      </w:r>
    </w:p>
    <w:p w14:paraId="2F6373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folded His hands and spoke the following truth: “Who can obstruct Your path?</w:t>
      </w:r>
    </w:p>
    <w:p w14:paraId="155EF1B8" w14:textId="0F5641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2.017</w:t>
      </w:r>
    </w:p>
    <w:p w14:paraId="766BDC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22FE12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vighna āche sarva kiṅkara tomāra</w:t>
      </w:r>
      <w:r w:rsidRPr="004A2847">
        <w:rPr>
          <w:rStyle w:val="BookTitle"/>
          <w:rFonts w:asciiTheme="minorHAnsi" w:hAnsiTheme="minorHAnsi" w:cstheme="minorHAnsi"/>
          <w:b w:val="0"/>
          <w:bCs w:val="0"/>
          <w:color w:val="000000"/>
          <w:sz w:val="28"/>
          <w:szCs w:val="28"/>
        </w:rPr>
        <w:br/>
        <w:t>tomāre karite vighna śakti āche kāra</w:t>
      </w:r>
    </w:p>
    <w:p w14:paraId="0810B6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obstacles are Your servants.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who has the power to place obstacles before You?</w:t>
      </w:r>
    </w:p>
    <w:p w14:paraId="043C75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Brahma-saṁhitā</w:t>
      </w:r>
      <w:r w:rsidRPr="004A2847">
        <w:rPr>
          <w:rStyle w:val="BookTitle"/>
          <w:rFonts w:asciiTheme="minorHAnsi" w:hAnsiTheme="minorHAnsi" w:cstheme="minorHAnsi"/>
          <w:b w:val="0"/>
          <w:bCs w:val="0"/>
          <w:color w:val="000000"/>
          <w:sz w:val="28"/>
          <w:szCs w:val="28"/>
        </w:rPr>
        <w:t xml:space="preserve"> (5.50) it is stated:</w:t>
      </w:r>
    </w:p>
    <w:p w14:paraId="1E7165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yat-pāda-pallava-yugaṁ vinidhāya kumbha-</w:t>
      </w:r>
      <w:r w:rsidRPr="004A2847">
        <w:rPr>
          <w:rStyle w:val="BookTitle"/>
          <w:rFonts w:asciiTheme="minorHAnsi" w:hAnsiTheme="minorHAnsi" w:cstheme="minorHAnsi"/>
          <w:b w:val="0"/>
          <w:bCs w:val="0"/>
          <w:color w:val="000000"/>
          <w:sz w:val="28"/>
          <w:szCs w:val="28"/>
        </w:rPr>
        <w:br/>
        <w:t>dvandve praṇāma-samaye sa gaṇādhirājaḥ</w:t>
      </w:r>
      <w:r w:rsidRPr="004A2847">
        <w:rPr>
          <w:rStyle w:val="BookTitle"/>
          <w:rFonts w:asciiTheme="minorHAnsi" w:hAnsiTheme="minorHAnsi" w:cstheme="minorHAnsi"/>
          <w:b w:val="0"/>
          <w:bCs w:val="0"/>
          <w:color w:val="000000"/>
          <w:sz w:val="28"/>
          <w:szCs w:val="28"/>
        </w:rPr>
        <w:br/>
        <w:t>vighnān vihantum alam asya jagat-trayasya</w:t>
      </w:r>
      <w:r w:rsidRPr="004A2847">
        <w:rPr>
          <w:rStyle w:val="BookTitle"/>
          <w:rFonts w:asciiTheme="minorHAnsi" w:hAnsiTheme="minorHAnsi" w:cstheme="minorHAnsi"/>
          <w:b w:val="0"/>
          <w:bCs w:val="0"/>
          <w:color w:val="000000"/>
          <w:sz w:val="28"/>
          <w:szCs w:val="28"/>
        </w:rPr>
        <w:br/>
        <w:t>govindam ādi-puruṣaṁ tam ahaṁ bhajāmi</w:t>
      </w:r>
    </w:p>
    <w:p w14:paraId="7F55CB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worship the primeval Lord, Govinda. Gaṇeśa always holds His lotus feet upon the pair of </w:t>
      </w:r>
      <w:r w:rsidRPr="004A2847">
        <w:rPr>
          <w:rStyle w:val="BookTitle"/>
          <w:rFonts w:asciiTheme="minorHAnsi" w:hAnsiTheme="minorHAnsi" w:cstheme="minorHAnsi"/>
          <w:b w:val="0"/>
          <w:bCs w:val="0"/>
          <w:i/>
          <w:iCs/>
          <w:color w:val="000000"/>
          <w:sz w:val="28"/>
          <w:szCs w:val="28"/>
        </w:rPr>
        <w:t>tumuli</w:t>
      </w:r>
      <w:r w:rsidRPr="004A2847">
        <w:rPr>
          <w:rStyle w:val="BookTitle"/>
          <w:rFonts w:asciiTheme="minorHAnsi" w:hAnsiTheme="minorHAnsi" w:cstheme="minorHAnsi"/>
          <w:b w:val="0"/>
          <w:bCs w:val="0"/>
          <w:color w:val="000000"/>
          <w:sz w:val="28"/>
          <w:szCs w:val="28"/>
        </w:rPr>
        <w:t xml:space="preserve"> protruding from his elephant head </w:t>
      </w:r>
      <w:proofErr w:type="gramStart"/>
      <w:r w:rsidRPr="004A2847">
        <w:rPr>
          <w:rStyle w:val="BookTitle"/>
          <w:rFonts w:asciiTheme="minorHAnsi" w:hAnsiTheme="minorHAnsi" w:cstheme="minorHAnsi"/>
          <w:b w:val="0"/>
          <w:bCs w:val="0"/>
          <w:color w:val="000000"/>
          <w:sz w:val="28"/>
          <w:szCs w:val="28"/>
        </w:rPr>
        <w:t>in order to</w:t>
      </w:r>
      <w:proofErr w:type="gramEnd"/>
      <w:r w:rsidRPr="004A2847">
        <w:rPr>
          <w:rStyle w:val="BookTitle"/>
          <w:rFonts w:asciiTheme="minorHAnsi" w:hAnsiTheme="minorHAnsi" w:cstheme="minorHAnsi"/>
          <w:b w:val="0"/>
          <w:bCs w:val="0"/>
          <w:color w:val="000000"/>
          <w:sz w:val="28"/>
          <w:szCs w:val="28"/>
        </w:rPr>
        <w:t xml:space="preserve"> obtain power for his function of destroying all obstacles on the path of progress in the three worlds.”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(11.4.10) it is stated:</w:t>
      </w:r>
    </w:p>
    <w:p w14:paraId="1969F5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tvāṁ sevatāṁ sura-kṛtā bahavo 'ntarāyāḥ</w:t>
      </w:r>
      <w:r w:rsidRPr="004A2847">
        <w:rPr>
          <w:rStyle w:val="BookTitle"/>
          <w:rFonts w:asciiTheme="minorHAnsi" w:hAnsiTheme="minorHAnsi" w:cstheme="minorHAnsi"/>
          <w:b w:val="0"/>
          <w:bCs w:val="0"/>
          <w:color w:val="000000"/>
          <w:sz w:val="28"/>
          <w:szCs w:val="28"/>
        </w:rPr>
        <w:br/>
        <w:t>svauko vilaṅghya paramaṁ vrajatāṁ padaṁ te</w:t>
      </w:r>
      <w:r w:rsidRPr="004A2847">
        <w:rPr>
          <w:rStyle w:val="BookTitle"/>
          <w:rFonts w:asciiTheme="minorHAnsi" w:hAnsiTheme="minorHAnsi" w:cstheme="minorHAnsi"/>
          <w:b w:val="0"/>
          <w:bCs w:val="0"/>
          <w:color w:val="000000"/>
          <w:sz w:val="28"/>
          <w:szCs w:val="28"/>
        </w:rPr>
        <w:br/>
        <w:t>nānyasya barhiṣi balīn dadataḥ sva-bhāgān</w:t>
      </w:r>
      <w:r w:rsidRPr="004A2847">
        <w:rPr>
          <w:rStyle w:val="BookTitle"/>
          <w:rFonts w:asciiTheme="minorHAnsi" w:hAnsiTheme="minorHAnsi" w:cstheme="minorHAnsi"/>
          <w:b w:val="0"/>
          <w:bCs w:val="0"/>
          <w:color w:val="000000"/>
          <w:sz w:val="28"/>
          <w:szCs w:val="28"/>
        </w:rPr>
        <w:br/>
        <w:t>dhatte padaṁ tvam avitā yadi vighna-mūrdhni</w:t>
      </w:r>
    </w:p>
    <w:p w14:paraId="110C83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demigods place many obstacles on the path of those who worship You to transcend the temporary abodes of the demigods and reach Your supreme abode. Those who offer the demigods their assigned shares in sacrificial performances encounter no such obstacles. But because You are the direct protector of Your devotee, he </w:t>
      </w:r>
      <w:proofErr w:type="gramStart"/>
      <w:r w:rsidRPr="004A2847">
        <w:rPr>
          <w:rStyle w:val="BookTitle"/>
          <w:rFonts w:asciiTheme="minorHAnsi" w:hAnsiTheme="minorHAnsi" w:cstheme="minorHAnsi"/>
          <w:b w:val="0"/>
          <w:bCs w:val="0"/>
          <w:color w:val="000000"/>
          <w:sz w:val="28"/>
          <w:szCs w:val="28"/>
        </w:rPr>
        <w:t>is able to</w:t>
      </w:r>
      <w:proofErr w:type="gramEnd"/>
      <w:r w:rsidRPr="004A2847">
        <w:rPr>
          <w:rStyle w:val="BookTitle"/>
          <w:rFonts w:asciiTheme="minorHAnsi" w:hAnsiTheme="minorHAnsi" w:cstheme="minorHAnsi"/>
          <w:b w:val="0"/>
          <w:bCs w:val="0"/>
          <w:color w:val="000000"/>
          <w:sz w:val="28"/>
          <w:szCs w:val="28"/>
        </w:rPr>
        <w:t xml:space="preserve"> step over the head of whatever obstacle the demigods </w:t>
      </w:r>
      <w:r w:rsidRPr="004A2847">
        <w:rPr>
          <w:rStyle w:val="BookTitle"/>
          <w:rFonts w:asciiTheme="minorHAnsi" w:hAnsiTheme="minorHAnsi" w:cstheme="minorHAnsi"/>
          <w:b w:val="0"/>
          <w:bCs w:val="0"/>
          <w:color w:val="000000"/>
          <w:sz w:val="28"/>
          <w:szCs w:val="28"/>
        </w:rPr>
        <w:lastRenderedPageBreak/>
        <w:t>place before him.”</w:t>
      </w:r>
    </w:p>
    <w:p w14:paraId="281DAFC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also discuss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1.1.14 and 10.2.33.</w:t>
      </w:r>
    </w:p>
    <w:p w14:paraId="15EC21F5" w14:textId="713E77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2.018</w:t>
      </w:r>
    </w:p>
    <w:p w14:paraId="1EDF79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7E3AEC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yakhane kariyā ācha citta nīlācale</w:t>
      </w:r>
      <w:r w:rsidRPr="004A2847">
        <w:rPr>
          <w:rStyle w:val="BookTitle"/>
          <w:rFonts w:asciiTheme="minorHAnsi" w:hAnsiTheme="minorHAnsi" w:cstheme="minorHAnsi"/>
          <w:b w:val="0"/>
          <w:bCs w:val="0"/>
          <w:color w:val="000000"/>
          <w:sz w:val="28"/>
          <w:szCs w:val="28"/>
        </w:rPr>
        <w:br/>
        <w:t>takhane calibā prabhu mahā-kutūhale”</w:t>
      </w:r>
    </w:p>
    <w:p w14:paraId="3597A3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“Since You have decided to go to Nīlācala,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should go in great happiness.”</w:t>
      </w:r>
    </w:p>
    <w:p w14:paraId="15699936" w14:textId="3C0B9F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2.019</w:t>
      </w:r>
    </w:p>
    <w:p w14:paraId="0F2769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75FFDA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advaita-vākya prabhu sukhī hailā</w:t>
      </w:r>
      <w:r w:rsidRPr="004A2847">
        <w:rPr>
          <w:rStyle w:val="BookTitle"/>
          <w:rFonts w:asciiTheme="minorHAnsi" w:hAnsiTheme="minorHAnsi" w:cstheme="minorHAnsi"/>
          <w:b w:val="0"/>
          <w:bCs w:val="0"/>
          <w:color w:val="000000"/>
          <w:sz w:val="28"/>
          <w:szCs w:val="28"/>
        </w:rPr>
        <w:br/>
        <w:t>parama santoṣe `hari' balite lāgilā</w:t>
      </w:r>
    </w:p>
    <w:p w14:paraId="736D98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Advaita's words, the Lord became pleased. He began to chant the name of Hari in great satisfaction.</w:t>
      </w:r>
    </w:p>
    <w:p w14:paraId="4E776502" w14:textId="0FF3C6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2.020</w:t>
      </w:r>
    </w:p>
    <w:p w14:paraId="556AE4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00D690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kṣaṇe mahāprabhu matta-siṁha-gati</w:t>
      </w:r>
      <w:r w:rsidRPr="004A2847">
        <w:rPr>
          <w:rStyle w:val="BookTitle"/>
          <w:rFonts w:asciiTheme="minorHAnsi" w:hAnsiTheme="minorHAnsi" w:cstheme="minorHAnsi"/>
          <w:b w:val="0"/>
          <w:bCs w:val="0"/>
          <w:color w:val="000000"/>
          <w:sz w:val="28"/>
          <w:szCs w:val="28"/>
        </w:rPr>
        <w:br/>
        <w:t>calilena śubha kari' nīlācala-prati</w:t>
      </w:r>
    </w:p>
    <w:p w14:paraId="4275A7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moment Mahāprabhu departed for Nīlācala, walking like a maddened lion.</w:t>
      </w:r>
    </w:p>
    <w:p w14:paraId="36A6DD1F" w14:textId="707D90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2.021</w:t>
      </w:r>
    </w:p>
    <w:p w14:paraId="3A7DBF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0527CD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dhāiyā calilā pāche saba bhakta-gaṇa</w:t>
      </w:r>
      <w:r w:rsidRPr="004A2847">
        <w:rPr>
          <w:rStyle w:val="BookTitle"/>
          <w:rFonts w:asciiTheme="minorHAnsi" w:hAnsiTheme="minorHAnsi" w:cstheme="minorHAnsi"/>
          <w:b w:val="0"/>
          <w:bCs w:val="0"/>
          <w:color w:val="000000"/>
          <w:sz w:val="28"/>
          <w:szCs w:val="28"/>
        </w:rPr>
        <w:br/>
        <w:t>keha nāhi pāre samvaribāre krandana</w:t>
      </w:r>
    </w:p>
    <w:p w14:paraId="631649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all ran behind Him. None of them could control their crying.</w:t>
      </w:r>
    </w:p>
    <w:p w14:paraId="691C6CCA" w14:textId="221E30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2.022</w:t>
      </w:r>
    </w:p>
    <w:p w14:paraId="028662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787D3E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kata dūra giyā prabhu śrī-gaurasundara</w:t>
      </w:r>
      <w:r w:rsidRPr="004A2847">
        <w:rPr>
          <w:rStyle w:val="BookTitle"/>
          <w:rFonts w:asciiTheme="minorHAnsi" w:hAnsiTheme="minorHAnsi" w:cstheme="minorHAnsi"/>
          <w:b w:val="0"/>
          <w:bCs w:val="0"/>
          <w:color w:val="000000"/>
          <w:sz w:val="28"/>
          <w:szCs w:val="28"/>
        </w:rPr>
        <w:br/>
        <w:t>sabā' prabodhena bali' madhura uttara</w:t>
      </w:r>
    </w:p>
    <w:p w14:paraId="77E061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walking some distance, Śrī Gaurasundara solaced everyone with sweet words.</w:t>
      </w:r>
    </w:p>
    <w:p w14:paraId="75F70675" w14:textId="6A9BA8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2.023</w:t>
      </w:r>
    </w:p>
    <w:p w14:paraId="20BFAA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73F3E4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citte</w:t>
      </w:r>
      <w:proofErr w:type="gramEnd"/>
      <w:r w:rsidRPr="004A2847">
        <w:rPr>
          <w:rStyle w:val="BookTitle"/>
          <w:rFonts w:asciiTheme="minorHAnsi" w:hAnsiTheme="minorHAnsi" w:cstheme="minorHAnsi"/>
          <w:b w:val="0"/>
          <w:bCs w:val="0"/>
          <w:color w:val="000000"/>
          <w:sz w:val="28"/>
          <w:szCs w:val="28"/>
        </w:rPr>
        <w:t xml:space="preserve"> keha kona kichu nā bhāviha vyathā</w:t>
      </w:r>
      <w:r w:rsidRPr="004A2847">
        <w:rPr>
          <w:rStyle w:val="BookTitle"/>
          <w:rFonts w:asciiTheme="minorHAnsi" w:hAnsiTheme="minorHAnsi" w:cstheme="minorHAnsi"/>
          <w:b w:val="0"/>
          <w:bCs w:val="0"/>
          <w:color w:val="000000"/>
          <w:sz w:val="28"/>
          <w:szCs w:val="28"/>
        </w:rPr>
        <w:br/>
        <w:t>tomā'-sabā' āmi nāhi chāḍiba sarvathā</w:t>
      </w:r>
    </w:p>
    <w:p w14:paraId="6EA3D8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“Do not be unhappy at heart, for I will never leave you under any circumstance.</w:t>
      </w:r>
    </w:p>
    <w:p w14:paraId="1EA29D5E" w14:textId="124AB0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2.024</w:t>
      </w:r>
    </w:p>
    <w:p w14:paraId="5F7BF4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315F5B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nāma laha sabe vasi' giyā ghare</w:t>
      </w:r>
      <w:r w:rsidRPr="004A2847">
        <w:rPr>
          <w:rStyle w:val="BookTitle"/>
          <w:rFonts w:asciiTheme="minorHAnsi" w:hAnsiTheme="minorHAnsi" w:cstheme="minorHAnsi"/>
          <w:b w:val="0"/>
          <w:bCs w:val="0"/>
          <w:color w:val="000000"/>
          <w:sz w:val="28"/>
          <w:szCs w:val="28"/>
        </w:rPr>
        <w:br/>
        <w:t>āmiha āsiba dina-kataka-bhitare”</w:t>
      </w:r>
    </w:p>
    <w:p w14:paraId="324003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“Chant the name of Kṛṣṇa while sitting at home. I will return within a few days.”</w:t>
      </w:r>
    </w:p>
    <w:p w14:paraId="5CC2F4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While sending the devotees home, Śrī Gaurasundara solaced them as follows: “Go home and chant the names of Kṛṣṇa. I am going to Nīlācala with the desire to glorify the Supreme Lord from place to place. In due course of time, I will return and meet you. By the strength of chanting the pure name of Kṛṣṇa, you will not face any difficulties, even while living at home. You are all liberated souls.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you are all qualified to chant the name of Kṛṣṇa. As a result of perfection in chanting the name of Kṛṣṇa, you will be attracted to Kṛṣṇa's forms, qualities, associates, characteristics, and pastimes. Then I will meet you again and reveal to you the states of immortality and freedom from lamentation and fear.”</w:t>
      </w:r>
    </w:p>
    <w:p w14:paraId="3E25E61C" w14:textId="4B29DE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2.025</w:t>
      </w:r>
    </w:p>
    <w:p w14:paraId="4EF994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57CFDF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mahāprabhu sarva vaiṣṇavere</w:t>
      </w:r>
      <w:r w:rsidRPr="004A2847">
        <w:rPr>
          <w:rStyle w:val="BookTitle"/>
          <w:rFonts w:asciiTheme="minorHAnsi" w:hAnsiTheme="minorHAnsi" w:cstheme="minorHAnsi"/>
          <w:b w:val="0"/>
          <w:bCs w:val="0"/>
          <w:color w:val="000000"/>
          <w:sz w:val="28"/>
          <w:szCs w:val="28"/>
        </w:rPr>
        <w:br/>
        <w:t>pratyeke pratyeke dhari' āliṅgana kare</w:t>
      </w:r>
    </w:p>
    <w:p w14:paraId="5CC525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Mahāprabhu embraced every one of the Vaiṣṇavas.</w:t>
      </w:r>
    </w:p>
    <w:p w14:paraId="1246F7AC" w14:textId="68DD70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2.026</w:t>
      </w:r>
    </w:p>
    <w:p w14:paraId="479833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w:t>
      </w:r>
    </w:p>
    <w:p w14:paraId="3503B5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nayana-jale sarva bhakta-gaṇa</w:t>
      </w:r>
      <w:r w:rsidRPr="004A2847">
        <w:rPr>
          <w:rStyle w:val="BookTitle"/>
          <w:rFonts w:asciiTheme="minorHAnsi" w:hAnsiTheme="minorHAnsi" w:cstheme="minorHAnsi"/>
          <w:b w:val="0"/>
          <w:bCs w:val="0"/>
          <w:color w:val="000000"/>
          <w:sz w:val="28"/>
          <w:szCs w:val="28"/>
        </w:rPr>
        <w:br/>
        <w:t>siñcita haiyā aṅga karena krandana</w:t>
      </w:r>
    </w:p>
    <w:p w14:paraId="6A4CB7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became soaked with the Lord's tears, and they began to cry.</w:t>
      </w:r>
    </w:p>
    <w:p w14:paraId="1C3720F6" w14:textId="7834DB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2.027</w:t>
      </w:r>
    </w:p>
    <w:p w14:paraId="09F838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129333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nānā-rūpe sabā' prabodhiyā</w:t>
      </w:r>
      <w:r w:rsidRPr="004A2847">
        <w:rPr>
          <w:rStyle w:val="BookTitle"/>
          <w:rFonts w:asciiTheme="minorHAnsi" w:hAnsiTheme="minorHAnsi" w:cstheme="minorHAnsi"/>
          <w:b w:val="0"/>
          <w:bCs w:val="0"/>
          <w:color w:val="000000"/>
          <w:sz w:val="28"/>
          <w:szCs w:val="28"/>
        </w:rPr>
        <w:br/>
        <w:t>calilena prabhu dakṣiṇābhimukha hañā</w:t>
      </w:r>
    </w:p>
    <w:p w14:paraId="342551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solacing everyone in this way, the Lord proceeded towards the south.</w:t>
      </w:r>
    </w:p>
    <w:p w14:paraId="16B9F3E5" w14:textId="572B6B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2.028</w:t>
      </w:r>
    </w:p>
    <w:p w14:paraId="76CE60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665BAC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kāndiyā kāndiyā preme saba bhakta-gaṇa</w:t>
      </w:r>
      <w:r w:rsidRPr="004A2847">
        <w:rPr>
          <w:rStyle w:val="BookTitle"/>
          <w:rFonts w:asciiTheme="minorHAnsi" w:hAnsiTheme="minorHAnsi" w:cstheme="minorHAnsi"/>
          <w:b w:val="0"/>
          <w:bCs w:val="0"/>
          <w:color w:val="000000"/>
          <w:sz w:val="28"/>
          <w:szCs w:val="28"/>
        </w:rPr>
        <w:br/>
        <w:t>uṭhena paḍena pṛthivīte anukṣaṇa</w:t>
      </w:r>
    </w:p>
    <w:p w14:paraId="65FD9C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shed tears in ecstatic love, and they repeatedly fell to the ground and got up.</w:t>
      </w:r>
    </w:p>
    <w:p w14:paraId="4D719662" w14:textId="5D7567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2.029-030</w:t>
      </w:r>
    </w:p>
    <w:p w14:paraId="19A304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29-30</w:t>
      </w:r>
    </w:p>
    <w:p w14:paraId="1DE2D1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gopī-gaṇa kṛṣṇa mathurā calile</w:t>
      </w:r>
      <w:r w:rsidRPr="004A2847">
        <w:rPr>
          <w:rStyle w:val="BookTitle"/>
          <w:rFonts w:asciiTheme="minorHAnsi" w:hAnsiTheme="minorHAnsi" w:cstheme="minorHAnsi"/>
          <w:b w:val="0"/>
          <w:bCs w:val="0"/>
          <w:color w:val="000000"/>
          <w:sz w:val="28"/>
          <w:szCs w:val="28"/>
        </w:rPr>
        <w:br/>
        <w:t>ḍubilena mahā-śoka-samudrera jale</w:t>
      </w:r>
    </w:p>
    <w:p w14:paraId="21889E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ye-rūpe rahila tāṅhā sabāra jīvana</w:t>
      </w:r>
      <w:r w:rsidRPr="004A2847">
        <w:rPr>
          <w:rStyle w:val="BookTitle"/>
          <w:rFonts w:asciiTheme="minorHAnsi" w:hAnsiTheme="minorHAnsi" w:cstheme="minorHAnsi"/>
          <w:b w:val="0"/>
          <w:bCs w:val="0"/>
          <w:color w:val="000000"/>
          <w:sz w:val="28"/>
          <w:szCs w:val="28"/>
        </w:rPr>
        <w:br/>
        <w:t>sei mata virahe rahilā bhakta-gaṇa</w:t>
      </w:r>
    </w:p>
    <w:p w14:paraId="1131DF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w:t>
      </w:r>
      <w:r w:rsidRPr="004A2847">
        <w:rPr>
          <w:rStyle w:val="BookTitle"/>
          <w:rFonts w:asciiTheme="minorHAnsi" w:hAnsiTheme="minorHAnsi" w:cstheme="minorHAnsi"/>
          <w:b/>
          <w:bCs/>
          <w:i/>
          <w:iCs/>
          <w:color w:val="800000"/>
          <w:sz w:val="28"/>
          <w:szCs w:val="28"/>
        </w:rPr>
        <w:t>gopīs</w:t>
      </w:r>
      <w:r w:rsidRPr="004A2847">
        <w:rPr>
          <w:rStyle w:val="BookTitle"/>
          <w:rFonts w:asciiTheme="minorHAnsi" w:hAnsiTheme="minorHAnsi" w:cstheme="minorHAnsi"/>
          <w:b/>
          <w:bCs/>
          <w:color w:val="800000"/>
          <w:sz w:val="28"/>
          <w:szCs w:val="28"/>
        </w:rPr>
        <w:t xml:space="preserve"> merged in an ocean of great lamentation when Kṛṣṇa left for Mathurā, the devotees felt similar feelings of separation and somehow survived in the same way.</w:t>
      </w:r>
    </w:p>
    <w:p w14:paraId="4166D4B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an explanation of this pastime,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Thirty-nine, verses 13-37.</w:t>
      </w:r>
    </w:p>
    <w:p w14:paraId="20FB54BD" w14:textId="672BB6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2.031</w:t>
      </w:r>
    </w:p>
    <w:p w14:paraId="64EE8B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31</w:t>
      </w:r>
    </w:p>
    <w:p w14:paraId="2E69F0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se-i prabhu, bhakta-gaṇo se-i saba</w:t>
      </w:r>
      <w:r w:rsidRPr="004A2847">
        <w:rPr>
          <w:rStyle w:val="BookTitle"/>
          <w:rFonts w:asciiTheme="minorHAnsi" w:hAnsiTheme="minorHAnsi" w:cstheme="minorHAnsi"/>
          <w:b w:val="0"/>
          <w:bCs w:val="0"/>
          <w:color w:val="000000"/>
          <w:sz w:val="28"/>
          <w:szCs w:val="28"/>
        </w:rPr>
        <w:br/>
        <w:t>upamāo se-i se, se-i se anubhava</w:t>
      </w:r>
    </w:p>
    <w:p w14:paraId="312B4B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providence, He was the same Lord, they were the same devotees, the situation was the same, and their feelings were the same.</w:t>
      </w:r>
    </w:p>
    <w:p w14:paraId="64F7E9EE" w14:textId="673032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2.032</w:t>
      </w:r>
    </w:p>
    <w:p w14:paraId="15D64E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599E3F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jīvana-maraṇa kṛṣṇa-icchāya se haya</w:t>
      </w:r>
      <w:r w:rsidRPr="004A2847">
        <w:rPr>
          <w:rStyle w:val="BookTitle"/>
          <w:rFonts w:asciiTheme="minorHAnsi" w:hAnsiTheme="minorHAnsi" w:cstheme="minorHAnsi"/>
          <w:b w:val="0"/>
          <w:bCs w:val="0"/>
          <w:color w:val="000000"/>
          <w:sz w:val="28"/>
          <w:szCs w:val="28"/>
        </w:rPr>
        <w:br/>
        <w:t>viṣa vā amṛta bhakṣile o kichu naya</w:t>
      </w:r>
    </w:p>
    <w:p w14:paraId="26FF7872" w14:textId="47FDBE5D"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Life and death </w:t>
      </w:r>
      <w:proofErr w:type="gramStart"/>
      <w:r w:rsidRPr="004A2847">
        <w:rPr>
          <w:rStyle w:val="BookTitle"/>
          <w:rFonts w:asciiTheme="minorHAnsi" w:hAnsiTheme="minorHAnsi" w:cstheme="minorHAnsi"/>
          <w:b/>
          <w:bCs/>
          <w:color w:val="800000"/>
          <w:sz w:val="28"/>
          <w:szCs w:val="28"/>
        </w:rPr>
        <w:t>depends</w:t>
      </w:r>
      <w:proofErr w:type="gramEnd"/>
      <w:r w:rsidRPr="004A2847">
        <w:rPr>
          <w:rStyle w:val="BookTitle"/>
          <w:rFonts w:asciiTheme="minorHAnsi" w:hAnsiTheme="minorHAnsi" w:cstheme="minorHAnsi"/>
          <w:b/>
          <w:bCs/>
          <w:color w:val="800000"/>
          <w:sz w:val="28"/>
          <w:szCs w:val="28"/>
        </w:rPr>
        <w:t xml:space="preserve"> on the will of Kṛṣṇa</w:t>
      </w:r>
      <w:ins w:id="47" w:author="your servant" w:date="2020-04-10T17:22:00Z">
        <w:r w:rsidR="00C636D3" w:rsidRPr="004A2847">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 xml:space="preserve"> Drinking poison or nectar does nothing on its own.</w:t>
      </w:r>
    </w:p>
    <w:p w14:paraId="31BC77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person may die in this material world by drinking poison, and a living entity may gain eternal life by drinking nectar. Only by the will of Kṛṣṇa can material objects and spiritual objects award fruits. But if the will of Kṛṣṇa withdraws the power and propensities of those objects, they are unable to award such fruits. </w:t>
      </w:r>
      <w:commentRangeStart w:id="48"/>
      <w:r w:rsidRPr="004A2847">
        <w:rPr>
          <w:rStyle w:val="BookTitle"/>
          <w:rFonts w:asciiTheme="minorHAnsi" w:hAnsiTheme="minorHAnsi" w:cstheme="minorHAnsi"/>
          <w:b w:val="0"/>
          <w:bCs w:val="0"/>
          <w:color w:val="000000"/>
          <w:sz w:val="28"/>
          <w:szCs w:val="28"/>
        </w:rPr>
        <w:t>The conversation between Umā and Śiva is witness and evidence of this fact.</w:t>
      </w:r>
      <w:commentRangeEnd w:id="48"/>
      <w:r w:rsidR="00C636D3" w:rsidRPr="004A2847">
        <w:rPr>
          <w:rStyle w:val="CommentReference"/>
          <w:color w:val="auto"/>
        </w:rPr>
        <w:commentReference w:id="48"/>
      </w:r>
    </w:p>
    <w:p w14:paraId="265054CC" w14:textId="7439F2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2.033</w:t>
      </w:r>
    </w:p>
    <w:p w14:paraId="72D1F0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7AFD6E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ye-mate yāhāre kṛṣṇacandra rākhe māre</w:t>
      </w:r>
      <w:r w:rsidRPr="004A2847">
        <w:rPr>
          <w:rStyle w:val="BookTitle"/>
          <w:rFonts w:asciiTheme="minorHAnsi" w:hAnsiTheme="minorHAnsi" w:cstheme="minorHAnsi"/>
          <w:b w:val="0"/>
          <w:bCs w:val="0"/>
          <w:color w:val="000000"/>
          <w:sz w:val="28"/>
          <w:szCs w:val="28"/>
        </w:rPr>
        <w:br/>
        <w:t>tāhā bai āra keha karite nā pāre</w:t>
      </w:r>
    </w:p>
    <w:p w14:paraId="677D6B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can imitate how Kṛṣṇacandra saves someone and kills someone else.</w:t>
      </w:r>
    </w:p>
    <w:p w14:paraId="5186344E" w14:textId="279534D1"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Despite being inclined towards the Lord's service, many persons, because of committing </w:t>
      </w:r>
      <w:r w:rsidRPr="004A2847">
        <w:rPr>
          <w:rStyle w:val="BookTitle"/>
          <w:rFonts w:asciiTheme="minorHAnsi" w:hAnsiTheme="minorHAnsi" w:cstheme="minorHAnsi"/>
          <w:b w:val="0"/>
          <w:bCs w:val="0"/>
          <w:i/>
          <w:iCs/>
          <w:color w:val="000000"/>
          <w:sz w:val="28"/>
          <w:szCs w:val="28"/>
        </w:rPr>
        <w:t>vaiṣṇava-aparādha</w:t>
      </w:r>
      <w:r w:rsidRPr="004A2847">
        <w:rPr>
          <w:rStyle w:val="BookTitle"/>
          <w:rFonts w:asciiTheme="minorHAnsi" w:hAnsiTheme="minorHAnsi" w:cstheme="minorHAnsi"/>
          <w:b w:val="0"/>
          <w:bCs w:val="0"/>
          <w:color w:val="000000"/>
          <w:sz w:val="28"/>
          <w:szCs w:val="28"/>
        </w:rPr>
        <w:t xml:space="preserve">, consider the Lord's devotees as ordinary mortal beings by seeing them separate from the Lord. By thinking that Hari, Guru, and Vaiṣṇava are mortal, they cannot achieve realization of their </w:t>
      </w:r>
      <w:r w:rsidRPr="004A2847">
        <w:rPr>
          <w:rStyle w:val="BookTitle"/>
          <w:rFonts w:asciiTheme="minorHAnsi" w:hAnsiTheme="minorHAnsi" w:cstheme="minorHAnsi"/>
          <w:b w:val="0"/>
          <w:bCs w:val="0"/>
          <w:i/>
          <w:iCs/>
          <w:color w:val="000000"/>
          <w:sz w:val="28"/>
          <w:szCs w:val="28"/>
        </w:rPr>
        <w:t xml:space="preserve">sac-cid-ānanda </w:t>
      </w:r>
      <w:r w:rsidRPr="004A2847">
        <w:rPr>
          <w:rStyle w:val="BookTitle"/>
          <w:rFonts w:asciiTheme="minorHAnsi" w:hAnsiTheme="minorHAnsi" w:cstheme="minorHAnsi"/>
          <w:b w:val="0"/>
          <w:bCs w:val="0"/>
          <w:color w:val="000000"/>
          <w:sz w:val="28"/>
          <w:szCs w:val="28"/>
        </w:rPr>
        <w:t xml:space="preserve">status because of madness for sense gratification. As a result, they end up either knowingly or unknowingly becoming envious of Hari and Guru. Some of them dedicate themselves to </w:t>
      </w:r>
      <w:r w:rsidRPr="004A2847">
        <w:rPr>
          <w:rStyle w:val="BookTitle"/>
          <w:rFonts w:asciiTheme="minorHAnsi" w:hAnsiTheme="minorHAnsi" w:cstheme="minorHAnsi"/>
          <w:b w:val="0"/>
          <w:bCs w:val="0"/>
          <w:i/>
          <w:iCs/>
          <w:color w:val="000000"/>
          <w:sz w:val="28"/>
          <w:szCs w:val="28"/>
        </w:rPr>
        <w:t>karma-kāṇḍa</w:t>
      </w:r>
      <w:r w:rsidRPr="004A2847">
        <w:rPr>
          <w:rStyle w:val="BookTitle"/>
          <w:rFonts w:asciiTheme="minorHAnsi" w:hAnsiTheme="minorHAnsi" w:cstheme="minorHAnsi"/>
          <w:b w:val="0"/>
          <w:bCs w:val="0"/>
          <w:color w:val="000000"/>
          <w:sz w:val="28"/>
          <w:szCs w:val="28"/>
        </w:rPr>
        <w:t xml:space="preserve">, and because of desiring material enjoyment some consider sense gratification and liberation their </w:t>
      </w:r>
      <w:proofErr w:type="gramStart"/>
      <w:r w:rsidRPr="004A2847">
        <w:rPr>
          <w:rStyle w:val="BookTitle"/>
          <w:rFonts w:asciiTheme="minorHAnsi" w:hAnsiTheme="minorHAnsi" w:cstheme="minorHAnsi"/>
          <w:b w:val="0"/>
          <w:bCs w:val="0"/>
          <w:color w:val="000000"/>
          <w:sz w:val="28"/>
          <w:szCs w:val="28"/>
        </w:rPr>
        <w:t>ultimate goal</w:t>
      </w:r>
      <w:proofErr w:type="gramEnd"/>
      <w:r w:rsidRPr="004A2847">
        <w:rPr>
          <w:rStyle w:val="BookTitle"/>
          <w:rFonts w:asciiTheme="minorHAnsi" w:hAnsiTheme="minorHAnsi" w:cstheme="minorHAnsi"/>
          <w:b w:val="0"/>
          <w:bCs w:val="0"/>
          <w:color w:val="000000"/>
          <w:sz w:val="28"/>
          <w:szCs w:val="28"/>
        </w:rPr>
        <w:t xml:space="preserve"> of life. But they cannot understand that by the will of Śrī Kṛṣṇacandra, the Guru and Vaiṣṇavas are able to destroy their narrow-mindedness. The Guru and Vaiṣṇavas </w:t>
      </w:r>
      <w:r w:rsidRPr="004A2847">
        <w:rPr>
          <w:rStyle w:val="BookTitle"/>
          <w:rFonts w:asciiTheme="minorHAnsi" w:hAnsiTheme="minorHAnsi" w:cstheme="minorHAnsi"/>
          <w:b w:val="0"/>
          <w:bCs w:val="0"/>
          <w:color w:val="000000"/>
          <w:sz w:val="28"/>
          <w:szCs w:val="28"/>
        </w:rPr>
        <w:lastRenderedPageBreak/>
        <w:t xml:space="preserve">are full of Kṛṣṇa's potencies. There is no difference between the energy and the energetic. Yet the energy can never be identified as the energetic. This is the difference between the philosophies of the impersonalists and the devotees of the Lord. Philosophies like </w:t>
      </w:r>
      <w:r w:rsidRPr="004A2847">
        <w:rPr>
          <w:rStyle w:val="BookTitle"/>
          <w:rFonts w:asciiTheme="minorHAnsi" w:hAnsiTheme="minorHAnsi" w:cstheme="minorHAnsi"/>
          <w:b w:val="0"/>
          <w:bCs w:val="0"/>
          <w:i/>
          <w:iCs/>
          <w:color w:val="000000"/>
          <w:sz w:val="28"/>
          <w:szCs w:val="28"/>
        </w:rPr>
        <w:t xml:space="preserve">viśiṣṭādvaita </w:t>
      </w:r>
      <w:r w:rsidRPr="004A2847">
        <w:rPr>
          <w:rStyle w:val="BookTitle"/>
          <w:rFonts w:asciiTheme="minorHAnsi" w:hAnsiTheme="minorHAnsi" w:cstheme="minorHAnsi"/>
          <w:b w:val="0"/>
          <w:bCs w:val="0"/>
          <w:color w:val="000000"/>
          <w:sz w:val="28"/>
          <w:szCs w:val="28"/>
        </w:rPr>
        <w:t xml:space="preserve">(specific monism), </w:t>
      </w:r>
      <w:r w:rsidRPr="004A2847">
        <w:rPr>
          <w:rStyle w:val="BookTitle"/>
          <w:rFonts w:asciiTheme="minorHAnsi" w:hAnsiTheme="minorHAnsi" w:cstheme="minorHAnsi"/>
          <w:b w:val="0"/>
          <w:bCs w:val="0"/>
          <w:i/>
          <w:iCs/>
          <w:color w:val="000000"/>
          <w:sz w:val="28"/>
          <w:szCs w:val="28"/>
        </w:rPr>
        <w:t xml:space="preserve">śuddha-dvaita </w:t>
      </w:r>
      <w:r w:rsidRPr="004A2847">
        <w:rPr>
          <w:rStyle w:val="BookTitle"/>
          <w:rFonts w:asciiTheme="minorHAnsi" w:hAnsiTheme="minorHAnsi" w:cstheme="minorHAnsi"/>
          <w:b w:val="0"/>
          <w:bCs w:val="0"/>
          <w:color w:val="000000"/>
          <w:sz w:val="28"/>
          <w:szCs w:val="28"/>
        </w:rPr>
        <w:t xml:space="preserve">(purified dualism), and </w:t>
      </w:r>
      <w:r w:rsidRPr="004A2847">
        <w:rPr>
          <w:rStyle w:val="BookTitle"/>
          <w:rFonts w:asciiTheme="minorHAnsi" w:hAnsiTheme="minorHAnsi" w:cstheme="minorHAnsi"/>
          <w:b w:val="0"/>
          <w:bCs w:val="0"/>
          <w:i/>
          <w:iCs/>
          <w:color w:val="000000"/>
          <w:sz w:val="28"/>
          <w:szCs w:val="28"/>
        </w:rPr>
        <w:t xml:space="preserve">śuddhādvaita </w:t>
      </w:r>
      <w:r w:rsidRPr="004A2847">
        <w:rPr>
          <w:rStyle w:val="BookTitle"/>
          <w:rFonts w:asciiTheme="minorHAnsi" w:hAnsiTheme="minorHAnsi" w:cstheme="minorHAnsi"/>
          <w:b w:val="0"/>
          <w:bCs w:val="0"/>
          <w:color w:val="000000"/>
          <w:sz w:val="28"/>
          <w:szCs w:val="28"/>
        </w:rPr>
        <w:t xml:space="preserve">(purified monism) have manifested from portions of the philosophy of </w:t>
      </w:r>
      <w:r w:rsidRPr="004A2847">
        <w:rPr>
          <w:rStyle w:val="BookTitle"/>
          <w:rFonts w:asciiTheme="minorHAnsi" w:hAnsiTheme="minorHAnsi" w:cstheme="minorHAnsi"/>
          <w:b w:val="0"/>
          <w:bCs w:val="0"/>
          <w:i/>
          <w:iCs/>
          <w:color w:val="000000"/>
          <w:sz w:val="28"/>
          <w:szCs w:val="28"/>
        </w:rPr>
        <w:t>acintya-bhedābheda</w:t>
      </w:r>
      <w:r w:rsidRPr="004A2847">
        <w:rPr>
          <w:rStyle w:val="BookTitle"/>
          <w:rFonts w:asciiTheme="minorHAnsi" w:hAnsiTheme="minorHAnsi" w:cstheme="minorHAnsi"/>
          <w:b w:val="0"/>
          <w:bCs w:val="0"/>
          <w:color w:val="000000"/>
          <w:sz w:val="28"/>
          <w:szCs w:val="28"/>
        </w:rPr>
        <w:t xml:space="preserve"> (inconceivable oneness and difference). Topics of the complete understanding have, in the course of narrating Śrī Caitanya's pastimes, been clearly revealed to service-inclined persons by Śrīla Kṛṣṇadāsa Kavirāja Gosvāmī, the most respectable staunch follower of Śrī Rūpa, in the verse </w:t>
      </w:r>
      <w:r w:rsidRPr="004A2847">
        <w:rPr>
          <w:rStyle w:val="BookTitle"/>
          <w:rFonts w:asciiTheme="minorHAnsi" w:hAnsiTheme="minorHAnsi" w:cstheme="minorHAnsi"/>
          <w:b w:val="0"/>
          <w:bCs w:val="0"/>
          <w:i/>
          <w:iCs/>
          <w:color w:val="000000"/>
          <w:sz w:val="28"/>
          <w:szCs w:val="28"/>
        </w:rPr>
        <w:t xml:space="preserve">vande gurūn īśa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vande gurūn īśa-bhaktān   īśam īśāvatārakān, tat-prakāśāṁś ca tac-chaktīḥ   kṛṣṇa-caitanya-saṁjñakam, </w:t>
      </w:r>
      <w:r w:rsidRPr="004A2847">
        <w:rPr>
          <w:rStyle w:val="BookTitle"/>
          <w:rFonts w:asciiTheme="minorHAnsi" w:hAnsiTheme="minorHAnsi" w:cstheme="minorHAnsi"/>
          <w:b w:val="0"/>
          <w:bCs w:val="0"/>
          <w:color w:val="000000"/>
          <w:sz w:val="28"/>
          <w:szCs w:val="28"/>
        </w:rPr>
        <w:t xml:space="preserve">“I offer my respectful obeisances unto the spiritual masters, the devotees of the Lord, the Lord's incarnations, His plenary portions, His energies and the primeval Lord Himself, Śrī Kṛṣṇa Caitanya.] and in his descriptions of the Pañca-tattva. People who are offenders at the feet of Śrī Kṛṣṇadāsa and who do not understand the purport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are either gross materialists or Māyāvādīs. The Māyāvādīs cannot understand the eternal position of the Lord's variegated energies because of their conception of oneness. </w:t>
      </w:r>
      <w:proofErr w:type="gramStart"/>
      <w:r w:rsidRPr="004A2847">
        <w:rPr>
          <w:rStyle w:val="BookTitle"/>
          <w:rFonts w:asciiTheme="minorHAnsi" w:hAnsiTheme="minorHAnsi" w:cstheme="minorHAnsi"/>
          <w:b w:val="0"/>
          <w:bCs w:val="0"/>
          <w:color w:val="000000"/>
          <w:sz w:val="28"/>
          <w:szCs w:val="28"/>
        </w:rPr>
        <w:t>In the course of</w:t>
      </w:r>
      <w:proofErr w:type="gramEnd"/>
      <w:r w:rsidRPr="004A2847">
        <w:rPr>
          <w:rStyle w:val="BookTitle"/>
          <w:rFonts w:asciiTheme="minorHAnsi" w:hAnsiTheme="minorHAnsi" w:cstheme="minorHAnsi"/>
          <w:b w:val="0"/>
          <w:bCs w:val="0"/>
          <w:color w:val="000000"/>
          <w:sz w:val="28"/>
          <w:szCs w:val="28"/>
        </w:rPr>
        <w:t xml:space="preserve"> their worship of many gods, the </w:t>
      </w:r>
      <w:r w:rsidRPr="004A2847">
        <w:rPr>
          <w:rStyle w:val="BookTitle"/>
          <w:rFonts w:asciiTheme="minorHAnsi" w:hAnsiTheme="minorHAnsi" w:cstheme="minorHAnsi"/>
          <w:b w:val="0"/>
          <w:bCs w:val="0"/>
          <w:i/>
          <w:iCs/>
          <w:color w:val="000000"/>
          <w:sz w:val="28"/>
          <w:szCs w:val="28"/>
          <w:rPrChange w:id="49" w:author="your servant" w:date="2020-04-10T17:26:00Z">
            <w:rPr>
              <w:rStyle w:val="BookTitle"/>
              <w:rFonts w:asciiTheme="minorHAnsi" w:hAnsiTheme="minorHAnsi" w:cstheme="minorHAnsi"/>
              <w:b w:val="0"/>
              <w:bCs w:val="0"/>
              <w:color w:val="000000"/>
              <w:sz w:val="28"/>
              <w:szCs w:val="28"/>
            </w:rPr>
          </w:rPrChange>
        </w:rPr>
        <w:t>karm</w:t>
      </w:r>
      <w:ins w:id="50" w:author="your servant" w:date="2020-04-10T17:26:00Z">
        <w:r w:rsidR="00A903D1" w:rsidRPr="004A2847">
          <w:rPr>
            <w:rStyle w:val="BookTitle"/>
            <w:rFonts w:asciiTheme="minorHAnsi" w:hAnsiTheme="minorHAnsi" w:cstheme="minorHAnsi"/>
            <w:b w:val="0"/>
            <w:bCs w:val="0"/>
            <w:i/>
            <w:iCs/>
            <w:color w:val="000000"/>
            <w:sz w:val="28"/>
            <w:szCs w:val="28"/>
            <w:rPrChange w:id="51" w:author="your servant" w:date="2020-04-10T17:26: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52" w:author="your servant" w:date="2020-04-10T17:26: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fall into hellish conditions by ascribing differences between Kṛṣṇa and Guru-Vaiṣṇavas.</w:t>
      </w:r>
    </w:p>
    <w:p w14:paraId="249177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Nārada-pañcarātra </w:t>
      </w:r>
      <w:r w:rsidRPr="004A2847">
        <w:rPr>
          <w:rStyle w:val="BookTitle"/>
          <w:rFonts w:asciiTheme="minorHAnsi" w:hAnsiTheme="minorHAnsi" w:cstheme="minorHAnsi"/>
          <w:b w:val="0"/>
          <w:bCs w:val="0"/>
          <w:color w:val="000000"/>
          <w:sz w:val="28"/>
          <w:szCs w:val="28"/>
        </w:rPr>
        <w:t>(1.14.4) Śrī Mahādeva says:</w:t>
      </w:r>
    </w:p>
    <w:p w14:paraId="7BA995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rakṣitā yasya bhagavān   kalyāṇaṁ tasya santatam</w:t>
      </w:r>
      <w:r w:rsidRPr="004A2847">
        <w:rPr>
          <w:rStyle w:val="BookTitle"/>
          <w:rFonts w:asciiTheme="minorHAnsi" w:hAnsiTheme="minorHAnsi" w:cstheme="minorHAnsi"/>
          <w:b w:val="0"/>
          <w:bCs w:val="0"/>
          <w:color w:val="000000"/>
          <w:sz w:val="28"/>
          <w:szCs w:val="28"/>
        </w:rPr>
        <w:br/>
        <w:t>sa yasya vighna-kartā ca   rakṣituṁ taṁ ca kaḥ kṣamaḥ</w:t>
      </w:r>
    </w:p>
    <w:p w14:paraId="33DCCF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person who is protected by the Supreme Lord becomes victorious everywhere, and one who is rejected by the Supreme Lord can never be protected by anyone.”</w:t>
      </w:r>
    </w:p>
    <w:p w14:paraId="390A543B" w14:textId="4B05E1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2.034</w:t>
      </w:r>
    </w:p>
    <w:p w14:paraId="5C4E34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3F3931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śrī-gaurasundara nīlācale</w:t>
      </w:r>
      <w:r w:rsidRPr="004A2847">
        <w:rPr>
          <w:rStyle w:val="BookTitle"/>
          <w:rFonts w:asciiTheme="minorHAnsi" w:hAnsiTheme="minorHAnsi" w:cstheme="minorHAnsi"/>
          <w:b w:val="0"/>
          <w:bCs w:val="0"/>
          <w:color w:val="000000"/>
          <w:sz w:val="28"/>
          <w:szCs w:val="28"/>
        </w:rPr>
        <w:br/>
        <w:t>āisena caliyā āpana-kutūhale</w:t>
      </w:r>
    </w:p>
    <w:p w14:paraId="1037AE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departed for Nīlācala in His own joyful mood.</w:t>
      </w:r>
    </w:p>
    <w:p w14:paraId="4324E355" w14:textId="4D48F8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2.035</w:t>
      </w:r>
    </w:p>
    <w:p w14:paraId="793207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0F4549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nityānanda, gadādhara, mukunda, govinda</w:t>
      </w:r>
      <w:r w:rsidRPr="004A2847">
        <w:rPr>
          <w:rStyle w:val="BookTitle"/>
          <w:rFonts w:asciiTheme="minorHAnsi" w:hAnsiTheme="minorHAnsi" w:cstheme="minorHAnsi"/>
          <w:b w:val="0"/>
          <w:bCs w:val="0"/>
          <w:color w:val="000000"/>
          <w:sz w:val="28"/>
          <w:szCs w:val="28"/>
        </w:rPr>
        <w:br/>
        <w:t>saṁhati jagadānanda, āra brahmānanda</w:t>
      </w:r>
    </w:p>
    <w:p w14:paraId="700F5A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accompanied by Nityānanda, Gadādhara, Mukunda, Govinda, Jagadānanda, and Brahmānanda.</w:t>
      </w:r>
    </w:p>
    <w:p w14:paraId="18023E05" w14:textId="148207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2.036</w:t>
      </w:r>
    </w:p>
    <w:p w14:paraId="291213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3594D5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prabhu parīkṣā karena sabā'-prati</w:t>
      </w:r>
      <w:r w:rsidRPr="004A2847">
        <w:rPr>
          <w:rStyle w:val="BookTitle"/>
          <w:rFonts w:asciiTheme="minorHAnsi" w:hAnsiTheme="minorHAnsi" w:cstheme="minorHAnsi"/>
          <w:b w:val="0"/>
          <w:bCs w:val="0"/>
          <w:color w:val="000000"/>
          <w:sz w:val="28"/>
          <w:szCs w:val="28"/>
        </w:rPr>
        <w:br/>
        <w:t>“ki sambala āche bala kāhāra saṁhati</w:t>
      </w:r>
    </w:p>
    <w:p w14:paraId="29DDE8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the way the Lord tested everyone by asking, “What assets do you have with you?</w:t>
      </w:r>
    </w:p>
    <w:p w14:paraId="413A3A40" w14:textId="521E47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2.037</w:t>
      </w:r>
    </w:p>
    <w:p w14:paraId="71D981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4041DE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 vā ki diyāche kāre pathera sambala</w:t>
      </w:r>
      <w:r w:rsidRPr="004A2847">
        <w:rPr>
          <w:rStyle w:val="BookTitle"/>
          <w:rFonts w:asciiTheme="minorHAnsi" w:hAnsiTheme="minorHAnsi" w:cstheme="minorHAnsi"/>
          <w:b w:val="0"/>
          <w:bCs w:val="0"/>
          <w:color w:val="000000"/>
          <w:sz w:val="28"/>
          <w:szCs w:val="28"/>
        </w:rPr>
        <w:br/>
        <w:t>niṣkapaṭe mora sthāne kaha ta' sakala”</w:t>
      </w:r>
    </w:p>
    <w:p w14:paraId="39F387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of you tell Me frankly whether anyone has given anything to you for the journey.”</w:t>
      </w:r>
    </w:p>
    <w:p w14:paraId="4EA9FDEC" w14:textId="4815AC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2.038</w:t>
      </w:r>
    </w:p>
    <w:p w14:paraId="6A7F38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2DA38F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sabe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“prabhu, vinā ājñāya tomāra</w:t>
      </w:r>
      <w:r w:rsidRPr="004A2847">
        <w:rPr>
          <w:rStyle w:val="BookTitle"/>
          <w:rFonts w:asciiTheme="minorHAnsi" w:hAnsiTheme="minorHAnsi" w:cstheme="minorHAnsi"/>
          <w:b w:val="0"/>
          <w:bCs w:val="0"/>
          <w:color w:val="000000"/>
          <w:sz w:val="28"/>
          <w:szCs w:val="28"/>
        </w:rPr>
        <w:br/>
        <w:t>kāra dravya laite vāśakti āche kāra”</w:t>
      </w:r>
    </w:p>
    <w:p w14:paraId="76D630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replied, “O Lord, who has the power to bring anything without Your permission?”</w:t>
      </w:r>
    </w:p>
    <w:p w14:paraId="121056F4" w14:textId="0467B5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2.039</w:t>
      </w:r>
    </w:p>
    <w:p w14:paraId="17E493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36EFED16" w14:textId="6D1BD5F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w:t>
      </w:r>
      <w:ins w:id="53" w:author="your servant" w:date="2020-04-10T17:29:00Z">
        <w:r w:rsidR="00702048"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ṭhākura baḍa santoṣa hailā</w:t>
      </w:r>
      <w:ins w:id="54" w:author="your servant" w:date="2020-04-10T17:29:00Z">
        <w:r w:rsidR="00702048"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śeṣe sei lakṣye tattva kahite lāgilā</w:t>
      </w:r>
    </w:p>
    <w:p w14:paraId="2D672B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their reply, the Lord was greatly satisfied. Thereafter He explained </w:t>
      </w:r>
      <w:r w:rsidRPr="004A2847">
        <w:rPr>
          <w:rStyle w:val="BookTitle"/>
          <w:rFonts w:asciiTheme="minorHAnsi" w:hAnsiTheme="minorHAnsi" w:cstheme="minorHAnsi"/>
          <w:b/>
          <w:bCs/>
          <w:color w:val="800000"/>
          <w:sz w:val="28"/>
          <w:szCs w:val="28"/>
        </w:rPr>
        <w:lastRenderedPageBreak/>
        <w:t>some truths regarding this topic.</w:t>
      </w:r>
    </w:p>
    <w:p w14:paraId="69FCA46A" w14:textId="798335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2.040</w:t>
      </w:r>
    </w:p>
    <w:p w14:paraId="1C3C6B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54EE0972" w14:textId="23B7DC4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“kāhāro ye kichu nā lailā</w:t>
      </w:r>
      <w:ins w:id="55" w:author="your servant" w:date="2020-04-10T17:30:00Z">
        <w:r w:rsidR="00702048"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ihāte āmāra baḍa santoṣa karilā</w:t>
      </w:r>
    </w:p>
    <w:p w14:paraId="4AED40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am greatly satisfied that none of you took anything from anyone.</w:t>
      </w:r>
    </w:p>
    <w:p w14:paraId="0ACC1E5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Gaurasundara asked Nityānanda, Gadādhara, Mukunda, Govinda, and Brahmānanda, “What assets do you have with you?” In reply, they said, “We have no asset other than You.” On hearing their words and realizing their unalloyed determination, Gaurasundara expressed great satisfaction. Since pseudo devotees who deviate from the path of devotional service imagine a distinction between Guru-Vaiṣṇava and the Supreme Lord, they cannot understand the concept of oneness. The philosophy of </w:t>
      </w:r>
      <w:r w:rsidRPr="004A2847">
        <w:rPr>
          <w:rStyle w:val="BookTitle"/>
          <w:rFonts w:asciiTheme="minorHAnsi" w:hAnsiTheme="minorHAnsi" w:cstheme="minorHAnsi"/>
          <w:b w:val="0"/>
          <w:bCs w:val="0"/>
          <w:i/>
          <w:iCs/>
          <w:color w:val="000000"/>
          <w:sz w:val="28"/>
          <w:szCs w:val="28"/>
        </w:rPr>
        <w:t>acintya-bhedābheda</w:t>
      </w:r>
      <w:r w:rsidRPr="004A2847">
        <w:rPr>
          <w:rStyle w:val="BookTitle"/>
          <w:rFonts w:asciiTheme="minorHAnsi" w:hAnsiTheme="minorHAnsi" w:cstheme="minorHAnsi"/>
          <w:b w:val="0"/>
          <w:bCs w:val="0"/>
          <w:color w:val="000000"/>
          <w:sz w:val="28"/>
          <w:szCs w:val="28"/>
        </w:rPr>
        <w:t xml:space="preserve"> is the only cause for the nourishment of transcendental mellows. The distinction or variegatedness found in spiritual </w:t>
      </w:r>
      <w:r w:rsidRPr="004A2847">
        <w:rPr>
          <w:rStyle w:val="BookTitle"/>
          <w:rFonts w:asciiTheme="minorHAnsi" w:hAnsiTheme="minorHAnsi" w:cstheme="minorHAnsi"/>
          <w:b w:val="0"/>
          <w:bCs w:val="0"/>
          <w:i/>
          <w:iCs/>
          <w:color w:val="000000"/>
          <w:sz w:val="28"/>
          <w:szCs w:val="28"/>
        </w:rPr>
        <w:t>rasa</w:t>
      </w:r>
      <w:r w:rsidRPr="004A2847">
        <w:rPr>
          <w:rStyle w:val="BookTitle"/>
          <w:rFonts w:asciiTheme="minorHAnsi" w:hAnsiTheme="minorHAnsi" w:cstheme="minorHAnsi"/>
          <w:b w:val="0"/>
          <w:bCs w:val="0"/>
          <w:color w:val="000000"/>
          <w:sz w:val="28"/>
          <w:szCs w:val="28"/>
        </w:rPr>
        <w:t xml:space="preserve"> is eternal and is not opposed to the Vedic statement: </w:t>
      </w:r>
      <w:r w:rsidRPr="004A2847">
        <w:rPr>
          <w:rStyle w:val="BookTitle"/>
          <w:rFonts w:asciiTheme="minorHAnsi" w:hAnsiTheme="minorHAnsi" w:cstheme="minorHAnsi"/>
          <w:b w:val="0"/>
          <w:bCs w:val="0"/>
          <w:i/>
          <w:iCs/>
          <w:color w:val="000000"/>
          <w:sz w:val="28"/>
          <w:szCs w:val="28"/>
        </w:rPr>
        <w:t>ekam evādvitīyam</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The Absolute Truth is one without a second.” Those who claim “according to the statement </w:t>
      </w:r>
      <w:r w:rsidRPr="004A2847">
        <w:rPr>
          <w:rStyle w:val="BookTitle"/>
          <w:rFonts w:asciiTheme="minorHAnsi" w:hAnsiTheme="minorHAnsi" w:cstheme="minorHAnsi"/>
          <w:b w:val="0"/>
          <w:bCs w:val="0"/>
          <w:i/>
          <w:iCs/>
          <w:color w:val="000000"/>
          <w:sz w:val="28"/>
          <w:szCs w:val="28"/>
        </w:rPr>
        <w:t>ekam evādvitīyam</w:t>
      </w:r>
      <w:r w:rsidRPr="004A2847">
        <w:rPr>
          <w:rStyle w:val="BookTitle"/>
          <w:rFonts w:asciiTheme="minorHAnsi" w:hAnsiTheme="minorHAnsi" w:cstheme="minorHAnsi"/>
          <w:b w:val="0"/>
          <w:bCs w:val="0"/>
          <w:color w:val="000000"/>
          <w:sz w:val="28"/>
          <w:szCs w:val="28"/>
        </w:rPr>
        <w:t xml:space="preserve"> there are no differences born of variegatedness or distinctions in the Absolute Truth” are Māyāvādīs. As soon as the distinction between </w:t>
      </w:r>
      <w:r w:rsidRPr="004A2847">
        <w:rPr>
          <w:rStyle w:val="BookTitle"/>
          <w:rFonts w:asciiTheme="minorHAnsi" w:hAnsiTheme="minorHAnsi" w:cstheme="minorHAnsi"/>
          <w:b w:val="0"/>
          <w:bCs w:val="0"/>
          <w:i/>
          <w:iCs/>
          <w:color w:val="000000"/>
          <w:sz w:val="28"/>
          <w:szCs w:val="28"/>
        </w:rPr>
        <w:t xml:space="preserve">viṣaya </w:t>
      </w:r>
      <w:r w:rsidRPr="004A2847">
        <w:rPr>
          <w:rStyle w:val="BookTitle"/>
          <w:rFonts w:asciiTheme="minorHAnsi" w:hAnsiTheme="minorHAnsi" w:cstheme="minorHAnsi"/>
          <w:b w:val="0"/>
          <w:bCs w:val="0"/>
          <w:color w:val="000000"/>
          <w:sz w:val="28"/>
          <w:szCs w:val="28"/>
        </w:rPr>
        <w:t xml:space="preserve">(the object of worship) and </w:t>
      </w:r>
      <w:r w:rsidRPr="004A2847">
        <w:rPr>
          <w:rStyle w:val="BookTitle"/>
          <w:rFonts w:asciiTheme="minorHAnsi" w:hAnsiTheme="minorHAnsi" w:cstheme="minorHAnsi"/>
          <w:b w:val="0"/>
          <w:bCs w:val="0"/>
          <w:i/>
          <w:iCs/>
          <w:color w:val="000000"/>
          <w:sz w:val="28"/>
          <w:szCs w:val="28"/>
        </w:rPr>
        <w:t>āśraya</w:t>
      </w:r>
      <w:r w:rsidRPr="004A2847">
        <w:rPr>
          <w:rStyle w:val="BookTitle"/>
          <w:rFonts w:asciiTheme="minorHAnsi" w:hAnsiTheme="minorHAnsi" w:cstheme="minorHAnsi"/>
          <w:b w:val="0"/>
          <w:bCs w:val="0"/>
          <w:color w:val="000000"/>
          <w:sz w:val="28"/>
          <w:szCs w:val="28"/>
        </w:rPr>
        <w:t xml:space="preserve"> (the worshiper) is denied, the philosophy of impersonalism becomes manifest. Because of a lack of knowledge regarding the distinctions between </w:t>
      </w:r>
      <w:r w:rsidRPr="004A2847">
        <w:rPr>
          <w:rStyle w:val="BookTitle"/>
          <w:rFonts w:asciiTheme="minorHAnsi" w:hAnsiTheme="minorHAnsi" w:cstheme="minorHAnsi"/>
          <w:b w:val="0"/>
          <w:bCs w:val="0"/>
          <w:i/>
          <w:iCs/>
          <w:color w:val="000000"/>
          <w:sz w:val="28"/>
          <w:szCs w:val="28"/>
        </w:rPr>
        <w:t xml:space="preserve">viṣaya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āśraya</w:t>
      </w:r>
      <w:r w:rsidRPr="004A2847">
        <w:rPr>
          <w:rStyle w:val="BookTitle"/>
          <w:rFonts w:asciiTheme="minorHAnsi" w:hAnsiTheme="minorHAnsi" w:cstheme="minorHAnsi"/>
          <w:b w:val="0"/>
          <w:bCs w:val="0"/>
          <w:color w:val="000000"/>
          <w:sz w:val="28"/>
          <w:szCs w:val="28"/>
        </w:rPr>
        <w:t xml:space="preserve">, unauthorized conclusions and degradation into material enjoyment are achieved, as prominently found among the Buddhists and </w:t>
      </w:r>
      <w:r w:rsidRPr="004A2847">
        <w:rPr>
          <w:rStyle w:val="BookTitle"/>
          <w:rFonts w:asciiTheme="minorHAnsi" w:hAnsiTheme="minorHAnsi" w:cstheme="minorHAnsi"/>
          <w:b w:val="0"/>
          <w:bCs w:val="0"/>
          <w:i/>
          <w:iCs/>
          <w:color w:val="000000"/>
          <w:sz w:val="28"/>
          <w:szCs w:val="28"/>
        </w:rPr>
        <w:t>sahajiyās</w:t>
      </w:r>
      <w:r w:rsidRPr="004A2847">
        <w:rPr>
          <w:rStyle w:val="BookTitle"/>
          <w:rFonts w:asciiTheme="minorHAnsi" w:hAnsiTheme="minorHAnsi" w:cstheme="minorHAnsi"/>
          <w:b w:val="0"/>
          <w:bCs w:val="0"/>
          <w:color w:val="000000"/>
          <w:sz w:val="28"/>
          <w:szCs w:val="28"/>
        </w:rPr>
        <w:t>.</w:t>
      </w:r>
    </w:p>
    <w:p w14:paraId="53B49332" w14:textId="66C4E2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2.041</w:t>
      </w:r>
    </w:p>
    <w:p w14:paraId="517FC9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2E6A68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bhoktavya adṛṣṭe thāke ye-dine likhana</w:t>
      </w:r>
      <w:r w:rsidRPr="004A2847">
        <w:rPr>
          <w:rStyle w:val="BookTitle"/>
          <w:rFonts w:asciiTheme="minorHAnsi" w:hAnsiTheme="minorHAnsi" w:cstheme="minorHAnsi"/>
          <w:b w:val="0"/>
          <w:bCs w:val="0"/>
          <w:color w:val="000000"/>
          <w:sz w:val="28"/>
          <w:szCs w:val="28"/>
        </w:rPr>
        <w:br/>
        <w:t>araṇye o āsi' mile avaśya takhana</w:t>
      </w:r>
    </w:p>
    <w:p w14:paraId="433968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are destined to receive some eatables, you will certainly obtain them, even if you are in the forest.</w:t>
      </w:r>
    </w:p>
    <w:p w14:paraId="0C588B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Bṛhan-nāradīya Purāṇa </w:t>
      </w:r>
      <w:r w:rsidRPr="004A2847">
        <w:rPr>
          <w:rStyle w:val="BookTitle"/>
          <w:rFonts w:asciiTheme="minorHAnsi" w:hAnsiTheme="minorHAnsi" w:cstheme="minorHAnsi"/>
          <w:b w:val="0"/>
          <w:bCs w:val="0"/>
          <w:color w:val="000000"/>
          <w:sz w:val="28"/>
          <w:szCs w:val="28"/>
        </w:rPr>
        <w:t>(7.74) it is stated:</w:t>
      </w:r>
    </w:p>
    <w:p w14:paraId="3BF0F348" w14:textId="336A0CF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aprarthitani duḥkhāni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tathaiva ayaṁ hi dehināṁ</w:t>
      </w:r>
      <w:r w:rsidRPr="004A2847">
        <w:rPr>
          <w:rStyle w:val="BookTitle"/>
          <w:rFonts w:asciiTheme="minorHAnsi" w:hAnsiTheme="minorHAnsi" w:cstheme="minorHAnsi"/>
          <w:b w:val="0"/>
          <w:bCs w:val="0"/>
          <w:color w:val="000000"/>
          <w:sz w:val="28"/>
          <w:szCs w:val="28"/>
        </w:rPr>
        <w:br/>
        <w:t>sukhāni api tathā manye</w:t>
      </w:r>
      <w:r w:rsidRPr="004A2847">
        <w:rPr>
          <w:rStyle w:val="BookTitle"/>
          <w:rFonts w:asciiTheme="minorHAnsi" w:hAnsiTheme="minorHAnsi" w:cstheme="minorHAnsi"/>
          <w:b w:val="0"/>
          <w:bCs w:val="0"/>
          <w:color w:val="000000"/>
          <w:sz w:val="28"/>
          <w:szCs w:val="28"/>
        </w:rPr>
        <w:br/>
        <w:t>daivam atrātiricyate</w:t>
      </w:r>
    </w:p>
    <w:p w14:paraId="25B1E4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“Distress comes to embodied souls without asking, similarly happiness will also come by the arrangement of providence.”</w:t>
      </w:r>
    </w:p>
    <w:p w14:paraId="3499D56E" w14:textId="536E6C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2.042</w:t>
      </w:r>
    </w:p>
    <w:p w14:paraId="0C9DBF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1AC819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yāre ye-divasa nā likhe āhāra</w:t>
      </w:r>
      <w:r w:rsidRPr="004A2847">
        <w:rPr>
          <w:rStyle w:val="BookTitle"/>
          <w:rFonts w:asciiTheme="minorHAnsi" w:hAnsiTheme="minorHAnsi" w:cstheme="minorHAnsi"/>
          <w:b w:val="0"/>
          <w:bCs w:val="0"/>
          <w:color w:val="000000"/>
          <w:sz w:val="28"/>
          <w:szCs w:val="28"/>
        </w:rPr>
        <w:br/>
        <w:t>rāja-putra hau tabu upavāsa tāra</w:t>
      </w:r>
    </w:p>
    <w:p w14:paraId="097968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the Supreme Lord does not set aside food for a person, he will not eat, even if he is the son of a king.</w:t>
      </w:r>
    </w:p>
    <w:p w14:paraId="119D4D21" w14:textId="0340BE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2.043</w:t>
      </w:r>
    </w:p>
    <w:p w14:paraId="5AA49D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78490D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thākile o khāite nā pāre ājñā-vine</w:t>
      </w:r>
      <w:r w:rsidRPr="004A2847">
        <w:rPr>
          <w:rStyle w:val="BookTitle"/>
          <w:rFonts w:asciiTheme="minorHAnsi" w:hAnsiTheme="minorHAnsi" w:cstheme="minorHAnsi"/>
          <w:b w:val="0"/>
          <w:bCs w:val="0"/>
          <w:color w:val="000000"/>
          <w:sz w:val="28"/>
          <w:szCs w:val="28"/>
        </w:rPr>
        <w:br/>
        <w:t>akasmāt kalaha karaye kāro sane</w:t>
      </w:r>
    </w:p>
    <w:p w14:paraId="25A884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“Without the Lord's sanction one may not be able to eat even if there is food, for he may suddenly quarrel with someone.</w:t>
      </w:r>
    </w:p>
    <w:p w14:paraId="4CE3CA60" w14:textId="1F8564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2.044</w:t>
      </w:r>
    </w:p>
    <w:p w14:paraId="59D7B3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43185F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krodha kari'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“muñi nā khāimu bhāta'</w:t>
      </w:r>
      <w:r w:rsidRPr="004A2847">
        <w:rPr>
          <w:rStyle w:val="BookTitle"/>
          <w:rFonts w:asciiTheme="minorHAnsi" w:hAnsiTheme="minorHAnsi" w:cstheme="minorHAnsi"/>
          <w:b w:val="0"/>
          <w:bCs w:val="0"/>
          <w:color w:val="000000"/>
          <w:sz w:val="28"/>
          <w:szCs w:val="28"/>
        </w:rPr>
        <w:br/>
        <w:t>divya kari' rahe nija śire diye hāta</w:t>
      </w:r>
    </w:p>
    <w:p w14:paraId="192080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an angry mood, he may say, `I will not eat today.' He may even touch his hand to his head and swear to that effect.</w:t>
      </w:r>
    </w:p>
    <w:p w14:paraId="0EFB5628" w14:textId="591159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2.045</w:t>
      </w:r>
    </w:p>
    <w:p w14:paraId="5B24E9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3229B9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athavā sakala dravya haile vidyamāna</w:t>
      </w:r>
      <w:r w:rsidRPr="004A2847">
        <w:rPr>
          <w:rStyle w:val="BookTitle"/>
          <w:rFonts w:asciiTheme="minorHAnsi" w:hAnsiTheme="minorHAnsi" w:cstheme="minorHAnsi"/>
          <w:b w:val="0"/>
          <w:bCs w:val="0"/>
          <w:color w:val="000000"/>
          <w:sz w:val="28"/>
          <w:szCs w:val="28"/>
        </w:rPr>
        <w:br/>
        <w:t>ācambite dehe jvara haila adhiṣṭhāna</w:t>
      </w:r>
    </w:p>
    <w:p w14:paraId="05B023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w:t>
      </w:r>
      <w:proofErr w:type="gramStart"/>
      <w:r w:rsidRPr="004A2847">
        <w:rPr>
          <w:rStyle w:val="BookTitle"/>
          <w:rFonts w:asciiTheme="minorHAnsi" w:hAnsiTheme="minorHAnsi" w:cstheme="minorHAnsi"/>
          <w:b/>
          <w:bCs/>
          <w:color w:val="800000"/>
          <w:sz w:val="28"/>
          <w:szCs w:val="28"/>
        </w:rPr>
        <w:t>Otherwise</w:t>
      </w:r>
      <w:proofErr w:type="gramEnd"/>
      <w:r w:rsidRPr="004A2847">
        <w:rPr>
          <w:rStyle w:val="BookTitle"/>
          <w:rFonts w:asciiTheme="minorHAnsi" w:hAnsiTheme="minorHAnsi" w:cstheme="minorHAnsi"/>
          <w:b/>
          <w:bCs/>
          <w:color w:val="800000"/>
          <w:sz w:val="28"/>
          <w:szCs w:val="28"/>
        </w:rPr>
        <w:t xml:space="preserve"> one may have all varieties of eatables, but he may suddenly be afflicted by fever.</w:t>
      </w:r>
    </w:p>
    <w:p w14:paraId="514F7ACF" w14:textId="0E580C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2.046</w:t>
      </w:r>
    </w:p>
    <w:p w14:paraId="71273A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0903ED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jvara-vedanāya kothā thākila bhakṣaṇa</w:t>
      </w:r>
      <w:r w:rsidRPr="004A2847">
        <w:rPr>
          <w:rStyle w:val="BookTitle"/>
          <w:rFonts w:asciiTheme="minorHAnsi" w:hAnsiTheme="minorHAnsi" w:cstheme="minorHAnsi"/>
          <w:b w:val="0"/>
          <w:bCs w:val="0"/>
          <w:color w:val="000000"/>
          <w:sz w:val="28"/>
          <w:szCs w:val="28"/>
        </w:rPr>
        <w:br/>
        <w:t>ataeva īśvarera icchā se kāraṇa</w:t>
      </w:r>
    </w:p>
    <w:p w14:paraId="76BFCB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“How can he eat while suffering the pain of fever?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the will of the Supreme Lord prevails.</w:t>
      </w:r>
    </w:p>
    <w:p w14:paraId="36F64AD3" w14:textId="196186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2.047</w:t>
      </w:r>
    </w:p>
    <w:p w14:paraId="21A14E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444D7A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tribhuvane kṛṣṇa diyāchena anna-chatra</w:t>
      </w:r>
      <w:r w:rsidRPr="004A2847">
        <w:rPr>
          <w:rStyle w:val="BookTitle"/>
          <w:rFonts w:asciiTheme="minorHAnsi" w:hAnsiTheme="minorHAnsi" w:cstheme="minorHAnsi"/>
          <w:b w:val="0"/>
          <w:bCs w:val="0"/>
          <w:color w:val="000000"/>
          <w:sz w:val="28"/>
          <w:szCs w:val="28"/>
        </w:rPr>
        <w:br/>
        <w:t>īśvarera icchā thāke miliba sarvatra”</w:t>
      </w:r>
    </w:p>
    <w:p w14:paraId="6B5371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has supplied food for the three worlds. If He desires, one will certainly obtain it.”</w:t>
      </w:r>
    </w:p>
    <w:p w14:paraId="7B2E4F9D" w14:textId="53F9E31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bhojanāc chādane cintāṁ   vṛthā kurvanti vaiṣṇavāḥyo</w:t>
      </w:r>
      <w:r w:rsidRPr="004A2847">
        <w:rPr>
          <w:rStyle w:val="BookTitle"/>
          <w:rFonts w:asciiTheme="minorHAnsi" w:hAnsiTheme="minorHAnsi" w:cstheme="minorHAnsi"/>
          <w:b w:val="0"/>
          <w:bCs w:val="0"/>
          <w:color w:val="000000"/>
          <w:sz w:val="28"/>
          <w:szCs w:val="28"/>
        </w:rPr>
        <w:br/>
        <w:t>'sau viśvambharo devaḥ   sa kiṁ bhaktān upekṣate</w:t>
      </w:r>
    </w:p>
    <w:p w14:paraId="3AB146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“Vaiṣṇavas do not uselessly worry about food or clothing, for they are devoted to the Supreme Lord, who is known as Viśvambhara, `He who supplies everyone's necessities.'”</w:t>
      </w:r>
    </w:p>
    <w:p w14:paraId="3DEB72B3" w14:textId="342508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2.048</w:t>
      </w:r>
    </w:p>
    <w:p w14:paraId="0C9C05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5893D1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īśvara sarva-janere śikhāya</w:t>
      </w:r>
      <w:r w:rsidRPr="004A2847">
        <w:rPr>
          <w:rStyle w:val="BookTitle"/>
          <w:rFonts w:asciiTheme="minorHAnsi" w:hAnsiTheme="minorHAnsi" w:cstheme="minorHAnsi"/>
          <w:b w:val="0"/>
          <w:bCs w:val="0"/>
          <w:color w:val="000000"/>
          <w:sz w:val="28"/>
          <w:szCs w:val="28"/>
        </w:rPr>
        <w:br/>
        <w:t>ihāte viśvāsa yāra se-i sukha pāya</w:t>
      </w:r>
    </w:p>
    <w:p w14:paraId="39E9AE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personally taught everyone. One who has faith in His words obtains happiness.</w:t>
      </w:r>
    </w:p>
    <w:p w14:paraId="54CD5F80" w14:textId="055F2D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2.049</w:t>
      </w:r>
    </w:p>
    <w:p w14:paraId="65D5A4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50124E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ye-te-mate kene koṭi prayatna nā kare</w:t>
      </w:r>
      <w:r w:rsidRPr="004A2847">
        <w:rPr>
          <w:rStyle w:val="BookTitle"/>
          <w:rFonts w:asciiTheme="minorHAnsi" w:hAnsiTheme="minorHAnsi" w:cstheme="minorHAnsi"/>
          <w:b w:val="0"/>
          <w:bCs w:val="0"/>
          <w:color w:val="000000"/>
          <w:sz w:val="28"/>
          <w:szCs w:val="28"/>
        </w:rPr>
        <w:br/>
        <w:t>īśvarera icchā haile se phala dhare</w:t>
      </w:r>
    </w:p>
    <w:p w14:paraId="696BC0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person may endeavor for something millions of different ways, but the result will come only if the Supreme Lord sanctions it.</w:t>
      </w:r>
    </w:p>
    <w:p w14:paraId="65C6E03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Being satisfied with the devotees, Śrī Gaurasundara taught them the principle of full surrender. He said, “Although ample foods may be easily available, by the desire of Kṛṣṇa even the son of a king may suffer the pangs of fasting. Although whatever the Supreme Lord sanctions may be rarely attained, one easily achieves it even while sitting in the forest. Although ample foods may be lying in front of a person, if by Kṛṣṇa's will that person is afflicted by fever, he will be unable to eat. Moreover, the necessities of life automatically come by the will of the Lord. People who are puffed-up with false ego and bewildered by illusion cannot understand these topics.”</w:t>
      </w:r>
    </w:p>
    <w:p w14:paraId="1994E657" w14:textId="75B7EC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2.050</w:t>
      </w:r>
    </w:p>
    <w:p w14:paraId="005566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673EC7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prabhu tattva kahite kahite</w:t>
      </w:r>
      <w:r w:rsidRPr="004A2847">
        <w:rPr>
          <w:rStyle w:val="BookTitle"/>
          <w:rFonts w:asciiTheme="minorHAnsi" w:hAnsiTheme="minorHAnsi" w:cstheme="minorHAnsi"/>
          <w:b w:val="0"/>
          <w:bCs w:val="0"/>
          <w:color w:val="000000"/>
          <w:sz w:val="28"/>
          <w:szCs w:val="28"/>
        </w:rPr>
        <w:br/>
        <w:t>uttarilā āsi' āṭisārā-nagarete</w:t>
      </w:r>
    </w:p>
    <w:p w14:paraId="6E77BD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revealed the truth in this way, they came to the village of Āṭisārā.</w:t>
      </w:r>
    </w:p>
    <w:p w14:paraId="02B892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village of Āṭisārā is situated near Bāruipura and is presently known as Āṭagharā-grāma. In another opinion Āṭisārā is known as Kaṭkī-ghāṭa.</w:t>
      </w:r>
    </w:p>
    <w:p w14:paraId="7DE480BC" w14:textId="4462C9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2.051</w:t>
      </w:r>
    </w:p>
    <w:p w14:paraId="422BAA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203237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āṭisārā-grāme mahābhāgyavān</w:t>
      </w:r>
      <w:r w:rsidRPr="004A2847">
        <w:rPr>
          <w:rStyle w:val="BookTitle"/>
          <w:rFonts w:asciiTheme="minorHAnsi" w:hAnsiTheme="minorHAnsi" w:cstheme="minorHAnsi"/>
          <w:b w:val="0"/>
          <w:bCs w:val="0"/>
          <w:color w:val="000000"/>
          <w:sz w:val="28"/>
          <w:szCs w:val="28"/>
        </w:rPr>
        <w:br/>
        <w:t>āchena parama sādhu—śrī-ananta nāma</w:t>
      </w:r>
    </w:p>
    <w:p w14:paraId="4174D6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that village of Āṭisārā lived one most fortunate saintly person named Śrī Ananta.</w:t>
      </w:r>
    </w:p>
    <w:p w14:paraId="3A5DEA8B" w14:textId="45BF98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2.052</w:t>
      </w:r>
    </w:p>
    <w:p w14:paraId="3FFBBB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376630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rahilena āsi' prabhu tāṅhāra ālaye</w:t>
      </w:r>
      <w:r w:rsidRPr="004A2847">
        <w:rPr>
          <w:rStyle w:val="BookTitle"/>
          <w:rFonts w:asciiTheme="minorHAnsi" w:hAnsiTheme="minorHAnsi" w:cstheme="minorHAnsi"/>
          <w:b w:val="0"/>
          <w:bCs w:val="0"/>
          <w:color w:val="000000"/>
          <w:sz w:val="28"/>
          <w:szCs w:val="28"/>
        </w:rPr>
        <w:br/>
        <w:t>ki kahiba āra tāṅra bhāgya-samuccaye</w:t>
      </w:r>
    </w:p>
    <w:p w14:paraId="666D9B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came and stayed at his house. Who can describe the limit of his good fortune?</w:t>
      </w:r>
    </w:p>
    <w:p w14:paraId="15F16CB6" w14:textId="200A5D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2.053</w:t>
      </w:r>
    </w:p>
    <w:p w14:paraId="69E445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753BDF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paṇḍita ati parama udāra</w:t>
      </w:r>
      <w:r w:rsidRPr="004A2847">
        <w:rPr>
          <w:rStyle w:val="BookTitle"/>
          <w:rFonts w:asciiTheme="minorHAnsi" w:hAnsiTheme="minorHAnsi" w:cstheme="minorHAnsi"/>
          <w:b w:val="0"/>
          <w:bCs w:val="0"/>
          <w:color w:val="000000"/>
          <w:sz w:val="28"/>
          <w:szCs w:val="28"/>
        </w:rPr>
        <w:br/>
        <w:t>pāiyā paramānanda bāhya nāhi āra</w:t>
      </w:r>
    </w:p>
    <w:p w14:paraId="14EB78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Ananta Paṇḍita was greatly magnanimous. He became so blissful that he had no external consciousness.</w:t>
      </w:r>
    </w:p>
    <w:p w14:paraId="287DE18B" w14:textId="09F1F4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2.054</w:t>
      </w:r>
    </w:p>
    <w:p w14:paraId="00425D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0CFD4C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vaikuṇṭhera pati āsi' atithi hailā</w:t>
      </w:r>
      <w:r w:rsidRPr="004A2847">
        <w:rPr>
          <w:rStyle w:val="BookTitle"/>
          <w:rFonts w:asciiTheme="minorHAnsi" w:hAnsiTheme="minorHAnsi" w:cstheme="minorHAnsi"/>
          <w:b w:val="0"/>
          <w:bCs w:val="0"/>
          <w:color w:val="000000"/>
          <w:sz w:val="28"/>
          <w:szCs w:val="28"/>
        </w:rPr>
        <w:br/>
        <w:t>santoṣe bhikṣāra sajja karite lāgilā</w:t>
      </w:r>
    </w:p>
    <w:p w14:paraId="6C6724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of Vaikuṇṭha became his guest. He therefore happily began to arrange the Lord's lunch.</w:t>
      </w:r>
    </w:p>
    <w:p w14:paraId="4BDF5C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We believe that the place near Bāruipura known as Āṭagharā, or Āṭagarā, in the district of 24-Parganas is the place formerly known as Āṭisārā. The Ganges previously flowed near this place. From this place Mahāprabhu went to Chatrabhoga. Chatrabhoga is situated near the village of Āṭagharā.</w:t>
      </w:r>
    </w:p>
    <w:p w14:paraId="52E6146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w:t>
      </w:r>
      <w:r w:rsidRPr="004A2847">
        <w:rPr>
          <w:rStyle w:val="BookTitle"/>
          <w:rFonts w:asciiTheme="minorHAnsi" w:hAnsiTheme="minorHAnsi" w:cstheme="minorHAnsi"/>
          <w:b w:val="0"/>
          <w:bCs w:val="0"/>
          <w:i/>
          <w:iCs/>
          <w:color w:val="000000"/>
          <w:sz w:val="28"/>
          <w:szCs w:val="28"/>
        </w:rPr>
        <w:t xml:space="preserve">Taittirīya Upaniṣad </w:t>
      </w:r>
      <w:r w:rsidRPr="004A2847">
        <w:rPr>
          <w:rStyle w:val="BookTitle"/>
          <w:rFonts w:asciiTheme="minorHAnsi" w:hAnsiTheme="minorHAnsi" w:cstheme="minorHAnsi"/>
          <w:b w:val="0"/>
          <w:bCs w:val="0"/>
          <w:color w:val="000000"/>
          <w:sz w:val="28"/>
          <w:szCs w:val="28"/>
        </w:rPr>
        <w:t xml:space="preserve">(11.2) it is stated: </w:t>
      </w:r>
      <w:r w:rsidRPr="004A2847">
        <w:rPr>
          <w:rStyle w:val="BookTitle"/>
          <w:rFonts w:asciiTheme="minorHAnsi" w:hAnsiTheme="minorHAnsi" w:cstheme="minorHAnsi"/>
          <w:b w:val="0"/>
          <w:bCs w:val="0"/>
          <w:i/>
          <w:iCs/>
          <w:color w:val="000000"/>
          <w:sz w:val="28"/>
          <w:szCs w:val="28"/>
        </w:rPr>
        <w:t>atithi devo bhava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a guest is as good as God.” In the </w:t>
      </w:r>
      <w:r w:rsidRPr="004A2847">
        <w:rPr>
          <w:rStyle w:val="BookTitle"/>
          <w:rFonts w:asciiTheme="minorHAnsi" w:hAnsiTheme="minorHAnsi" w:cstheme="minorHAnsi"/>
          <w:b w:val="0"/>
          <w:bCs w:val="0"/>
          <w:i/>
          <w:iCs/>
          <w:color w:val="000000"/>
          <w:sz w:val="28"/>
          <w:szCs w:val="28"/>
        </w:rPr>
        <w:t xml:space="preserve">Garuḍa Purāṇa </w:t>
      </w:r>
      <w:r w:rsidRPr="004A2847">
        <w:rPr>
          <w:rStyle w:val="BookTitle"/>
          <w:rFonts w:asciiTheme="minorHAnsi" w:hAnsiTheme="minorHAnsi" w:cstheme="minorHAnsi"/>
          <w:b w:val="0"/>
          <w:bCs w:val="0"/>
          <w:color w:val="000000"/>
          <w:sz w:val="28"/>
          <w:szCs w:val="28"/>
        </w:rPr>
        <w:t>it is stated:</w:t>
      </w:r>
    </w:p>
    <w:p w14:paraId="5FA97F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go-doha-mātra-kālaṁ vai   pratikṣed atithiḥ svayam</w:t>
      </w:r>
      <w:r w:rsidRPr="004A2847">
        <w:rPr>
          <w:rStyle w:val="BookTitle"/>
          <w:rFonts w:asciiTheme="minorHAnsi" w:hAnsiTheme="minorHAnsi" w:cstheme="minorHAnsi"/>
          <w:b w:val="0"/>
          <w:bCs w:val="0"/>
          <w:color w:val="000000"/>
          <w:sz w:val="28"/>
          <w:szCs w:val="28"/>
        </w:rPr>
        <w:br/>
        <w:t>abhyāgatān yathāśakti   pūjayed atithiṁ tathā</w:t>
      </w:r>
    </w:p>
    <w:p w14:paraId="04A0258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guest usually remains at the house of a person for as long as it takes to milk a cow. One serves a guest according to one's ability.”</w:t>
      </w:r>
    </w:p>
    <w:p w14:paraId="0ECCF90D" w14:textId="19F14D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2.055</w:t>
      </w:r>
    </w:p>
    <w:p w14:paraId="687B19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55A147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sarva-gaṇa saha prabhu karilena bhikṣā</w:t>
      </w:r>
      <w:r w:rsidRPr="004A2847">
        <w:rPr>
          <w:rStyle w:val="BookTitle"/>
          <w:rFonts w:asciiTheme="minorHAnsi" w:hAnsiTheme="minorHAnsi" w:cstheme="minorHAnsi"/>
          <w:b w:val="0"/>
          <w:bCs w:val="0"/>
          <w:color w:val="000000"/>
          <w:sz w:val="28"/>
          <w:szCs w:val="28"/>
        </w:rPr>
        <w:br/>
        <w:t>sannyāsīre bhikṣā-dharma karayena śikṣā</w:t>
      </w:r>
    </w:p>
    <w:p w14:paraId="2737F0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and His associates took their meal at his house. The Lord thus arranged </w:t>
      </w:r>
      <w:r w:rsidRPr="004A2847">
        <w:rPr>
          <w:rStyle w:val="BookTitle"/>
          <w:rFonts w:asciiTheme="minorHAnsi" w:hAnsiTheme="minorHAnsi" w:cstheme="minorHAnsi"/>
          <w:b/>
          <w:bCs/>
          <w:color w:val="800000"/>
          <w:sz w:val="28"/>
          <w:szCs w:val="28"/>
        </w:rPr>
        <w:lastRenderedPageBreak/>
        <w:t xml:space="preserve">to show how one should feed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2818985B" w14:textId="0E9ADDF5"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w:t>
      </w:r>
      <w:r w:rsidRPr="004A2847">
        <w:rPr>
          <w:rStyle w:val="BookTitle"/>
          <w:rFonts w:asciiTheme="minorHAnsi" w:hAnsiTheme="minorHAnsi" w:cstheme="minorHAnsi"/>
          <w:b w:val="0"/>
          <w:bCs w:val="0"/>
          <w:i/>
          <w:iCs/>
          <w:color w:val="000000"/>
          <w:sz w:val="28"/>
          <w:szCs w:val="28"/>
        </w:rPr>
        <w:t xml:space="preserve">Jābāla Upaniṣad </w:t>
      </w:r>
      <w:r w:rsidRPr="004A2847">
        <w:rPr>
          <w:rStyle w:val="BookTitle"/>
          <w:rFonts w:asciiTheme="minorHAnsi" w:hAnsiTheme="minorHAnsi" w:cstheme="minorHAnsi"/>
          <w:b w:val="0"/>
          <w:bCs w:val="0"/>
          <w:color w:val="000000"/>
          <w:sz w:val="28"/>
          <w:szCs w:val="28"/>
        </w:rPr>
        <w:t xml:space="preserve">(5) it is stated: </w:t>
      </w:r>
      <w:r w:rsidRPr="004A2847">
        <w:rPr>
          <w:rStyle w:val="BookTitle"/>
          <w:rFonts w:asciiTheme="minorHAnsi" w:hAnsiTheme="minorHAnsi" w:cstheme="minorHAnsi"/>
          <w:b w:val="0"/>
          <w:bCs w:val="0"/>
          <w:i/>
          <w:iCs/>
          <w:color w:val="000000"/>
          <w:sz w:val="28"/>
          <w:szCs w:val="28"/>
        </w:rPr>
        <w:t>atha parivrāḍ vivarṇa-vāsā muṇḍo 'parigrahaḥśucir adrohī</w:t>
      </w:r>
      <w:ins w:id="56" w:author="your servant" w:date="2020-04-10T17:42:00Z">
        <w:r w:rsidR="00AC5C16"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i/>
          <w:iCs/>
          <w:color w:val="000000"/>
          <w:sz w:val="28"/>
          <w:szCs w:val="28"/>
        </w:rPr>
        <w:t>“bhaikṣāṇo” brahma-bhūṣāya bhavatīti</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A member of the renounced order becomes fit to realize his spiritual nature by wearing colorless dress, by keeping a shaven head, by not collecting things for himself, by remaining clean, by not fighting with others, and by subsisting on alms.”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(11.18.18) it is stated:</w:t>
      </w:r>
    </w:p>
    <w:p w14:paraId="529992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bhikṣāṁ caturṣu varṇeṣu   vigarhyān varjayaṁś caret</w:t>
      </w:r>
      <w:r w:rsidRPr="004A2847">
        <w:rPr>
          <w:rStyle w:val="BookTitle"/>
          <w:rFonts w:asciiTheme="minorHAnsi" w:hAnsiTheme="minorHAnsi" w:cstheme="minorHAnsi"/>
          <w:b w:val="0"/>
          <w:bCs w:val="0"/>
          <w:color w:val="000000"/>
          <w:sz w:val="28"/>
          <w:szCs w:val="28"/>
        </w:rPr>
        <w:br/>
        <w:t>saptāgārān asaṅkḷptāṁs   tuṣyel labdhena tāvatā</w:t>
      </w:r>
    </w:p>
    <w:p w14:paraId="689368B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“Rejecting those houses that are polluted and untouchable, one should approach without previous calculation seven houses and be satisfied with that which is obtained there by begging. According to necessity, one may approach each of the four occupational orders of society.” In the </w:t>
      </w:r>
      <w:r w:rsidRPr="004A2847">
        <w:rPr>
          <w:rStyle w:val="BookTitle"/>
          <w:rFonts w:asciiTheme="minorHAnsi" w:hAnsiTheme="minorHAnsi" w:cstheme="minorHAnsi"/>
          <w:b w:val="0"/>
          <w:bCs w:val="0"/>
          <w:i/>
          <w:iCs/>
          <w:color w:val="000000"/>
          <w:sz w:val="28"/>
          <w:szCs w:val="28"/>
        </w:rPr>
        <w:t xml:space="preserve">Garuḍa Purāṇa </w:t>
      </w:r>
      <w:r w:rsidRPr="004A2847">
        <w:rPr>
          <w:rStyle w:val="BookTitle"/>
          <w:rFonts w:asciiTheme="minorHAnsi" w:hAnsiTheme="minorHAnsi" w:cstheme="minorHAnsi"/>
          <w:b w:val="0"/>
          <w:bCs w:val="0"/>
          <w:color w:val="000000"/>
          <w:sz w:val="28"/>
          <w:szCs w:val="28"/>
        </w:rPr>
        <w:t>it is stated:</w:t>
      </w:r>
    </w:p>
    <w:p w14:paraId="7A251DC0" w14:textId="066CBAB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sarva-bhūta-hitaḥ</w:t>
      </w:r>
      <w:ins w:id="57" w:author="your servant" w:date="2020-04-10T17:42:00Z">
        <w:r w:rsidR="00AC5C16"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śāntas</w:t>
      </w:r>
      <w:ins w:id="58" w:author="your servant" w:date="2020-04-10T17:42:00Z">
        <w:r w:rsidR="00AC5C16"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tridaṇḍī sa-kamaṇḍaluḥ</w:t>
      </w:r>
      <w:ins w:id="59" w:author="your servant" w:date="2020-04-10T17:42:00Z">
        <w:r w:rsidR="00AC5C16"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eka-vayaḥ pārivrajya-bhīkṣārthī grāmam āśrayet.</w:t>
      </w:r>
    </w:p>
    <w:p w14:paraId="7CF356D1" w14:textId="7317C69A"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“Carrying a </w:t>
      </w:r>
      <w:r w:rsidRPr="004A2847">
        <w:rPr>
          <w:rStyle w:val="BookTitle"/>
          <w:rFonts w:asciiTheme="minorHAnsi" w:hAnsiTheme="minorHAnsi" w:cstheme="minorHAnsi"/>
          <w:b w:val="0"/>
          <w:bCs w:val="0"/>
          <w:i/>
          <w:iCs/>
          <w:color w:val="000000"/>
          <w:sz w:val="28"/>
          <w:szCs w:val="28"/>
        </w:rPr>
        <w:t>tridaṇḍ</w:t>
      </w:r>
      <w:ins w:id="60" w:author="your servant" w:date="2020-04-10T17:42:00Z">
        <w:r w:rsidR="00AC5C16" w:rsidRPr="004A2847">
          <w:rPr>
            <w:rStyle w:val="BookTitle"/>
            <w:rFonts w:asciiTheme="minorHAnsi" w:hAnsiTheme="minorHAnsi" w:cstheme="minorHAnsi"/>
            <w:b w:val="0"/>
            <w:bCs w:val="0"/>
            <w:i/>
            <w:iCs/>
            <w:color w:val="000000"/>
            <w:sz w:val="28"/>
            <w:szCs w:val="28"/>
          </w:rPr>
          <w:t>a</w:t>
        </w:r>
      </w:ins>
      <w:del w:id="61" w:author="your servant" w:date="2020-04-10T17:42:00Z">
        <w:r w:rsidRPr="004A2847" w:rsidDel="00AC5C16">
          <w:rPr>
            <w:rStyle w:val="BookTitle"/>
            <w:rFonts w:asciiTheme="minorHAnsi" w:hAnsiTheme="minorHAnsi" w:cstheme="minorHAnsi"/>
            <w:b w:val="0"/>
            <w:bCs w:val="0"/>
            <w:i/>
            <w:iCs/>
            <w:color w:val="000000"/>
            <w:sz w:val="28"/>
            <w:szCs w:val="28"/>
          </w:rPr>
          <w:delText>ī</w:delText>
        </w:r>
      </w:del>
      <w:ins w:id="62" w:author="your servant" w:date="2020-04-10T17:42:00Z">
        <w:r w:rsidR="00AC5C16"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and a </w:t>
      </w:r>
      <w:r w:rsidRPr="004A2847">
        <w:rPr>
          <w:rStyle w:val="BookTitle"/>
          <w:rFonts w:asciiTheme="minorHAnsi" w:hAnsiTheme="minorHAnsi" w:cstheme="minorHAnsi"/>
          <w:b w:val="0"/>
          <w:bCs w:val="0"/>
          <w:i/>
          <w:iCs/>
          <w:color w:val="000000"/>
          <w:sz w:val="28"/>
          <w:szCs w:val="28"/>
        </w:rPr>
        <w:t>kamaṇḍalu</w:t>
      </w:r>
      <w:r w:rsidRPr="004A2847">
        <w:rPr>
          <w:rStyle w:val="BookTitle"/>
          <w:rFonts w:asciiTheme="minorHAnsi" w:hAnsiTheme="minorHAnsi" w:cstheme="minorHAnsi"/>
          <w:b w:val="0"/>
          <w:bCs w:val="0"/>
          <w:color w:val="000000"/>
          <w:sz w:val="28"/>
          <w:szCs w:val="28"/>
        </w:rPr>
        <w:t xml:space="preserve">, wearing only a single cloth, and concerned for the welfare of all, a </w:t>
      </w:r>
      <w:r w:rsidRPr="004A2847">
        <w:rPr>
          <w:rStyle w:val="BookTitle"/>
          <w:rFonts w:asciiTheme="minorHAnsi" w:hAnsiTheme="minorHAnsi" w:cstheme="minorHAnsi"/>
          <w:b w:val="0"/>
          <w:bCs w:val="0"/>
          <w:i/>
          <w:iCs/>
          <w:color w:val="000000"/>
          <w:sz w:val="28"/>
          <w:szCs w:val="28"/>
        </w:rPr>
        <w:t>sannyāsī</w:t>
      </w:r>
      <w:ins w:id="63" w:author="your servant" w:date="2020-04-10T17:43:00Z">
        <w:r w:rsidR="00AC5C16"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may sometimes enter a village to beg some alms.” In the </w:t>
      </w:r>
      <w:r w:rsidRPr="004A2847">
        <w:rPr>
          <w:rStyle w:val="BookTitle"/>
          <w:rFonts w:asciiTheme="minorHAnsi" w:hAnsiTheme="minorHAnsi" w:cstheme="minorHAnsi"/>
          <w:b w:val="0"/>
          <w:bCs w:val="0"/>
          <w:i/>
          <w:iCs/>
          <w:color w:val="000000"/>
          <w:sz w:val="28"/>
          <w:szCs w:val="28"/>
        </w:rPr>
        <w:t xml:space="preserve">Garuḍa Purāṇa </w:t>
      </w:r>
      <w:r w:rsidRPr="004A2847">
        <w:rPr>
          <w:rStyle w:val="BookTitle"/>
          <w:rFonts w:asciiTheme="minorHAnsi" w:hAnsiTheme="minorHAnsi" w:cstheme="minorHAnsi"/>
          <w:b w:val="0"/>
          <w:bCs w:val="0"/>
          <w:color w:val="000000"/>
          <w:sz w:val="28"/>
          <w:szCs w:val="28"/>
        </w:rPr>
        <w:t>it is also stated:</w:t>
      </w:r>
    </w:p>
    <w:p w14:paraId="1E568ABC" w14:textId="7560502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bhaikṣyaṁ śrutaṁ ca maunitvaṁ</w:t>
      </w:r>
      <w:r w:rsidRPr="004A2847">
        <w:rPr>
          <w:rStyle w:val="BookTitle"/>
          <w:rFonts w:asciiTheme="minorHAnsi" w:hAnsiTheme="minorHAnsi" w:cstheme="minorHAnsi"/>
          <w:b w:val="0"/>
          <w:bCs w:val="0"/>
          <w:color w:val="000000"/>
          <w:sz w:val="28"/>
          <w:szCs w:val="28"/>
        </w:rPr>
        <w:br/>
        <w:t>tapo dhyāna viśeṣataḥ</w:t>
      </w:r>
      <w:r w:rsidRPr="004A2847">
        <w:rPr>
          <w:rStyle w:val="BookTitle"/>
          <w:rFonts w:asciiTheme="minorHAnsi" w:hAnsiTheme="minorHAnsi" w:cstheme="minorHAnsi"/>
          <w:b w:val="0"/>
          <w:bCs w:val="0"/>
          <w:color w:val="000000"/>
          <w:sz w:val="28"/>
          <w:szCs w:val="28"/>
        </w:rPr>
        <w:br/>
        <w:t>samyak ca jñāna-vairāgyaṁ</w:t>
      </w:r>
      <w:r w:rsidRPr="004A2847">
        <w:rPr>
          <w:rStyle w:val="BookTitle"/>
          <w:rFonts w:asciiTheme="minorHAnsi" w:hAnsiTheme="minorHAnsi" w:cstheme="minorHAnsi"/>
          <w:b w:val="0"/>
          <w:bCs w:val="0"/>
          <w:color w:val="000000"/>
          <w:sz w:val="28"/>
          <w:szCs w:val="28"/>
        </w:rPr>
        <w:br/>
        <w:t>dharmo 'yaṁ bhikṣuko mataḥ</w:t>
      </w:r>
    </w:p>
    <w:p w14:paraId="79151D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duties of a renunciant are understood to be begging for his sustenance, listening to scripture, and practice of silence, austerity, careful meditation, correct knowledge, and detachment.”</w:t>
      </w:r>
    </w:p>
    <w:p w14:paraId="3A082B87" w14:textId="558361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2.056</w:t>
      </w:r>
    </w:p>
    <w:p w14:paraId="667AAF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0BB2BE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sarva-rātri kṛṣṇa-kathā-kīrtana-prasaṅge</w:t>
      </w:r>
      <w:r w:rsidRPr="004A2847">
        <w:rPr>
          <w:rStyle w:val="BookTitle"/>
          <w:rFonts w:asciiTheme="minorHAnsi" w:hAnsiTheme="minorHAnsi" w:cstheme="minorHAnsi"/>
          <w:b w:val="0"/>
          <w:bCs w:val="0"/>
          <w:color w:val="000000"/>
          <w:sz w:val="28"/>
          <w:szCs w:val="28"/>
        </w:rPr>
        <w:br/>
        <w:t>āchilena ananta-paṇḍita-gṛhe raṅge</w:t>
      </w:r>
    </w:p>
    <w:p w14:paraId="633079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happily passed that entire night discussing topics of Kṛṣṇa in the house of Ananta Paṇḍita.</w:t>
      </w:r>
    </w:p>
    <w:p w14:paraId="55AFC3A9" w14:textId="20B0E2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2.057</w:t>
      </w:r>
    </w:p>
    <w:p w14:paraId="52F1FB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57</w:t>
      </w:r>
    </w:p>
    <w:p w14:paraId="284BD2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śubha-dṛṣṭi ananta-paṇḍita-prati kari'</w:t>
      </w:r>
      <w:r w:rsidRPr="004A2847">
        <w:rPr>
          <w:rStyle w:val="BookTitle"/>
          <w:rFonts w:asciiTheme="minorHAnsi" w:hAnsiTheme="minorHAnsi" w:cstheme="minorHAnsi"/>
          <w:b w:val="0"/>
          <w:bCs w:val="0"/>
          <w:color w:val="000000"/>
          <w:sz w:val="28"/>
          <w:szCs w:val="28"/>
        </w:rPr>
        <w:br/>
        <w:t>prabhāte calilā prabhu bali' `hari hari'</w:t>
      </w:r>
    </w:p>
    <w:p w14:paraId="7FD630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morning the Lord glanced mercifully on Ananta Paṇḍita and chanted the name of Hari as He departed.</w:t>
      </w:r>
    </w:p>
    <w:p w14:paraId="5715D940" w14:textId="3DF285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2.058</w:t>
      </w:r>
    </w:p>
    <w:p w14:paraId="7C3C50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30F79F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sarva-tāpahara śrī-candra-vadana</w:t>
      </w:r>
      <w:r w:rsidRPr="004A2847">
        <w:rPr>
          <w:rStyle w:val="BookTitle"/>
          <w:rFonts w:asciiTheme="minorHAnsi" w:hAnsiTheme="minorHAnsi" w:cstheme="minorHAnsi"/>
          <w:b w:val="0"/>
          <w:bCs w:val="0"/>
          <w:color w:val="000000"/>
          <w:sz w:val="28"/>
          <w:szCs w:val="28"/>
        </w:rPr>
        <w:br/>
        <w:t>`hari' bali' sarva-loke ḍāke anukṣaṇa</w:t>
      </w:r>
    </w:p>
    <w:p w14:paraId="26AB20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seeing the Lord's moonlike face, which destroys all miseries, everyone repeatedly chanted, “Hari </w:t>
      </w:r>
      <w:commentRangeStart w:id="64"/>
      <w:r w:rsidRPr="004A2847">
        <w:rPr>
          <w:rStyle w:val="BookTitle"/>
          <w:rFonts w:asciiTheme="minorHAnsi" w:hAnsiTheme="minorHAnsi" w:cstheme="minorHAnsi"/>
          <w:b/>
          <w:bCs/>
          <w:color w:val="800000"/>
          <w:sz w:val="28"/>
          <w:szCs w:val="28"/>
        </w:rPr>
        <w:t>bol</w:t>
      </w:r>
      <w:commentRangeEnd w:id="64"/>
      <w:r w:rsidR="00AC5C16" w:rsidRPr="004A2847">
        <w:rPr>
          <w:rStyle w:val="CommentReference"/>
          <w:b w:val="0"/>
          <w:bCs w:val="0"/>
          <w:color w:val="auto"/>
        </w:rPr>
        <w:commentReference w:id="64"/>
      </w:r>
      <w:r w:rsidRPr="004A2847">
        <w:rPr>
          <w:rStyle w:val="BookTitle"/>
          <w:rFonts w:asciiTheme="minorHAnsi" w:hAnsiTheme="minorHAnsi" w:cstheme="minorHAnsi"/>
          <w:b/>
          <w:bCs/>
          <w:color w:val="800000"/>
          <w:sz w:val="28"/>
          <w:szCs w:val="28"/>
        </w:rPr>
        <w:t>!”</w:t>
      </w:r>
    </w:p>
    <w:p w14:paraId="0E046EFE" w14:textId="58721A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2.059</w:t>
      </w:r>
    </w:p>
    <w:p w14:paraId="5B22C1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5F61FF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yogīndra-hṛdaye ati durlabha caraṇa</w:t>
      </w:r>
      <w:r w:rsidRPr="004A2847">
        <w:rPr>
          <w:rStyle w:val="BookTitle"/>
          <w:rFonts w:asciiTheme="minorHAnsi" w:hAnsiTheme="minorHAnsi" w:cstheme="minorHAnsi"/>
          <w:b w:val="0"/>
          <w:bCs w:val="0"/>
          <w:color w:val="000000"/>
          <w:sz w:val="28"/>
          <w:szCs w:val="28"/>
        </w:rPr>
        <w:br/>
        <w:t>hena prabhu cali' yāya dekhe sarva-jana</w:t>
      </w:r>
    </w:p>
    <w:p w14:paraId="4D895579" w14:textId="020A644A"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same Lord whose lotus feet are rarely seen in the hearts of the topmost yog</w:t>
      </w:r>
      <w:ins w:id="65" w:author="your servant" w:date="2020-04-10T17:46:00Z">
        <w:r w:rsidR="00650150" w:rsidRPr="004A2847">
          <w:rPr>
            <w:rStyle w:val="BookTitle"/>
            <w:rFonts w:asciiTheme="minorHAnsi" w:hAnsiTheme="minorHAnsi" w:cstheme="minorHAnsi"/>
            <w:b/>
            <w:bCs/>
            <w:color w:val="800000"/>
            <w:sz w:val="28"/>
            <w:szCs w:val="28"/>
          </w:rPr>
          <w:t>ī</w:t>
        </w:r>
      </w:ins>
      <w:r w:rsidRPr="004A2847">
        <w:rPr>
          <w:rStyle w:val="BookTitle"/>
          <w:rFonts w:asciiTheme="minorHAnsi" w:hAnsiTheme="minorHAnsi" w:cstheme="minorHAnsi"/>
          <w:b/>
          <w:bCs/>
          <w:color w:val="800000"/>
          <w:sz w:val="28"/>
          <w:szCs w:val="28"/>
        </w:rPr>
        <w:t>s was now walking before the vision of all.</w:t>
      </w:r>
    </w:p>
    <w:p w14:paraId="28A0D109" w14:textId="4334BA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2.060</w:t>
      </w:r>
    </w:p>
    <w:p w14:paraId="3C8004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162994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prabhu jāhnavīra kūle kūle</w:t>
      </w:r>
      <w:r w:rsidRPr="004A2847">
        <w:rPr>
          <w:rStyle w:val="BookTitle"/>
          <w:rFonts w:asciiTheme="minorHAnsi" w:hAnsiTheme="minorHAnsi" w:cstheme="minorHAnsi"/>
          <w:b w:val="0"/>
          <w:bCs w:val="0"/>
          <w:color w:val="000000"/>
          <w:sz w:val="28"/>
          <w:szCs w:val="28"/>
        </w:rPr>
        <w:br/>
        <w:t>āilena chatrabhoga mahā-kutūhale</w:t>
      </w:r>
    </w:p>
    <w:p w14:paraId="5427BB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walked along the bank of the Ganges till He happily arrived at Chatrabhoga.</w:t>
      </w:r>
    </w:p>
    <w:p w14:paraId="135A9051" w14:textId="23F168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2.061-062</w:t>
      </w:r>
    </w:p>
    <w:p w14:paraId="145F25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61-62</w:t>
      </w:r>
    </w:p>
    <w:p w14:paraId="21307F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chatrabhoge gaṅgā hai' śatamukhī</w:t>
      </w:r>
      <w:r w:rsidRPr="004A2847">
        <w:rPr>
          <w:rStyle w:val="BookTitle"/>
          <w:rFonts w:asciiTheme="minorHAnsi" w:hAnsiTheme="minorHAnsi" w:cstheme="minorHAnsi"/>
          <w:b w:val="0"/>
          <w:bCs w:val="0"/>
          <w:color w:val="000000"/>
          <w:sz w:val="28"/>
          <w:szCs w:val="28"/>
        </w:rPr>
        <w:br/>
        <w:t>vahite āchena sarva-jane kari' sukhī</w:t>
      </w:r>
    </w:p>
    <w:p w14:paraId="5CA831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jala-maya śiva-liṅga āche sei sthāne</w:t>
      </w:r>
      <w:r w:rsidRPr="004A2847">
        <w:rPr>
          <w:rStyle w:val="BookTitle"/>
          <w:rFonts w:asciiTheme="minorHAnsi" w:hAnsiTheme="minorHAnsi" w:cstheme="minorHAnsi"/>
          <w:b w:val="0"/>
          <w:bCs w:val="0"/>
          <w:color w:val="000000"/>
          <w:sz w:val="28"/>
          <w:szCs w:val="28"/>
        </w:rPr>
        <w:br/>
        <w:t>`ambu-liṅga ghāṭa' kari' bale sarva-jane</w:t>
      </w:r>
    </w:p>
    <w:p w14:paraId="3B74D2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Chatrabhoga the Ganges flows in a hundred streams, thereby making everyone happy. At this place there is spot known to everyone as Ambuliṅga-ghāṭa, where there is a Śiva-liṅga made of water.</w:t>
      </w:r>
    </w:p>
    <w:p w14:paraId="0BBADD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Chatrabhoga is situated in the 41</w:t>
      </w:r>
      <w:r w:rsidRPr="004A2847">
        <w:rPr>
          <w:rStyle w:val="BookTitle"/>
          <w:rFonts w:asciiTheme="minorHAnsi" w:hAnsiTheme="minorHAnsi" w:cstheme="minorHAnsi"/>
          <w:b w:val="0"/>
          <w:bCs w:val="0"/>
          <w:color w:val="000000"/>
          <w:position w:val="5"/>
          <w:sz w:val="28"/>
          <w:szCs w:val="28"/>
        </w:rPr>
        <w:t>st</w:t>
      </w:r>
      <w:r w:rsidRPr="004A2847">
        <w:rPr>
          <w:rStyle w:val="BookTitle"/>
          <w:rFonts w:asciiTheme="minorHAnsi" w:hAnsiTheme="minorHAnsi" w:cstheme="minorHAnsi"/>
          <w:b w:val="0"/>
          <w:bCs w:val="0"/>
          <w:color w:val="000000"/>
          <w:sz w:val="28"/>
          <w:szCs w:val="28"/>
        </w:rPr>
        <w:t xml:space="preserve"> subdivision of the district of 24-Parganas. It is situated in the police jurisdiction of Mathurāpura. It is four and a half miles from the Mathurāpura Road railway station, which is on the East Bengal railway line. There is a huge temple of Tripurāsundarī Mahāmāyā there. The Ambuliṅga-ghāṭa is about one and a half miles from the temple of Tripurāsundarī. The present name of Ambuliṅga-ghāṭa is Baḍāsī-grāma. It is situated in the 43</w:t>
      </w:r>
      <w:r w:rsidRPr="004A2847">
        <w:rPr>
          <w:rStyle w:val="BookTitle"/>
          <w:rFonts w:asciiTheme="minorHAnsi" w:hAnsiTheme="minorHAnsi" w:cstheme="minorHAnsi"/>
          <w:b w:val="0"/>
          <w:bCs w:val="0"/>
          <w:color w:val="000000"/>
          <w:position w:val="5"/>
          <w:sz w:val="28"/>
          <w:szCs w:val="28"/>
        </w:rPr>
        <w:t>rd</w:t>
      </w:r>
      <w:r w:rsidRPr="004A2847">
        <w:rPr>
          <w:rStyle w:val="BookTitle"/>
          <w:rFonts w:asciiTheme="minorHAnsi" w:hAnsiTheme="minorHAnsi" w:cstheme="minorHAnsi"/>
          <w:b w:val="0"/>
          <w:bCs w:val="0"/>
          <w:color w:val="000000"/>
          <w:sz w:val="28"/>
          <w:szCs w:val="28"/>
        </w:rPr>
        <w:t xml:space="preserve"> subdivision within the police jurisdiction of Mathurāpura. When Mahāprabhu visited this place, the Ganges flowed in a hundred streams on the eastern side of Baḍāsī-grāma. Although at present the hundred streams of the Ganges are not seen, there are still some signs like deep ravines there. The temple of Ambu-liṅga is still found there. When we inquired from the local people, we learned that the temple and its properties were managed by Mahānta Śrīyukta Satish Giri of Tārakeśvara, but </w:t>
      </w:r>
      <w:proofErr w:type="gramStart"/>
      <w:r w:rsidRPr="004A2847">
        <w:rPr>
          <w:rStyle w:val="BookTitle"/>
          <w:rFonts w:asciiTheme="minorHAnsi" w:hAnsiTheme="minorHAnsi" w:cstheme="minorHAnsi"/>
          <w:b w:val="0"/>
          <w:bCs w:val="0"/>
          <w:color w:val="000000"/>
          <w:sz w:val="28"/>
          <w:szCs w:val="28"/>
        </w:rPr>
        <w:t>as a result of</w:t>
      </w:r>
      <w:proofErr w:type="gramEnd"/>
      <w:r w:rsidRPr="004A2847">
        <w:rPr>
          <w:rStyle w:val="BookTitle"/>
          <w:rFonts w:asciiTheme="minorHAnsi" w:hAnsiTheme="minorHAnsi" w:cstheme="minorHAnsi"/>
          <w:b w:val="0"/>
          <w:bCs w:val="0"/>
          <w:color w:val="000000"/>
          <w:sz w:val="28"/>
          <w:szCs w:val="28"/>
        </w:rPr>
        <w:t xml:space="preserve"> litigation they have been transferred to one Śrīyukta Varadā Prasāda Rāya Chaudhurī, a landlord of Kāśī-nagara.</w:t>
      </w:r>
    </w:p>
    <w:p w14:paraId="1AD5E8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Within the temple is situated Ambu-liṅga Śiva. There is one piece of stone in the temple that resembles a Gaurī-paṭṭa [the base that supports a Śiva-liṅga]. In the middle of that stone there is a hole filled with water. The Ambu-liṅga is situated within that water. On the forehead of that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there is a silver half-moon. Above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there are Deities of Lakṣmī-Nārāyaṇa and Gopāla. The site known as Cakra-tīrtha is situated nearly one mile southeast of Ambu-liṅga. Local people say that the Ganges flowed through that place long ago. At present one can see a pond as the remnant of the Ganges. There is a Deity of Viṣṇu there known as Mādhava. During the local festival, people first take bath in that pond and then worship the Lord at Cakra-tīrtha. In the month of May, 1930, we, along with many other Vaiṣṇavas, visited Chatrabhoga to select a place to establish the footprints of Śrī Śrī Caitanya. For an elaborate description of this, one should read </w:t>
      </w:r>
      <w:r w:rsidRPr="004A2847">
        <w:rPr>
          <w:rStyle w:val="BookTitle"/>
          <w:rFonts w:asciiTheme="minorHAnsi" w:hAnsiTheme="minorHAnsi" w:cstheme="minorHAnsi"/>
          <w:b w:val="0"/>
          <w:bCs w:val="0"/>
          <w:i/>
          <w:iCs/>
          <w:color w:val="000000"/>
          <w:sz w:val="28"/>
          <w:szCs w:val="28"/>
        </w:rPr>
        <w:t>Gauḍīya</w:t>
      </w:r>
      <w:r w:rsidRPr="004A2847">
        <w:rPr>
          <w:rStyle w:val="BookTitle"/>
          <w:rFonts w:asciiTheme="minorHAnsi" w:hAnsiTheme="minorHAnsi" w:cstheme="minorHAnsi"/>
          <w:b w:val="0"/>
          <w:bCs w:val="0"/>
          <w:color w:val="000000"/>
          <w:sz w:val="28"/>
          <w:szCs w:val="28"/>
        </w:rPr>
        <w:t xml:space="preserve"> magazine, 8</w:t>
      </w:r>
      <w:r w:rsidRPr="004A2847">
        <w:rPr>
          <w:rStyle w:val="BookTitle"/>
          <w:rFonts w:asciiTheme="minorHAnsi" w:hAnsiTheme="minorHAnsi" w:cstheme="minorHAnsi"/>
          <w:b w:val="0"/>
          <w:bCs w:val="0"/>
          <w:color w:val="000000"/>
          <w:position w:val="5"/>
          <w:sz w:val="28"/>
          <w:szCs w:val="28"/>
        </w:rPr>
        <w:t>th</w:t>
      </w:r>
      <w:r w:rsidRPr="004A2847">
        <w:rPr>
          <w:rStyle w:val="BookTitle"/>
          <w:rFonts w:asciiTheme="minorHAnsi" w:hAnsiTheme="minorHAnsi" w:cstheme="minorHAnsi"/>
          <w:b w:val="0"/>
          <w:bCs w:val="0"/>
          <w:color w:val="000000"/>
          <w:sz w:val="28"/>
          <w:szCs w:val="28"/>
        </w:rPr>
        <w:t xml:space="preserve"> year, number 42.</w:t>
      </w:r>
    </w:p>
    <w:p w14:paraId="1B4702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Now a temple of Śrī Gaura's lotus feet has been established at this place by the joint endeavor of the President and devotees of Śrī Caitanya Maṭha, Māyāpur, the birthplace of Śrī Gaura.</w:t>
      </w:r>
    </w:p>
    <w:p w14:paraId="0E257EB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site of Ambu-liṅga is currently owned by Śrīyukta Varadākānta Prasāda Rāya </w:t>
      </w:r>
      <w:r w:rsidRPr="004A2847">
        <w:rPr>
          <w:rStyle w:val="BookTitle"/>
          <w:rFonts w:asciiTheme="minorHAnsi" w:hAnsiTheme="minorHAnsi" w:cstheme="minorHAnsi"/>
          <w:b w:val="0"/>
          <w:bCs w:val="0"/>
          <w:color w:val="000000"/>
          <w:sz w:val="28"/>
          <w:szCs w:val="28"/>
        </w:rPr>
        <w:lastRenderedPageBreak/>
        <w:t>Chaudhurī. One can still see moss-covered Ganges water at this place.</w:t>
      </w:r>
    </w:p>
    <w:p w14:paraId="4F7BFB57" w14:textId="65D1A6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2.063</w:t>
      </w:r>
    </w:p>
    <w:p w14:paraId="62661A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022342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ambu-liṅga-śaṅkara hailā ye nimitta</w:t>
      </w:r>
      <w:r w:rsidRPr="004A2847">
        <w:rPr>
          <w:rStyle w:val="BookTitle"/>
          <w:rFonts w:asciiTheme="minorHAnsi" w:hAnsiTheme="minorHAnsi" w:cstheme="minorHAnsi"/>
          <w:b w:val="0"/>
          <w:bCs w:val="0"/>
          <w:color w:val="000000"/>
          <w:sz w:val="28"/>
          <w:szCs w:val="28"/>
        </w:rPr>
        <w:br/>
        <w:t>sei kathā kahi śuna hañā eka citta</w:t>
      </w:r>
    </w:p>
    <w:p w14:paraId="1DB9F0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 attentively the following narration of how Ambu-liṅga Śiva appeared there.</w:t>
      </w:r>
    </w:p>
    <w:p w14:paraId="013A0EBF" w14:textId="46DF89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2.064</w:t>
      </w:r>
    </w:p>
    <w:p w14:paraId="2B5463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5F78C1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bhagīratha kari' gaṅgā-ārādhana</w:t>
      </w:r>
      <w:r w:rsidRPr="004A2847">
        <w:rPr>
          <w:rStyle w:val="BookTitle"/>
          <w:rFonts w:asciiTheme="minorHAnsi" w:hAnsiTheme="minorHAnsi" w:cstheme="minorHAnsi"/>
          <w:b w:val="0"/>
          <w:bCs w:val="0"/>
          <w:color w:val="000000"/>
          <w:sz w:val="28"/>
          <w:szCs w:val="28"/>
        </w:rPr>
        <w:br/>
        <w:t>gaṅgā ānilena vaṁśa-uddhāra-kāraṇa</w:t>
      </w:r>
    </w:p>
    <w:p w14:paraId="369B4E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Previously Bhagiratha worshiped the Ganges and brought her to this world to deliver his forefathers.</w:t>
      </w:r>
    </w:p>
    <w:p w14:paraId="7F299D80" w14:textId="11AE44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2.065</w:t>
      </w:r>
    </w:p>
    <w:p w14:paraId="7A8C31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6F5BD0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gaṅgāra virahe śiva vihvala haiyā</w:t>
      </w:r>
      <w:r w:rsidRPr="004A2847">
        <w:rPr>
          <w:rStyle w:val="BookTitle"/>
          <w:rFonts w:asciiTheme="minorHAnsi" w:hAnsiTheme="minorHAnsi" w:cstheme="minorHAnsi"/>
          <w:b w:val="0"/>
          <w:bCs w:val="0"/>
          <w:color w:val="000000"/>
          <w:sz w:val="28"/>
          <w:szCs w:val="28"/>
        </w:rPr>
        <w:br/>
        <w:t>śiva āilena śeṣe gaṅgā saṅariyā</w:t>
      </w:r>
    </w:p>
    <w:p w14:paraId="3059F5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became overwhelmed in separation from the Ganges. While remembering the Ganges, he eventually came to this place.</w:t>
      </w:r>
    </w:p>
    <w:p w14:paraId="063B2BBC" w14:textId="460B6A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2.066</w:t>
      </w:r>
    </w:p>
    <w:p w14:paraId="270981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32AA5F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gaṅgāre dekhiyāśiva sei chatrabhoge</w:t>
      </w:r>
      <w:r w:rsidRPr="004A2847">
        <w:rPr>
          <w:rStyle w:val="BookTitle"/>
          <w:rFonts w:asciiTheme="minorHAnsi" w:hAnsiTheme="minorHAnsi" w:cstheme="minorHAnsi"/>
          <w:b w:val="0"/>
          <w:bCs w:val="0"/>
          <w:color w:val="000000"/>
          <w:sz w:val="28"/>
          <w:szCs w:val="28"/>
        </w:rPr>
        <w:br/>
        <w:t>vihvala hailā ati gaṅgā-anurāge</w:t>
      </w:r>
    </w:p>
    <w:p w14:paraId="4D2216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Śiva saw the Ganges at Chatrabhoga, he became overwhelmed with attachment for the Ganges.</w:t>
      </w:r>
    </w:p>
    <w:p w14:paraId="2FD71BC1" w14:textId="13EADC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2.067</w:t>
      </w:r>
    </w:p>
    <w:p w14:paraId="6A508C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2F35D4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gaṅgā dekhi' mātra śiva gaṅgāya paḍilā</w:t>
      </w:r>
      <w:r w:rsidRPr="004A2847">
        <w:rPr>
          <w:rStyle w:val="BookTitle"/>
          <w:rFonts w:asciiTheme="minorHAnsi" w:hAnsiTheme="minorHAnsi" w:cstheme="minorHAnsi"/>
          <w:b w:val="0"/>
          <w:bCs w:val="0"/>
          <w:color w:val="000000"/>
          <w:sz w:val="28"/>
          <w:szCs w:val="28"/>
        </w:rPr>
        <w:br/>
        <w:t>jala-rūpe śiva jāhnavīte miśāilā</w:t>
      </w:r>
    </w:p>
    <w:p w14:paraId="3F228E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he saw the Ganges, he entered the water. He then took the form of water and merged in the Ganges.</w:t>
      </w:r>
    </w:p>
    <w:p w14:paraId="2BBC9E44" w14:textId="55DB93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2.068</w:t>
      </w:r>
    </w:p>
    <w:p w14:paraId="7E1062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55A68E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jagan-mātā jāhnavī o dekhiyāśaṅkara</w:t>
      </w:r>
      <w:r w:rsidRPr="004A2847">
        <w:rPr>
          <w:rStyle w:val="BookTitle"/>
          <w:rFonts w:asciiTheme="minorHAnsi" w:hAnsiTheme="minorHAnsi" w:cstheme="minorHAnsi"/>
          <w:b w:val="0"/>
          <w:bCs w:val="0"/>
          <w:color w:val="000000"/>
          <w:sz w:val="28"/>
          <w:szCs w:val="28"/>
        </w:rPr>
        <w:br/>
        <w:t>pūjā karilena bhakti kariyā vistara</w:t>
      </w:r>
    </w:p>
    <w:p w14:paraId="71A603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Jāhnavī, the mother of the universe, saw Śiva, she worshiped him with great devotion.</w:t>
      </w:r>
    </w:p>
    <w:p w14:paraId="08D9F0AD" w14:textId="4F1050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2.069</w:t>
      </w:r>
    </w:p>
    <w:p w14:paraId="2BF2E3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201A30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 se jānena gaṅgā-bhaktira mahimā</w:t>
      </w:r>
      <w:r w:rsidRPr="004A2847">
        <w:rPr>
          <w:rStyle w:val="BookTitle"/>
          <w:rFonts w:asciiTheme="minorHAnsi" w:hAnsiTheme="minorHAnsi" w:cstheme="minorHAnsi"/>
          <w:b w:val="0"/>
          <w:bCs w:val="0"/>
          <w:color w:val="000000"/>
          <w:sz w:val="28"/>
          <w:szCs w:val="28"/>
        </w:rPr>
        <w:br/>
        <w:t>gaṅgā o jānena śiva-bhaktira ye sīmā</w:t>
      </w:r>
    </w:p>
    <w:p w14:paraId="27B7F0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knew the glories of worshiping the Ganges, and the Gaṅgā also knew the glories of worshiping Śiva.</w:t>
      </w:r>
    </w:p>
    <w:p w14:paraId="569699F0" w14:textId="286104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2.070</w:t>
      </w:r>
    </w:p>
    <w:p w14:paraId="6A9C83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1169B9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gaṅgā-jala-sparśe śiva hailā jala-maya</w:t>
      </w:r>
      <w:r w:rsidRPr="004A2847">
        <w:rPr>
          <w:rStyle w:val="BookTitle"/>
          <w:rFonts w:asciiTheme="minorHAnsi" w:hAnsiTheme="minorHAnsi" w:cstheme="minorHAnsi"/>
          <w:b w:val="0"/>
          <w:bCs w:val="0"/>
          <w:color w:val="000000"/>
          <w:sz w:val="28"/>
          <w:szCs w:val="28"/>
        </w:rPr>
        <w:br/>
        <w:t>gaṅgā o pūjilā ati kariyā vinaya</w:t>
      </w:r>
    </w:p>
    <w:p w14:paraId="1FFEF8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Śiva came in touch with the water of the Ganges, he transformed into water, and Gaṅgā also humbly worshiped him.</w:t>
      </w:r>
    </w:p>
    <w:p w14:paraId="13908139" w14:textId="22AC9D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2.071</w:t>
      </w:r>
    </w:p>
    <w:p w14:paraId="29BA34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676C00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jala-rūpe śiva rahilena sei sthāne</w:t>
      </w:r>
      <w:r w:rsidRPr="004A2847">
        <w:rPr>
          <w:rStyle w:val="BookTitle"/>
          <w:rFonts w:asciiTheme="minorHAnsi" w:hAnsiTheme="minorHAnsi" w:cstheme="minorHAnsi"/>
          <w:b w:val="0"/>
          <w:bCs w:val="0"/>
          <w:color w:val="000000"/>
          <w:sz w:val="28"/>
          <w:szCs w:val="28"/>
        </w:rPr>
        <w:br/>
        <w:t>`ambuliṅga ghāṭa' kari' ghoṣe sarva-jane</w:t>
      </w:r>
    </w:p>
    <w:p w14:paraId="3567EB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Śiva remained at that place in the form of water, so everyone glorified this place </w:t>
      </w:r>
      <w:r w:rsidRPr="004A2847">
        <w:rPr>
          <w:rStyle w:val="BookTitle"/>
          <w:rFonts w:asciiTheme="minorHAnsi" w:hAnsiTheme="minorHAnsi" w:cstheme="minorHAnsi"/>
          <w:b/>
          <w:bCs/>
          <w:color w:val="800000"/>
          <w:sz w:val="28"/>
          <w:szCs w:val="28"/>
        </w:rPr>
        <w:lastRenderedPageBreak/>
        <w:t>as Ambuliṅga-ghāṭa.</w:t>
      </w:r>
    </w:p>
    <w:p w14:paraId="6EC17ED6" w14:textId="5A3259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2.072</w:t>
      </w:r>
    </w:p>
    <w:p w14:paraId="102BB7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782E68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gaṅgā-śiva-prabhāve se chatrabhoga-grāma</w:t>
      </w:r>
      <w:r w:rsidRPr="004A2847">
        <w:rPr>
          <w:rStyle w:val="BookTitle"/>
          <w:rFonts w:asciiTheme="minorHAnsi" w:hAnsiTheme="minorHAnsi" w:cstheme="minorHAnsi"/>
          <w:b w:val="0"/>
          <w:bCs w:val="0"/>
          <w:color w:val="000000"/>
          <w:sz w:val="28"/>
          <w:szCs w:val="28"/>
        </w:rPr>
        <w:br/>
        <w:t>haila parama dhanya mahātīrtha nāma</w:t>
      </w:r>
    </w:p>
    <w:p w14:paraId="276CF2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influence of the Ganges and Lord Śiva, this village of Chatrabhoga became most glorious and celebrated as a great </w:t>
      </w:r>
      <w:r w:rsidRPr="004A2847">
        <w:rPr>
          <w:rStyle w:val="BookTitle"/>
          <w:rFonts w:asciiTheme="minorHAnsi" w:hAnsiTheme="minorHAnsi" w:cstheme="minorHAnsi"/>
          <w:b/>
          <w:bCs/>
          <w:i/>
          <w:iCs/>
          <w:color w:val="800000"/>
          <w:sz w:val="28"/>
          <w:szCs w:val="28"/>
        </w:rPr>
        <w:t>tīrtha</w:t>
      </w:r>
      <w:r w:rsidRPr="004A2847">
        <w:rPr>
          <w:rStyle w:val="BookTitle"/>
          <w:rFonts w:asciiTheme="minorHAnsi" w:hAnsiTheme="minorHAnsi" w:cstheme="minorHAnsi"/>
          <w:b/>
          <w:bCs/>
          <w:color w:val="800000"/>
          <w:sz w:val="28"/>
          <w:szCs w:val="28"/>
        </w:rPr>
        <w:t>.</w:t>
      </w:r>
    </w:p>
    <w:p w14:paraId="19B295C6" w14:textId="71FE80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2.073</w:t>
      </w:r>
    </w:p>
    <w:p w14:paraId="732899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77A15B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tathi madhye viśeṣa mahimā haila āra</w:t>
      </w:r>
      <w:r w:rsidRPr="004A2847">
        <w:rPr>
          <w:rStyle w:val="BookTitle"/>
          <w:rFonts w:asciiTheme="minorHAnsi" w:hAnsiTheme="minorHAnsi" w:cstheme="minorHAnsi"/>
          <w:b w:val="0"/>
          <w:bCs w:val="0"/>
          <w:color w:val="000000"/>
          <w:sz w:val="28"/>
          <w:szCs w:val="28"/>
        </w:rPr>
        <w:br/>
        <w:t>pāiye caitanyacandra-caraṇa-vihāra</w:t>
      </w:r>
    </w:p>
    <w:p w14:paraId="04445F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place became even more glorious after Śrī Caitanyacandra visited and enjoyed pastimes here.</w:t>
      </w:r>
    </w:p>
    <w:p w14:paraId="4E121250" w14:textId="43C7F7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2.074</w:t>
      </w:r>
    </w:p>
    <w:p w14:paraId="265577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37D488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chatrabhoge gelā prabhu ambuliṅga-ghāṭe</w:t>
      </w:r>
      <w:r w:rsidRPr="004A2847">
        <w:rPr>
          <w:rStyle w:val="BookTitle"/>
          <w:rFonts w:asciiTheme="minorHAnsi" w:hAnsiTheme="minorHAnsi" w:cstheme="minorHAnsi"/>
          <w:b w:val="0"/>
          <w:bCs w:val="0"/>
          <w:color w:val="000000"/>
          <w:sz w:val="28"/>
          <w:szCs w:val="28"/>
        </w:rPr>
        <w:br/>
        <w:t>śatamukhī gaṅgā prabhu dekhilā nikaṭe</w:t>
      </w:r>
    </w:p>
    <w:p w14:paraId="6F8BAE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went to Ambuliṅga-ghāṭa at Chatrabhoga and saw the Ganges flowing in a hundred streams there.</w:t>
      </w:r>
    </w:p>
    <w:p w14:paraId="5CABE525" w14:textId="528920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2.075</w:t>
      </w:r>
    </w:p>
    <w:p w14:paraId="498296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31D1D9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hailā prabhu ānande vihvala</w:t>
      </w:r>
      <w:r w:rsidRPr="004A2847">
        <w:rPr>
          <w:rStyle w:val="BookTitle"/>
          <w:rFonts w:asciiTheme="minorHAnsi" w:hAnsiTheme="minorHAnsi" w:cstheme="minorHAnsi"/>
          <w:b w:val="0"/>
          <w:bCs w:val="0"/>
          <w:color w:val="000000"/>
          <w:sz w:val="28"/>
          <w:szCs w:val="28"/>
        </w:rPr>
        <w:br/>
        <w:t>`hari' bali' huṅkāra karena kolāhala</w:t>
      </w:r>
    </w:p>
    <w:p w14:paraId="5A9487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Ganges there, the Lord became overwhelmed with ecstasy and roared loudly while chanting the name of Hari.</w:t>
      </w:r>
    </w:p>
    <w:p w14:paraId="0F130B6A" w14:textId="447FBA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2.076</w:t>
      </w:r>
    </w:p>
    <w:p w14:paraId="68A9A6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4F5A7B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āchāḍa khāyena nityānanda kole kari'</w:t>
      </w:r>
      <w:r w:rsidRPr="004A2847">
        <w:rPr>
          <w:rStyle w:val="BookTitle"/>
          <w:rFonts w:asciiTheme="minorHAnsi" w:hAnsiTheme="minorHAnsi" w:cstheme="minorHAnsi"/>
          <w:b w:val="0"/>
          <w:bCs w:val="0"/>
          <w:color w:val="000000"/>
          <w:sz w:val="28"/>
          <w:szCs w:val="28"/>
        </w:rPr>
        <w:br/>
        <w:t>sarva-gaṇe `jaya' diyā bale `hari hari'</w:t>
      </w:r>
    </w:p>
    <w:p w14:paraId="5D3FB5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forcefully fell to the ground, Nityānanda caught hold of Him and all the devotees chanted, “Jaya! Hari! Hari!”</w:t>
      </w:r>
    </w:p>
    <w:p w14:paraId="70261328" w14:textId="346C7D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2.077</w:t>
      </w:r>
    </w:p>
    <w:p w14:paraId="7FB9D3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16EC0EDC" w14:textId="4718368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ānanda-āveśe prabhu sarva-gaṇe laiyā</w:t>
      </w:r>
      <w:ins w:id="66" w:author="your servant" w:date="2020-04-10T17:50:00Z">
        <w:r w:rsidR="003129CF"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sei ghāṭe snāna karilena sukhī hañā</w:t>
      </w:r>
    </w:p>
    <w:p w14:paraId="7902D8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great ecstasy the Lord happily took bath at that </w:t>
      </w:r>
      <w:r w:rsidRPr="004A2847">
        <w:rPr>
          <w:rStyle w:val="BookTitle"/>
          <w:rFonts w:asciiTheme="minorHAnsi" w:hAnsiTheme="minorHAnsi" w:cstheme="minorHAnsi"/>
          <w:b/>
          <w:bCs/>
          <w:i/>
          <w:iCs/>
          <w:color w:val="800000"/>
          <w:sz w:val="28"/>
          <w:szCs w:val="28"/>
        </w:rPr>
        <w:t>ghāṭa</w:t>
      </w:r>
      <w:r w:rsidRPr="004A2847">
        <w:rPr>
          <w:rStyle w:val="BookTitle"/>
          <w:rFonts w:asciiTheme="minorHAnsi" w:hAnsiTheme="minorHAnsi" w:cstheme="minorHAnsi"/>
          <w:b/>
          <w:bCs/>
          <w:color w:val="800000"/>
          <w:sz w:val="28"/>
          <w:szCs w:val="28"/>
        </w:rPr>
        <w:t xml:space="preserve"> with His associates.</w:t>
      </w:r>
    </w:p>
    <w:p w14:paraId="7D31D026" w14:textId="145325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2.078</w:t>
      </w:r>
    </w:p>
    <w:p w14:paraId="7B0B46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7A9C90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aneka kautuke prabhu karilena snāne</w:t>
      </w:r>
      <w:r w:rsidRPr="004A2847">
        <w:rPr>
          <w:rStyle w:val="BookTitle"/>
          <w:rFonts w:asciiTheme="minorHAnsi" w:hAnsiTheme="minorHAnsi" w:cstheme="minorHAnsi"/>
          <w:b w:val="0"/>
          <w:bCs w:val="0"/>
          <w:color w:val="000000"/>
          <w:sz w:val="28"/>
          <w:szCs w:val="28"/>
        </w:rPr>
        <w:br/>
        <w:t>vedavyāsa tāhā saba likhibe purāṇe</w:t>
      </w:r>
    </w:p>
    <w:p w14:paraId="63688B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While taking bath, the Lord enacted many pastimes that will be described in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by </w:t>
      </w:r>
      <w:commentRangeStart w:id="67"/>
      <w:r w:rsidRPr="004A2847">
        <w:rPr>
          <w:rStyle w:val="BookTitle"/>
          <w:rFonts w:asciiTheme="minorHAnsi" w:hAnsiTheme="minorHAnsi" w:cstheme="minorHAnsi"/>
          <w:b/>
          <w:bCs/>
          <w:color w:val="800000"/>
          <w:sz w:val="28"/>
          <w:szCs w:val="28"/>
        </w:rPr>
        <w:t>Vedavyāsa</w:t>
      </w:r>
      <w:commentRangeEnd w:id="67"/>
      <w:r w:rsidR="003129CF" w:rsidRPr="004A2847">
        <w:rPr>
          <w:rStyle w:val="CommentReference"/>
          <w:b w:val="0"/>
          <w:bCs w:val="0"/>
          <w:color w:val="auto"/>
        </w:rPr>
        <w:commentReference w:id="67"/>
      </w:r>
      <w:r w:rsidRPr="004A2847">
        <w:rPr>
          <w:rStyle w:val="BookTitle"/>
          <w:rFonts w:asciiTheme="minorHAnsi" w:hAnsiTheme="minorHAnsi" w:cstheme="minorHAnsi"/>
          <w:b/>
          <w:bCs/>
          <w:color w:val="800000"/>
          <w:sz w:val="28"/>
          <w:szCs w:val="28"/>
        </w:rPr>
        <w:t>.</w:t>
      </w:r>
    </w:p>
    <w:p w14:paraId="3CC92BA4" w14:textId="522837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2.079</w:t>
      </w:r>
    </w:p>
    <w:p w14:paraId="0C9C14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5AC8C8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snāna kari' mahāprabhu uṭhilena kūle</w:t>
      </w:r>
      <w:r w:rsidRPr="004A2847">
        <w:rPr>
          <w:rStyle w:val="BookTitle"/>
          <w:rFonts w:asciiTheme="minorHAnsi" w:hAnsiTheme="minorHAnsi" w:cstheme="minorHAnsi"/>
          <w:b w:val="0"/>
          <w:bCs w:val="0"/>
          <w:color w:val="000000"/>
          <w:sz w:val="28"/>
          <w:szCs w:val="28"/>
        </w:rPr>
        <w:br/>
        <w:t>yei vastra pare sei tite prema-jale</w:t>
      </w:r>
    </w:p>
    <w:p w14:paraId="63C88E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completing His bath, Mahāprabhu came out of the water, but as soon as He put on dry clothes, they became soaked with His tears of love.</w:t>
      </w:r>
    </w:p>
    <w:p w14:paraId="20039763" w14:textId="5CF71E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2.080</w:t>
      </w:r>
    </w:p>
    <w:p w14:paraId="44D383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0169FF0E" w14:textId="5C9DAAB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pṛthivīte vahe eka śatamukhī dhāra</w:t>
      </w:r>
      <w:r w:rsidRPr="004A2847">
        <w:rPr>
          <w:rStyle w:val="BookTitle"/>
          <w:rFonts w:asciiTheme="minorHAnsi" w:hAnsiTheme="minorHAnsi" w:cstheme="minorHAnsi"/>
          <w:b w:val="0"/>
          <w:bCs w:val="0"/>
          <w:color w:val="000000"/>
          <w:sz w:val="28"/>
          <w:szCs w:val="28"/>
        </w:rPr>
        <w:br/>
        <w:t>prabhura nayane vahe śatamukhī</w:t>
      </w:r>
      <w:ins w:id="68" w:author="your servant" w:date="2020-04-10T17:52:00Z">
        <w:r w:rsidR="003129CF"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āra</w:t>
      </w:r>
    </w:p>
    <w:p w14:paraId="5A6A7F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hundred streams of the Ganges were flowing on the earth, and another hundred streams were flowing from the Lord's eyes.</w:t>
      </w:r>
    </w:p>
    <w:p w14:paraId="429F7DF5" w14:textId="4E5E5C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2.081</w:t>
      </w:r>
    </w:p>
    <w:p w14:paraId="7BAFF3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281F30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apūrva dekhiyā sabe hāse bhakta-gaṇa</w:t>
      </w:r>
      <w:r w:rsidRPr="004A2847">
        <w:rPr>
          <w:rStyle w:val="BookTitle"/>
          <w:rFonts w:asciiTheme="minorHAnsi" w:hAnsiTheme="minorHAnsi" w:cstheme="minorHAnsi"/>
          <w:b w:val="0"/>
          <w:bCs w:val="0"/>
          <w:color w:val="000000"/>
          <w:sz w:val="28"/>
          <w:szCs w:val="28"/>
        </w:rPr>
        <w:br/>
        <w:t>hena mahāprabhu gauracandrera krandana</w:t>
      </w:r>
    </w:p>
    <w:p w14:paraId="4F8170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laughed when they saw this wonderful pastime. Such was the crying of Gauracandra Mahāprabhu.</w:t>
      </w:r>
    </w:p>
    <w:p w14:paraId="33D14B87" w14:textId="5B6175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2.082</w:t>
      </w:r>
    </w:p>
    <w:p w14:paraId="7F4B58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089B8E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grāme adhikārī rāmacandra khāṅna</w:t>
      </w:r>
      <w:r w:rsidRPr="004A2847">
        <w:rPr>
          <w:rStyle w:val="BookTitle"/>
          <w:rFonts w:asciiTheme="minorHAnsi" w:hAnsiTheme="minorHAnsi" w:cstheme="minorHAnsi"/>
          <w:b w:val="0"/>
          <w:bCs w:val="0"/>
          <w:color w:val="000000"/>
          <w:sz w:val="28"/>
          <w:szCs w:val="28"/>
        </w:rPr>
        <w:br/>
        <w:t>yadyapi viṣayī tabu mahābhāgyavān</w:t>
      </w:r>
    </w:p>
    <w:p w14:paraId="52AC90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administrator of that village was Rāmacandra Khān. Although he was a sense enjoyer, he was greatly fortunate.</w:t>
      </w:r>
    </w:p>
    <w:p w14:paraId="41211C66" w14:textId="28EBA9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2.083</w:t>
      </w:r>
    </w:p>
    <w:p w14:paraId="2E4B3E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17ABD5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anyathā prabhura saṅge tāna dekhā kene</w:t>
      </w:r>
      <w:r w:rsidRPr="004A2847">
        <w:rPr>
          <w:rStyle w:val="BookTitle"/>
          <w:rFonts w:asciiTheme="minorHAnsi" w:hAnsiTheme="minorHAnsi" w:cstheme="minorHAnsi"/>
          <w:b w:val="0"/>
          <w:bCs w:val="0"/>
          <w:color w:val="000000"/>
          <w:sz w:val="28"/>
          <w:szCs w:val="28"/>
        </w:rPr>
        <w:br/>
        <w:t>daivagati āsiyā mililā sei sthāne</w:t>
      </w:r>
    </w:p>
    <w:p w14:paraId="36196383"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Otherwise</w:t>
      </w:r>
      <w:proofErr w:type="gramEnd"/>
      <w:r w:rsidRPr="004A2847">
        <w:rPr>
          <w:rStyle w:val="BookTitle"/>
          <w:rFonts w:asciiTheme="minorHAnsi" w:hAnsiTheme="minorHAnsi" w:cstheme="minorHAnsi"/>
          <w:b/>
          <w:bCs/>
          <w:color w:val="800000"/>
          <w:sz w:val="28"/>
          <w:szCs w:val="28"/>
        </w:rPr>
        <w:t xml:space="preserve"> how could he see the Lord? By the arrangement of providence, he met the Lord there.</w:t>
      </w:r>
    </w:p>
    <w:p w14:paraId="070B61E0" w14:textId="20ADCB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2.084</w:t>
      </w:r>
    </w:p>
    <w:p w14:paraId="5AB674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249531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prabhura teja bhaya haila mane</w:t>
      </w:r>
      <w:r w:rsidRPr="004A2847">
        <w:rPr>
          <w:rStyle w:val="BookTitle"/>
          <w:rFonts w:asciiTheme="minorHAnsi" w:hAnsiTheme="minorHAnsi" w:cstheme="minorHAnsi"/>
          <w:b w:val="0"/>
          <w:bCs w:val="0"/>
          <w:color w:val="000000"/>
          <w:sz w:val="28"/>
          <w:szCs w:val="28"/>
        </w:rPr>
        <w:br/>
        <w:t>dolā haite satvare nāmila sei kṣaṇe</w:t>
      </w:r>
    </w:p>
    <w:p w14:paraId="0A952A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he saw the Lord's effulgence, he became filled with awe and immediately got down from his palanquin.</w:t>
      </w:r>
    </w:p>
    <w:p w14:paraId="179D0FF5" w14:textId="5F6CF5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2.085</w:t>
      </w:r>
    </w:p>
    <w:p w14:paraId="7F79EA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0326B2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daṇḍavata haiyā paḍilā pada-tale</w:t>
      </w:r>
      <w:r w:rsidRPr="004A2847">
        <w:rPr>
          <w:rStyle w:val="BookTitle"/>
          <w:rFonts w:asciiTheme="minorHAnsi" w:hAnsiTheme="minorHAnsi" w:cstheme="minorHAnsi"/>
          <w:b w:val="0"/>
          <w:bCs w:val="0"/>
          <w:color w:val="000000"/>
          <w:sz w:val="28"/>
          <w:szCs w:val="28"/>
        </w:rPr>
        <w:br/>
        <w:t>prabhura nāhika bāhya premānanda-jale</w:t>
      </w:r>
    </w:p>
    <w:p w14:paraId="7EA83A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fell flat at the lotus feet of the Lord, but the Lord had no external consciousness as He shed tears of ecstatic love.</w:t>
      </w:r>
    </w:p>
    <w:p w14:paraId="16D62A4A" w14:textId="23BE48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2.086</w:t>
      </w:r>
    </w:p>
    <w:p w14:paraId="312116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5D6525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 hā jagannātha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 prabhu bale ghane ghana</w:t>
      </w:r>
      <w:r w:rsidRPr="004A2847">
        <w:rPr>
          <w:rStyle w:val="BookTitle"/>
          <w:rFonts w:asciiTheme="minorHAnsi" w:hAnsiTheme="minorHAnsi" w:cstheme="minorHAnsi"/>
          <w:b w:val="0"/>
          <w:bCs w:val="0"/>
          <w:color w:val="000000"/>
          <w:sz w:val="28"/>
          <w:szCs w:val="28"/>
        </w:rPr>
        <w:br/>
        <w:t>pṛthivīte paḍi' ghana karaye krandana</w:t>
      </w:r>
    </w:p>
    <w:p w14:paraId="0C669A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fell to the ground and cried profusely while repeatedly exclaiming, “O Jagannātha!”</w:t>
      </w:r>
    </w:p>
    <w:p w14:paraId="57405491" w14:textId="68A064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2.087</w:t>
      </w:r>
    </w:p>
    <w:p w14:paraId="59F925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4616FB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prabhura ārti rāmacandra khāṅna</w:t>
      </w:r>
      <w:r w:rsidRPr="004A2847">
        <w:rPr>
          <w:rStyle w:val="BookTitle"/>
          <w:rFonts w:asciiTheme="minorHAnsi" w:hAnsiTheme="minorHAnsi" w:cstheme="minorHAnsi"/>
          <w:b w:val="0"/>
          <w:bCs w:val="0"/>
          <w:color w:val="000000"/>
          <w:sz w:val="28"/>
          <w:szCs w:val="28"/>
        </w:rPr>
        <w:br/>
        <w:t>antare vidīrṇa haila sajjanera-prāṇa</w:t>
      </w:r>
    </w:p>
    <w:p w14:paraId="7AC091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Rāmacandra Khān saw the Lord was in such distress, his </w:t>
      </w:r>
      <w:commentRangeStart w:id="69"/>
      <w:r w:rsidRPr="004A2847">
        <w:rPr>
          <w:rStyle w:val="BookTitle"/>
          <w:rFonts w:asciiTheme="minorHAnsi" w:hAnsiTheme="minorHAnsi" w:cstheme="minorHAnsi"/>
          <w:b/>
          <w:bCs/>
          <w:color w:val="800000"/>
          <w:sz w:val="28"/>
          <w:szCs w:val="28"/>
        </w:rPr>
        <w:t xml:space="preserve">gentle </w:t>
      </w:r>
      <w:commentRangeEnd w:id="69"/>
      <w:r w:rsidR="003129CF" w:rsidRPr="004A2847">
        <w:rPr>
          <w:rStyle w:val="CommentReference"/>
          <w:b w:val="0"/>
          <w:bCs w:val="0"/>
          <w:color w:val="auto"/>
        </w:rPr>
        <w:commentReference w:id="69"/>
      </w:r>
      <w:r w:rsidRPr="004A2847">
        <w:rPr>
          <w:rStyle w:val="BookTitle"/>
          <w:rFonts w:asciiTheme="minorHAnsi" w:hAnsiTheme="minorHAnsi" w:cstheme="minorHAnsi"/>
          <w:b/>
          <w:bCs/>
          <w:color w:val="800000"/>
          <w:sz w:val="28"/>
          <w:szCs w:val="28"/>
        </w:rPr>
        <w:t>heart was shattered.</w:t>
      </w:r>
    </w:p>
    <w:p w14:paraId="48AB18A6" w14:textId="4853FD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2.088</w:t>
      </w:r>
    </w:p>
    <w:p w14:paraId="66DD73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589EC5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kona</w:t>
      </w:r>
      <w:proofErr w:type="gramEnd"/>
      <w:r w:rsidRPr="004A2847">
        <w:rPr>
          <w:rStyle w:val="BookTitle"/>
          <w:rFonts w:asciiTheme="minorHAnsi" w:hAnsiTheme="minorHAnsi" w:cstheme="minorHAnsi"/>
          <w:b w:val="0"/>
          <w:bCs w:val="0"/>
          <w:color w:val="000000"/>
          <w:sz w:val="28"/>
          <w:szCs w:val="28"/>
        </w:rPr>
        <w:t xml:space="preserve"> mate e ārtira nahe samvaraṇa”</w:t>
      </w:r>
      <w:r w:rsidRPr="004A2847">
        <w:rPr>
          <w:rStyle w:val="BookTitle"/>
          <w:rFonts w:asciiTheme="minorHAnsi" w:hAnsiTheme="minorHAnsi" w:cstheme="minorHAnsi"/>
          <w:b w:val="0"/>
          <w:bCs w:val="0"/>
          <w:color w:val="000000"/>
          <w:sz w:val="28"/>
          <w:szCs w:val="28"/>
        </w:rPr>
        <w:br/>
        <w:t>kānde, āra ei mata cinte mane mana</w:t>
      </w:r>
    </w:p>
    <w:p w14:paraId="5DFA1B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began to cry as he thought, “There is no way to check such grief.”</w:t>
      </w:r>
    </w:p>
    <w:p w14:paraId="5EF16191" w14:textId="76E26E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2.089</w:t>
      </w:r>
    </w:p>
    <w:p w14:paraId="6D38D7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38BBFB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tribhuvane hena āche dekhi se krandana</w:t>
      </w:r>
      <w:r w:rsidRPr="004A2847">
        <w:rPr>
          <w:rStyle w:val="BookTitle"/>
          <w:rFonts w:asciiTheme="minorHAnsi" w:hAnsiTheme="minorHAnsi" w:cstheme="minorHAnsi"/>
          <w:b w:val="0"/>
          <w:bCs w:val="0"/>
          <w:color w:val="000000"/>
          <w:sz w:val="28"/>
          <w:szCs w:val="28"/>
        </w:rPr>
        <w:br/>
        <w:t>vidīrṇa nā haya kāṣṭha-pāṣāṇera mana</w:t>
      </w:r>
    </w:p>
    <w:p w14:paraId="1EB640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within the three worlds who after seeing such crying does not become agitated must have a heart of stone or wood.</w:t>
      </w:r>
    </w:p>
    <w:p w14:paraId="50D483F4" w14:textId="2893EA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2.090</w:t>
      </w:r>
    </w:p>
    <w:p w14:paraId="03D6F6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68B170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sthira hai' vaikuṇṭhera cūḍāmaṇi</w:t>
      </w:r>
      <w:r w:rsidRPr="004A2847">
        <w:rPr>
          <w:rStyle w:val="BookTitle"/>
          <w:rFonts w:asciiTheme="minorHAnsi" w:hAnsiTheme="minorHAnsi" w:cstheme="minorHAnsi"/>
          <w:b w:val="0"/>
          <w:bCs w:val="0"/>
          <w:color w:val="000000"/>
          <w:sz w:val="28"/>
          <w:szCs w:val="28"/>
        </w:rPr>
        <w:br/>
        <w:t>jijñāsila rāmacandra khāṅnere “ke tumi?”</w:t>
      </w:r>
    </w:p>
    <w:p w14:paraId="7A3F79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becoming somewhat pacified, the crest jewel of Vaikuṇṭha asked Rāmacandra Khān, “Who are you?”</w:t>
      </w:r>
    </w:p>
    <w:p w14:paraId="70325C96" w14:textId="505CE3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2.091</w:t>
      </w:r>
    </w:p>
    <w:p w14:paraId="5716CF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213333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sambhrame kariyā daṇḍavata kara-yoḍa</w:t>
      </w:r>
      <w:r w:rsidRPr="004A2847">
        <w:rPr>
          <w:rStyle w:val="BookTitle"/>
          <w:rFonts w:asciiTheme="minorHAnsi" w:hAnsiTheme="minorHAnsi" w:cstheme="minorHAnsi"/>
          <w:b w:val="0"/>
          <w:bCs w:val="0"/>
          <w:color w:val="000000"/>
          <w:sz w:val="28"/>
          <w:szCs w:val="28"/>
        </w:rPr>
        <w:br/>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“prabhu, dāsa-anudāsa muñi tora”</w:t>
      </w:r>
    </w:p>
    <w:p w14:paraId="445439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Folding his hands with awe and reverence, Rāmacandra replied, “O Lord, I am the servant of Your servant.”</w:t>
      </w:r>
    </w:p>
    <w:p w14:paraId="6E37F953" w14:textId="650C74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2.092</w:t>
      </w:r>
    </w:p>
    <w:p w14:paraId="7464D4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5B27A3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śeṣe sarva-loke lāgilā kahite</w:t>
      </w:r>
      <w:r w:rsidRPr="004A2847">
        <w:rPr>
          <w:rStyle w:val="BookTitle"/>
          <w:rFonts w:asciiTheme="minorHAnsi" w:hAnsiTheme="minorHAnsi" w:cstheme="minorHAnsi"/>
          <w:b w:val="0"/>
          <w:bCs w:val="0"/>
          <w:color w:val="000000"/>
          <w:sz w:val="28"/>
          <w:szCs w:val="28"/>
        </w:rPr>
        <w:br/>
        <w:t>“ei adhikārī prabhu, dakṣiṇa-rājyete”</w:t>
      </w:r>
    </w:p>
    <w:p w14:paraId="1ABC43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other persons there informed the Lord, “He is the administrator of this southern province.”</w:t>
      </w:r>
    </w:p>
    <w:p w14:paraId="437C4F69" w14:textId="6C58C4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2.093</w:t>
      </w:r>
    </w:p>
    <w:p w14:paraId="12FF3E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65130F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“tumi adhikārī baḍa bhāla</w:t>
      </w:r>
      <w:r w:rsidRPr="004A2847">
        <w:rPr>
          <w:rStyle w:val="BookTitle"/>
          <w:rFonts w:asciiTheme="minorHAnsi" w:hAnsiTheme="minorHAnsi" w:cstheme="minorHAnsi"/>
          <w:b w:val="0"/>
          <w:bCs w:val="0"/>
          <w:color w:val="000000"/>
          <w:sz w:val="28"/>
          <w:szCs w:val="28"/>
        </w:rPr>
        <w:br/>
        <w:t>nīlācale āmi yāi ke-mate sakāla”</w:t>
      </w:r>
    </w:p>
    <w:p w14:paraId="2735D1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“It is good that you are the administrator. Tell Me how I can quickly reach Nīlācala.”</w:t>
      </w:r>
    </w:p>
    <w:p w14:paraId="56BF4C8A" w14:textId="444457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2.094</w:t>
      </w:r>
    </w:p>
    <w:p w14:paraId="03E82F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7D738536" w14:textId="4C8B525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vahaye ānanda-dhārā kahite kahite</w:t>
      </w:r>
      <w:r w:rsidRPr="004A2847">
        <w:rPr>
          <w:rStyle w:val="BookTitle"/>
          <w:rFonts w:asciiTheme="minorHAnsi" w:hAnsiTheme="minorHAnsi" w:cstheme="minorHAnsi"/>
          <w:b w:val="0"/>
          <w:bCs w:val="0"/>
          <w:color w:val="000000"/>
          <w:sz w:val="28"/>
          <w:szCs w:val="28"/>
        </w:rPr>
        <w:br/>
        <w:t>`nīlācala</w:t>
      </w:r>
      <w:ins w:id="70" w:author="your servant" w:date="2020-04-10T17:59:00Z">
        <w:r w:rsidR="00E12E1B" w:rsidRPr="004A2847">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candra', bali' paḍilā bhūmite</w:t>
      </w:r>
    </w:p>
    <w:p w14:paraId="53CA53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spoke, tears of love flowed from His eyes. He then fell to the ground exclaiming, “O Nīlācala-candra!”</w:t>
      </w:r>
    </w:p>
    <w:p w14:paraId="13F3B6C4" w14:textId="76CAA7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2.095</w:t>
      </w:r>
    </w:p>
    <w:p w14:paraId="07B74A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1DB8C8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rāmacandra khāṅna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mahāśaya!</w:t>
      </w:r>
      <w:r w:rsidRPr="004A2847">
        <w:rPr>
          <w:rStyle w:val="BookTitle"/>
          <w:rFonts w:asciiTheme="minorHAnsi" w:hAnsiTheme="minorHAnsi" w:cstheme="minorHAnsi"/>
          <w:b w:val="0"/>
          <w:bCs w:val="0"/>
          <w:color w:val="000000"/>
          <w:sz w:val="28"/>
          <w:szCs w:val="28"/>
        </w:rPr>
        <w:br/>
        <w:t>ye ājñā tomāra se-i kartavya niścaya</w:t>
      </w:r>
    </w:p>
    <w:p w14:paraId="54DDC3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Rāmacandra Khān replied, “Listen, Mahāśaya! It is certainly my duty to do whatever You order.</w:t>
      </w:r>
    </w:p>
    <w:p w14:paraId="5AA3D55B" w14:textId="0B7E01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2.096</w:t>
      </w:r>
    </w:p>
    <w:p w14:paraId="5A3CFB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70947E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prabhu, haiyāche viṣama samaya</w:t>
      </w:r>
      <w:r w:rsidRPr="004A2847">
        <w:rPr>
          <w:rStyle w:val="BookTitle"/>
          <w:rFonts w:asciiTheme="minorHAnsi" w:hAnsiTheme="minorHAnsi" w:cstheme="minorHAnsi"/>
          <w:b w:val="0"/>
          <w:bCs w:val="0"/>
          <w:color w:val="000000"/>
          <w:sz w:val="28"/>
          <w:szCs w:val="28"/>
        </w:rPr>
        <w:br/>
        <w:t>se deśe e deśe keha patha nāhi vaya</w:t>
      </w:r>
    </w:p>
    <w:p w14:paraId="0BCA9E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Lord, the situation is very tense right now. There is no travel between the two states.</w:t>
      </w:r>
    </w:p>
    <w:p w14:paraId="773C41FE" w14:textId="2C8A06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2.097</w:t>
      </w:r>
    </w:p>
    <w:p w14:paraId="5DBCAD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2A6092C1" w14:textId="17E2F5E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rājārā triśūla puṅti</w:t>
      </w:r>
      <w:ins w:id="71" w:author="your servant" w:date="2020-04-10T18:00:00Z">
        <w:r w:rsidR="00E12E1B"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yāche sthāne sthāne</w:t>
      </w:r>
      <w:r w:rsidRPr="004A2847">
        <w:rPr>
          <w:rStyle w:val="BookTitle"/>
          <w:rFonts w:asciiTheme="minorHAnsi" w:hAnsiTheme="minorHAnsi" w:cstheme="minorHAnsi"/>
          <w:b w:val="0"/>
          <w:bCs w:val="0"/>
          <w:color w:val="000000"/>
          <w:sz w:val="28"/>
          <w:szCs w:val="28"/>
        </w:rPr>
        <w:br/>
        <w:t>pathika pāile `jāśu' bali' laya prāṇe</w:t>
      </w:r>
    </w:p>
    <w:p w14:paraId="55EAD1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King's men have booby trapped the road with sharp spears. If they happen to find a traveler, they accuse him of being a spy and execute him.</w:t>
      </w:r>
    </w:p>
    <w:p w14:paraId="2C63B3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Just as submarines destroy the opposition in the seas, there was a practice of hiding sharp spears beneath the surface of the ground. Spears as sharp as needles were planted in different parts of the road so that inimical people could not enter each other's territory. The idea was that when the enemy army would advance to attack, their feet would be pierced by those sharp spears.</w:t>
      </w:r>
    </w:p>
    <w:p w14:paraId="07E52B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jāśu </w:t>
      </w:r>
      <w:r w:rsidRPr="004A2847">
        <w:rPr>
          <w:rStyle w:val="BookTitle"/>
          <w:rFonts w:asciiTheme="minorHAnsi" w:hAnsiTheme="minorHAnsi" w:cstheme="minorHAnsi"/>
          <w:b w:val="0"/>
          <w:bCs w:val="0"/>
          <w:color w:val="000000"/>
          <w:sz w:val="28"/>
          <w:szCs w:val="28"/>
        </w:rPr>
        <w:t>refers to a spy or infiltrator.</w:t>
      </w:r>
    </w:p>
    <w:p w14:paraId="7DCE9E67" w14:textId="0908BB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2.098</w:t>
      </w:r>
    </w:p>
    <w:p w14:paraId="7A9FDF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98</w:t>
      </w:r>
    </w:p>
    <w:p w14:paraId="624B95A4" w14:textId="6B13041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dik diyā vā pāṭhāṅa lukāiyā</w:t>
      </w:r>
      <w:ins w:id="72" w:author="your servant" w:date="2020-04-10T18:00:00Z">
        <w:r w:rsidR="00A544F7"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tāhāte ḍarāṅa prabhu, śuna mana diyā</w:t>
      </w:r>
    </w:p>
    <w:p w14:paraId="08B899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listen carefully. I am apprehensive about which way I can send You in secret.</w:t>
      </w:r>
    </w:p>
    <w:p w14:paraId="2CDA5DEC" w14:textId="207D8F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2.099</w:t>
      </w:r>
    </w:p>
    <w:p w14:paraId="5051EE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7229B8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se naskara, ethākāra mora bhāra</w:t>
      </w:r>
      <w:r w:rsidRPr="004A2847">
        <w:rPr>
          <w:rStyle w:val="BookTitle"/>
          <w:rFonts w:asciiTheme="minorHAnsi" w:hAnsiTheme="minorHAnsi" w:cstheme="minorHAnsi"/>
          <w:b w:val="0"/>
          <w:bCs w:val="0"/>
          <w:color w:val="000000"/>
          <w:sz w:val="28"/>
          <w:szCs w:val="28"/>
        </w:rPr>
        <w:br/>
        <w:t>nāgāli pāile, āge saṁśaya āmāra</w:t>
      </w:r>
    </w:p>
    <w:p w14:paraId="45A6C6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the army commander, and I oversee this area. If I am caught helping You, I will be in trouble.</w:t>
      </w:r>
    </w:p>
    <w:p w14:paraId="2A0E04AB" w14:textId="70E100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2.100</w:t>
      </w:r>
    </w:p>
    <w:p w14:paraId="76D5D6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049E90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tathāpio ye-te kene prabhu mora naya</w:t>
      </w:r>
      <w:r w:rsidRPr="004A2847">
        <w:rPr>
          <w:rStyle w:val="BookTitle"/>
          <w:rFonts w:asciiTheme="minorHAnsi" w:hAnsiTheme="minorHAnsi" w:cstheme="minorHAnsi"/>
          <w:b w:val="0"/>
          <w:bCs w:val="0"/>
          <w:color w:val="000000"/>
          <w:sz w:val="28"/>
          <w:szCs w:val="28"/>
        </w:rPr>
        <w:br/>
        <w:t>ye tomāra ājñā tāhā karimu niścaya</w:t>
      </w:r>
    </w:p>
    <w:p w14:paraId="520730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O Lord, I will somehow or other certainly fulfill Your request.</w:t>
      </w:r>
    </w:p>
    <w:p w14:paraId="78EB22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6F9C03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more `bhṛtya' hena jñāna thāke mane</w:t>
      </w:r>
      <w:r w:rsidRPr="004A2847">
        <w:rPr>
          <w:rStyle w:val="BookTitle"/>
          <w:rFonts w:asciiTheme="minorHAnsi" w:hAnsiTheme="minorHAnsi" w:cstheme="minorHAnsi"/>
          <w:b w:val="0"/>
          <w:bCs w:val="0"/>
          <w:color w:val="000000"/>
          <w:sz w:val="28"/>
          <w:szCs w:val="28"/>
        </w:rPr>
        <w:br/>
        <w:t>tabe ethā bhikṣā āji kara sarva-gaṇe</w:t>
      </w:r>
    </w:p>
    <w:p w14:paraId="4F3B77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accept me as Your servant, then You and Your associates will kindly take meal with me today.</w:t>
      </w:r>
    </w:p>
    <w:p w14:paraId="3774ECDB" w14:textId="2221F4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2.102</w:t>
      </w:r>
    </w:p>
    <w:p w14:paraId="1BAF70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346916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jāti-prāṇa-dhana kene mohāra nā yāya</w:t>
      </w:r>
      <w:r w:rsidRPr="004A2847">
        <w:rPr>
          <w:rStyle w:val="BookTitle"/>
          <w:rFonts w:asciiTheme="minorHAnsi" w:hAnsiTheme="minorHAnsi" w:cstheme="minorHAnsi"/>
          <w:b w:val="0"/>
          <w:bCs w:val="0"/>
          <w:color w:val="000000"/>
          <w:sz w:val="28"/>
          <w:szCs w:val="28"/>
        </w:rPr>
        <w:br/>
        <w:t>āji rātre tomā' pāṭhāimu sarvathāya”</w:t>
      </w:r>
    </w:p>
    <w:p w14:paraId="3E9E9B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am prepared to lose my caste, life, and wealth, but I will certainly help You </w:t>
      </w:r>
      <w:r w:rsidRPr="004A2847">
        <w:rPr>
          <w:rStyle w:val="BookTitle"/>
          <w:rFonts w:asciiTheme="minorHAnsi" w:hAnsiTheme="minorHAnsi" w:cstheme="minorHAnsi"/>
          <w:b/>
          <w:bCs/>
          <w:color w:val="800000"/>
          <w:sz w:val="28"/>
          <w:szCs w:val="28"/>
        </w:rPr>
        <w:lastRenderedPageBreak/>
        <w:t>cross the border tonight.”</w:t>
      </w:r>
    </w:p>
    <w:p w14:paraId="65BBF7E9" w14:textId="14681C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2.103</w:t>
      </w:r>
    </w:p>
    <w:p w14:paraId="772282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01F1A4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hailā sukhī vaikuṇṭhera nātha</w:t>
      </w:r>
      <w:r w:rsidRPr="004A2847">
        <w:rPr>
          <w:rStyle w:val="BookTitle"/>
          <w:rFonts w:asciiTheme="minorHAnsi" w:hAnsiTheme="minorHAnsi" w:cstheme="minorHAnsi"/>
          <w:b w:val="0"/>
          <w:bCs w:val="0"/>
          <w:color w:val="000000"/>
          <w:sz w:val="28"/>
          <w:szCs w:val="28"/>
        </w:rPr>
        <w:br/>
        <w:t>hāsi' tāne karilena śubha dṛṣṭi-pāta</w:t>
      </w:r>
    </w:p>
    <w:p w14:paraId="2E4753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his words, the Lord of Vaikuṇṭha smiled and glanced mercifully on him.</w:t>
      </w:r>
    </w:p>
    <w:p w14:paraId="0149B0CF" w14:textId="7B57DF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2.104</w:t>
      </w:r>
    </w:p>
    <w:p w14:paraId="031097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2E8604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dṛṣṭi-mātra tāṅra sarva-bandha-kṣaya kari'</w:t>
      </w:r>
      <w:r w:rsidRPr="004A2847">
        <w:rPr>
          <w:rStyle w:val="BookTitle"/>
          <w:rFonts w:asciiTheme="minorHAnsi" w:hAnsiTheme="minorHAnsi" w:cstheme="minorHAnsi"/>
          <w:b w:val="0"/>
          <w:bCs w:val="0"/>
          <w:color w:val="000000"/>
          <w:sz w:val="28"/>
          <w:szCs w:val="28"/>
        </w:rPr>
        <w:br/>
        <w:t>brāhmaṇa-āśrame rahilena gaurahari</w:t>
      </w:r>
    </w:p>
    <w:p w14:paraId="666D60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Gaurahari freed him from all material bondage by His merciful glance, the Lord went to stay in that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house.</w:t>
      </w:r>
    </w:p>
    <w:p w14:paraId="0D22D4E2" w14:textId="2689B7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2.105</w:t>
      </w:r>
    </w:p>
    <w:p w14:paraId="0C4D9F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18F9EE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brāhmaṇa-mandire haila parama maṅgala</w:t>
      </w:r>
      <w:r w:rsidRPr="004A2847">
        <w:rPr>
          <w:rStyle w:val="BookTitle"/>
          <w:rFonts w:asciiTheme="minorHAnsi" w:hAnsiTheme="minorHAnsi" w:cstheme="minorHAnsi"/>
          <w:b w:val="0"/>
          <w:bCs w:val="0"/>
          <w:color w:val="000000"/>
          <w:sz w:val="28"/>
          <w:szCs w:val="28"/>
        </w:rPr>
        <w:br/>
        <w:t>pratyakṣa pāila sarva sukṛtira phala</w:t>
      </w:r>
    </w:p>
    <w:p w14:paraId="4747ED19"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Thus</w:t>
      </w:r>
      <w:proofErr w:type="gramEnd"/>
      <w:r w:rsidRPr="004A2847">
        <w:rPr>
          <w:rStyle w:val="BookTitle"/>
          <w:rFonts w:asciiTheme="minorHAnsi" w:hAnsiTheme="minorHAnsi" w:cstheme="minorHAnsi"/>
          <w:b/>
          <w:bCs/>
          <w:color w:val="800000"/>
          <w:sz w:val="28"/>
          <w:szCs w:val="28"/>
        </w:rPr>
        <w:t xml:space="preserve"> that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house became sanctified, as he directly perceived the fruits of his past pious deeds.</w:t>
      </w:r>
    </w:p>
    <w:p w14:paraId="2D5FB345" w14:textId="6A7682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2.106</w:t>
      </w:r>
    </w:p>
    <w:p w14:paraId="4B6D3A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3859ED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 yatne dṛḍha-bhakti-yoga-citta hañā</w:t>
      </w:r>
      <w:r w:rsidRPr="004A2847">
        <w:rPr>
          <w:rStyle w:val="BookTitle"/>
          <w:rFonts w:asciiTheme="minorHAnsi" w:hAnsiTheme="minorHAnsi" w:cstheme="minorHAnsi"/>
          <w:b w:val="0"/>
          <w:bCs w:val="0"/>
          <w:color w:val="000000"/>
          <w:sz w:val="28"/>
          <w:szCs w:val="28"/>
        </w:rPr>
        <w:br/>
        <w:t>prabhura randhana vipra karilena giyā</w:t>
      </w:r>
    </w:p>
    <w:p w14:paraId="6CEDB8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heart filled with devotion as he began to cook for the Lord with great care.</w:t>
      </w:r>
    </w:p>
    <w:p w14:paraId="76D9A902" w14:textId="317E2E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2.107</w:t>
      </w:r>
    </w:p>
    <w:p w14:paraId="1735B0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01CF8B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nāme se ṭhākura mātra karena bhojana</w:t>
      </w:r>
      <w:r w:rsidRPr="004A2847">
        <w:rPr>
          <w:rStyle w:val="BookTitle"/>
          <w:rFonts w:asciiTheme="minorHAnsi" w:hAnsiTheme="minorHAnsi" w:cstheme="minorHAnsi"/>
          <w:b w:val="0"/>
          <w:bCs w:val="0"/>
          <w:color w:val="000000"/>
          <w:sz w:val="28"/>
          <w:szCs w:val="28"/>
        </w:rPr>
        <w:br/>
        <w:t>nijāveśe avakāśa nāhi eka kṣaṇa</w:t>
      </w:r>
    </w:p>
    <w:p w14:paraId="12150C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ate only as a matter of formality, for He was so absorbed in His own ecstatic mood that He could not be diverted for even a moment.</w:t>
      </w:r>
    </w:p>
    <w:p w14:paraId="4C7FAC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palatable foods were brought before Gaurasundara at the house of Rāmacandra Khān, Śrī Mahāprabhu ate only in name. Gaurasundara, who was overwhelmed with love for Kṛṣṇa, accepted foods offered by Rāmacandra Khān only as a matter of formality.</w:t>
      </w:r>
    </w:p>
    <w:p w14:paraId="5901F40B" w14:textId="21D225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2.108</w:t>
      </w:r>
    </w:p>
    <w:p w14:paraId="3AFC1D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74FD85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 kare prabhu priya-varga-santoṣārtha</w:t>
      </w:r>
      <w:r w:rsidRPr="004A2847">
        <w:rPr>
          <w:rStyle w:val="BookTitle"/>
          <w:rFonts w:asciiTheme="minorHAnsi" w:hAnsiTheme="minorHAnsi" w:cstheme="minorHAnsi"/>
          <w:b w:val="0"/>
          <w:bCs w:val="0"/>
          <w:color w:val="000000"/>
          <w:sz w:val="28"/>
          <w:szCs w:val="28"/>
        </w:rPr>
        <w:br/>
        <w:t>niravadhi prabhura bhojana—paramārtha</w:t>
      </w:r>
    </w:p>
    <w:p w14:paraId="3CFDB1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ate only for the satisfaction of His beloved devotees. The Lord's food always consisted of only spiritual foodstuffs.</w:t>
      </w:r>
    </w:p>
    <w:p w14:paraId="6B8BDD49" w14:textId="6A4CF5F1"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Externally, the Lord's acceptance of foodstuffs on the pretext of begging alms was to deceive ordinary people of the external world, but from the spiritual viewpoint His pastime of accepting food consisted only in honoring </w:t>
      </w:r>
      <w:r w:rsidRPr="004A2847">
        <w:rPr>
          <w:rStyle w:val="BookTitle"/>
          <w:rFonts w:asciiTheme="minorHAnsi" w:hAnsiTheme="minorHAnsi" w:cstheme="minorHAnsi"/>
          <w:b w:val="0"/>
          <w:bCs w:val="0"/>
          <w:i/>
          <w:iCs/>
          <w:color w:val="000000"/>
          <w:sz w:val="28"/>
          <w:szCs w:val="28"/>
        </w:rPr>
        <w:t>bhagavata-prasāda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Change w:id="73" w:author="your servant" w:date="2020-04-10T18:04:00Z">
            <w:rPr>
              <w:rStyle w:val="BookTitle"/>
              <w:rFonts w:asciiTheme="minorHAnsi" w:hAnsiTheme="minorHAnsi" w:cstheme="minorHAnsi"/>
              <w:b w:val="0"/>
              <w:bCs w:val="0"/>
              <w:color w:val="000000"/>
              <w:sz w:val="28"/>
              <w:szCs w:val="28"/>
            </w:rPr>
          </w:rPrChange>
        </w:rPr>
        <w:t>Karm</w:t>
      </w:r>
      <w:ins w:id="74" w:author="your servant" w:date="2020-04-10T18:04:00Z">
        <w:r w:rsidR="00EA7C35" w:rsidRPr="004A2847">
          <w:rPr>
            <w:rStyle w:val="BookTitle"/>
            <w:rFonts w:asciiTheme="minorHAnsi" w:hAnsiTheme="minorHAnsi" w:cstheme="minorHAnsi"/>
            <w:b w:val="0"/>
            <w:bCs w:val="0"/>
            <w:i/>
            <w:iCs/>
            <w:color w:val="000000"/>
            <w:sz w:val="28"/>
            <w:szCs w:val="28"/>
            <w:rPrChange w:id="75" w:author="your servant" w:date="2020-04-10T18:04: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76" w:author="your servant" w:date="2020-04-10T18:04: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opposed to devotional service think that Śrī Gaurasundara took His meal at the house of a pseudo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who proudly identified himself as a born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but </w:t>
      </w:r>
      <w:proofErr w:type="gramStart"/>
      <w:r w:rsidRPr="004A2847">
        <w:rPr>
          <w:rStyle w:val="BookTitle"/>
          <w:rFonts w:asciiTheme="minorHAnsi" w:hAnsiTheme="minorHAnsi" w:cstheme="minorHAnsi"/>
          <w:b w:val="0"/>
          <w:bCs w:val="0"/>
          <w:color w:val="000000"/>
          <w:sz w:val="28"/>
          <w:szCs w:val="28"/>
        </w:rPr>
        <w:t>actually this</w:t>
      </w:r>
      <w:proofErr w:type="gramEnd"/>
      <w:r w:rsidRPr="004A2847">
        <w:rPr>
          <w:rStyle w:val="BookTitle"/>
          <w:rFonts w:asciiTheme="minorHAnsi" w:hAnsiTheme="minorHAnsi" w:cstheme="minorHAnsi"/>
          <w:b w:val="0"/>
          <w:bCs w:val="0"/>
          <w:color w:val="000000"/>
          <w:sz w:val="28"/>
          <w:szCs w:val="28"/>
        </w:rPr>
        <w:t xml:space="preserve"> pastime was meant to refute their mundane conceptions. Such blatant indirect approval of foolish behavior was simply to deceive those so-called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who are attached to </w:t>
      </w:r>
      <w:r w:rsidRPr="004A2847">
        <w:rPr>
          <w:rStyle w:val="BookTitle"/>
          <w:rFonts w:asciiTheme="minorHAnsi" w:hAnsiTheme="minorHAnsi" w:cstheme="minorHAnsi"/>
          <w:b w:val="0"/>
          <w:bCs w:val="0"/>
          <w:i/>
          <w:iCs/>
          <w:color w:val="000000"/>
          <w:sz w:val="28"/>
          <w:szCs w:val="28"/>
        </w:rPr>
        <w:t>karma-kāṇḍa</w:t>
      </w:r>
      <w:r w:rsidRPr="004A2847">
        <w:rPr>
          <w:rStyle w:val="BookTitle"/>
          <w:rFonts w:asciiTheme="minorHAnsi" w:hAnsiTheme="minorHAnsi" w:cstheme="minorHAnsi"/>
          <w:b w:val="0"/>
          <w:bCs w:val="0"/>
          <w:color w:val="000000"/>
          <w:sz w:val="28"/>
          <w:szCs w:val="28"/>
        </w:rPr>
        <w:t xml:space="preserve">, who are worthy of being deceived, and who are perpetually bereft of spiritual understanding. Realizing that such indirect approval would in the future benefit people attached to </w:t>
      </w:r>
      <w:r w:rsidRPr="004A2847">
        <w:rPr>
          <w:rStyle w:val="BookTitle"/>
          <w:rFonts w:asciiTheme="minorHAnsi" w:hAnsiTheme="minorHAnsi" w:cstheme="minorHAnsi"/>
          <w:b w:val="0"/>
          <w:bCs w:val="0"/>
          <w:i/>
          <w:iCs/>
          <w:color w:val="000000"/>
          <w:sz w:val="28"/>
          <w:szCs w:val="28"/>
        </w:rPr>
        <w:t>karma-kāṇḍa</w:t>
      </w:r>
      <w:r w:rsidRPr="004A2847">
        <w:rPr>
          <w:rStyle w:val="BookTitle"/>
          <w:rFonts w:asciiTheme="minorHAnsi" w:hAnsiTheme="minorHAnsi" w:cstheme="minorHAnsi"/>
          <w:b w:val="0"/>
          <w:bCs w:val="0"/>
          <w:color w:val="000000"/>
          <w:sz w:val="28"/>
          <w:szCs w:val="28"/>
        </w:rPr>
        <w:t xml:space="preserve">, the Lord attempted to please those </w:t>
      </w:r>
      <w:r w:rsidRPr="004A2847">
        <w:rPr>
          <w:rStyle w:val="BookTitle"/>
          <w:rFonts w:asciiTheme="minorHAnsi" w:hAnsiTheme="minorHAnsi" w:cstheme="minorHAnsi"/>
          <w:b w:val="0"/>
          <w:bCs w:val="0"/>
          <w:i/>
          <w:iCs/>
          <w:color w:val="000000"/>
          <w:sz w:val="28"/>
          <w:szCs w:val="28"/>
          <w:rPrChange w:id="77" w:author="your servant" w:date="2020-04-10T18:04:00Z">
            <w:rPr>
              <w:rStyle w:val="BookTitle"/>
              <w:rFonts w:asciiTheme="minorHAnsi" w:hAnsiTheme="minorHAnsi" w:cstheme="minorHAnsi"/>
              <w:b w:val="0"/>
              <w:bCs w:val="0"/>
              <w:color w:val="000000"/>
              <w:sz w:val="28"/>
              <w:szCs w:val="28"/>
            </w:rPr>
          </w:rPrChange>
        </w:rPr>
        <w:t>karm</w:t>
      </w:r>
      <w:ins w:id="78" w:author="your servant" w:date="2020-04-10T18:04:00Z">
        <w:r w:rsidR="00EA7C35" w:rsidRPr="004A2847">
          <w:rPr>
            <w:rStyle w:val="BookTitle"/>
            <w:rFonts w:asciiTheme="minorHAnsi" w:hAnsiTheme="minorHAnsi" w:cstheme="minorHAnsi"/>
            <w:b w:val="0"/>
            <w:bCs w:val="0"/>
            <w:i/>
            <w:iCs/>
            <w:color w:val="000000"/>
            <w:sz w:val="28"/>
            <w:szCs w:val="28"/>
            <w:rPrChange w:id="79" w:author="your servant" w:date="2020-04-10T18:04: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80" w:author="your servant" w:date="2020-04-10T18:04: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who are opposed to spiritual values. That way in the future they may also become Vaiṣṇavas and achieve auspiciousness by becoming dear to the Lord. Mahāprabhu never displayed any pastime of accepting anything other than </w:t>
      </w:r>
      <w:r w:rsidRPr="004A2847">
        <w:rPr>
          <w:rStyle w:val="BookTitle"/>
          <w:rFonts w:asciiTheme="minorHAnsi" w:hAnsiTheme="minorHAnsi" w:cstheme="minorHAnsi"/>
          <w:b w:val="0"/>
          <w:bCs w:val="0"/>
          <w:i/>
          <w:iCs/>
          <w:color w:val="000000"/>
          <w:sz w:val="28"/>
          <w:szCs w:val="28"/>
        </w:rPr>
        <w:t>kṛṣṇa-prasāda</w:t>
      </w:r>
      <w:r w:rsidRPr="004A2847">
        <w:rPr>
          <w:rStyle w:val="BookTitle"/>
          <w:rFonts w:asciiTheme="minorHAnsi" w:hAnsiTheme="minorHAnsi" w:cstheme="minorHAnsi"/>
          <w:b w:val="0"/>
          <w:bCs w:val="0"/>
          <w:color w:val="000000"/>
          <w:sz w:val="28"/>
          <w:szCs w:val="28"/>
        </w:rPr>
        <w:t xml:space="preserve">. He personally displayed the pastime of chanting one hundred thousand names of Kṛṣṇa, and He would first offer any food cooked by a so-called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to Kṛṣṇa and then honor it. The Lord enacted this pastime of accepting the non-Vaiṣṇava behavior of </w:t>
      </w:r>
      <w:r w:rsidRPr="004A2847">
        <w:rPr>
          <w:rStyle w:val="BookTitle"/>
          <w:rFonts w:asciiTheme="minorHAnsi" w:hAnsiTheme="minorHAnsi" w:cstheme="minorHAnsi"/>
          <w:b w:val="0"/>
          <w:bCs w:val="0"/>
          <w:i/>
          <w:iCs/>
          <w:color w:val="000000"/>
          <w:sz w:val="28"/>
          <w:szCs w:val="28"/>
        </w:rPr>
        <w:t>smārtas</w:t>
      </w:r>
      <w:r w:rsidRPr="004A2847">
        <w:rPr>
          <w:rStyle w:val="BookTitle"/>
          <w:rFonts w:asciiTheme="minorHAnsi" w:hAnsiTheme="minorHAnsi" w:cstheme="minorHAnsi"/>
          <w:b w:val="0"/>
          <w:bCs w:val="0"/>
          <w:color w:val="000000"/>
          <w:sz w:val="28"/>
          <w:szCs w:val="28"/>
        </w:rPr>
        <w:t xml:space="preserve"> to protect the community of so-called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who would perpetually fall into hell by considering Him as one who disrespects so-called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Actually</w:t>
      </w:r>
      <w:proofErr w:type="gramEnd"/>
      <w:r w:rsidRPr="004A2847">
        <w:rPr>
          <w:rStyle w:val="BookTitle"/>
          <w:rFonts w:asciiTheme="minorHAnsi" w:hAnsiTheme="minorHAnsi" w:cstheme="minorHAnsi"/>
          <w:b w:val="0"/>
          <w:bCs w:val="0"/>
          <w:color w:val="000000"/>
          <w:sz w:val="28"/>
          <w:szCs w:val="28"/>
        </w:rPr>
        <w:t xml:space="preserve"> Mahāprabhu demonstrated the spiritual principle that Lord </w:t>
      </w:r>
      <w:r w:rsidRPr="004A2847">
        <w:rPr>
          <w:rStyle w:val="BookTitle"/>
          <w:rFonts w:asciiTheme="minorHAnsi" w:hAnsiTheme="minorHAnsi" w:cstheme="minorHAnsi"/>
          <w:b w:val="0"/>
          <w:bCs w:val="0"/>
          <w:color w:val="000000"/>
          <w:sz w:val="28"/>
          <w:szCs w:val="28"/>
        </w:rPr>
        <w:lastRenderedPageBreak/>
        <w:t xml:space="preserve">Kṛṣṇa never accepts anything offered by a person who does not chant one hundred thousand names. Exalted devotees daily chant one hundred thousand names and do not accept anything other than the remnants of Hari, Guru, and Vaiṣṇava.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 remnants of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that has been relished by devotees are certainly spiritual foodstuffs. Foods that have not been offered to the Lord are to be rejected as stool and urine.</w:t>
      </w:r>
    </w:p>
    <w:p w14:paraId="6FB5390B" w14:textId="057309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2.109</w:t>
      </w:r>
    </w:p>
    <w:p w14:paraId="165A61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244F7A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viśeṣe calila ye avadhi jagannāthe</w:t>
      </w:r>
      <w:r w:rsidRPr="004A2847">
        <w:rPr>
          <w:rStyle w:val="BookTitle"/>
          <w:rFonts w:asciiTheme="minorHAnsi" w:hAnsiTheme="minorHAnsi" w:cstheme="minorHAnsi"/>
          <w:b w:val="0"/>
          <w:bCs w:val="0"/>
          <w:color w:val="000000"/>
          <w:sz w:val="28"/>
          <w:szCs w:val="28"/>
        </w:rPr>
        <w:br/>
        <w:t>nāme se bhojana prabhu kare sei haite</w:t>
      </w:r>
    </w:p>
    <w:p w14:paraId="182BC60B"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In particular, on</w:t>
      </w:r>
      <w:proofErr w:type="gramEnd"/>
      <w:r w:rsidRPr="004A2847">
        <w:rPr>
          <w:rStyle w:val="BookTitle"/>
          <w:rFonts w:asciiTheme="minorHAnsi" w:hAnsiTheme="minorHAnsi" w:cstheme="minorHAnsi"/>
          <w:b/>
          <w:bCs/>
          <w:color w:val="800000"/>
          <w:sz w:val="28"/>
          <w:szCs w:val="28"/>
        </w:rPr>
        <w:t xml:space="preserve"> His journey to Jagannātha Purī, the Lord ate only out of formality.</w:t>
      </w:r>
    </w:p>
    <w:p w14:paraId="625955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engaged in the pure service of Viṣṇu are dear to the Supreme Lord. One of the Lord's wonderful pastimes was to please His dear devotees by giving so-called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the qualification to serve Him. But that does not mean that one should reject spiritual foodstuffs and accept untouchable, unoffered foodstuffs as foolish people do, or that one should approve the acceptance of foodstuffs that are offered by sinful people.</w:t>
      </w:r>
    </w:p>
    <w:p w14:paraId="1839E60F" w14:textId="197E45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2.110</w:t>
      </w:r>
    </w:p>
    <w:p w14:paraId="003B97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920AF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jagannātha-prati ārti kari'</w:t>
      </w:r>
      <w:r w:rsidRPr="004A2847">
        <w:rPr>
          <w:rStyle w:val="BookTitle"/>
          <w:rFonts w:asciiTheme="minorHAnsi" w:hAnsiTheme="minorHAnsi" w:cstheme="minorHAnsi"/>
          <w:b w:val="0"/>
          <w:bCs w:val="0"/>
          <w:color w:val="000000"/>
          <w:sz w:val="28"/>
          <w:szCs w:val="28"/>
        </w:rPr>
        <w:br/>
        <w:t>āisena saba patha āpanā' pāsari'</w:t>
      </w:r>
    </w:p>
    <w:p w14:paraId="45F92F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the entire journey, the Lord anxiously prayed to Jagannātha and forgot Himself.</w:t>
      </w:r>
    </w:p>
    <w:p w14:paraId="03A3B2A1" w14:textId="31B2BD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2.111-112</w:t>
      </w:r>
    </w:p>
    <w:p w14:paraId="3A087B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111-112</w:t>
      </w:r>
    </w:p>
    <w:p w14:paraId="727942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kāre bali' rātri dina pathera sañcāra</w:t>
      </w:r>
      <w:r w:rsidRPr="004A2847">
        <w:rPr>
          <w:rStyle w:val="BookTitle"/>
          <w:rFonts w:asciiTheme="minorHAnsi" w:hAnsiTheme="minorHAnsi" w:cstheme="minorHAnsi"/>
          <w:b w:val="0"/>
          <w:bCs w:val="0"/>
          <w:color w:val="000000"/>
          <w:sz w:val="28"/>
          <w:szCs w:val="28"/>
        </w:rPr>
        <w:br/>
        <w:t>kibā jala, kibā sthala, kibā pārāpāra</w:t>
      </w:r>
    </w:p>
    <w:p w14:paraId="30FA92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nāhi jāne prabhu ḍubi' prema-rase</w:t>
      </w:r>
      <w:r w:rsidRPr="004A2847">
        <w:rPr>
          <w:rStyle w:val="BookTitle"/>
          <w:rFonts w:asciiTheme="minorHAnsi" w:hAnsiTheme="minorHAnsi" w:cstheme="minorHAnsi"/>
          <w:b w:val="0"/>
          <w:bCs w:val="0"/>
          <w:color w:val="000000"/>
          <w:sz w:val="28"/>
          <w:szCs w:val="28"/>
        </w:rPr>
        <w:br/>
        <w:t>priyavarga rākhe niravadhi rahi' pāśe</w:t>
      </w:r>
    </w:p>
    <w:p w14:paraId="17CBA3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was completely oblivious to everything as He drowned in the mellows of ecstatic love. He did not know whether it was day or night or whether He had crossed a river or walked through water or over land.</w:t>
      </w:r>
    </w:p>
    <w:p w14:paraId="7A397A69" w14:textId="6D3819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2.113</w:t>
      </w:r>
    </w:p>
    <w:p w14:paraId="0A1A03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230750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āveśa mahāprabhu karena prakāśa</w:t>
      </w:r>
      <w:r w:rsidRPr="004A2847">
        <w:rPr>
          <w:rStyle w:val="BookTitle"/>
          <w:rFonts w:asciiTheme="minorHAnsi" w:hAnsiTheme="minorHAnsi" w:cstheme="minorHAnsi"/>
          <w:b w:val="0"/>
          <w:bCs w:val="0"/>
          <w:color w:val="000000"/>
          <w:sz w:val="28"/>
          <w:szCs w:val="28"/>
        </w:rPr>
        <w:br/>
        <w:t>tāhā ke kahite pāre vine vedavyāsa</w:t>
      </w:r>
    </w:p>
    <w:p w14:paraId="6AAFD5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other than Vedavyāsa can describe the ecstasy that Mahāprabhu manifested?</w:t>
      </w:r>
    </w:p>
    <w:p w14:paraId="76995807" w14:textId="6B4AB4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2.114</w:t>
      </w:r>
    </w:p>
    <w:p w14:paraId="73D2FF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009DCE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caritra bujhite śakti kāra</w:t>
      </w:r>
      <w:r w:rsidRPr="004A2847">
        <w:rPr>
          <w:rStyle w:val="BookTitle"/>
          <w:rFonts w:asciiTheme="minorHAnsi" w:hAnsiTheme="minorHAnsi" w:cstheme="minorHAnsi"/>
          <w:b w:val="0"/>
          <w:bCs w:val="0"/>
          <w:color w:val="000000"/>
          <w:sz w:val="28"/>
          <w:szCs w:val="28"/>
        </w:rPr>
        <w:br/>
        <w:t>kakhana ki-rūpe kṛṣṇa karena vihāra</w:t>
      </w:r>
    </w:p>
    <w:p w14:paraId="40FDEB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Supreme Lord's characteristics, and who can understand when or how Kṛṣṇa performs His pastimes?</w:t>
      </w:r>
    </w:p>
    <w:p w14:paraId="68472C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foolishness that ignorant people display by accepting Śṛgāla Vāsudeva of Rāḍha-deśa or various living entities forced to enjoy the fruits of their karma in present day Bengal as the Supreme Lord, as the spiritual master of the entire world, as the authority on the synthesis of all religions, or as the </w:t>
      </w:r>
      <w:r w:rsidRPr="004A2847">
        <w:rPr>
          <w:rStyle w:val="BookTitle"/>
          <w:rFonts w:asciiTheme="minorHAnsi" w:hAnsiTheme="minorHAnsi" w:cstheme="minorHAnsi"/>
          <w:b w:val="0"/>
          <w:bCs w:val="0"/>
          <w:i/>
          <w:iCs/>
          <w:color w:val="000000"/>
          <w:sz w:val="28"/>
          <w:szCs w:val="28"/>
        </w:rPr>
        <w:t>ācārya</w:t>
      </w:r>
      <w:r w:rsidRPr="004A2847">
        <w:rPr>
          <w:rStyle w:val="BookTitle"/>
          <w:rFonts w:asciiTheme="minorHAnsi" w:hAnsiTheme="minorHAnsi" w:cstheme="minorHAnsi"/>
          <w:b w:val="0"/>
          <w:bCs w:val="0"/>
          <w:color w:val="000000"/>
          <w:sz w:val="28"/>
          <w:szCs w:val="28"/>
        </w:rPr>
        <w:t xml:space="preserve"> of the present age is certainly an exhibition of their utter weakness. As a result of the impersonal conceptions found in </w:t>
      </w:r>
      <w:r w:rsidRPr="004A2847">
        <w:rPr>
          <w:rStyle w:val="BookTitle"/>
          <w:rFonts w:asciiTheme="minorHAnsi" w:hAnsiTheme="minorHAnsi" w:cstheme="minorHAnsi"/>
          <w:b w:val="0"/>
          <w:bCs w:val="0"/>
          <w:i/>
          <w:iCs/>
          <w:color w:val="000000"/>
          <w:sz w:val="28"/>
          <w:szCs w:val="28"/>
        </w:rPr>
        <w:t>pañcopāsanā</w:t>
      </w:r>
      <w:r w:rsidRPr="004A2847">
        <w:rPr>
          <w:rStyle w:val="BookTitle"/>
          <w:rFonts w:asciiTheme="minorHAnsi" w:hAnsiTheme="minorHAnsi" w:cstheme="minorHAnsi"/>
          <w:b w:val="0"/>
          <w:bCs w:val="0"/>
          <w:color w:val="000000"/>
          <w:sz w:val="28"/>
          <w:szCs w:val="28"/>
        </w:rPr>
        <w:t xml:space="preserve"> (the process of worshiping the five deities Viṣṇu, Śiva, Durgā, Gaṇeśa, and Sūrya), the acceptance of human beings as God has gradually developed in Kali-yuga. But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Kṛṣṇacandra manifested His own Śrī Caitanya pastimes to distribute love for Kṛṣṇa to all living entities. The attempt to accept as God human beings who imitate Śrī Caitanya is an act of foolishness.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Kṛṣṇacandra does not give those whose hearts are polluted the power to realize His Gaura pastimes, which are meant for instructing all. Without the mercy of Śrī Nityānanda no one has the qualification to serve Śrī Gaurasundara, to understand Him, or to attain love of Kṛṣṇa.</w:t>
      </w:r>
    </w:p>
    <w:p w14:paraId="0D8EC1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(10.60.38) it is stated:</w:t>
      </w:r>
    </w:p>
    <w:p w14:paraId="38AD2B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tvaṁ vai samasta-puruṣārtha-mayaḥ phalātmā</w:t>
      </w:r>
      <w:r w:rsidRPr="004A2847">
        <w:rPr>
          <w:rStyle w:val="BookTitle"/>
          <w:rFonts w:asciiTheme="minorHAnsi" w:hAnsiTheme="minorHAnsi" w:cstheme="minorHAnsi"/>
          <w:b w:val="0"/>
          <w:bCs w:val="0"/>
          <w:color w:val="000000"/>
          <w:sz w:val="28"/>
          <w:szCs w:val="28"/>
        </w:rPr>
        <w:br/>
        <w:t>yad-vāñchayā su-matayo visṛjanti kṛtsnam</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teṣāṁ vibho samucito bhavataḥ samājaḥ</w:t>
      </w:r>
      <w:r w:rsidRPr="004A2847">
        <w:rPr>
          <w:rStyle w:val="BookTitle"/>
          <w:rFonts w:asciiTheme="minorHAnsi" w:hAnsiTheme="minorHAnsi" w:cstheme="minorHAnsi"/>
          <w:b w:val="0"/>
          <w:bCs w:val="0"/>
          <w:color w:val="000000"/>
          <w:sz w:val="28"/>
          <w:szCs w:val="28"/>
        </w:rPr>
        <w:br/>
        <w:t>puṁsaḥ striyāś ca ratayoḥ sukha-duḥkhinor na</w:t>
      </w:r>
    </w:p>
    <w:p w14:paraId="667984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“You are the embodiment of all human goals and are Yourself the final aim of life. Desiring to attain You, O all-powerful Lord, intelligent persons abandon everything else.”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(4.9.17) it is stated:</w:t>
      </w:r>
    </w:p>
    <w:p w14:paraId="5EDFBE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satyāśiṣo hi bhagavaṁs tava pāda-padmam</w:t>
      </w:r>
      <w:r w:rsidRPr="004A2847">
        <w:rPr>
          <w:rStyle w:val="BookTitle"/>
          <w:rFonts w:asciiTheme="minorHAnsi" w:hAnsiTheme="minorHAnsi" w:cstheme="minorHAnsi"/>
          <w:b w:val="0"/>
          <w:bCs w:val="0"/>
          <w:color w:val="000000"/>
          <w:sz w:val="28"/>
          <w:szCs w:val="28"/>
        </w:rPr>
        <w:br/>
        <w:t>āśīs tathānubhajataḥ puruṣārtha-mūrteḥ</w:t>
      </w:r>
    </w:p>
    <w:p w14:paraId="489AA4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Lord, O Supreme Lord,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are the supreme personified form of all benediction. Therefore, for one who abides in Your devotional service with no other desire, worshiping Your lotus feet is better than becoming king and lording it over a kingdom. That is the benediction of worshiping Your lotus feet.”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(2.9.21) it is stated:</w:t>
      </w:r>
    </w:p>
    <w:p w14:paraId="6FA601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varaṁ varaya bhadraṁ te   vareśaṁ mābhivāñchitam</w:t>
      </w:r>
      <w:r w:rsidRPr="004A2847">
        <w:rPr>
          <w:rStyle w:val="BookTitle"/>
          <w:rFonts w:asciiTheme="minorHAnsi" w:hAnsiTheme="minorHAnsi" w:cstheme="minorHAnsi"/>
          <w:b w:val="0"/>
          <w:bCs w:val="0"/>
          <w:color w:val="000000"/>
          <w:sz w:val="28"/>
          <w:szCs w:val="28"/>
        </w:rPr>
        <w:br/>
        <w:t>brahmañ chreyaḥ-pariśrāmaḥ   puṁsāṁ mad-darśanāvadhiḥ</w:t>
      </w:r>
    </w:p>
    <w:p w14:paraId="4E9F98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wish you good luck. O Brahmā, you may ask from Me, the giver of all benediction, all that you may desire. You may know that the ultimate benediction, as the result of all penances, is to see Me by realization.”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(10.14.21) it is stated:</w:t>
      </w:r>
    </w:p>
    <w:p w14:paraId="5B9D98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 vetti bhūman bhagavan parātman</w:t>
      </w:r>
      <w:r w:rsidRPr="004A2847">
        <w:rPr>
          <w:rStyle w:val="BookTitle"/>
          <w:rFonts w:asciiTheme="minorHAnsi" w:hAnsiTheme="minorHAnsi" w:cstheme="minorHAnsi"/>
          <w:b w:val="0"/>
          <w:bCs w:val="0"/>
          <w:color w:val="000000"/>
          <w:sz w:val="28"/>
          <w:szCs w:val="28"/>
        </w:rPr>
        <w:br/>
        <w:t>yogeśvarotīr bhavatas tri-lokyām</w:t>
      </w:r>
      <w:r w:rsidRPr="004A2847">
        <w:rPr>
          <w:rStyle w:val="BookTitle"/>
          <w:rFonts w:asciiTheme="minorHAnsi" w:hAnsiTheme="minorHAnsi" w:cstheme="minorHAnsi"/>
          <w:b w:val="0"/>
          <w:bCs w:val="0"/>
          <w:color w:val="000000"/>
          <w:sz w:val="28"/>
          <w:szCs w:val="28"/>
        </w:rPr>
        <w:br/>
        <w:t>kva vā kathaṁ vā kati vā kadeti</w:t>
      </w:r>
      <w:r w:rsidRPr="004A2847">
        <w:rPr>
          <w:rStyle w:val="BookTitle"/>
          <w:rFonts w:asciiTheme="minorHAnsi" w:hAnsiTheme="minorHAnsi" w:cstheme="minorHAnsi"/>
          <w:b w:val="0"/>
          <w:bCs w:val="0"/>
          <w:color w:val="000000"/>
          <w:sz w:val="28"/>
          <w:szCs w:val="28"/>
        </w:rPr>
        <w:br/>
        <w:t>vistārayan krīḍasi yoga-māyām</w:t>
      </w:r>
    </w:p>
    <w:p w14:paraId="47E273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supreme great one! O Supreme Personality of Godhead! O Supersoul, master of all mystic power! Your pastimes are taking place continuously in these three worlds, but who can estimate where, how, and when You are employing Your spiritual energy and performing these innumerable pastimes? No one can understand the mystery of how Your spiritual energy acts.”</w:t>
      </w:r>
    </w:p>
    <w:p w14:paraId="55830C58" w14:textId="601855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2.115</w:t>
      </w:r>
    </w:p>
    <w:p w14:paraId="1F7D74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2AF94D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kāre vā karena ārti, kāndena vā kāre</w:t>
      </w:r>
      <w:r w:rsidRPr="004A2847">
        <w:rPr>
          <w:rStyle w:val="BookTitle"/>
          <w:rFonts w:asciiTheme="minorHAnsi" w:hAnsiTheme="minorHAnsi" w:cstheme="minorHAnsi"/>
          <w:b w:val="0"/>
          <w:bCs w:val="0"/>
          <w:color w:val="000000"/>
          <w:sz w:val="28"/>
          <w:szCs w:val="28"/>
        </w:rPr>
        <w:br/>
        <w:t>e marma jānite nityānanda śakti dhare</w:t>
      </w:r>
    </w:p>
    <w:p w14:paraId="392D73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Only Nityānanda has the power to understand why the Lord lamented and cried.</w:t>
      </w:r>
    </w:p>
    <w:p w14:paraId="1FB1E967" w14:textId="14DFFE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2.116</w:t>
      </w:r>
    </w:p>
    <w:p w14:paraId="0753CE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3533C1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nija-bhakti-rase ḍubi' vaikuṇṭhera rāya</w:t>
      </w:r>
      <w:r w:rsidRPr="004A2847">
        <w:rPr>
          <w:rStyle w:val="BookTitle"/>
          <w:rFonts w:asciiTheme="minorHAnsi" w:hAnsiTheme="minorHAnsi" w:cstheme="minorHAnsi"/>
          <w:b w:val="0"/>
          <w:bCs w:val="0"/>
          <w:color w:val="000000"/>
          <w:sz w:val="28"/>
          <w:szCs w:val="28"/>
        </w:rPr>
        <w:br/>
        <w:t>āpanā nā jāne prabhu āpana-līlāya</w:t>
      </w:r>
    </w:p>
    <w:p w14:paraId="1DA008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of Vaikuṇṭha drowned in the mellows of His own devotional service, He enacted the pastime of forgetting Himself.</w:t>
      </w:r>
    </w:p>
    <w:p w14:paraId="1F732DEF" w14:textId="0DDE40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2.117</w:t>
      </w:r>
    </w:p>
    <w:p w14:paraId="20B5E0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7C847E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āpanei jagannātha bhāvena āpane</w:t>
      </w:r>
      <w:r w:rsidRPr="004A2847">
        <w:rPr>
          <w:rStyle w:val="BookTitle"/>
          <w:rFonts w:asciiTheme="minorHAnsi" w:hAnsiTheme="minorHAnsi" w:cstheme="minorHAnsi"/>
          <w:b w:val="0"/>
          <w:bCs w:val="0"/>
          <w:color w:val="000000"/>
          <w:sz w:val="28"/>
          <w:szCs w:val="28"/>
        </w:rPr>
        <w:br/>
        <w:t>āpane kariyā ārti laoyāyena jane</w:t>
      </w:r>
    </w:p>
    <w:p w14:paraId="01EE6B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meditated on His own form as Jagannātha and exhibited lamentation to teach others.</w:t>
      </w:r>
    </w:p>
    <w:p w14:paraId="32B11031" w14:textId="51346B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2.118</w:t>
      </w:r>
    </w:p>
    <w:p w14:paraId="4DC6EE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63B41A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kṛpā-dṛṣṭi nā karena jīva-prati</w:t>
      </w:r>
      <w:r w:rsidRPr="004A2847">
        <w:rPr>
          <w:rStyle w:val="BookTitle"/>
          <w:rFonts w:asciiTheme="minorHAnsi" w:hAnsiTheme="minorHAnsi" w:cstheme="minorHAnsi"/>
          <w:b w:val="0"/>
          <w:bCs w:val="0"/>
          <w:color w:val="000000"/>
          <w:sz w:val="28"/>
          <w:szCs w:val="28"/>
        </w:rPr>
        <w:br/>
        <w:t>tabe kāra āche tāne jānite śakati</w:t>
      </w:r>
    </w:p>
    <w:p w14:paraId="0F6915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the Lord did not glance mercifully on the living entities, who would have the power to know Him?</w:t>
      </w:r>
    </w:p>
    <w:p w14:paraId="4D58DC20" w14:textId="2C78D9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2.119</w:t>
      </w:r>
    </w:p>
    <w:p w14:paraId="65019A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097E05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nityānanda-ādi saba priyavarga laiyā</w:t>
      </w:r>
      <w:r w:rsidRPr="004A2847">
        <w:rPr>
          <w:rStyle w:val="BookTitle"/>
          <w:rFonts w:asciiTheme="minorHAnsi" w:hAnsiTheme="minorHAnsi" w:cstheme="minorHAnsi"/>
          <w:b w:val="0"/>
          <w:bCs w:val="0"/>
          <w:color w:val="000000"/>
          <w:sz w:val="28"/>
          <w:szCs w:val="28"/>
        </w:rPr>
        <w:br/>
        <w:t>bhojana karite prabhu vasilena giyā</w:t>
      </w:r>
    </w:p>
    <w:p w14:paraId="4298C5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sat down to eat with His dear associates headed by Nityānanda.</w:t>
      </w:r>
    </w:p>
    <w:p w14:paraId="79EAC209" w14:textId="4E5751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2.120</w:t>
      </w:r>
    </w:p>
    <w:p w14:paraId="3E22D9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5A0ECF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kichu-mātra anna prabhu parigraha kari'</w:t>
      </w:r>
      <w:r w:rsidRPr="004A2847">
        <w:rPr>
          <w:rStyle w:val="BookTitle"/>
          <w:rFonts w:asciiTheme="minorHAnsi" w:hAnsiTheme="minorHAnsi" w:cstheme="minorHAnsi"/>
          <w:b w:val="0"/>
          <w:bCs w:val="0"/>
          <w:color w:val="000000"/>
          <w:sz w:val="28"/>
          <w:szCs w:val="28"/>
        </w:rPr>
        <w:br/>
        <w:t>uṭhilena huṅkāra kariyā gaurahari</w:t>
      </w:r>
    </w:p>
    <w:p w14:paraId="053E5E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taking a morsel of rice, Gaurahari stood up and roared loudly.</w:t>
      </w:r>
    </w:p>
    <w:p w14:paraId="44B6404B" w14:textId="192820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2.121</w:t>
      </w:r>
    </w:p>
    <w:p w14:paraId="1ECD4D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451FE9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āviṣṭa hailā prabhu kari' ācamana</w:t>
      </w:r>
      <w:r w:rsidRPr="004A2847">
        <w:rPr>
          <w:rStyle w:val="BookTitle"/>
          <w:rFonts w:asciiTheme="minorHAnsi" w:hAnsiTheme="minorHAnsi" w:cstheme="minorHAnsi"/>
          <w:b w:val="0"/>
          <w:bCs w:val="0"/>
          <w:color w:val="000000"/>
          <w:sz w:val="28"/>
          <w:szCs w:val="28"/>
        </w:rPr>
        <w:br/>
        <w:t>“kata dūra jagannātha?” bale ghane ghana</w:t>
      </w:r>
    </w:p>
    <w:p w14:paraId="7447CF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became overwhelmed as He washed His hands and mouth and repeatedly asked, “How far is Jagannātha Purī?”</w:t>
      </w:r>
    </w:p>
    <w:p w14:paraId="01E6B4E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Śrī Gaurahari does not glance mercifully on the conditioned souls, they can never become Vaiṣṇavas by becoming liberated from their conditional life. That is why Mahāprabhu personally displayed the affliction of separation from the Lord and ascertained the essential characteristics of the object of worship. Śrī Gaurasundara is Lord Jagannātha Himself. By being continually forgetful of this fact, He did not allow unqualified people to understand this. For otherwise unqualified devotees would consider Him as simply a Māyāvādī, and then they would themselves take to the path of Māyāvāda. That is why He did not reveal to everyone that </w:t>
      </w:r>
      <w:proofErr w:type="gramStart"/>
      <w:r w:rsidRPr="004A2847">
        <w:rPr>
          <w:rStyle w:val="BookTitle"/>
          <w:rFonts w:asciiTheme="minorHAnsi" w:hAnsiTheme="minorHAnsi" w:cstheme="minorHAnsi"/>
          <w:b w:val="0"/>
          <w:bCs w:val="0"/>
          <w:color w:val="000000"/>
          <w:sz w:val="28"/>
          <w:szCs w:val="28"/>
        </w:rPr>
        <w:t>all of</w:t>
      </w:r>
      <w:proofErr w:type="gramEnd"/>
      <w:r w:rsidRPr="004A2847">
        <w:rPr>
          <w:rStyle w:val="BookTitle"/>
          <w:rFonts w:asciiTheme="minorHAnsi" w:hAnsiTheme="minorHAnsi" w:cstheme="minorHAnsi"/>
          <w:b w:val="0"/>
          <w:bCs w:val="0"/>
          <w:color w:val="000000"/>
          <w:sz w:val="28"/>
          <w:szCs w:val="28"/>
        </w:rPr>
        <w:t xml:space="preserve"> His other manifestations are included in His manifestation as a devotee.</w:t>
      </w:r>
    </w:p>
    <w:p w14:paraId="0AB5BB23" w14:textId="6476F7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2.122</w:t>
      </w:r>
    </w:p>
    <w:p w14:paraId="78D8E5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33E216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mukunda lāgilā mātra kīrtana karite</w:t>
      </w:r>
      <w:r w:rsidRPr="004A2847">
        <w:rPr>
          <w:rStyle w:val="BookTitle"/>
          <w:rFonts w:asciiTheme="minorHAnsi" w:hAnsiTheme="minorHAnsi" w:cstheme="minorHAnsi"/>
          <w:b w:val="0"/>
          <w:bCs w:val="0"/>
          <w:color w:val="000000"/>
          <w:sz w:val="28"/>
          <w:szCs w:val="28"/>
        </w:rPr>
        <w:br/>
        <w:t>ārambhilā vaikuṇṭhera īśvara nācite</w:t>
      </w:r>
    </w:p>
    <w:p w14:paraId="038065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soon as Mukunda began to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the Lord of Vaikuṇṭha began to dance.</w:t>
      </w:r>
    </w:p>
    <w:p w14:paraId="6FCCFFB2" w14:textId="0F5535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2.123</w:t>
      </w:r>
    </w:p>
    <w:p w14:paraId="267A34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3934F8FD" w14:textId="7D8DB8E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puṇyavanta yata yata chatrabhoga-vāsī</w:t>
      </w:r>
      <w:ins w:id="81" w:author="your servant" w:date="2020-04-10T18:13:00Z">
        <w:r w:rsidR="00EA7C35"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sabe dekhe nṛtya kare vaikuṇṭha-vilāsī</w:t>
      </w:r>
    </w:p>
    <w:p w14:paraId="4040D0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All the pious persons of Chatrabhoga watched as the Lord who enjoys pastimes in Vaikuṇṭha danced.</w:t>
      </w:r>
    </w:p>
    <w:p w14:paraId="11835A36" w14:textId="258351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2.124</w:t>
      </w:r>
    </w:p>
    <w:p w14:paraId="77288D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69C397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huṅkāra, pulaka, stambha, gharma</w:t>
      </w:r>
      <w:r w:rsidRPr="004A2847">
        <w:rPr>
          <w:rStyle w:val="BookTitle"/>
          <w:rFonts w:asciiTheme="minorHAnsi" w:hAnsiTheme="minorHAnsi" w:cstheme="minorHAnsi"/>
          <w:b w:val="0"/>
          <w:bCs w:val="0"/>
          <w:color w:val="000000"/>
          <w:sz w:val="28"/>
          <w:szCs w:val="28"/>
        </w:rPr>
        <w:br/>
        <w:t>kata haya, ke jāne se vikārera marma</w:t>
      </w:r>
    </w:p>
    <w:p w14:paraId="0F913F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mystery of the Lord's display of transformations of ecstatic love like crying, shivering, roaring, hairs standing on end, becoming stunned, and perspiring?</w:t>
      </w:r>
    </w:p>
    <w:p w14:paraId="522D48F0" w14:textId="6285B8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2.125</w:t>
      </w:r>
    </w:p>
    <w:p w14:paraId="2E5410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6A006B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se adbhuta nayanera prema-dhāra</w:t>
      </w:r>
      <w:r w:rsidRPr="004A2847">
        <w:rPr>
          <w:rStyle w:val="BookTitle"/>
          <w:rFonts w:asciiTheme="minorHAnsi" w:hAnsiTheme="minorHAnsi" w:cstheme="minorHAnsi"/>
          <w:b w:val="0"/>
          <w:bCs w:val="0"/>
          <w:color w:val="000000"/>
          <w:sz w:val="28"/>
          <w:szCs w:val="28"/>
        </w:rPr>
        <w:br/>
        <w:t>bhādra-māse ye-hena gaṅgāra avatāra</w:t>
      </w:r>
    </w:p>
    <w:p w14:paraId="2D1A78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wonderful stream of tears that flowed from His eyes resembled the descent of the Ganges in the month of Bhadra [during the monsoon season].</w:t>
      </w:r>
    </w:p>
    <w:p w14:paraId="6B8CAF98" w14:textId="339F07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2.126</w:t>
      </w:r>
    </w:p>
    <w:p w14:paraId="0F393A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2191A9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pāka diyā nṛtya karite nayane chuṭe jala</w:t>
      </w:r>
      <w:r w:rsidRPr="004A2847">
        <w:rPr>
          <w:rStyle w:val="BookTitle"/>
          <w:rFonts w:asciiTheme="minorHAnsi" w:hAnsiTheme="minorHAnsi" w:cstheme="minorHAnsi"/>
          <w:b w:val="0"/>
          <w:bCs w:val="0"/>
          <w:color w:val="000000"/>
          <w:sz w:val="28"/>
          <w:szCs w:val="28"/>
        </w:rPr>
        <w:br/>
        <w:t>tāhātei loka snāna karila sakala</w:t>
      </w:r>
    </w:p>
    <w:p w14:paraId="6C2299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there was bathed by the tears emanating from the Lord's eyes as He whirled around dancing.</w:t>
      </w:r>
    </w:p>
    <w:p w14:paraId="066E9409" w14:textId="321450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2.127</w:t>
      </w:r>
    </w:p>
    <w:p w14:paraId="5B31DF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235567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ihāre se kahi prema-maya-avatāra</w:t>
      </w:r>
      <w:r w:rsidRPr="004A2847">
        <w:rPr>
          <w:rStyle w:val="BookTitle"/>
          <w:rFonts w:asciiTheme="minorHAnsi" w:hAnsiTheme="minorHAnsi" w:cstheme="minorHAnsi"/>
          <w:b w:val="0"/>
          <w:bCs w:val="0"/>
          <w:color w:val="000000"/>
          <w:sz w:val="28"/>
          <w:szCs w:val="28"/>
        </w:rPr>
        <w:br/>
        <w:t>e śakti caitanyacandra vine nāhi āra</w:t>
      </w:r>
    </w:p>
    <w:p w14:paraId="1E7888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is why He is described as the incarnation of love of God. No one other than Caitanyacandra had such power.</w:t>
      </w:r>
    </w:p>
    <w:p w14:paraId="1115EF13" w14:textId="12F77F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2.128</w:t>
      </w:r>
    </w:p>
    <w:p w14:paraId="118177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128</w:t>
      </w:r>
    </w:p>
    <w:p w14:paraId="2EE3B3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gela rātri tṛtīya prahara</w:t>
      </w:r>
      <w:r w:rsidRPr="004A2847">
        <w:rPr>
          <w:rStyle w:val="BookTitle"/>
          <w:rFonts w:asciiTheme="minorHAnsi" w:hAnsiTheme="minorHAnsi" w:cstheme="minorHAnsi"/>
          <w:b w:val="0"/>
          <w:bCs w:val="0"/>
          <w:color w:val="000000"/>
          <w:sz w:val="28"/>
          <w:szCs w:val="28"/>
        </w:rPr>
        <w:br/>
        <w:t>sthira hailena prabhu śrī-gaurasundara</w:t>
      </w:r>
    </w:p>
    <w:p w14:paraId="7069B9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nine hours of the night passed in this way, Śrī Gaurasundara became pacified.</w:t>
      </w:r>
    </w:p>
    <w:p w14:paraId="22F1A301" w14:textId="1F20CA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2.129</w:t>
      </w:r>
    </w:p>
    <w:p w14:paraId="2B0724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4C2037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lokera citte `yena kṣaṇa-prāya'</w:t>
      </w:r>
      <w:r w:rsidRPr="004A2847">
        <w:rPr>
          <w:rStyle w:val="BookTitle"/>
          <w:rFonts w:asciiTheme="minorHAnsi" w:hAnsiTheme="minorHAnsi" w:cstheme="minorHAnsi"/>
          <w:b w:val="0"/>
          <w:bCs w:val="0"/>
          <w:color w:val="000000"/>
          <w:sz w:val="28"/>
          <w:szCs w:val="28"/>
        </w:rPr>
        <w:br/>
        <w:t>sabāra nistāra haila caitanya-kṛpāya</w:t>
      </w:r>
    </w:p>
    <w:p w14:paraId="0AEF5B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there thought that hardly a moment had passed. They were all delivered by the mercy of Lord Caitanya.</w:t>
      </w:r>
    </w:p>
    <w:p w14:paraId="1B917E25" w14:textId="2A6994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2.130</w:t>
      </w:r>
    </w:p>
    <w:p w14:paraId="37A106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37747A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kahe rāmacandra khāṅna</w:t>
      </w:r>
      <w:r w:rsidRPr="004A2847">
        <w:rPr>
          <w:rStyle w:val="BookTitle"/>
          <w:rFonts w:asciiTheme="minorHAnsi" w:hAnsiTheme="minorHAnsi" w:cstheme="minorHAnsi"/>
          <w:b w:val="0"/>
          <w:bCs w:val="0"/>
          <w:color w:val="000000"/>
          <w:sz w:val="28"/>
          <w:szCs w:val="28"/>
        </w:rPr>
        <w:br/>
        <w:t>“naukā āsi' ghāṭe prabhu, haila vidyamāna”</w:t>
      </w:r>
    </w:p>
    <w:p w14:paraId="0A9E86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time Rāmacandra Khān came and said, “O Lord, the boat has arrived at the </w:t>
      </w:r>
      <w:r w:rsidRPr="004A2847">
        <w:rPr>
          <w:rStyle w:val="BookTitle"/>
          <w:rFonts w:asciiTheme="minorHAnsi" w:hAnsiTheme="minorHAnsi" w:cstheme="minorHAnsi"/>
          <w:b/>
          <w:bCs/>
          <w:i/>
          <w:iCs/>
          <w:color w:val="800000"/>
          <w:sz w:val="28"/>
          <w:szCs w:val="28"/>
        </w:rPr>
        <w:t>ghāṭa</w:t>
      </w:r>
      <w:r w:rsidRPr="004A2847">
        <w:rPr>
          <w:rStyle w:val="BookTitle"/>
          <w:rFonts w:asciiTheme="minorHAnsi" w:hAnsiTheme="minorHAnsi" w:cstheme="minorHAnsi"/>
          <w:b/>
          <w:bCs/>
          <w:color w:val="800000"/>
          <w:sz w:val="28"/>
          <w:szCs w:val="28"/>
        </w:rPr>
        <w:t>.”</w:t>
      </w:r>
    </w:p>
    <w:p w14:paraId="7E9FEF6E" w14:textId="3349DB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2.131</w:t>
      </w:r>
    </w:p>
    <w:p w14:paraId="58B155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262845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tata-kṣaṇe `hari' bali' śrī-gaurasundara</w:t>
      </w:r>
      <w:r w:rsidRPr="004A2847">
        <w:rPr>
          <w:rStyle w:val="BookTitle"/>
          <w:rFonts w:asciiTheme="minorHAnsi" w:hAnsiTheme="minorHAnsi" w:cstheme="minorHAnsi"/>
          <w:b w:val="0"/>
          <w:bCs w:val="0"/>
          <w:color w:val="000000"/>
          <w:sz w:val="28"/>
          <w:szCs w:val="28"/>
        </w:rPr>
        <w:br/>
        <w:t>uṭhilena giyā prabhu naukāra upara</w:t>
      </w:r>
    </w:p>
    <w:p w14:paraId="71F155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immediately chanted the name of Hari and went to sit in the boat.</w:t>
      </w:r>
    </w:p>
    <w:p w14:paraId="526B5258" w14:textId="4D94E6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2.132</w:t>
      </w:r>
    </w:p>
    <w:p w14:paraId="7A42D1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7062C2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śubha-dṛṣṭye lokere vidāya diyā ghare</w:t>
      </w:r>
      <w:r w:rsidRPr="004A2847">
        <w:rPr>
          <w:rStyle w:val="BookTitle"/>
          <w:rFonts w:asciiTheme="minorHAnsi" w:hAnsiTheme="minorHAnsi" w:cstheme="minorHAnsi"/>
          <w:b w:val="0"/>
          <w:bCs w:val="0"/>
          <w:color w:val="000000"/>
          <w:sz w:val="28"/>
          <w:szCs w:val="28"/>
        </w:rPr>
        <w:br/>
        <w:t>calilena prabhu nīlācala—nija-pure</w:t>
      </w:r>
    </w:p>
    <w:p w14:paraId="17C39D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cast His auspicious glance on everyone and sent them home. Then He departed for His own abode of Nīlācala.</w:t>
      </w:r>
    </w:p>
    <w:p w14:paraId="466F6FD3" w14:textId="3B6283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2.133</w:t>
      </w:r>
    </w:p>
    <w:p w14:paraId="3C21C9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772996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ājñāya śrī-mukunda mahāśaya</w:t>
      </w:r>
      <w:r w:rsidRPr="004A2847">
        <w:rPr>
          <w:rStyle w:val="BookTitle"/>
          <w:rFonts w:asciiTheme="minorHAnsi" w:hAnsiTheme="minorHAnsi" w:cstheme="minorHAnsi"/>
          <w:b w:val="0"/>
          <w:bCs w:val="0"/>
          <w:color w:val="000000"/>
          <w:sz w:val="28"/>
          <w:szCs w:val="28"/>
        </w:rPr>
        <w:br/>
        <w:t>kīrtana karena prabhu naukāya vijaya</w:t>
      </w:r>
    </w:p>
    <w:p w14:paraId="1187B2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order of the Lord, Śrī Mukunda Mahāśaya began to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as the Lord boarded the boat.</w:t>
      </w:r>
    </w:p>
    <w:p w14:paraId="1DD44E5F" w14:textId="7C9FCE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2.134</w:t>
      </w:r>
    </w:p>
    <w:p w14:paraId="74CF5F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528B40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abodha nāvika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“haila saṁśaya</w:t>
      </w:r>
      <w:r w:rsidRPr="004A2847">
        <w:rPr>
          <w:rStyle w:val="BookTitle"/>
          <w:rFonts w:asciiTheme="minorHAnsi" w:hAnsiTheme="minorHAnsi" w:cstheme="minorHAnsi"/>
          <w:b w:val="0"/>
          <w:bCs w:val="0"/>
          <w:color w:val="000000"/>
          <w:sz w:val="28"/>
          <w:szCs w:val="28"/>
        </w:rPr>
        <w:br/>
        <w:t>bujhilāṅa āji āra prāṇa nāhi raya</w:t>
      </w:r>
    </w:p>
    <w:p w14:paraId="433F82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foolish boatman said, “I am in doubt. I think we will not survive the day.</w:t>
      </w:r>
    </w:p>
    <w:p w14:paraId="767F5626" w14:textId="0FF50F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2.135-136</w:t>
      </w:r>
    </w:p>
    <w:p w14:paraId="0E18D9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135-136</w:t>
      </w:r>
    </w:p>
    <w:p w14:paraId="6A5275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kūlete uṭhile vāghe laiyā palāya</w:t>
      </w:r>
      <w:r w:rsidRPr="004A2847">
        <w:rPr>
          <w:rStyle w:val="BookTitle"/>
          <w:rFonts w:asciiTheme="minorHAnsi" w:hAnsiTheme="minorHAnsi" w:cstheme="minorHAnsi"/>
          <w:b w:val="0"/>
          <w:bCs w:val="0"/>
          <w:color w:val="000000"/>
          <w:sz w:val="28"/>
          <w:szCs w:val="28"/>
        </w:rPr>
        <w:br/>
        <w:t>jalete paḍile kumbhīrete dhari' khāya</w:t>
      </w:r>
    </w:p>
    <w:p w14:paraId="787D99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e pānīte ḍākāita phire</w:t>
      </w:r>
      <w:r w:rsidRPr="004A2847">
        <w:rPr>
          <w:rStyle w:val="BookTitle"/>
          <w:rFonts w:asciiTheme="minorHAnsi" w:hAnsiTheme="minorHAnsi" w:cstheme="minorHAnsi"/>
          <w:b w:val="0"/>
          <w:bCs w:val="0"/>
          <w:color w:val="000000"/>
          <w:sz w:val="28"/>
          <w:szCs w:val="28"/>
        </w:rPr>
        <w:br/>
        <w:t>pāilei dhana-prāṇa dui nāśa kare</w:t>
      </w:r>
    </w:p>
    <w:p w14:paraId="0578A7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we reach the shore, the tigers will attack us, and if we fall in the water, the crocodiles will eat us. Rogues constantly move about these waters. If they catch anyone, they take both his wealth and life.</w:t>
      </w:r>
    </w:p>
    <w:p w14:paraId="00CD9E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Śrī Gaurasundara boarded Rāmacandra Khān's boat, Mukunda began to chant the glories of Kṛṣṇa. At that time the foolish boatman became full of anxiety as he thought about his imminent destruction. If one travels through the insurmountable forests of Sunderban, one would generally encounter tigers on land and crocodiles in the water. Apart from this, many pirates would plunder and kill in those waterways. That is why the boatman told everyone to stop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Another reason for the boatman's anxiety was that if he did not obey </w:t>
      </w:r>
      <w:r w:rsidRPr="004A2847">
        <w:rPr>
          <w:rStyle w:val="BookTitle"/>
          <w:rFonts w:asciiTheme="minorHAnsi" w:hAnsiTheme="minorHAnsi" w:cstheme="minorHAnsi"/>
          <w:b w:val="0"/>
          <w:bCs w:val="0"/>
          <w:color w:val="000000"/>
          <w:sz w:val="28"/>
          <w:szCs w:val="28"/>
        </w:rPr>
        <w:lastRenderedPageBreak/>
        <w:t xml:space="preserve">Rāmacandra Khān's order, that is, if he did not take Mahāprabhu to Orissa, then Rāmacandra Khān would kill him. Moreover, there was every chance of being seen by the enemy camp on the way to Orissa. If they performed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while sailing, the enemy soldiers would follow the sound of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attack.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there was danger in the boat, there was danger on the land, and there was even danger of drowning. There was danger from Rāmacandra Khān, there was danger from the enemy king, and there was danger from the subordinates of Rāmacandra Khān. If pirates or the enemy camp heard the tumultuous sound of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then they would attack.</w:t>
      </w:r>
    </w:p>
    <w:p w14:paraId="6B43E289" w14:textId="77D457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2.137</w:t>
      </w:r>
    </w:p>
    <w:p w14:paraId="265696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62D03E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yāvata uḍiyāra deśe pāi</w:t>
      </w:r>
      <w:r w:rsidRPr="004A2847">
        <w:rPr>
          <w:rStyle w:val="BookTitle"/>
          <w:rFonts w:asciiTheme="minorHAnsi" w:hAnsiTheme="minorHAnsi" w:cstheme="minorHAnsi"/>
          <w:b w:val="0"/>
          <w:bCs w:val="0"/>
          <w:color w:val="000000"/>
          <w:sz w:val="28"/>
          <w:szCs w:val="28"/>
        </w:rPr>
        <w:br/>
        <w:t>tāvata nīraba hao sakala gosāñi!”</w:t>
      </w:r>
    </w:p>
    <w:p w14:paraId="6A0A93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O Gosāñis, until we reach Orissa, please remain silent!”</w:t>
      </w:r>
    </w:p>
    <w:p w14:paraId="32C52AE3" w14:textId="44A692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2.138</w:t>
      </w:r>
    </w:p>
    <w:p w14:paraId="510B0B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2FD265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saṅkoca haila sabe nāvikera bole</w:t>
      </w:r>
      <w:r w:rsidRPr="004A2847">
        <w:rPr>
          <w:rStyle w:val="BookTitle"/>
          <w:rFonts w:asciiTheme="minorHAnsi" w:hAnsiTheme="minorHAnsi" w:cstheme="minorHAnsi"/>
          <w:b w:val="0"/>
          <w:bCs w:val="0"/>
          <w:color w:val="000000"/>
          <w:sz w:val="28"/>
          <w:szCs w:val="28"/>
        </w:rPr>
        <w:br/>
        <w:t>prabhu se bhāsena niravadhi prema-jale</w:t>
      </w:r>
    </w:p>
    <w:p w14:paraId="358593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they heard the boatman's words, they became somewhat hesitant. The Lord, however, continually floated in the waters of ecstatic love.</w:t>
      </w:r>
    </w:p>
    <w:p w14:paraId="608A45C4" w14:textId="004CF5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2.139</w:t>
      </w:r>
    </w:p>
    <w:p w14:paraId="33A364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1E58CB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uṭhilā prabhu kariyā huṅkāra</w:t>
      </w:r>
      <w:r w:rsidRPr="004A2847">
        <w:rPr>
          <w:rStyle w:val="BookTitle"/>
          <w:rFonts w:asciiTheme="minorHAnsi" w:hAnsiTheme="minorHAnsi" w:cstheme="minorHAnsi"/>
          <w:b w:val="0"/>
          <w:bCs w:val="0"/>
          <w:color w:val="000000"/>
          <w:sz w:val="28"/>
          <w:szCs w:val="28"/>
        </w:rPr>
        <w:br/>
        <w:t xml:space="preserve">sabāre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“kene bhaya kara kāra</w:t>
      </w:r>
    </w:p>
    <w:p w14:paraId="4F8DA5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the Lord stood up and roared loudly. He said to everyone, “Why are you afraid?</w:t>
      </w:r>
    </w:p>
    <w:p w14:paraId="081A7DCD" w14:textId="02C586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2.140</w:t>
      </w:r>
    </w:p>
    <w:p w14:paraId="7B58D6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1A305C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nā sammukhe sudarśana-cakra phire</w:t>
      </w:r>
      <w:r w:rsidRPr="004A2847">
        <w:rPr>
          <w:rStyle w:val="BookTitle"/>
          <w:rFonts w:asciiTheme="minorHAnsi" w:hAnsiTheme="minorHAnsi" w:cstheme="minorHAnsi"/>
          <w:b w:val="0"/>
          <w:bCs w:val="0"/>
          <w:color w:val="000000"/>
          <w:sz w:val="28"/>
          <w:szCs w:val="28"/>
        </w:rPr>
        <w:br/>
        <w:t>vaiṣṇava-janera niravadhi vighna hare</w:t>
      </w:r>
    </w:p>
    <w:p w14:paraId="4C6BAA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“Can't you see the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xml:space="preserve"> escorting us? It always removes the obstacles faced by Vaiṣṇavas.</w:t>
      </w:r>
    </w:p>
    <w:p w14:paraId="596E50E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(9.4.28) it is stated:</w:t>
      </w:r>
    </w:p>
    <w:p w14:paraId="7821B1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tasmā adād dhariś cakraṁ   pratyanīka-bhayāvaham</w:t>
      </w:r>
      <w:r w:rsidRPr="004A2847">
        <w:rPr>
          <w:rStyle w:val="BookTitle"/>
          <w:rFonts w:asciiTheme="minorHAnsi" w:hAnsiTheme="minorHAnsi" w:cstheme="minorHAnsi"/>
          <w:b w:val="0"/>
          <w:bCs w:val="0"/>
          <w:color w:val="000000"/>
          <w:sz w:val="28"/>
          <w:szCs w:val="28"/>
        </w:rPr>
        <w:br/>
        <w:t>ekānta-bhakti-bhāvena   prīto bhaktābhirakṣaṇam</w:t>
      </w:r>
    </w:p>
    <w:p w14:paraId="3FA1E10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“Being very pleased by the unalloyed devotion of Mahārāja Ambarīṣa, the Supreme Personality of Godhead gave the King His disc, which is fearful to enemies and which always protects the devotee from enemies and adversities.”</w:t>
      </w:r>
    </w:p>
    <w:p w14:paraId="40425F0C" w14:textId="58B356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2.141</w:t>
      </w:r>
    </w:p>
    <w:p w14:paraId="4D452E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720AF2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cintā nahi, kara kṛṣṇa-saṅkīrtana</w:t>
      </w:r>
      <w:r w:rsidRPr="004A2847">
        <w:rPr>
          <w:rStyle w:val="BookTitle"/>
          <w:rFonts w:asciiTheme="minorHAnsi" w:hAnsiTheme="minorHAnsi" w:cstheme="minorHAnsi"/>
          <w:b w:val="0"/>
          <w:bCs w:val="0"/>
          <w:color w:val="000000"/>
          <w:sz w:val="28"/>
          <w:szCs w:val="28"/>
        </w:rPr>
        <w:br/>
        <w:t>torā ki nā dekha-hera phire sudarśana”</w:t>
      </w:r>
    </w:p>
    <w:p w14:paraId="290743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“Do not worry. Chant the glories of Kṛṣṇa. Don't you see Sudarśana guarding us?”</w:t>
      </w:r>
    </w:p>
    <w:p w14:paraId="16B8DF2F" w14:textId="0A0976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2.142</w:t>
      </w:r>
    </w:p>
    <w:p w14:paraId="4D56D4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17120F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sarva bhakta-gaṇa</w:t>
      </w:r>
      <w:r w:rsidRPr="004A2847">
        <w:rPr>
          <w:rStyle w:val="BookTitle"/>
          <w:rFonts w:asciiTheme="minorHAnsi" w:hAnsiTheme="minorHAnsi" w:cstheme="minorHAnsi"/>
          <w:b w:val="0"/>
          <w:bCs w:val="0"/>
          <w:color w:val="000000"/>
          <w:sz w:val="28"/>
          <w:szCs w:val="28"/>
        </w:rPr>
        <w:br/>
        <w:t>ānande lāgilā sabe karite kīrtana</w:t>
      </w:r>
    </w:p>
    <w:p w14:paraId="2AFAC8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Lord's words, all the devotees joyfully began to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71ED8D6F" w14:textId="25285E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2.143</w:t>
      </w:r>
    </w:p>
    <w:p w14:paraId="4157D9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62513E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vyapadeśe mahāprabhu kahena sabāre</w:t>
      </w:r>
      <w:r w:rsidRPr="004A2847">
        <w:rPr>
          <w:rStyle w:val="BookTitle"/>
          <w:rFonts w:asciiTheme="minorHAnsi" w:hAnsiTheme="minorHAnsi" w:cstheme="minorHAnsi"/>
          <w:b w:val="0"/>
          <w:bCs w:val="0"/>
          <w:color w:val="000000"/>
          <w:sz w:val="28"/>
          <w:szCs w:val="28"/>
        </w:rPr>
        <w:br/>
        <w:t>“niravadhi sudarśana bhakta-rakṣā kare</w:t>
      </w:r>
    </w:p>
    <w:p w14:paraId="61DAA4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Mahāprabhu used this situation to teach everyone, “Sudarśana always protects the devotees.</w:t>
      </w:r>
    </w:p>
    <w:p w14:paraId="1BF53C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(9.4.48) it is stated:</w:t>
      </w:r>
    </w:p>
    <w:p w14:paraId="2A28CE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prāg diṣṭaṁ bhṛtya-rakṣāyāṁ</w:t>
      </w:r>
      <w:r w:rsidRPr="004A2847">
        <w:rPr>
          <w:rStyle w:val="BookTitle"/>
          <w:rFonts w:asciiTheme="minorHAnsi" w:hAnsiTheme="minorHAnsi" w:cstheme="minorHAnsi"/>
          <w:b w:val="0"/>
          <w:bCs w:val="0"/>
          <w:color w:val="000000"/>
          <w:sz w:val="28"/>
          <w:szCs w:val="28"/>
        </w:rPr>
        <w:br/>
        <w:t>puruṣeṇa mahātmanā</w:t>
      </w:r>
      <w:r w:rsidRPr="004A2847">
        <w:rPr>
          <w:rStyle w:val="BookTitle"/>
          <w:rFonts w:asciiTheme="minorHAnsi" w:hAnsiTheme="minorHAnsi" w:cstheme="minorHAnsi"/>
          <w:b w:val="0"/>
          <w:bCs w:val="0"/>
          <w:color w:val="000000"/>
          <w:sz w:val="28"/>
          <w:szCs w:val="28"/>
        </w:rPr>
        <w:br/>
        <w:t>dadāha kṛtyāṁ tāṁ cakraṁ</w:t>
      </w:r>
      <w:r w:rsidRPr="004A2847">
        <w:rPr>
          <w:rStyle w:val="BookTitle"/>
          <w:rFonts w:asciiTheme="minorHAnsi" w:hAnsiTheme="minorHAnsi" w:cstheme="minorHAnsi"/>
          <w:b w:val="0"/>
          <w:bCs w:val="0"/>
          <w:color w:val="000000"/>
          <w:sz w:val="28"/>
          <w:szCs w:val="28"/>
        </w:rPr>
        <w:br/>
        <w:t>kruddhāhim iva pāvakaḥ</w:t>
      </w:r>
    </w:p>
    <w:p w14:paraId="7A8986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fire in the forest immediately burns to ashes an angry snake, so, by the previous order of the Supreme Personality of Godhead, His disc, the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immediately burnt to ashes the created demon to protect the Lord's devotee.”</w:t>
      </w:r>
    </w:p>
    <w:p w14:paraId="0900EB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Matsya Purāṇa</w:t>
      </w:r>
      <w:r w:rsidRPr="004A2847">
        <w:rPr>
          <w:rStyle w:val="BookTitle"/>
          <w:rFonts w:asciiTheme="minorHAnsi" w:hAnsiTheme="minorHAnsi" w:cstheme="minorHAnsi"/>
          <w:b w:val="0"/>
          <w:bCs w:val="0"/>
          <w:color w:val="000000"/>
          <w:sz w:val="28"/>
          <w:szCs w:val="28"/>
        </w:rPr>
        <w:t>, Chapter Eleven, it is stated:</w:t>
      </w:r>
    </w:p>
    <w:p w14:paraId="034429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pṛthak cakāra tat tejaś   cakraṁ viṣṇor akalpayat</w:t>
      </w:r>
      <w:r w:rsidRPr="004A2847">
        <w:rPr>
          <w:rStyle w:val="BookTitle"/>
          <w:rFonts w:asciiTheme="minorHAnsi" w:hAnsiTheme="minorHAnsi" w:cstheme="minorHAnsi"/>
          <w:b w:val="0"/>
          <w:bCs w:val="0"/>
          <w:color w:val="000000"/>
          <w:sz w:val="28"/>
          <w:szCs w:val="28"/>
        </w:rPr>
        <w:br/>
        <w:t>triśūlaṁ cāpi rudrasya   vajram indrasya cādhikam</w:t>
      </w:r>
    </w:p>
    <w:p w14:paraId="68FAFC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daitya-dānava-saṁhartuḥ   sahasra-kiraṇātmakam</w:t>
      </w:r>
    </w:p>
    <w:p w14:paraId="7FA886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 separated that effulgence and made the disc of Lord Viṣṇu as well as the trident of Rudra and the thunderbolt of Indra. That disc is the annihilator of the Daityas and Dānavas is composed of thousands of rays of light.”</w:t>
      </w:r>
    </w:p>
    <w:p w14:paraId="7F4F7D6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Vāmana Purāṇa</w:t>
      </w:r>
      <w:r w:rsidRPr="004A2847">
        <w:rPr>
          <w:rStyle w:val="BookTitle"/>
          <w:rFonts w:asciiTheme="minorHAnsi" w:hAnsiTheme="minorHAnsi" w:cstheme="minorHAnsi"/>
          <w:b w:val="0"/>
          <w:bCs w:val="0"/>
          <w:color w:val="000000"/>
          <w:sz w:val="28"/>
          <w:szCs w:val="28"/>
        </w:rPr>
        <w:t>, Chapter Seventy-nine, it is stated:</w:t>
      </w:r>
    </w:p>
    <w:p w14:paraId="278C10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varāyudho 'yaṁ deveśa   sarvāyudha-nibarhaṇaḥ</w:t>
      </w:r>
      <w:r w:rsidRPr="004A2847">
        <w:rPr>
          <w:rStyle w:val="BookTitle"/>
          <w:rFonts w:asciiTheme="minorHAnsi" w:hAnsiTheme="minorHAnsi" w:cstheme="minorHAnsi"/>
          <w:b w:val="0"/>
          <w:bCs w:val="0"/>
          <w:color w:val="000000"/>
          <w:sz w:val="28"/>
          <w:szCs w:val="28"/>
        </w:rPr>
        <w:br/>
        <w:t xml:space="preserve">sudarśano dvādaśāro   yo manaḥ-sadṛśo </w:t>
      </w:r>
      <w:commentRangeStart w:id="82"/>
      <w:r w:rsidRPr="004A2847">
        <w:rPr>
          <w:rStyle w:val="BookTitle"/>
          <w:rFonts w:asciiTheme="minorHAnsi" w:hAnsiTheme="minorHAnsi" w:cstheme="minorHAnsi"/>
          <w:b w:val="0"/>
          <w:bCs w:val="0"/>
          <w:color w:val="000000"/>
          <w:sz w:val="28"/>
          <w:szCs w:val="28"/>
        </w:rPr>
        <w:t>jīva</w:t>
      </w:r>
      <w:commentRangeEnd w:id="82"/>
      <w:r w:rsidR="00C730D6" w:rsidRPr="004A2847">
        <w:rPr>
          <w:rStyle w:val="CommentReference"/>
          <w:i w:val="0"/>
          <w:iCs w:val="0"/>
        </w:rPr>
        <w:commentReference w:id="82"/>
      </w:r>
    </w:p>
    <w:p w14:paraId="435B03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Lord of lords, greatest of all living beings, this best of weapons, Sudarśana, destroys all other weapons. It has twelve spokes and is nondifferent from the mind.</w:t>
      </w:r>
    </w:p>
    <w:p w14:paraId="15A29D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ārāt sthitā amī cātra   devā māsāś ca rāśayaḥ</w:t>
      </w:r>
      <w:r w:rsidRPr="004A2847">
        <w:rPr>
          <w:rStyle w:val="BookTitle"/>
          <w:rFonts w:asciiTheme="minorHAnsi" w:hAnsiTheme="minorHAnsi" w:cstheme="minorHAnsi"/>
          <w:b w:val="0"/>
          <w:bCs w:val="0"/>
          <w:color w:val="000000"/>
          <w:sz w:val="28"/>
          <w:szCs w:val="28"/>
        </w:rPr>
        <w:br/>
        <w:t>śiṣṭānāṁ rakṣaṇārthāya   saṁsthitāṛtavas tu ṣaṭ</w:t>
      </w:r>
    </w:p>
    <w:p w14:paraId="1A8A641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demigods, the months, the signs of the zodiac, and the six seasons are all present in Sudarśana to protect those who are well behaved.</w:t>
      </w:r>
    </w:p>
    <w:p w14:paraId="4A2F30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agniḥ somas tathā mitro   varuṇaś ca prajā-patiḥin</w:t>
      </w:r>
      <w:r w:rsidRPr="004A2847">
        <w:rPr>
          <w:rStyle w:val="BookTitle"/>
          <w:rFonts w:asciiTheme="minorHAnsi" w:hAnsiTheme="minorHAnsi" w:cstheme="minorHAnsi"/>
          <w:b w:val="0"/>
          <w:bCs w:val="0"/>
          <w:color w:val="000000"/>
          <w:sz w:val="28"/>
          <w:szCs w:val="28"/>
        </w:rPr>
        <w:br/>
        <w:t>drāgnī cānyatho viśve   prajā-pataya eva ca</w:t>
      </w:r>
    </w:p>
    <w:p w14:paraId="0F6D56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hanūmāṁś cātha balavān   devo dhanvantaris </w:t>
      </w:r>
      <w:r w:rsidRPr="004A2847">
        <w:rPr>
          <w:rStyle w:val="BookTitle"/>
          <w:rFonts w:asciiTheme="minorHAnsi" w:hAnsiTheme="minorHAnsi" w:cstheme="minorHAnsi"/>
          <w:b w:val="0"/>
          <w:bCs w:val="0"/>
          <w:color w:val="000000"/>
          <w:sz w:val="28"/>
          <w:szCs w:val="28"/>
        </w:rPr>
        <w:br/>
        <w:t>tathātapāṁsy eva tāpasaś ca   dvādaśaite pratiṣṭhitāḥ</w:t>
      </w:r>
    </w:p>
    <w:p w14:paraId="7097253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“Established in Sudarśana are Agni, Soma, Mitra, Varuṇa, the lord of creatures, Indra, the Viśvedevas, the Prajāpatis, the powerful Hanumān, Lord Dhanvantari, </w:t>
      </w:r>
      <w:r w:rsidRPr="004A2847">
        <w:rPr>
          <w:rStyle w:val="BookTitle"/>
          <w:rFonts w:asciiTheme="minorHAnsi" w:hAnsiTheme="minorHAnsi" w:cstheme="minorHAnsi"/>
          <w:b w:val="0"/>
          <w:bCs w:val="0"/>
          <w:color w:val="000000"/>
          <w:sz w:val="28"/>
          <w:szCs w:val="28"/>
        </w:rPr>
        <w:lastRenderedPageBreak/>
        <w:t>and the twelve great ascetics.</w:t>
      </w:r>
    </w:p>
    <w:p w14:paraId="717BC3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caitrādyāḥ phālgunās taś ca   māsās tatra pratiṣṭhitāḥ</w:t>
      </w:r>
    </w:p>
    <w:p w14:paraId="34100C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months beginning with Caitra and ending with Phālguna are also established in him.</w:t>
      </w:r>
    </w:p>
    <w:p w14:paraId="66B801C3" w14:textId="2D3E226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tvam evam ādāya vibho varāyudhaṁśatruṁ</w:t>
      </w:r>
      <w:r w:rsidRPr="004A2847">
        <w:rPr>
          <w:rStyle w:val="BookTitle"/>
          <w:rFonts w:asciiTheme="minorHAnsi" w:hAnsiTheme="minorHAnsi" w:cstheme="minorHAnsi"/>
          <w:b w:val="0"/>
          <w:bCs w:val="0"/>
          <w:color w:val="000000"/>
          <w:sz w:val="28"/>
          <w:szCs w:val="28"/>
        </w:rPr>
        <w:br/>
        <w:t>surāṇāṁ jahi mā viśaṅkithāḥ</w:t>
      </w:r>
    </w:p>
    <w:p w14:paraId="3C2880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amogha eṣo 'mara-rāja-pūjito</w:t>
      </w:r>
      <w:r w:rsidRPr="004A2847">
        <w:rPr>
          <w:rStyle w:val="BookTitle"/>
          <w:rFonts w:asciiTheme="minorHAnsi" w:hAnsiTheme="minorHAnsi" w:cstheme="minorHAnsi"/>
          <w:b w:val="0"/>
          <w:bCs w:val="0"/>
          <w:color w:val="000000"/>
          <w:sz w:val="28"/>
          <w:szCs w:val="28"/>
        </w:rPr>
        <w:br/>
        <w:t>dhṛto mayā deha-gatas tapo-balāt</w:t>
      </w:r>
    </w:p>
    <w:p w14:paraId="78E37A4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all-powerful one, please take this best of weapons and without hesitation defeat the enemies of the demigods. This weapon, worshiped by the King of the demigods, cannot be frustrated. On the strength of my </w:t>
      </w:r>
      <w:proofErr w:type="gramStart"/>
      <w:r w:rsidRPr="004A2847">
        <w:rPr>
          <w:rStyle w:val="BookTitle"/>
          <w:rFonts w:asciiTheme="minorHAnsi" w:hAnsiTheme="minorHAnsi" w:cstheme="minorHAnsi"/>
          <w:b w:val="0"/>
          <w:bCs w:val="0"/>
          <w:color w:val="000000"/>
          <w:sz w:val="28"/>
          <w:szCs w:val="28"/>
        </w:rPr>
        <w:t>austerities</w:t>
      </w:r>
      <w:proofErr w:type="gramEnd"/>
      <w:r w:rsidRPr="004A2847">
        <w:rPr>
          <w:rStyle w:val="BookTitle"/>
          <w:rFonts w:asciiTheme="minorHAnsi" w:hAnsiTheme="minorHAnsi" w:cstheme="minorHAnsi"/>
          <w:b w:val="0"/>
          <w:bCs w:val="0"/>
          <w:color w:val="000000"/>
          <w:sz w:val="28"/>
          <w:szCs w:val="28"/>
        </w:rPr>
        <w:t xml:space="preserve"> I wield it as part of my body.”</w:t>
      </w:r>
    </w:p>
    <w:p w14:paraId="49D66B74" w14:textId="6790E4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2.144</w:t>
      </w:r>
    </w:p>
    <w:p w14:paraId="41E518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0CECE4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pāpiṣṭha vaiṣṇavera pakṣa hiṁsā kare</w:t>
      </w:r>
      <w:r w:rsidRPr="004A2847">
        <w:rPr>
          <w:rStyle w:val="BookTitle"/>
          <w:rFonts w:asciiTheme="minorHAnsi" w:hAnsiTheme="minorHAnsi" w:cstheme="minorHAnsi"/>
          <w:b w:val="0"/>
          <w:bCs w:val="0"/>
          <w:color w:val="000000"/>
          <w:sz w:val="28"/>
          <w:szCs w:val="28"/>
        </w:rPr>
        <w:br/>
        <w:t>sudarśana-agnite se pāpī puḍi' mare</w:t>
      </w:r>
    </w:p>
    <w:p w14:paraId="7719CE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 sinful person who attacks a Vaiṣṇava is burnt to ashes by the fire of Sudarśana.</w:t>
      </w:r>
    </w:p>
    <w:p w14:paraId="3411D40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Gaurasundara felt no anxiety as He declared,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constantly protects the devotees. Sinful people who attack a Vaiṣṇava will be burnt to death by the fire of Sudarśana.”</w:t>
      </w:r>
    </w:p>
    <w:p w14:paraId="2AFF66CF" w14:textId="3F526E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2.145</w:t>
      </w:r>
    </w:p>
    <w:p w14:paraId="2317E6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66ED95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viṣṇu-cakra sudarśana rakṣaka thākite</w:t>
      </w:r>
      <w:r w:rsidRPr="004A2847">
        <w:rPr>
          <w:rStyle w:val="BookTitle"/>
          <w:rFonts w:asciiTheme="minorHAnsi" w:hAnsiTheme="minorHAnsi" w:cstheme="minorHAnsi"/>
          <w:b w:val="0"/>
          <w:bCs w:val="0"/>
          <w:color w:val="000000"/>
          <w:sz w:val="28"/>
          <w:szCs w:val="28"/>
        </w:rPr>
        <w:br/>
        <w:t>kāra śakti āche bhakta-janere laṅghite”</w:t>
      </w:r>
    </w:p>
    <w:p w14:paraId="43993B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devotees have a protector like Viṣṇu's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who has the power to attack them?”</w:t>
      </w:r>
    </w:p>
    <w:p w14:paraId="688ACA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Nārada-pañcarātra</w:t>
      </w:r>
      <w:r w:rsidRPr="004A2847">
        <w:rPr>
          <w:rStyle w:val="BookTitle"/>
          <w:rFonts w:asciiTheme="minorHAnsi" w:hAnsiTheme="minorHAnsi" w:cstheme="minorHAnsi"/>
          <w:b w:val="0"/>
          <w:bCs w:val="0"/>
          <w:color w:val="000000"/>
          <w:sz w:val="28"/>
          <w:szCs w:val="28"/>
        </w:rPr>
        <w:t xml:space="preserve"> (1.2.34) it is stated:</w:t>
      </w:r>
    </w:p>
    <w:p w14:paraId="2F90FA06" w14:textId="774A39E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dattvā cakraṁ ca rakṣārthaṁ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na niścinto janārdanaḥsvayaṁ</w:t>
      </w:r>
      <w:r w:rsidRPr="004A2847">
        <w:rPr>
          <w:rStyle w:val="BookTitle"/>
          <w:rFonts w:asciiTheme="minorHAnsi" w:hAnsiTheme="minorHAnsi" w:cstheme="minorHAnsi"/>
          <w:b w:val="0"/>
          <w:bCs w:val="0"/>
          <w:color w:val="000000"/>
          <w:sz w:val="28"/>
          <w:szCs w:val="28"/>
        </w:rPr>
        <w:br/>
        <w:t>tan nikaṭaṁ yāti</w:t>
      </w:r>
      <w:r w:rsidRPr="004A2847">
        <w:rPr>
          <w:rStyle w:val="BookTitle"/>
          <w:rFonts w:asciiTheme="minorHAnsi" w:hAnsiTheme="minorHAnsi" w:cstheme="minorHAnsi"/>
          <w:b w:val="0"/>
          <w:bCs w:val="0"/>
          <w:color w:val="000000"/>
          <w:sz w:val="28"/>
          <w:szCs w:val="28"/>
        </w:rPr>
        <w:br/>
        <w:t>taṁ draṣṭuṁ rakṣaṇāya ca</w:t>
      </w:r>
    </w:p>
    <w:p w14:paraId="67D47C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Janārdana is not content even after engaging Sudarśana to protect His devotees, so He personally goes to see and protect them.”</w:t>
      </w:r>
    </w:p>
    <w:p w14:paraId="5DBC80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evaṁ bhṛtyasya rakṣārthaṁ   kṛṣṇo dattvā sudarśanam</w:t>
      </w:r>
      <w:r w:rsidRPr="004A2847">
        <w:rPr>
          <w:rStyle w:val="BookTitle"/>
          <w:rFonts w:asciiTheme="minorHAnsi" w:hAnsiTheme="minorHAnsi" w:cstheme="minorHAnsi"/>
          <w:b w:val="0"/>
          <w:bCs w:val="0"/>
          <w:color w:val="000000"/>
          <w:sz w:val="28"/>
          <w:szCs w:val="28"/>
        </w:rPr>
        <w:br/>
        <w:t>tathāpi sustho na prītas   taṁ [bhaktaṁ] tyaktum akṣamaḥ</w:t>
      </w:r>
    </w:p>
    <w:p w14:paraId="239997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Thus</w:t>
      </w:r>
      <w:proofErr w:type="gramEnd"/>
      <w:r w:rsidRPr="004A2847">
        <w:rPr>
          <w:rStyle w:val="BookTitle"/>
          <w:rFonts w:asciiTheme="minorHAnsi" w:hAnsiTheme="minorHAnsi" w:cstheme="minorHAnsi"/>
          <w:b w:val="0"/>
          <w:bCs w:val="0"/>
          <w:color w:val="000000"/>
          <w:sz w:val="28"/>
          <w:szCs w:val="28"/>
        </w:rPr>
        <w:t xml:space="preserve"> Kṛṣṇa deputed Sudarśana for the protection of His servant. But He did not feel comfortable or pleased, because it was difficult for Him to give up the association of His devotee.”</w:t>
      </w:r>
    </w:p>
    <w:p w14:paraId="564563B5" w14:textId="109906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2.146</w:t>
      </w:r>
    </w:p>
    <w:p w14:paraId="3F0EEC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3A8A10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śrī-gauracandrera gopya-kathā</w:t>
      </w:r>
      <w:r w:rsidRPr="004A2847">
        <w:rPr>
          <w:rStyle w:val="BookTitle"/>
          <w:rFonts w:asciiTheme="minorHAnsi" w:hAnsiTheme="minorHAnsi" w:cstheme="minorHAnsi"/>
          <w:b w:val="0"/>
          <w:bCs w:val="0"/>
          <w:color w:val="000000"/>
          <w:sz w:val="28"/>
          <w:szCs w:val="28"/>
        </w:rPr>
        <w:br/>
        <w:t>tāna kṛpā yāre sei bujhaye sarvathā</w:t>
      </w:r>
    </w:p>
    <w:p w14:paraId="5DA3AE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Only a person who is favored by Śrī Gauracandra can </w:t>
      </w:r>
      <w:proofErr w:type="gramStart"/>
      <w:r w:rsidRPr="004A2847">
        <w:rPr>
          <w:rStyle w:val="BookTitle"/>
          <w:rFonts w:asciiTheme="minorHAnsi" w:hAnsiTheme="minorHAnsi" w:cstheme="minorHAnsi"/>
          <w:b/>
          <w:bCs/>
          <w:color w:val="800000"/>
          <w:sz w:val="28"/>
          <w:szCs w:val="28"/>
        </w:rPr>
        <w:t>actually understand</w:t>
      </w:r>
      <w:proofErr w:type="gramEnd"/>
      <w:r w:rsidRPr="004A2847">
        <w:rPr>
          <w:rStyle w:val="BookTitle"/>
          <w:rFonts w:asciiTheme="minorHAnsi" w:hAnsiTheme="minorHAnsi" w:cstheme="minorHAnsi"/>
          <w:b/>
          <w:bCs/>
          <w:color w:val="800000"/>
          <w:sz w:val="28"/>
          <w:szCs w:val="28"/>
        </w:rPr>
        <w:t xml:space="preserve"> His confidential topics.</w:t>
      </w:r>
    </w:p>
    <w:p w14:paraId="6B6C82CE" w14:textId="3E64F4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2.147</w:t>
      </w:r>
    </w:p>
    <w:p w14:paraId="3CE317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6F0529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mahāprabhu saṅkīrtana-rase</w:t>
      </w:r>
      <w:r w:rsidRPr="004A2847">
        <w:rPr>
          <w:rStyle w:val="BookTitle"/>
          <w:rFonts w:asciiTheme="minorHAnsi" w:hAnsiTheme="minorHAnsi" w:cstheme="minorHAnsi"/>
          <w:b w:val="0"/>
          <w:bCs w:val="0"/>
          <w:color w:val="000000"/>
          <w:sz w:val="28"/>
          <w:szCs w:val="28"/>
        </w:rPr>
        <w:br/>
        <w:t>praveśa hailā āsi' śrī-utkala-deśe</w:t>
      </w:r>
    </w:p>
    <w:p w14:paraId="340B5E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Mahāprabhu was merged in the mellows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as He entered the kingdom of Orissa.</w:t>
      </w:r>
    </w:p>
    <w:p w14:paraId="33220E3A" w14:textId="21B34B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2.148</w:t>
      </w:r>
    </w:p>
    <w:p w14:paraId="3C8893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5EA092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uttarilā giyā naukāśrī-prayāga-ghāṭe</w:t>
      </w:r>
      <w:r w:rsidRPr="004A2847">
        <w:rPr>
          <w:rStyle w:val="BookTitle"/>
          <w:rFonts w:asciiTheme="minorHAnsi" w:hAnsiTheme="minorHAnsi" w:cstheme="minorHAnsi"/>
          <w:b w:val="0"/>
          <w:bCs w:val="0"/>
          <w:color w:val="000000"/>
          <w:sz w:val="28"/>
          <w:szCs w:val="28"/>
        </w:rPr>
        <w:br/>
        <w:t>naukā haite mahāprabhu uṭhilena taṭe</w:t>
      </w:r>
    </w:p>
    <w:p w14:paraId="512859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boat arrived at Śrī Prayāga-ghāṭa, Mahāprabhu stepped onto the shore.</w:t>
      </w:r>
    </w:p>
    <w:p w14:paraId="14073513" w14:textId="07DD55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2.149</w:t>
      </w:r>
    </w:p>
    <w:p w14:paraId="738BE1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149</w:t>
      </w:r>
    </w:p>
    <w:p w14:paraId="5846D1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praveśa karilā gauracandra oḍra-deśe</w:t>
      </w:r>
      <w:r w:rsidRPr="004A2847">
        <w:rPr>
          <w:rStyle w:val="BookTitle"/>
          <w:rFonts w:asciiTheme="minorHAnsi" w:hAnsiTheme="minorHAnsi" w:cstheme="minorHAnsi"/>
          <w:b w:val="0"/>
          <w:bCs w:val="0"/>
          <w:color w:val="000000"/>
          <w:sz w:val="28"/>
          <w:szCs w:val="28"/>
        </w:rPr>
        <w:br/>
        <w:t>ihā ye śunaye se bhāsaye prema-rase</w:t>
      </w:r>
    </w:p>
    <w:p w14:paraId="2FEF34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hears about Gauracandra's arrival in Orissa floats in the mellows of ecstatic love.</w:t>
      </w:r>
    </w:p>
    <w:p w14:paraId="06B84BB2" w14:textId="5CC547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2.150</w:t>
      </w:r>
    </w:p>
    <w:p w14:paraId="673CAD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1DE560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ṭhākura oḍra-deśa hai' pāra</w:t>
      </w:r>
      <w:r w:rsidRPr="004A2847">
        <w:rPr>
          <w:rStyle w:val="BookTitle"/>
          <w:rFonts w:asciiTheme="minorHAnsi" w:hAnsiTheme="minorHAnsi" w:cstheme="minorHAnsi"/>
          <w:b w:val="0"/>
          <w:bCs w:val="0"/>
          <w:color w:val="000000"/>
          <w:sz w:val="28"/>
          <w:szCs w:val="28"/>
        </w:rPr>
        <w:br/>
        <w:t>sarva-gaṇa-sahita hailā namaskāra</w:t>
      </w:r>
    </w:p>
    <w:p w14:paraId="03B026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joyfully arriving in Orissa, the Lord and His associates offered obeisances.</w:t>
      </w:r>
    </w:p>
    <w:p w14:paraId="17C9DF0C" w14:textId="6608B6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2.151</w:t>
      </w:r>
    </w:p>
    <w:p w14:paraId="367E9B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321CF2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sthāne āche tāra `gaṅgā-ghāṭa' nāma</w:t>
      </w:r>
      <w:r w:rsidRPr="004A2847">
        <w:rPr>
          <w:rStyle w:val="BookTitle"/>
          <w:rFonts w:asciiTheme="minorHAnsi" w:hAnsiTheme="minorHAnsi" w:cstheme="minorHAnsi"/>
          <w:b w:val="0"/>
          <w:bCs w:val="0"/>
          <w:color w:val="000000"/>
          <w:sz w:val="28"/>
          <w:szCs w:val="28"/>
        </w:rPr>
        <w:br/>
        <w:t>tahiṅ gauracandra prabhu karilena snāna</w:t>
      </w:r>
    </w:p>
    <w:p w14:paraId="1BA2F1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at the place known as Gaṅgā-ghāṭa, Lord Gauracandra took His bath.</w:t>
      </w:r>
    </w:p>
    <w:p w14:paraId="5505BC49" w14:textId="77E69B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2.152</w:t>
      </w:r>
    </w:p>
    <w:p w14:paraId="58152A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3F09F6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yudhiṣṭhira-sthāpita maheśa tathi āche</w:t>
      </w:r>
      <w:r w:rsidRPr="004A2847">
        <w:rPr>
          <w:rStyle w:val="BookTitle"/>
          <w:rFonts w:asciiTheme="minorHAnsi" w:hAnsiTheme="minorHAnsi" w:cstheme="minorHAnsi"/>
          <w:b w:val="0"/>
          <w:bCs w:val="0"/>
          <w:color w:val="000000"/>
          <w:sz w:val="28"/>
          <w:szCs w:val="28"/>
        </w:rPr>
        <w:br/>
        <w:t>snāna kari' tāṅre namaskarilena pāche</w:t>
      </w:r>
    </w:p>
    <w:p w14:paraId="7C3FE1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taking bath, the Lord offered obeisances to the deity of Maheśa that was established there by Yudhiṣṭhira.</w:t>
      </w:r>
    </w:p>
    <w:p w14:paraId="39C681BD" w14:textId="3C80A7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2.153</w:t>
      </w:r>
    </w:p>
    <w:p w14:paraId="0F6C0A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3EE343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oḍra-deśe praveśa karilā gauracandra</w:t>
      </w:r>
      <w:r w:rsidRPr="004A2847">
        <w:rPr>
          <w:rStyle w:val="BookTitle"/>
          <w:rFonts w:asciiTheme="minorHAnsi" w:hAnsiTheme="minorHAnsi" w:cstheme="minorHAnsi"/>
          <w:b w:val="0"/>
          <w:bCs w:val="0"/>
          <w:color w:val="000000"/>
          <w:sz w:val="28"/>
          <w:szCs w:val="28"/>
        </w:rPr>
        <w:br/>
        <w:t>gaṇa-saha hailena parama ānanda</w:t>
      </w:r>
    </w:p>
    <w:p w14:paraId="2F9220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and His associates were most happy to have entered Orissa.</w:t>
      </w:r>
    </w:p>
    <w:p w14:paraId="13FA6E59" w14:textId="198A3C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2.154</w:t>
      </w:r>
    </w:p>
    <w:p w14:paraId="096806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76BEEF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deva-sthāne prabhu thuiyā sabāre</w:t>
      </w:r>
      <w:r w:rsidRPr="004A2847">
        <w:rPr>
          <w:rStyle w:val="BookTitle"/>
          <w:rFonts w:asciiTheme="minorHAnsi" w:hAnsiTheme="minorHAnsi" w:cstheme="minorHAnsi"/>
          <w:b w:val="0"/>
          <w:bCs w:val="0"/>
          <w:color w:val="000000"/>
          <w:sz w:val="28"/>
          <w:szCs w:val="28"/>
        </w:rPr>
        <w:br/>
        <w:t>āpane calilā prabhu bhikṣā karibāre</w:t>
      </w:r>
    </w:p>
    <w:p w14:paraId="15E3F8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left His associates in one temple and went out to beg alms.</w:t>
      </w:r>
    </w:p>
    <w:p w14:paraId="65B643C0" w14:textId="64B1BD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2.155</w:t>
      </w:r>
    </w:p>
    <w:p w14:paraId="1C51FA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100629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ghare giyā prabhu upasanna haya</w:t>
      </w:r>
      <w:r w:rsidRPr="004A2847">
        <w:rPr>
          <w:rStyle w:val="BookTitle"/>
          <w:rFonts w:asciiTheme="minorHAnsi" w:hAnsiTheme="minorHAnsi" w:cstheme="minorHAnsi"/>
          <w:b w:val="0"/>
          <w:bCs w:val="0"/>
          <w:color w:val="000000"/>
          <w:sz w:val="28"/>
          <w:szCs w:val="28"/>
        </w:rPr>
        <w:br/>
        <w:t>se vigraha dekhite kāhāra moha naya</w:t>
      </w:r>
    </w:p>
    <w:p w14:paraId="577990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w:t>
      </w:r>
      <w:proofErr w:type="gramStart"/>
      <w:r w:rsidRPr="004A2847">
        <w:rPr>
          <w:rStyle w:val="BookTitle"/>
          <w:rFonts w:asciiTheme="minorHAnsi" w:hAnsiTheme="minorHAnsi" w:cstheme="minorHAnsi"/>
          <w:b/>
          <w:bCs/>
          <w:color w:val="800000"/>
          <w:sz w:val="28"/>
          <w:szCs w:val="28"/>
        </w:rPr>
        <w:t>whoever's</w:t>
      </w:r>
      <w:proofErr w:type="gramEnd"/>
      <w:r w:rsidRPr="004A2847">
        <w:rPr>
          <w:rStyle w:val="BookTitle"/>
          <w:rFonts w:asciiTheme="minorHAnsi" w:hAnsiTheme="minorHAnsi" w:cstheme="minorHAnsi"/>
          <w:b/>
          <w:bCs/>
          <w:color w:val="800000"/>
          <w:sz w:val="28"/>
          <w:szCs w:val="28"/>
        </w:rPr>
        <w:t xml:space="preserve"> house the Lord went to beg at, the people there became bewildered on seeing His form.</w:t>
      </w:r>
    </w:p>
    <w:p w14:paraId="6DAE9F4B" w14:textId="3C1FE8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2.156</w:t>
      </w:r>
    </w:p>
    <w:p w14:paraId="5F21F7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3521FC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āṅcala pātena prabhu śrī-gaurasundara</w:t>
      </w:r>
      <w:r w:rsidRPr="004A2847">
        <w:rPr>
          <w:rStyle w:val="BookTitle"/>
          <w:rFonts w:asciiTheme="minorHAnsi" w:hAnsiTheme="minorHAnsi" w:cstheme="minorHAnsi"/>
          <w:b w:val="0"/>
          <w:bCs w:val="0"/>
          <w:color w:val="000000"/>
          <w:sz w:val="28"/>
          <w:szCs w:val="28"/>
        </w:rPr>
        <w:br/>
        <w:t>sabei taṇḍula āni' deyena satvara</w:t>
      </w:r>
    </w:p>
    <w:p w14:paraId="73ED95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Śrī Gaurasundara held out His cloth for alms, everyone immediately placed rice in it.</w:t>
      </w:r>
    </w:p>
    <w:p w14:paraId="7C80CDB7" w14:textId="3A297B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2.157</w:t>
      </w:r>
    </w:p>
    <w:p w14:paraId="7460D4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41CE99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bhakṣya dravya utkṛṣṭa ye thāke yāra ghare</w:t>
      </w:r>
      <w:r w:rsidRPr="004A2847">
        <w:rPr>
          <w:rStyle w:val="BookTitle"/>
          <w:rFonts w:asciiTheme="minorHAnsi" w:hAnsiTheme="minorHAnsi" w:cstheme="minorHAnsi"/>
          <w:b w:val="0"/>
          <w:bCs w:val="0"/>
          <w:color w:val="000000"/>
          <w:sz w:val="28"/>
          <w:szCs w:val="28"/>
        </w:rPr>
        <w:br/>
        <w:t>sabei santoṣe āni' deyena prabhure</w:t>
      </w:r>
    </w:p>
    <w:p w14:paraId="2DE57A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happily offered the Lord whatever fine eatables they had in their house.</w:t>
      </w:r>
    </w:p>
    <w:p w14:paraId="57A9EBF4" w14:textId="4736F4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2.158-159</w:t>
      </w:r>
    </w:p>
    <w:p w14:paraId="2CCDD4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158-159</w:t>
      </w:r>
    </w:p>
    <w:p w14:paraId="6F5532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`jagatera annapūrṇā' ye lakṣmīra nāma</w:t>
      </w:r>
      <w:r w:rsidRPr="004A2847">
        <w:rPr>
          <w:rStyle w:val="BookTitle"/>
          <w:rFonts w:asciiTheme="minorHAnsi" w:hAnsiTheme="minorHAnsi" w:cstheme="minorHAnsi"/>
          <w:b w:val="0"/>
          <w:bCs w:val="0"/>
          <w:color w:val="000000"/>
          <w:sz w:val="28"/>
          <w:szCs w:val="28"/>
        </w:rPr>
        <w:br/>
        <w:t>se lakṣmī māgaye yāṅra pāda-padme sthāna</w:t>
      </w:r>
    </w:p>
    <w:p w14:paraId="32881D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prabhu āpane sakala ghare ghare</w:t>
      </w:r>
      <w:r w:rsidRPr="004A2847">
        <w:rPr>
          <w:rStyle w:val="BookTitle"/>
          <w:rFonts w:asciiTheme="minorHAnsi" w:hAnsiTheme="minorHAnsi" w:cstheme="minorHAnsi"/>
          <w:b w:val="0"/>
          <w:bCs w:val="0"/>
          <w:color w:val="000000"/>
          <w:sz w:val="28"/>
          <w:szCs w:val="28"/>
        </w:rPr>
        <w:br/>
        <w:t>nyāsi-rūpe bhikṣā-chale jīva dhanya kare</w:t>
      </w:r>
    </w:p>
    <w:p w14:paraId="2AE860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same Lord whose lotus feet are desired by Lakṣmī, who is known as Annapūrṇā, the supplier of food to the entire universe, personally delivered the living entities on the pretext of begging alms from door to door as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2FC24E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(1.16.33) it is stated:</w:t>
      </w:r>
    </w:p>
    <w:p w14:paraId="4C3BDC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brahmādayo bahu-tithaṁ yad-apāṅga-mokṣa-</w:t>
      </w:r>
      <w:r w:rsidRPr="004A2847">
        <w:rPr>
          <w:rStyle w:val="BookTitle"/>
          <w:rFonts w:asciiTheme="minorHAnsi" w:hAnsiTheme="minorHAnsi" w:cstheme="minorHAnsi"/>
          <w:b w:val="0"/>
          <w:bCs w:val="0"/>
          <w:color w:val="000000"/>
          <w:sz w:val="28"/>
          <w:szCs w:val="28"/>
        </w:rPr>
        <w:br/>
        <w:t>kāmās tapaḥ samacaran bhagavat-prapannāḥ</w:t>
      </w:r>
      <w:r w:rsidRPr="004A2847">
        <w:rPr>
          <w:rStyle w:val="BookTitle"/>
          <w:rFonts w:asciiTheme="minorHAnsi" w:hAnsiTheme="minorHAnsi" w:cstheme="minorHAnsi"/>
          <w:b w:val="0"/>
          <w:bCs w:val="0"/>
          <w:color w:val="000000"/>
          <w:sz w:val="28"/>
          <w:szCs w:val="28"/>
        </w:rPr>
        <w:br/>
        <w:t>sāśrīḥ sva-vāsam aravinda-vanaṁ vihāya</w:t>
      </w:r>
      <w:r w:rsidRPr="004A2847">
        <w:rPr>
          <w:rStyle w:val="BookTitle"/>
          <w:rFonts w:asciiTheme="minorHAnsi" w:hAnsiTheme="minorHAnsi" w:cstheme="minorHAnsi"/>
          <w:b w:val="0"/>
          <w:bCs w:val="0"/>
          <w:color w:val="000000"/>
          <w:sz w:val="28"/>
          <w:szCs w:val="28"/>
        </w:rPr>
        <w:br/>
        <w:t>yat-pāda-saubhagam alaṁ bhajate 'nuraktā</w:t>
      </w:r>
    </w:p>
    <w:p w14:paraId="2F7F0BB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“Lakṣmījī, the goddess of fortune, whose glance of grace was sought by demigods like Brahmā and for whom they surrendered many a day unto the Personality of Godhead, gave up her own abode in the forest of lotus flowers and engaged herself in the service of the lotus feet of the Lord.” In a conversation between the personified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and Vidyā in the </w:t>
      </w:r>
      <w:r w:rsidRPr="004A2847">
        <w:rPr>
          <w:rStyle w:val="BookTitle"/>
          <w:rFonts w:asciiTheme="minorHAnsi" w:hAnsiTheme="minorHAnsi" w:cstheme="minorHAnsi"/>
          <w:b w:val="0"/>
          <w:bCs w:val="0"/>
          <w:i/>
          <w:iCs/>
          <w:color w:val="000000"/>
          <w:sz w:val="28"/>
          <w:szCs w:val="28"/>
        </w:rPr>
        <w:t>Nārada-pañcarātra</w:t>
      </w:r>
      <w:r w:rsidRPr="004A2847">
        <w:rPr>
          <w:rStyle w:val="BookTitle"/>
          <w:rFonts w:asciiTheme="minorHAnsi" w:hAnsiTheme="minorHAnsi" w:cstheme="minorHAnsi"/>
          <w:b w:val="0"/>
          <w:bCs w:val="0"/>
          <w:color w:val="000000"/>
          <w:sz w:val="28"/>
          <w:szCs w:val="28"/>
        </w:rPr>
        <w:t xml:space="preserve"> it is stated:</w:t>
      </w:r>
    </w:p>
    <w:p w14:paraId="37F0C5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 bhajana-sampattir   bhajate prakṛtiḥ priyam</w:t>
      </w:r>
      <w:r w:rsidRPr="004A2847">
        <w:rPr>
          <w:rStyle w:val="BookTitle"/>
          <w:rFonts w:asciiTheme="minorHAnsi" w:hAnsiTheme="minorHAnsi" w:cstheme="minorHAnsi"/>
          <w:b w:val="0"/>
          <w:bCs w:val="0"/>
          <w:color w:val="000000"/>
          <w:sz w:val="28"/>
          <w:szCs w:val="28"/>
        </w:rPr>
        <w:br/>
        <w:t>jāyate 'tyanta-duḥkhena   seyaṁ prakṛtir ātmanaḥ</w:t>
      </w:r>
      <w:r w:rsidRPr="004A2847">
        <w:rPr>
          <w:rStyle w:val="BookTitle"/>
          <w:rFonts w:asciiTheme="minorHAnsi" w:hAnsiTheme="minorHAnsi" w:cstheme="minorHAnsi"/>
          <w:b w:val="0"/>
          <w:bCs w:val="0"/>
          <w:color w:val="000000"/>
          <w:sz w:val="28"/>
          <w:szCs w:val="28"/>
        </w:rPr>
        <w:br/>
        <w:t>durgeti gīyate sadbhir   akhaṇḍa-rasa-vallabhā</w:t>
      </w:r>
    </w:p>
    <w:p w14:paraId="2AE0C89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“Devotion is the fruit of devotional service. </w:t>
      </w:r>
      <w:r w:rsidRPr="004A2847">
        <w:rPr>
          <w:rStyle w:val="BookTitle"/>
          <w:rFonts w:asciiTheme="minorHAnsi" w:hAnsiTheme="minorHAnsi" w:cstheme="minorHAnsi"/>
          <w:b w:val="0"/>
          <w:bCs w:val="0"/>
          <w:i/>
          <w:iCs/>
          <w:color w:val="000000"/>
          <w:sz w:val="28"/>
          <w:szCs w:val="28"/>
        </w:rPr>
        <w:t>Prakṛti</w:t>
      </w:r>
      <w:r w:rsidRPr="004A2847">
        <w:rPr>
          <w:rStyle w:val="BookTitle"/>
          <w:rFonts w:asciiTheme="minorHAnsi" w:hAnsiTheme="minorHAnsi" w:cstheme="minorHAnsi"/>
          <w:b w:val="0"/>
          <w:bCs w:val="0"/>
          <w:color w:val="000000"/>
          <w:sz w:val="28"/>
          <w:szCs w:val="28"/>
        </w:rPr>
        <w:t xml:space="preserve"> serves her beloved in devotion. It was with great difficulty that this </w:t>
      </w:r>
      <w:r w:rsidRPr="004A2847">
        <w:rPr>
          <w:rStyle w:val="BookTitle"/>
          <w:rFonts w:asciiTheme="minorHAnsi" w:hAnsiTheme="minorHAnsi" w:cstheme="minorHAnsi"/>
          <w:b w:val="0"/>
          <w:bCs w:val="0"/>
          <w:i/>
          <w:iCs/>
          <w:color w:val="000000"/>
          <w:sz w:val="28"/>
          <w:szCs w:val="28"/>
        </w:rPr>
        <w:t xml:space="preserve">Prakṛti </w:t>
      </w:r>
      <w:r w:rsidRPr="004A2847">
        <w:rPr>
          <w:rStyle w:val="BookTitle"/>
          <w:rFonts w:asciiTheme="minorHAnsi" w:hAnsiTheme="minorHAnsi" w:cstheme="minorHAnsi"/>
          <w:b w:val="0"/>
          <w:bCs w:val="0"/>
          <w:color w:val="000000"/>
          <w:sz w:val="28"/>
          <w:szCs w:val="28"/>
        </w:rPr>
        <w:t>took birth from Him. Saintly persons sing of her by the name Durgā. She is His devoted consort with undeviating affection.”</w:t>
      </w:r>
    </w:p>
    <w:p w14:paraId="0C7B82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(1.19.32-33) it is stated:</w:t>
      </w:r>
    </w:p>
    <w:p w14:paraId="79446D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parīkṣid uvāca</w:t>
      </w:r>
      <w:r w:rsidRPr="004A2847">
        <w:rPr>
          <w:rStyle w:val="BookTitle"/>
          <w:rFonts w:asciiTheme="minorHAnsi" w:hAnsiTheme="minorHAnsi" w:cstheme="minorHAnsi"/>
          <w:b w:val="0"/>
          <w:bCs w:val="0"/>
          <w:color w:val="000000"/>
          <w:sz w:val="28"/>
          <w:szCs w:val="28"/>
        </w:rPr>
        <w:br/>
        <w:t>aho adya vayaṁ brahman</w:t>
      </w:r>
      <w:r w:rsidRPr="004A2847">
        <w:rPr>
          <w:rStyle w:val="BookTitle"/>
          <w:rFonts w:asciiTheme="minorHAnsi" w:hAnsiTheme="minorHAnsi" w:cstheme="minorHAnsi"/>
          <w:b w:val="0"/>
          <w:bCs w:val="0"/>
          <w:color w:val="000000"/>
          <w:sz w:val="28"/>
          <w:szCs w:val="28"/>
        </w:rPr>
        <w:br/>
        <w:t>sat-sevyāḥ kṣatra-bandhavaḥ</w:t>
      </w:r>
      <w:r w:rsidRPr="004A2847">
        <w:rPr>
          <w:rStyle w:val="BookTitle"/>
          <w:rFonts w:asciiTheme="minorHAnsi" w:hAnsiTheme="minorHAnsi" w:cstheme="minorHAnsi"/>
          <w:b w:val="0"/>
          <w:bCs w:val="0"/>
          <w:color w:val="000000"/>
          <w:sz w:val="28"/>
          <w:szCs w:val="28"/>
        </w:rPr>
        <w:br/>
        <w:t>kṛpayātithi-rūpeṇa</w:t>
      </w:r>
      <w:r w:rsidRPr="004A2847">
        <w:rPr>
          <w:rStyle w:val="BookTitle"/>
          <w:rFonts w:asciiTheme="minorHAnsi" w:hAnsiTheme="minorHAnsi" w:cstheme="minorHAnsi"/>
          <w:b w:val="0"/>
          <w:bCs w:val="0"/>
          <w:color w:val="000000"/>
          <w:sz w:val="28"/>
          <w:szCs w:val="28"/>
        </w:rPr>
        <w:br/>
        <w:t>bhavadbhis tīrthakāḥ kṛtāḥ</w:t>
      </w:r>
    </w:p>
    <w:p w14:paraId="511A06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yeṣāṁ saṁsmaraṇāt puṁsāṁ</w:t>
      </w:r>
      <w:r w:rsidRPr="004A2847">
        <w:rPr>
          <w:rStyle w:val="BookTitle"/>
          <w:rFonts w:asciiTheme="minorHAnsi" w:hAnsiTheme="minorHAnsi" w:cstheme="minorHAnsi"/>
          <w:b w:val="0"/>
          <w:bCs w:val="0"/>
          <w:color w:val="000000"/>
          <w:sz w:val="28"/>
          <w:szCs w:val="28"/>
        </w:rPr>
        <w:br/>
        <w:t>sadyaḥ śuddhyanti vai gṛhāḥ</w:t>
      </w:r>
      <w:r w:rsidRPr="004A2847">
        <w:rPr>
          <w:rStyle w:val="BookTitle"/>
          <w:rFonts w:asciiTheme="minorHAnsi" w:hAnsiTheme="minorHAnsi" w:cstheme="minorHAnsi"/>
          <w:b w:val="0"/>
          <w:bCs w:val="0"/>
          <w:color w:val="000000"/>
          <w:sz w:val="28"/>
          <w:szCs w:val="28"/>
        </w:rPr>
        <w:br/>
        <w:t>kiṁ punar darśana-sparśa-</w:t>
      </w:r>
      <w:r w:rsidRPr="004A2847">
        <w:rPr>
          <w:rStyle w:val="BookTitle"/>
          <w:rFonts w:asciiTheme="minorHAnsi" w:hAnsiTheme="minorHAnsi" w:cstheme="minorHAnsi"/>
          <w:b w:val="0"/>
          <w:bCs w:val="0"/>
          <w:color w:val="000000"/>
          <w:sz w:val="28"/>
          <w:szCs w:val="28"/>
        </w:rPr>
        <w:br/>
        <w:t>pāda-śaucāsanādibhiḥ</w:t>
      </w:r>
    </w:p>
    <w:p w14:paraId="6E7C873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by your mercy only, you have sanctified us, making us like unto </w:t>
      </w:r>
      <w:r w:rsidRPr="004A2847">
        <w:rPr>
          <w:rStyle w:val="BookTitle"/>
          <w:rFonts w:asciiTheme="minorHAnsi" w:hAnsiTheme="minorHAnsi" w:cstheme="minorHAnsi"/>
          <w:b w:val="0"/>
          <w:bCs w:val="0"/>
          <w:color w:val="000000"/>
          <w:sz w:val="28"/>
          <w:szCs w:val="28"/>
        </w:rPr>
        <w:lastRenderedPageBreak/>
        <w:t>places of pilgrimage, all by your presence here as my guest. By your mercy, we, who are but unworthy royalty, become eligible to serve the devotee. Simply by our remembering you, our houses become instantly sanctified. And what to speak of seeing you, touching you, washing your holy feet, and offering you a seat in our home?”</w:t>
      </w:r>
    </w:p>
    <w:p w14:paraId="3A5CC6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This was Śrī Caitanyadeva's pastime of begging alms door to door.</w:t>
      </w:r>
    </w:p>
    <w:p w14:paraId="142DE9E7" w14:textId="7CD0AA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2.160</w:t>
      </w:r>
    </w:p>
    <w:p w14:paraId="407311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196B43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 kari' prabhu hai' haraṣita mana</w:t>
      </w:r>
      <w:r w:rsidRPr="004A2847">
        <w:rPr>
          <w:rStyle w:val="BookTitle"/>
          <w:rFonts w:asciiTheme="minorHAnsi" w:hAnsiTheme="minorHAnsi" w:cstheme="minorHAnsi"/>
          <w:b w:val="0"/>
          <w:bCs w:val="0"/>
          <w:color w:val="000000"/>
          <w:sz w:val="28"/>
          <w:szCs w:val="28"/>
        </w:rPr>
        <w:br/>
        <w:t>āilena yathā vasi' āche bhakta-gaṇa</w:t>
      </w:r>
    </w:p>
    <w:p w14:paraId="431A11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begging alms, the Lord became joyful. He then returned to where the devotees were waiting.</w:t>
      </w:r>
    </w:p>
    <w:p w14:paraId="5A2E6C5D" w14:textId="5D1C90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2.161</w:t>
      </w:r>
    </w:p>
    <w:p w14:paraId="42001F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19CA0F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 dravya dekhi' sabe lāgilā hāsite</w:t>
      </w:r>
      <w:r w:rsidRPr="004A2847">
        <w:rPr>
          <w:rStyle w:val="BookTitle"/>
          <w:rFonts w:asciiTheme="minorHAnsi" w:hAnsiTheme="minorHAnsi" w:cstheme="minorHAnsi"/>
          <w:b w:val="0"/>
          <w:bCs w:val="0"/>
          <w:color w:val="000000"/>
          <w:sz w:val="28"/>
          <w:szCs w:val="28"/>
        </w:rPr>
        <w:br/>
        <w:t xml:space="preserve">sabei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“prabhu, pāribā poṣite”</w:t>
      </w:r>
    </w:p>
    <w:p w14:paraId="77D19F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devotees saw the foodstuffs that the Lord collected as alms, they began to laugh and said, “O Lord,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will be able to maintain us.”</w:t>
      </w:r>
    </w:p>
    <w:p w14:paraId="3FE30E1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At present Śrī Caitanya Maṭha and its branches collect donations from various people and use them for the service of the Vaiṣṇavas. By personally begging from door to door and having His devotees beg from door to door, Śrī Gaurasundara displayed the pastime of maintaining His followers, or serving the Vaiṣṇavas. Although when envious people see many persons give donations to the Gauḍīya Maṭha devotees who collect alms, they create problems for those devotees, the devotees do not hesitate to boldly preach, “Only the Gauḍīya Maṭha can constantly protect the religious principles for attaining love of God that were preached by Śrī Gaurasundara.” [By the nature of the disciplic succession, this ability is passed down to those who are qualified.] One atheistic offender has openly admitted, “The Śrī Gauḍīya Maṭha process of preaching in various countries is the path inaugurated by Śrī Gaurasundara. </w:t>
      </w:r>
      <w:proofErr w:type="gramStart"/>
      <w:r w:rsidRPr="004A2847">
        <w:rPr>
          <w:rStyle w:val="BookTitle"/>
          <w:rFonts w:asciiTheme="minorHAnsi" w:hAnsiTheme="minorHAnsi" w:cstheme="minorHAnsi"/>
          <w:b w:val="0"/>
          <w:bCs w:val="0"/>
          <w:color w:val="000000"/>
          <w:sz w:val="28"/>
          <w:szCs w:val="28"/>
        </w:rPr>
        <w:t>Actually, Śrī</w:t>
      </w:r>
      <w:proofErr w:type="gramEnd"/>
      <w:r w:rsidRPr="004A2847">
        <w:rPr>
          <w:rStyle w:val="BookTitle"/>
          <w:rFonts w:asciiTheme="minorHAnsi" w:hAnsiTheme="minorHAnsi" w:cstheme="minorHAnsi"/>
          <w:b w:val="0"/>
          <w:bCs w:val="0"/>
          <w:color w:val="000000"/>
          <w:sz w:val="28"/>
          <w:szCs w:val="28"/>
        </w:rPr>
        <w:t xml:space="preserve"> Gauḍīya Maṭha has become successful in the activities of properly preaching the teachings of Śrī Gaurasundara.” Even the atheistic, blasphemous </w:t>
      </w:r>
      <w:r w:rsidRPr="004A2847">
        <w:rPr>
          <w:rStyle w:val="BookTitle"/>
          <w:rFonts w:asciiTheme="minorHAnsi" w:hAnsiTheme="minorHAnsi" w:cstheme="minorHAnsi"/>
          <w:b w:val="0"/>
          <w:bCs w:val="0"/>
          <w:i/>
          <w:iCs/>
          <w:color w:val="000000"/>
          <w:sz w:val="28"/>
          <w:szCs w:val="28"/>
        </w:rPr>
        <w:t>sahajiyās</w:t>
      </w:r>
      <w:r w:rsidRPr="004A2847">
        <w:rPr>
          <w:rStyle w:val="BookTitle"/>
          <w:rFonts w:asciiTheme="minorHAnsi" w:hAnsiTheme="minorHAnsi" w:cstheme="minorHAnsi"/>
          <w:b w:val="0"/>
          <w:bCs w:val="0"/>
          <w:color w:val="000000"/>
          <w:sz w:val="28"/>
          <w:szCs w:val="28"/>
        </w:rPr>
        <w:t xml:space="preserve"> cannot deny this fact. Although the servants of Gauḍīya Maṭha do not approve of the artificial </w:t>
      </w:r>
      <w:r w:rsidRPr="004A2847">
        <w:rPr>
          <w:rStyle w:val="BookTitle"/>
          <w:rFonts w:asciiTheme="minorHAnsi" w:hAnsiTheme="minorHAnsi" w:cstheme="minorHAnsi"/>
          <w:b w:val="0"/>
          <w:bCs w:val="0"/>
          <w:color w:val="000000"/>
          <w:sz w:val="28"/>
          <w:szCs w:val="28"/>
        </w:rPr>
        <w:lastRenderedPageBreak/>
        <w:t xml:space="preserve">Vaiṣṇava behavior of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and although the </w:t>
      </w:r>
      <w:r w:rsidRPr="004A2847">
        <w:rPr>
          <w:rStyle w:val="BookTitle"/>
          <w:rFonts w:asciiTheme="minorHAnsi" w:hAnsiTheme="minorHAnsi" w:cstheme="minorHAnsi"/>
          <w:b w:val="0"/>
          <w:bCs w:val="0"/>
          <w:i/>
          <w:iCs/>
          <w:color w:val="000000"/>
          <w:sz w:val="28"/>
          <w:szCs w:val="28"/>
        </w:rPr>
        <w:t>sahajiyās</w:t>
      </w:r>
      <w:r w:rsidRPr="004A2847">
        <w:rPr>
          <w:rStyle w:val="BookTitle"/>
          <w:rFonts w:asciiTheme="minorHAnsi" w:hAnsiTheme="minorHAnsi" w:cstheme="minorHAnsi"/>
          <w:b w:val="0"/>
          <w:bCs w:val="0"/>
          <w:color w:val="000000"/>
          <w:sz w:val="28"/>
          <w:szCs w:val="28"/>
        </w:rPr>
        <w:t xml:space="preserve"> always try to oppose such servants, the </w:t>
      </w:r>
      <w:r w:rsidRPr="004A2847">
        <w:rPr>
          <w:rStyle w:val="BookTitle"/>
          <w:rFonts w:asciiTheme="minorHAnsi" w:hAnsiTheme="minorHAnsi" w:cstheme="minorHAnsi"/>
          <w:b w:val="0"/>
          <w:bCs w:val="0"/>
          <w:i/>
          <w:iCs/>
          <w:color w:val="000000"/>
          <w:sz w:val="28"/>
          <w:szCs w:val="28"/>
        </w:rPr>
        <w:t>sahajiyās</w:t>
      </w:r>
      <w:r w:rsidRPr="004A2847">
        <w:rPr>
          <w:rStyle w:val="BookTitle"/>
          <w:rFonts w:asciiTheme="minorHAnsi" w:hAnsiTheme="minorHAnsi" w:cstheme="minorHAnsi"/>
          <w:b w:val="0"/>
          <w:bCs w:val="0"/>
          <w:color w:val="000000"/>
          <w:sz w:val="28"/>
          <w:szCs w:val="28"/>
        </w:rPr>
        <w:t xml:space="preserve"> openly admit that the preachers of Gauḍīya Maṭha follow in the footsteps of Mahāprabhu by desiring the benefit of all living entities. Just as Śrī Gaurasundara acted as the maintainer of the devotees by nourishing their spiritual lives and removing their obstacles, His servants also do the same for His service. This fact cannot be understood by the pseudo-devotee, so-called-Vaiṣṇava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w:t>
      </w:r>
    </w:p>
    <w:p w14:paraId="04A03371" w14:textId="51F4E7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2.162</w:t>
      </w:r>
    </w:p>
    <w:p w14:paraId="10E23A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51EC74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jagadānanda karilā randhana</w:t>
      </w:r>
      <w:r w:rsidRPr="004A2847">
        <w:rPr>
          <w:rStyle w:val="BookTitle"/>
          <w:rFonts w:asciiTheme="minorHAnsi" w:hAnsiTheme="minorHAnsi" w:cstheme="minorHAnsi"/>
          <w:b w:val="0"/>
          <w:bCs w:val="0"/>
          <w:color w:val="000000"/>
          <w:sz w:val="28"/>
          <w:szCs w:val="28"/>
        </w:rPr>
        <w:br/>
        <w:t>sabāra saṁhati prabhu karilā bhojana</w:t>
      </w:r>
    </w:p>
    <w:p w14:paraId="7738B8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Jagadānanda cooked with great satisfaction, and the Lord then ate in the company of the devotees.</w:t>
      </w:r>
    </w:p>
    <w:p w14:paraId="55F9A144" w14:textId="11A29D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2.163</w:t>
      </w:r>
    </w:p>
    <w:p w14:paraId="64AC7F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48ADBE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sarva-rātri sei grāme kari' saṅkīrtana</w:t>
      </w:r>
      <w:r w:rsidRPr="004A2847">
        <w:rPr>
          <w:rStyle w:val="BookTitle"/>
          <w:rFonts w:asciiTheme="minorHAnsi" w:hAnsiTheme="minorHAnsi" w:cstheme="minorHAnsi"/>
          <w:b w:val="0"/>
          <w:bCs w:val="0"/>
          <w:color w:val="000000"/>
          <w:sz w:val="28"/>
          <w:szCs w:val="28"/>
        </w:rPr>
        <w:br/>
        <w:t>ūṣaḥkāle mahāprabhu karilā gamana</w:t>
      </w:r>
    </w:p>
    <w:p w14:paraId="4C7693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Mahāprabhu and the devotees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the entire night in that village and then departed early the next morning.</w:t>
      </w:r>
    </w:p>
    <w:p w14:paraId="7C00E439" w14:textId="338195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2.164</w:t>
      </w:r>
    </w:p>
    <w:p w14:paraId="494065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468E56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kata-dūra gele mātra dānī durācāra</w:t>
      </w:r>
      <w:r w:rsidRPr="004A2847">
        <w:rPr>
          <w:rStyle w:val="BookTitle"/>
          <w:rFonts w:asciiTheme="minorHAnsi" w:hAnsiTheme="minorHAnsi" w:cstheme="minorHAnsi"/>
          <w:b w:val="0"/>
          <w:bCs w:val="0"/>
          <w:color w:val="000000"/>
          <w:sz w:val="28"/>
          <w:szCs w:val="28"/>
        </w:rPr>
        <w:br/>
        <w:t>rākhileka, dāna cāhe, nā deya yāibāra</w:t>
      </w:r>
    </w:p>
    <w:p w14:paraId="5D9904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they had traveled some distance, a sinful toll collector stopped them and would not allow them to go further without paying taxes.</w:t>
      </w:r>
    </w:p>
    <w:p w14:paraId="52535AB2" w14:textId="52763D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2.165</w:t>
      </w:r>
    </w:p>
    <w:p w14:paraId="62CB40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2A65D1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prabhura teja pāila vismaya</w:t>
      </w:r>
      <w:r w:rsidRPr="004A2847">
        <w:rPr>
          <w:rStyle w:val="BookTitle"/>
          <w:rFonts w:asciiTheme="minorHAnsi" w:hAnsiTheme="minorHAnsi" w:cstheme="minorHAnsi"/>
          <w:b w:val="0"/>
          <w:bCs w:val="0"/>
          <w:color w:val="000000"/>
          <w:sz w:val="28"/>
          <w:szCs w:val="28"/>
        </w:rPr>
        <w:br/>
      </w:r>
      <w:proofErr w:type="gramStart"/>
      <w:r w:rsidRPr="004A2847">
        <w:rPr>
          <w:rStyle w:val="BookTitle"/>
          <w:rFonts w:asciiTheme="minorHAnsi" w:hAnsiTheme="minorHAnsi" w:cstheme="minorHAnsi"/>
          <w:b w:val="0"/>
          <w:bCs w:val="0"/>
          <w:color w:val="000000"/>
          <w:sz w:val="28"/>
          <w:szCs w:val="28"/>
        </w:rPr>
        <w:lastRenderedPageBreak/>
        <w:t>jijñāsila,—</w:t>
      </w:r>
      <w:proofErr w:type="gramEnd"/>
      <w:r w:rsidRPr="004A2847">
        <w:rPr>
          <w:rStyle w:val="BookTitle"/>
          <w:rFonts w:asciiTheme="minorHAnsi" w:hAnsiTheme="minorHAnsi" w:cstheme="minorHAnsi"/>
          <w:b w:val="0"/>
          <w:bCs w:val="0"/>
          <w:color w:val="000000"/>
          <w:sz w:val="28"/>
          <w:szCs w:val="28"/>
        </w:rPr>
        <w:t>“tomāra kateka-loka haya?”</w:t>
      </w:r>
    </w:p>
    <w:p w14:paraId="1F21EE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Struck with wonder on seeing the Lord's effulgence, he asked, “How many people are with You?”</w:t>
      </w:r>
    </w:p>
    <w:p w14:paraId="73B8C299" w14:textId="43A570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2.166-167</w:t>
      </w:r>
    </w:p>
    <w:p w14:paraId="120E4F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166-167</w:t>
      </w:r>
    </w:p>
    <w:p w14:paraId="4A0465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kahe,—</w:t>
      </w:r>
      <w:proofErr w:type="gramEnd"/>
      <w:r w:rsidRPr="004A2847">
        <w:rPr>
          <w:rStyle w:val="BookTitle"/>
          <w:rFonts w:asciiTheme="minorHAnsi" w:hAnsiTheme="minorHAnsi" w:cstheme="minorHAnsi"/>
          <w:b w:val="0"/>
          <w:bCs w:val="0"/>
          <w:color w:val="000000"/>
          <w:sz w:val="28"/>
          <w:szCs w:val="28"/>
        </w:rPr>
        <w:t>“jagate āmāra keha naya</w:t>
      </w:r>
      <w:r w:rsidRPr="004A2847">
        <w:rPr>
          <w:rStyle w:val="BookTitle"/>
          <w:rFonts w:asciiTheme="minorHAnsi" w:hAnsiTheme="minorHAnsi" w:cstheme="minorHAnsi"/>
          <w:b w:val="0"/>
          <w:bCs w:val="0"/>
          <w:color w:val="000000"/>
          <w:sz w:val="28"/>
          <w:szCs w:val="28"/>
        </w:rPr>
        <w:br/>
        <w:t>āmiha kāhāra nahi-kahila niścaya</w:t>
      </w:r>
    </w:p>
    <w:p w14:paraId="25C92C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āmi, dui nahi sakala āmāra”</w:t>
      </w:r>
      <w:r w:rsidRPr="004A2847">
        <w:rPr>
          <w:rStyle w:val="BookTitle"/>
          <w:rFonts w:asciiTheme="minorHAnsi" w:hAnsiTheme="minorHAnsi" w:cstheme="minorHAnsi"/>
          <w:b w:val="0"/>
          <w:bCs w:val="0"/>
          <w:color w:val="000000"/>
          <w:sz w:val="28"/>
          <w:szCs w:val="28"/>
        </w:rPr>
        <w:br/>
        <w:t>kahite nayane vahe avirata dhāra</w:t>
      </w:r>
    </w:p>
    <w:p w14:paraId="31BAD8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replied, “I have no one in this world, and I do not belong to anyone. I tell you this fact. I am alone with no companion. The entire world is Mine.” As the Lord spoke, incessant tears flowed from His eyes.</w:t>
      </w:r>
    </w:p>
    <w:p w14:paraId="6805CF2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Kaṭha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Upaniṣad </w:t>
      </w:r>
      <w:r w:rsidRPr="004A2847">
        <w:rPr>
          <w:rStyle w:val="BookTitle"/>
          <w:rFonts w:asciiTheme="minorHAnsi" w:hAnsiTheme="minorHAnsi" w:cstheme="minorHAnsi"/>
          <w:b w:val="0"/>
          <w:bCs w:val="0"/>
          <w:color w:val="000000"/>
          <w:sz w:val="28"/>
          <w:szCs w:val="28"/>
        </w:rPr>
        <w:t xml:space="preserve">(2.2.12) it is stated: </w:t>
      </w:r>
      <w:r w:rsidRPr="004A2847">
        <w:rPr>
          <w:rStyle w:val="BookTitle"/>
          <w:rFonts w:asciiTheme="minorHAnsi" w:hAnsiTheme="minorHAnsi" w:cstheme="minorHAnsi"/>
          <w:b w:val="0"/>
          <w:bCs w:val="0"/>
          <w:i/>
          <w:iCs/>
          <w:color w:val="000000"/>
          <w:sz w:val="28"/>
          <w:szCs w:val="28"/>
        </w:rPr>
        <w:t>eko vaśī sarva-bhūtāntarātmā</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He is the supreme controller, the Supersoul in everyone's heart.” In the </w:t>
      </w:r>
      <w:r w:rsidRPr="004A2847">
        <w:rPr>
          <w:rStyle w:val="BookTitle"/>
          <w:rFonts w:asciiTheme="minorHAnsi" w:hAnsiTheme="minorHAnsi" w:cstheme="minorHAnsi"/>
          <w:b w:val="0"/>
          <w:bCs w:val="0"/>
          <w:i/>
          <w:iCs/>
          <w:color w:val="000000"/>
          <w:sz w:val="28"/>
          <w:szCs w:val="28"/>
        </w:rPr>
        <w:t xml:space="preserve">Śvetāśvatara Upaniṣad </w:t>
      </w:r>
      <w:r w:rsidRPr="004A2847">
        <w:rPr>
          <w:rStyle w:val="BookTitle"/>
          <w:rFonts w:asciiTheme="minorHAnsi" w:hAnsiTheme="minorHAnsi" w:cstheme="minorHAnsi"/>
          <w:b w:val="0"/>
          <w:bCs w:val="0"/>
          <w:color w:val="000000"/>
          <w:sz w:val="28"/>
          <w:szCs w:val="28"/>
        </w:rPr>
        <w:t xml:space="preserve">(6.11) and </w:t>
      </w:r>
      <w:r w:rsidRPr="004A2847">
        <w:rPr>
          <w:rStyle w:val="BookTitle"/>
          <w:rFonts w:asciiTheme="minorHAnsi" w:hAnsiTheme="minorHAnsi" w:cstheme="minorHAnsi"/>
          <w:b w:val="0"/>
          <w:bCs w:val="0"/>
          <w:i/>
          <w:iCs/>
          <w:color w:val="000000"/>
          <w:sz w:val="28"/>
          <w:szCs w:val="28"/>
        </w:rPr>
        <w:t xml:space="preserve">Gopāla-tāpanī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Uttara</w:t>
      </w:r>
      <w:r w:rsidRPr="004A2847">
        <w:rPr>
          <w:rStyle w:val="BookTitle"/>
          <w:rFonts w:asciiTheme="minorHAnsi" w:hAnsiTheme="minorHAnsi" w:cstheme="minorHAnsi"/>
          <w:b w:val="0"/>
          <w:bCs w:val="0"/>
          <w:color w:val="000000"/>
          <w:sz w:val="28"/>
          <w:szCs w:val="28"/>
        </w:rPr>
        <w:t xml:space="preserve"> 97) it is stated: </w:t>
      </w:r>
      <w:r w:rsidRPr="004A2847">
        <w:rPr>
          <w:rStyle w:val="BookTitle"/>
          <w:rFonts w:asciiTheme="minorHAnsi" w:hAnsiTheme="minorHAnsi" w:cstheme="minorHAnsi"/>
          <w:b w:val="0"/>
          <w:bCs w:val="0"/>
          <w:i/>
          <w:iCs/>
          <w:color w:val="000000"/>
          <w:sz w:val="28"/>
          <w:szCs w:val="28"/>
        </w:rPr>
        <w:t>eko devaḥ sarva-bhūteṣu gūḍhaḥ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The one Supreme Lord resides hidden within all living entities.”</w:t>
      </w:r>
    </w:p>
    <w:p w14:paraId="41E82FAE" w14:textId="1A8AD1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2.168</w:t>
      </w:r>
    </w:p>
    <w:p w14:paraId="037A08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7B9FD6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dānī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“gosāñi, karaha śubha tumi</w:t>
      </w:r>
      <w:r w:rsidRPr="004A2847">
        <w:rPr>
          <w:rStyle w:val="BookTitle"/>
          <w:rFonts w:asciiTheme="minorHAnsi" w:hAnsiTheme="minorHAnsi" w:cstheme="minorHAnsi"/>
          <w:b w:val="0"/>
          <w:bCs w:val="0"/>
          <w:color w:val="000000"/>
          <w:sz w:val="28"/>
          <w:szCs w:val="28"/>
        </w:rPr>
        <w:br/>
        <w:t>e-sabāra dāna pāile chāḍi' diba āmi”</w:t>
      </w:r>
    </w:p>
    <w:p w14:paraId="3DE319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toll collector said, “O Gosāñi,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may go. I will let these persons go after they pay taxes.”</w:t>
      </w:r>
    </w:p>
    <w:p w14:paraId="4C672A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Long ago, when someone passed through the jurisdiction of a landlord, toll collectors would demand taxes from him. When Śrī Gaurasundara was traveling with the six devotees, He had no assets with Him. Since none of them had anything even to pay toll taxes, they considered they were traveling under the protection of Śrī Gaurasundara. Then one toll collector even demanded toll tax from Gaurasundara just as Hariscandra had demanded cremation fees for his own son. He firmly declared that no one would be allowed to continue the journey to Jagannātha without paying the toll tax. But when he saw Mahāprabhu's </w:t>
      </w:r>
      <w:r w:rsidRPr="004A2847">
        <w:rPr>
          <w:rStyle w:val="BookTitle"/>
          <w:rFonts w:asciiTheme="minorHAnsi" w:hAnsiTheme="minorHAnsi" w:cstheme="minorHAnsi"/>
          <w:b w:val="0"/>
          <w:bCs w:val="0"/>
          <w:color w:val="000000"/>
          <w:sz w:val="28"/>
          <w:szCs w:val="28"/>
        </w:rPr>
        <w:lastRenderedPageBreak/>
        <w:t xml:space="preserve">extraordinary form, he asked, “How many people are with You?” In reply, the Lord said, “I have taken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from relationships with the people of this world. Therefore no one of this world is Mine, and I am not one of them. I am, </w:t>
      </w:r>
      <w:r w:rsidRPr="004A2847">
        <w:rPr>
          <w:rStyle w:val="BookTitle"/>
          <w:rFonts w:asciiTheme="minorHAnsi" w:hAnsiTheme="minorHAnsi" w:cstheme="minorHAnsi"/>
          <w:b w:val="0"/>
          <w:bCs w:val="0"/>
          <w:i/>
          <w:iCs/>
          <w:color w:val="000000"/>
          <w:sz w:val="28"/>
          <w:szCs w:val="28"/>
        </w:rPr>
        <w:t>ekam evādvitīyam</w:t>
      </w:r>
      <w:r w:rsidRPr="004A2847">
        <w:rPr>
          <w:rStyle w:val="BookTitle"/>
          <w:rFonts w:asciiTheme="minorHAnsi" w:hAnsiTheme="minorHAnsi" w:cstheme="minorHAnsi"/>
          <w:b w:val="0"/>
          <w:bCs w:val="0"/>
          <w:color w:val="000000"/>
          <w:sz w:val="28"/>
          <w:szCs w:val="28"/>
        </w:rPr>
        <w:t>—`One without a second.' The entire world is Mine.” When the toll collector saw incessant tears flow from the Lord's eyes, he said, “You do not have to pay taxes, but the others must.”</w:t>
      </w:r>
    </w:p>
    <w:p w14:paraId="2CD0F645" w14:textId="101C1B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2.169</w:t>
      </w:r>
    </w:p>
    <w:p w14:paraId="67848F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6387EA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 karilena prabhu `govinda' baliyā</w:t>
      </w:r>
      <w:r w:rsidRPr="004A2847">
        <w:rPr>
          <w:rStyle w:val="BookTitle"/>
          <w:rFonts w:asciiTheme="minorHAnsi" w:hAnsiTheme="minorHAnsi" w:cstheme="minorHAnsi"/>
          <w:b w:val="0"/>
          <w:bCs w:val="0"/>
          <w:color w:val="000000"/>
          <w:sz w:val="28"/>
          <w:szCs w:val="28"/>
        </w:rPr>
        <w:br/>
        <w:t>kata-dūre sabā' chāḍi' vasilena giyā</w:t>
      </w:r>
    </w:p>
    <w:p w14:paraId="70422B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walked down the road chanting, “Govinda!” He left the others behind and sat down in the distance.</w:t>
      </w:r>
    </w:p>
    <w:p w14:paraId="359C6829" w14:textId="2A9685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2.170</w:t>
      </w:r>
    </w:p>
    <w:p w14:paraId="4C54BB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69BAFE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 parihari' prabhu karilā gamana</w:t>
      </w:r>
      <w:r w:rsidRPr="004A2847">
        <w:rPr>
          <w:rStyle w:val="BookTitle"/>
          <w:rFonts w:asciiTheme="minorHAnsi" w:hAnsiTheme="minorHAnsi" w:cstheme="minorHAnsi"/>
          <w:b w:val="0"/>
          <w:bCs w:val="0"/>
          <w:color w:val="000000"/>
          <w:sz w:val="28"/>
          <w:szCs w:val="28"/>
        </w:rPr>
        <w:br/>
        <w:t>hariṣe viṣāda hailena bhakta-gaṇa</w:t>
      </w:r>
    </w:p>
    <w:p w14:paraId="45C5D2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left everyone and </w:t>
      </w:r>
      <w:proofErr w:type="gramStart"/>
      <w:r w:rsidRPr="004A2847">
        <w:rPr>
          <w:rStyle w:val="BookTitle"/>
          <w:rFonts w:asciiTheme="minorHAnsi" w:hAnsiTheme="minorHAnsi" w:cstheme="minorHAnsi"/>
          <w:b/>
          <w:bCs/>
          <w:color w:val="800000"/>
          <w:sz w:val="28"/>
          <w:szCs w:val="28"/>
        </w:rPr>
        <w:t>continued on</w:t>
      </w:r>
      <w:proofErr w:type="gramEnd"/>
      <w:r w:rsidRPr="004A2847">
        <w:rPr>
          <w:rStyle w:val="BookTitle"/>
          <w:rFonts w:asciiTheme="minorHAnsi" w:hAnsiTheme="minorHAnsi" w:cstheme="minorHAnsi"/>
          <w:b/>
          <w:bCs/>
          <w:color w:val="800000"/>
          <w:sz w:val="28"/>
          <w:szCs w:val="28"/>
        </w:rPr>
        <w:t>, the devotees became despondent in their happiness.</w:t>
      </w:r>
    </w:p>
    <w:p w14:paraId="511EE013" w14:textId="0A0EDB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2.171</w:t>
      </w:r>
    </w:p>
    <w:p w14:paraId="28870D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600C5E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prabhura ati nirapekṣa khelā</w:t>
      </w:r>
      <w:r w:rsidRPr="004A2847">
        <w:rPr>
          <w:rStyle w:val="BookTitle"/>
          <w:rFonts w:asciiTheme="minorHAnsi" w:hAnsiTheme="minorHAnsi" w:cstheme="minorHAnsi"/>
          <w:b w:val="0"/>
          <w:bCs w:val="0"/>
          <w:color w:val="000000"/>
          <w:sz w:val="28"/>
          <w:szCs w:val="28"/>
        </w:rPr>
        <w:br/>
        <w:t>anyo'nye sarva-gaṇe hāsite lāgilā</w:t>
      </w:r>
    </w:p>
    <w:p w14:paraId="55931A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Lord's pastime of complete detachment, they all began to laugh among themselves.</w:t>
      </w:r>
    </w:p>
    <w:p w14:paraId="076739E8" w14:textId="7A136F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2.172</w:t>
      </w:r>
    </w:p>
    <w:p w14:paraId="1E251D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10F3FA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pāche prabhu sabā' chāḍi' karena gamana</w:t>
      </w:r>
      <w:r w:rsidRPr="004A2847">
        <w:rPr>
          <w:rStyle w:val="BookTitle"/>
          <w:rFonts w:asciiTheme="minorHAnsi" w:hAnsiTheme="minorHAnsi" w:cstheme="minorHAnsi"/>
          <w:b w:val="0"/>
          <w:bCs w:val="0"/>
          <w:color w:val="000000"/>
          <w:sz w:val="28"/>
          <w:szCs w:val="28"/>
        </w:rPr>
        <w:br/>
        <w:t>eteke viṣāda āsi' dharileka mana</w:t>
      </w:r>
    </w:p>
    <w:p w14:paraId="7ACB31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Yet they were unhappy because they feared that the Lord might leave them all and go.</w:t>
      </w:r>
    </w:p>
    <w:p w14:paraId="602602D6" w14:textId="776CEF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2.173</w:t>
      </w:r>
    </w:p>
    <w:p w14:paraId="2D47A5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309C97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sabā' prabodhena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cintā nāi</w:t>
      </w:r>
      <w:r w:rsidRPr="004A2847">
        <w:rPr>
          <w:rStyle w:val="BookTitle"/>
          <w:rFonts w:asciiTheme="minorHAnsi" w:hAnsiTheme="minorHAnsi" w:cstheme="minorHAnsi"/>
          <w:b w:val="0"/>
          <w:bCs w:val="0"/>
          <w:color w:val="000000"/>
          <w:sz w:val="28"/>
          <w:szCs w:val="28"/>
        </w:rPr>
        <w:br/>
        <w:t>āmā'-sabā' chāḍiyā nā yāyena gosāñi”</w:t>
      </w:r>
    </w:p>
    <w:p w14:paraId="0265E8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however, solaced them, “Do not worry. The Lord will not go anywhere without us.”</w:t>
      </w:r>
    </w:p>
    <w:p w14:paraId="1A8D9EB4" w14:textId="5E7762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2.174</w:t>
      </w:r>
    </w:p>
    <w:p w14:paraId="460E12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24F6B7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dānī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“tomarā ta' sannyāsīra naha</w:t>
      </w:r>
      <w:r w:rsidRPr="004A2847">
        <w:rPr>
          <w:rStyle w:val="BookTitle"/>
          <w:rFonts w:asciiTheme="minorHAnsi" w:hAnsiTheme="minorHAnsi" w:cstheme="minorHAnsi"/>
          <w:b w:val="0"/>
          <w:bCs w:val="0"/>
          <w:color w:val="000000"/>
          <w:sz w:val="28"/>
          <w:szCs w:val="28"/>
        </w:rPr>
        <w:br/>
        <w:t>eteke āmāre se ucita dāna deha'”</w:t>
      </w:r>
    </w:p>
    <w:p w14:paraId="27E3BB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toll collector said, “You are not with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so you should pay the proper fees.”</w:t>
      </w:r>
    </w:p>
    <w:p w14:paraId="669C065E" w14:textId="0E19C8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2.175</w:t>
      </w:r>
    </w:p>
    <w:p w14:paraId="0AAD36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3204BA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kata-dūre prabhu saba pārṣada chāḍiyā</w:t>
      </w:r>
      <w:r w:rsidRPr="004A2847">
        <w:rPr>
          <w:rStyle w:val="BookTitle"/>
          <w:rFonts w:asciiTheme="minorHAnsi" w:hAnsiTheme="minorHAnsi" w:cstheme="minorHAnsi"/>
          <w:b w:val="0"/>
          <w:bCs w:val="0"/>
          <w:color w:val="000000"/>
          <w:sz w:val="28"/>
          <w:szCs w:val="28"/>
        </w:rPr>
        <w:br/>
        <w:t>heṇṭa mathā kari' mātra kāndena vasiyā</w:t>
      </w:r>
    </w:p>
    <w:p w14:paraId="7A7F7C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leaving His associates behind, the Lord sat down in the distance and began to cry with His head between His knees.</w:t>
      </w:r>
    </w:p>
    <w:p w14:paraId="07CCAB0A" w14:textId="1009A1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2.176</w:t>
      </w:r>
    </w:p>
    <w:p w14:paraId="51CA51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59A5CE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kāṣṭha-pāṣāṇādi drave śuni' se krandana</w:t>
      </w:r>
      <w:r w:rsidRPr="004A2847">
        <w:rPr>
          <w:rStyle w:val="BookTitle"/>
          <w:rFonts w:asciiTheme="minorHAnsi" w:hAnsiTheme="minorHAnsi" w:cstheme="minorHAnsi"/>
          <w:b w:val="0"/>
          <w:bCs w:val="0"/>
          <w:color w:val="000000"/>
          <w:sz w:val="28"/>
          <w:szCs w:val="28"/>
        </w:rPr>
        <w:br/>
        <w:t>adbhuta dekhiyā dānī bhāve mane mana</w:t>
      </w:r>
    </w:p>
    <w:p w14:paraId="48FE61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wood and stone would melt on hearing such crying. When the toll collector saw that wonderful </w:t>
      </w:r>
      <w:proofErr w:type="gramStart"/>
      <w:r w:rsidRPr="004A2847">
        <w:rPr>
          <w:rStyle w:val="BookTitle"/>
          <w:rFonts w:asciiTheme="minorHAnsi" w:hAnsiTheme="minorHAnsi" w:cstheme="minorHAnsi"/>
          <w:b/>
          <w:bCs/>
          <w:color w:val="800000"/>
          <w:sz w:val="28"/>
          <w:szCs w:val="28"/>
        </w:rPr>
        <w:t>sight</w:t>
      </w:r>
      <w:proofErr w:type="gramEnd"/>
      <w:r w:rsidRPr="004A2847">
        <w:rPr>
          <w:rStyle w:val="BookTitle"/>
          <w:rFonts w:asciiTheme="minorHAnsi" w:hAnsiTheme="minorHAnsi" w:cstheme="minorHAnsi"/>
          <w:b/>
          <w:bCs/>
          <w:color w:val="800000"/>
          <w:sz w:val="28"/>
          <w:szCs w:val="28"/>
        </w:rPr>
        <w:t xml:space="preserve"> he began to consider.</w:t>
      </w:r>
    </w:p>
    <w:p w14:paraId="61F83486" w14:textId="38B76C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2.177</w:t>
      </w:r>
    </w:p>
    <w:p w14:paraId="0A03E0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177</w:t>
      </w:r>
    </w:p>
    <w:p w14:paraId="51CC71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dānī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 puruṣa nara kabhu nahe</w:t>
      </w:r>
      <w:r w:rsidRPr="004A2847">
        <w:rPr>
          <w:rStyle w:val="BookTitle"/>
          <w:rFonts w:asciiTheme="minorHAnsi" w:hAnsiTheme="minorHAnsi" w:cstheme="minorHAnsi"/>
          <w:b w:val="0"/>
          <w:bCs w:val="0"/>
          <w:color w:val="000000"/>
          <w:sz w:val="28"/>
          <w:szCs w:val="28"/>
        </w:rPr>
        <w:br/>
        <w:t>manuṣyera nayane ki eta dhārā vahe”</w:t>
      </w:r>
    </w:p>
    <w:p w14:paraId="2B31CB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toll collector thought, “This person is certainly not an ordinary human being. Can a human being shed such tears?”</w:t>
      </w:r>
    </w:p>
    <w:p w14:paraId="30622652" w14:textId="6C040E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2.178</w:t>
      </w:r>
    </w:p>
    <w:p w14:paraId="4064D9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77FEA8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 jijñāse dānī praṇati kariyā</w:t>
      </w:r>
      <w:r w:rsidRPr="004A2847">
        <w:rPr>
          <w:rStyle w:val="BookTitle"/>
          <w:rFonts w:asciiTheme="minorHAnsi" w:hAnsiTheme="minorHAnsi" w:cstheme="minorHAnsi"/>
          <w:b w:val="0"/>
          <w:bCs w:val="0"/>
          <w:color w:val="000000"/>
          <w:sz w:val="28"/>
          <w:szCs w:val="28"/>
        </w:rPr>
        <w:br/>
        <w:t>“ke tomarā, kāra loka, kaha ta' bhāṅgiyā?”</w:t>
      </w:r>
    </w:p>
    <w:p w14:paraId="7F94C4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toll collector then respectfully asked the devotees, “Who are you? Who is your leader? Tell me the truth.”</w:t>
      </w:r>
    </w:p>
    <w:p w14:paraId="093A7AF0" w14:textId="6E8663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2.179</w:t>
      </w:r>
    </w:p>
    <w:p w14:paraId="238B04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27258A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sabe </w:t>
      </w:r>
      <w:proofErr w:type="gramStart"/>
      <w:r w:rsidRPr="004A2847">
        <w:rPr>
          <w:rStyle w:val="BookTitle"/>
          <w:rFonts w:asciiTheme="minorHAnsi" w:hAnsiTheme="minorHAnsi" w:cstheme="minorHAnsi"/>
          <w:b w:val="0"/>
          <w:bCs w:val="0"/>
          <w:color w:val="000000"/>
          <w:sz w:val="28"/>
          <w:szCs w:val="28"/>
        </w:rPr>
        <w:t>balilena,—</w:t>
      </w:r>
      <w:proofErr w:type="gramEnd"/>
      <w:r w:rsidRPr="004A2847">
        <w:rPr>
          <w:rStyle w:val="BookTitle"/>
          <w:rFonts w:asciiTheme="minorHAnsi" w:hAnsiTheme="minorHAnsi" w:cstheme="minorHAnsi"/>
          <w:b w:val="0"/>
          <w:bCs w:val="0"/>
          <w:color w:val="000000"/>
          <w:sz w:val="28"/>
          <w:szCs w:val="28"/>
        </w:rPr>
        <w:t>“ai ṭhākura sabāra</w:t>
      </w:r>
      <w:r w:rsidRPr="004A2847">
        <w:rPr>
          <w:rStyle w:val="BookTitle"/>
          <w:rFonts w:asciiTheme="minorHAnsi" w:hAnsiTheme="minorHAnsi" w:cstheme="minorHAnsi"/>
          <w:b w:val="0"/>
          <w:bCs w:val="0"/>
          <w:color w:val="000000"/>
          <w:sz w:val="28"/>
          <w:szCs w:val="28"/>
        </w:rPr>
        <w:br/>
        <w:t>`śrī-kṛṣṇa-caitanya' nāma śuniyācha yāṅra</w:t>
      </w:r>
    </w:p>
    <w:p w14:paraId="6648F9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replied, “He is the Lord of all. You must have heard His name, `Śrī Kṛṣṇa Caitanya.'</w:t>
      </w:r>
    </w:p>
    <w:p w14:paraId="189DAECB" w14:textId="2A69EF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2.180</w:t>
      </w:r>
    </w:p>
    <w:p w14:paraId="74476D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734653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uṅhāra bhṛtya āmarā sakala”</w:t>
      </w:r>
      <w:r w:rsidRPr="004A2847">
        <w:rPr>
          <w:rStyle w:val="BookTitle"/>
          <w:rFonts w:asciiTheme="minorHAnsi" w:hAnsiTheme="minorHAnsi" w:cstheme="minorHAnsi"/>
          <w:b w:val="0"/>
          <w:bCs w:val="0"/>
          <w:color w:val="000000"/>
          <w:sz w:val="28"/>
          <w:szCs w:val="28"/>
        </w:rPr>
        <w:br/>
        <w:t>kahite sabāra āṅkhi vāhi' paḍe jala</w:t>
      </w:r>
    </w:p>
    <w:p w14:paraId="6BF363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are all His servants.” Tears flowed from their eyes as they spoke these words.</w:t>
      </w:r>
    </w:p>
    <w:p w14:paraId="734F8FE3" w14:textId="218C3A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2.181</w:t>
      </w:r>
    </w:p>
    <w:p w14:paraId="4E4FF3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6C3C341C" w14:textId="450001B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sabāra prema mugdha haila dānī</w:t>
      </w:r>
      <w:ins w:id="83" w:author="your servant" w:date="2020-04-10T18:54:00Z">
        <w:r w:rsidR="00D635E8"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dānīra nayana dui vahi' paḍe pānī</w:t>
      </w:r>
    </w:p>
    <w:p w14:paraId="5CA7F7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toll collector became astonished on seeing their ecstatic love, and tears flowed from his eyes.</w:t>
      </w:r>
    </w:p>
    <w:p w14:paraId="32C088A0" w14:textId="71DB61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2.182</w:t>
      </w:r>
    </w:p>
    <w:p w14:paraId="1F4641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654EDA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āthe-vyathe dānī giyā prabhura caraṇe</w:t>
      </w:r>
      <w:r w:rsidRPr="004A2847">
        <w:rPr>
          <w:rStyle w:val="BookTitle"/>
          <w:rFonts w:asciiTheme="minorHAnsi" w:hAnsiTheme="minorHAnsi" w:cstheme="minorHAnsi"/>
          <w:b w:val="0"/>
          <w:bCs w:val="0"/>
          <w:color w:val="000000"/>
          <w:sz w:val="28"/>
          <w:szCs w:val="28"/>
        </w:rPr>
        <w:br/>
        <w:t>daṇḍavat hai' bale vinaya vacane</w:t>
      </w:r>
    </w:p>
    <w:p w14:paraId="1D2902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hurriedly went and fell at the Lord's lotus feet, offered obeisances, and spoke with humility.</w:t>
      </w:r>
    </w:p>
    <w:p w14:paraId="4955DEA2" w14:textId="2AF92E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2.183</w:t>
      </w:r>
    </w:p>
    <w:p w14:paraId="7E4ABD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183</w:t>
      </w:r>
    </w:p>
    <w:p w14:paraId="144276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 koṭi janme yata āchila maṅgala</w:t>
      </w:r>
      <w:r w:rsidRPr="004A2847">
        <w:rPr>
          <w:rStyle w:val="BookTitle"/>
          <w:rFonts w:asciiTheme="minorHAnsi" w:hAnsiTheme="minorHAnsi" w:cstheme="minorHAnsi"/>
          <w:b w:val="0"/>
          <w:bCs w:val="0"/>
          <w:color w:val="000000"/>
          <w:sz w:val="28"/>
          <w:szCs w:val="28"/>
        </w:rPr>
        <w:br/>
        <w:t>tomā' dekhi' āji pūrṇa haila sakala</w:t>
      </w:r>
    </w:p>
    <w:p w14:paraId="54CEDF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You is the fulfillment of whatever piety I have accumulated in millions of lifetimes.</w:t>
      </w:r>
    </w:p>
    <w:p w14:paraId="1F4EDAC6" w14:textId="7AF500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2.184</w:t>
      </w:r>
    </w:p>
    <w:p w14:paraId="2F2B9F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37927C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aparādha kṣamā kara karuṇā-sāgara!</w:t>
      </w:r>
      <w:r w:rsidRPr="004A2847">
        <w:rPr>
          <w:rStyle w:val="BookTitle"/>
          <w:rFonts w:asciiTheme="minorHAnsi" w:hAnsiTheme="minorHAnsi" w:cstheme="minorHAnsi"/>
          <w:b w:val="0"/>
          <w:bCs w:val="0"/>
          <w:color w:val="000000"/>
          <w:sz w:val="28"/>
          <w:szCs w:val="28"/>
        </w:rPr>
        <w:br/>
        <w:t>cala nīlācala giyā dekhaha satvara”</w:t>
      </w:r>
    </w:p>
    <w:p w14:paraId="09B142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ocean of mercy, please forgive my offenses! Go quickly to Nīlācala and see Your Lord.”</w:t>
      </w:r>
    </w:p>
    <w:p w14:paraId="706338C0" w14:textId="0C8969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2.185</w:t>
      </w:r>
    </w:p>
    <w:p w14:paraId="298505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6F4314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dānī-prati kari' prabhu śubha dṛṣṭi-pāta</w:t>
      </w:r>
      <w:r w:rsidRPr="004A2847">
        <w:rPr>
          <w:rStyle w:val="BookTitle"/>
          <w:rFonts w:asciiTheme="minorHAnsi" w:hAnsiTheme="minorHAnsi" w:cstheme="minorHAnsi"/>
          <w:b w:val="0"/>
          <w:bCs w:val="0"/>
          <w:color w:val="000000"/>
          <w:sz w:val="28"/>
          <w:szCs w:val="28"/>
        </w:rPr>
        <w:br/>
        <w:t>`hari' bali' calilena sarva-jīva-nātha</w:t>
      </w:r>
    </w:p>
    <w:p w14:paraId="7B80B8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casting His merciful glance on the toll collector, the Lord of all living entities chanted the name of Hari and departed.</w:t>
      </w:r>
    </w:p>
    <w:p w14:paraId="142B9A86" w14:textId="07977F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2.186</w:t>
      </w:r>
    </w:p>
    <w:p w14:paraId="67D3C8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186</w:t>
      </w:r>
    </w:p>
    <w:p w14:paraId="42CCC8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karibe gaurasundara uddhāra</w:t>
      </w:r>
      <w:r w:rsidRPr="004A2847">
        <w:rPr>
          <w:rStyle w:val="BookTitle"/>
          <w:rFonts w:asciiTheme="minorHAnsi" w:hAnsiTheme="minorHAnsi" w:cstheme="minorHAnsi"/>
          <w:b w:val="0"/>
          <w:bCs w:val="0"/>
          <w:color w:val="000000"/>
          <w:sz w:val="28"/>
          <w:szCs w:val="28"/>
        </w:rPr>
        <w:br/>
        <w:t>vinā pāpī vaiṣṇava-nindaka-durācāra</w:t>
      </w:r>
    </w:p>
    <w:p w14:paraId="454250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Gaurasundara will deliver everyone except the sinful, illbehaved offenders of Vaiṣṇavas.</w:t>
      </w:r>
    </w:p>
    <w:p w14:paraId="1C2486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Some non-Vaiṣṇavas think that Vaiṣṇavas </w:t>
      </w:r>
      <w:proofErr w:type="gramStart"/>
      <w:r w:rsidRPr="004A2847">
        <w:rPr>
          <w:rStyle w:val="BookTitle"/>
          <w:rFonts w:asciiTheme="minorHAnsi" w:hAnsiTheme="minorHAnsi" w:cstheme="minorHAnsi"/>
          <w:b w:val="0"/>
          <w:bCs w:val="0"/>
          <w:color w:val="000000"/>
          <w:sz w:val="28"/>
          <w:szCs w:val="28"/>
        </w:rPr>
        <w:t>are capable of becoming</w:t>
      </w:r>
      <w:proofErr w:type="gramEnd"/>
      <w:r w:rsidRPr="004A2847">
        <w:rPr>
          <w:rStyle w:val="BookTitle"/>
          <w:rFonts w:asciiTheme="minorHAnsi" w:hAnsiTheme="minorHAnsi" w:cstheme="minorHAnsi"/>
          <w:b w:val="0"/>
          <w:bCs w:val="0"/>
          <w:color w:val="000000"/>
          <w:sz w:val="28"/>
          <w:szCs w:val="28"/>
        </w:rPr>
        <w:t xml:space="preserve"> implicated in sinful activities like themselves. Since Gaurasundara accepted sinners, why shouldn't Vaiṣṇavas indulge in sinful activities? And why shouldn't sinners be allowed to act as Vaiṣṇava gurus? The point that the author is making here is that Gaurasundara will deliver everyone, but He will never deliver those who blaspheme Vaiṣṇavas or those who commit sinful activities on the strength of chanting the holy names. No matter how nicely the atheists who approve of sinful activities may imitate the dress of devotees and advertise themselves as “Vaiṣṇavas” or “Gurus,” there is no possibility for ill-behaved atheists who blaspheme Vaiṣṇavas to attain any perfection other than self-deceit. Even inimical demons have attained Śrī Caitanyadeva's mercy, yet the envious, sinful atheists will never depend on Śrī Gaurasundara's mercy, will expose themselves as proud, pseudo devotees of Gaura, and will become travelers on the path to hell.</w:t>
      </w:r>
    </w:p>
    <w:p w14:paraId="403A45AD" w14:textId="661DB6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2.187</w:t>
      </w:r>
    </w:p>
    <w:p w14:paraId="168FE5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187</w:t>
      </w:r>
    </w:p>
    <w:p w14:paraId="296BD4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asura dravila caitanyera guṇa-nāme</w:t>
      </w:r>
      <w:r w:rsidRPr="004A2847">
        <w:rPr>
          <w:rStyle w:val="BookTitle"/>
          <w:rFonts w:asciiTheme="minorHAnsi" w:hAnsiTheme="minorHAnsi" w:cstheme="minorHAnsi"/>
          <w:b w:val="0"/>
          <w:bCs w:val="0"/>
          <w:color w:val="000000"/>
          <w:sz w:val="28"/>
          <w:szCs w:val="28"/>
        </w:rPr>
        <w:br/>
        <w:t>atyanta duṣkṛti pāpī se-i nāhi māne</w:t>
      </w:r>
    </w:p>
    <w:p w14:paraId="28C12F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demons were transformed by hearing the qualities and names of Lord Caitanya. Only the most sinful miscreants do not accept Him.</w:t>
      </w:r>
    </w:p>
    <w:p w14:paraId="164C87F5" w14:textId="66FE3E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2.188</w:t>
      </w:r>
    </w:p>
    <w:p w14:paraId="110887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188</w:t>
      </w:r>
    </w:p>
    <w:p w14:paraId="0F3EC2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nīlācale vaikuṇṭhera nātha</w:t>
      </w:r>
      <w:r w:rsidRPr="004A2847">
        <w:rPr>
          <w:rStyle w:val="BookTitle"/>
          <w:rFonts w:asciiTheme="minorHAnsi" w:hAnsiTheme="minorHAnsi" w:cstheme="minorHAnsi"/>
          <w:b w:val="0"/>
          <w:bCs w:val="0"/>
          <w:color w:val="000000"/>
          <w:sz w:val="28"/>
          <w:szCs w:val="28"/>
        </w:rPr>
        <w:br/>
        <w:t>āisena sabāre kariyā dṛṣṭi-pāta</w:t>
      </w:r>
    </w:p>
    <w:p w14:paraId="75B675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Lord of Vaikuṇṭha glanced mercifully on everyone as He </w:t>
      </w:r>
      <w:proofErr w:type="gramStart"/>
      <w:r w:rsidRPr="004A2847">
        <w:rPr>
          <w:rStyle w:val="BookTitle"/>
          <w:rFonts w:asciiTheme="minorHAnsi" w:hAnsiTheme="minorHAnsi" w:cstheme="minorHAnsi"/>
          <w:b/>
          <w:bCs/>
          <w:color w:val="800000"/>
          <w:sz w:val="28"/>
          <w:szCs w:val="28"/>
        </w:rPr>
        <w:t>continued on</w:t>
      </w:r>
      <w:proofErr w:type="gramEnd"/>
      <w:r w:rsidRPr="004A2847">
        <w:rPr>
          <w:rStyle w:val="BookTitle"/>
          <w:rFonts w:asciiTheme="minorHAnsi" w:hAnsiTheme="minorHAnsi" w:cstheme="minorHAnsi"/>
          <w:b/>
          <w:bCs/>
          <w:color w:val="800000"/>
          <w:sz w:val="28"/>
          <w:szCs w:val="28"/>
        </w:rPr>
        <w:t xml:space="preserve"> His way to Nīlācala.</w:t>
      </w:r>
    </w:p>
    <w:p w14:paraId="73BF7F76" w14:textId="3D41C8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2.189</w:t>
      </w:r>
    </w:p>
    <w:p w14:paraId="1489C6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189</w:t>
      </w:r>
    </w:p>
    <w:p w14:paraId="048C62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 premānande prabhu patha nāhi jāne</w:t>
      </w:r>
      <w:r w:rsidRPr="004A2847">
        <w:rPr>
          <w:rStyle w:val="BookTitle"/>
          <w:rFonts w:asciiTheme="minorHAnsi" w:hAnsiTheme="minorHAnsi" w:cstheme="minorHAnsi"/>
          <w:b w:val="0"/>
          <w:bCs w:val="0"/>
          <w:color w:val="000000"/>
          <w:sz w:val="28"/>
          <w:szCs w:val="28"/>
        </w:rPr>
        <w:br/>
        <w:t>ahar-niśa suvihvala prema-rasa-pāne</w:t>
      </w:r>
    </w:p>
    <w:p w14:paraId="18AA1F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His own ecstatic love, the Lord did not know which way to go. Day and night He </w:t>
      </w:r>
      <w:proofErr w:type="gramStart"/>
      <w:r w:rsidRPr="004A2847">
        <w:rPr>
          <w:rStyle w:val="BookTitle"/>
          <w:rFonts w:asciiTheme="minorHAnsi" w:hAnsiTheme="minorHAnsi" w:cstheme="minorHAnsi"/>
          <w:b/>
          <w:bCs/>
          <w:color w:val="800000"/>
          <w:sz w:val="28"/>
          <w:szCs w:val="28"/>
        </w:rPr>
        <w:t>was</w:t>
      </w:r>
      <w:proofErr w:type="gramEnd"/>
      <w:r w:rsidRPr="004A2847">
        <w:rPr>
          <w:rStyle w:val="BookTitle"/>
          <w:rFonts w:asciiTheme="minorHAnsi" w:hAnsiTheme="minorHAnsi" w:cstheme="minorHAnsi"/>
          <w:b/>
          <w:bCs/>
          <w:color w:val="800000"/>
          <w:sz w:val="28"/>
          <w:szCs w:val="28"/>
        </w:rPr>
        <w:t xml:space="preserve"> overwhelmed from drinking the mellows of ecstatic love.</w:t>
      </w:r>
    </w:p>
    <w:p w14:paraId="5197F036" w14:textId="0DAEDB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2.190</w:t>
      </w:r>
    </w:p>
    <w:p w14:paraId="4CE720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59C4B9A2" w14:textId="1698E76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mahāprabhu caliyā āsite</w:t>
      </w:r>
      <w:r w:rsidRPr="004A2847">
        <w:rPr>
          <w:rStyle w:val="BookTitle"/>
          <w:rFonts w:asciiTheme="minorHAnsi" w:hAnsiTheme="minorHAnsi" w:cstheme="minorHAnsi"/>
          <w:b w:val="0"/>
          <w:bCs w:val="0"/>
          <w:color w:val="000000"/>
          <w:sz w:val="28"/>
          <w:szCs w:val="28"/>
        </w:rPr>
        <w:br/>
        <w:t>kata-dine uttarilā suvarṇarekhāte</w:t>
      </w:r>
    </w:p>
    <w:p w14:paraId="6B1256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traveling in this way, Mahāprabhu arrived in a few days at the Suvarṇarekhā River.</w:t>
      </w:r>
    </w:p>
    <w:p w14:paraId="3999570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Mahāprabhu came to one </w:t>
      </w:r>
      <w:proofErr w:type="gramStart"/>
      <w:r w:rsidRPr="004A2847">
        <w:rPr>
          <w:rStyle w:val="BookTitle"/>
          <w:rFonts w:asciiTheme="minorHAnsi" w:hAnsiTheme="minorHAnsi" w:cstheme="minorHAnsi"/>
          <w:b w:val="0"/>
          <w:bCs w:val="0"/>
          <w:color w:val="000000"/>
          <w:sz w:val="28"/>
          <w:szCs w:val="28"/>
        </w:rPr>
        <w:t>particular village</w:t>
      </w:r>
      <w:proofErr w:type="gramEnd"/>
      <w:r w:rsidRPr="004A2847">
        <w:rPr>
          <w:rStyle w:val="BookTitle"/>
          <w:rFonts w:asciiTheme="minorHAnsi" w:hAnsiTheme="minorHAnsi" w:cstheme="minorHAnsi"/>
          <w:b w:val="0"/>
          <w:bCs w:val="0"/>
          <w:color w:val="000000"/>
          <w:sz w:val="28"/>
          <w:szCs w:val="28"/>
        </w:rPr>
        <w:t xml:space="preserve"> on the bank of the Suvarṇarekhā River. Gaurasundara arrived at the place on the bank of the Suvarṇarekhā River where all travelers to Jagannātha Purī cross the river.</w:t>
      </w:r>
    </w:p>
    <w:p w14:paraId="4AACB648" w14:textId="2BFDF4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2.191</w:t>
      </w:r>
    </w:p>
    <w:p w14:paraId="5ED9C2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191</w:t>
      </w:r>
    </w:p>
    <w:p w14:paraId="631983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suvarṇarekhāra jala parama nirmala</w:t>
      </w:r>
      <w:r w:rsidRPr="004A2847">
        <w:rPr>
          <w:rStyle w:val="BookTitle"/>
          <w:rFonts w:asciiTheme="minorHAnsi" w:hAnsiTheme="minorHAnsi" w:cstheme="minorHAnsi"/>
          <w:b w:val="0"/>
          <w:bCs w:val="0"/>
          <w:color w:val="000000"/>
          <w:sz w:val="28"/>
          <w:szCs w:val="28"/>
        </w:rPr>
        <w:br/>
        <w:t>snāna karilena prabhu vaiṣṇava-sakala</w:t>
      </w:r>
    </w:p>
    <w:p w14:paraId="64DB81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and the Vaiṣṇavas took their bath there in the </w:t>
      </w:r>
      <w:proofErr w:type="gramStart"/>
      <w:r w:rsidRPr="004A2847">
        <w:rPr>
          <w:rStyle w:val="BookTitle"/>
          <w:rFonts w:asciiTheme="minorHAnsi" w:hAnsiTheme="minorHAnsi" w:cstheme="minorHAnsi"/>
          <w:b/>
          <w:bCs/>
          <w:color w:val="800000"/>
          <w:sz w:val="28"/>
          <w:szCs w:val="28"/>
        </w:rPr>
        <w:t>most pure</w:t>
      </w:r>
      <w:proofErr w:type="gramEnd"/>
      <w:r w:rsidRPr="004A2847">
        <w:rPr>
          <w:rStyle w:val="BookTitle"/>
          <w:rFonts w:asciiTheme="minorHAnsi" w:hAnsiTheme="minorHAnsi" w:cstheme="minorHAnsi"/>
          <w:b/>
          <w:bCs/>
          <w:color w:val="800000"/>
          <w:sz w:val="28"/>
          <w:szCs w:val="28"/>
        </w:rPr>
        <w:t xml:space="preserve"> waters of the Suvarṇarekhā River.</w:t>
      </w:r>
    </w:p>
    <w:p w14:paraId="540A5037" w14:textId="1F9BE0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2.192</w:t>
      </w:r>
    </w:p>
    <w:p w14:paraId="2AB438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5EEF37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snāna kari' svarṇarekhā-nadī dhanya kari'</w:t>
      </w:r>
      <w:r w:rsidRPr="004A2847">
        <w:rPr>
          <w:rStyle w:val="BookTitle"/>
          <w:rFonts w:asciiTheme="minorHAnsi" w:hAnsiTheme="minorHAnsi" w:cstheme="minorHAnsi"/>
          <w:b w:val="0"/>
          <w:bCs w:val="0"/>
          <w:color w:val="000000"/>
          <w:sz w:val="28"/>
          <w:szCs w:val="28"/>
        </w:rPr>
        <w:br/>
        <w:t>calilena śrī-gaurasundara narahari</w:t>
      </w:r>
    </w:p>
    <w:p w14:paraId="1A3EEC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Gaurasundara, who is Lord Hari in the form of a human, made the Suvarṇarekhā glorious by taking bath in her waters and then </w:t>
      </w:r>
      <w:proofErr w:type="gramStart"/>
      <w:r w:rsidRPr="004A2847">
        <w:rPr>
          <w:rStyle w:val="BookTitle"/>
          <w:rFonts w:asciiTheme="minorHAnsi" w:hAnsiTheme="minorHAnsi" w:cstheme="minorHAnsi"/>
          <w:b/>
          <w:bCs/>
          <w:color w:val="800000"/>
          <w:sz w:val="28"/>
          <w:szCs w:val="28"/>
        </w:rPr>
        <w:t>continued on</w:t>
      </w:r>
      <w:proofErr w:type="gramEnd"/>
      <w:r w:rsidRPr="004A2847">
        <w:rPr>
          <w:rStyle w:val="BookTitle"/>
          <w:rFonts w:asciiTheme="minorHAnsi" w:hAnsiTheme="minorHAnsi" w:cstheme="minorHAnsi"/>
          <w:b/>
          <w:bCs/>
          <w:color w:val="800000"/>
          <w:sz w:val="28"/>
          <w:szCs w:val="28"/>
        </w:rPr>
        <w:t xml:space="preserve"> His journey.</w:t>
      </w:r>
    </w:p>
    <w:p w14:paraId="7AF69052" w14:textId="7F55CA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2.193</w:t>
      </w:r>
    </w:p>
    <w:p w14:paraId="600B99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193</w:t>
      </w:r>
    </w:p>
    <w:p w14:paraId="37FFD8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rahilā aneka pāche nityānanda-candra</w:t>
      </w:r>
      <w:r w:rsidRPr="004A2847">
        <w:rPr>
          <w:rStyle w:val="BookTitle"/>
          <w:rFonts w:asciiTheme="minorHAnsi" w:hAnsiTheme="minorHAnsi" w:cstheme="minorHAnsi"/>
          <w:b w:val="0"/>
          <w:bCs w:val="0"/>
          <w:color w:val="000000"/>
          <w:sz w:val="28"/>
          <w:szCs w:val="28"/>
        </w:rPr>
        <w:br/>
        <w:t>saṁhati tāṅhāra sabe śrī-jagadānanda</w:t>
      </w:r>
    </w:p>
    <w:p w14:paraId="6D1C6E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in the company of Śrī Jagadānanda fell far behind.</w:t>
      </w:r>
    </w:p>
    <w:p w14:paraId="76C83B54" w14:textId="3F3DAA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2.194</w:t>
      </w:r>
    </w:p>
    <w:p w14:paraId="7A98F8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59720D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kata-dūre gauracandra vasilena giyā</w:t>
      </w:r>
      <w:r w:rsidRPr="004A2847">
        <w:rPr>
          <w:rStyle w:val="BookTitle"/>
          <w:rFonts w:asciiTheme="minorHAnsi" w:hAnsiTheme="minorHAnsi" w:cstheme="minorHAnsi"/>
          <w:b w:val="0"/>
          <w:bCs w:val="0"/>
          <w:color w:val="000000"/>
          <w:sz w:val="28"/>
          <w:szCs w:val="28"/>
        </w:rPr>
        <w:br/>
        <w:t>nityānanda-svarūpera apekṣā kariyā</w:t>
      </w:r>
    </w:p>
    <w:p w14:paraId="076E7A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went some distance ahead and then sat down to wait for Nityānanda Svarūpa.</w:t>
      </w:r>
    </w:p>
    <w:p w14:paraId="34525D0E" w14:textId="2926A4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2.195</w:t>
      </w:r>
    </w:p>
    <w:p w14:paraId="56C89E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6982F6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caitanya-āveśe matta nityānanda-rāya</w:t>
      </w:r>
      <w:r w:rsidRPr="004A2847">
        <w:rPr>
          <w:rStyle w:val="BookTitle"/>
          <w:rFonts w:asciiTheme="minorHAnsi" w:hAnsiTheme="minorHAnsi" w:cstheme="minorHAnsi"/>
          <w:b w:val="0"/>
          <w:bCs w:val="0"/>
          <w:color w:val="000000"/>
          <w:sz w:val="28"/>
          <w:szCs w:val="28"/>
        </w:rPr>
        <w:br/>
        <w:t>vihvalera mata vyavasāya sarvathāya</w:t>
      </w:r>
    </w:p>
    <w:p w14:paraId="604895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was always restless and intoxicated from being absorbed in thoughts of Lord Caitanya.</w:t>
      </w:r>
    </w:p>
    <w:p w14:paraId="5B97808E" w14:textId="745126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2.196</w:t>
      </w:r>
    </w:p>
    <w:p w14:paraId="5E2BAB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196</w:t>
      </w:r>
    </w:p>
    <w:p w14:paraId="4C4C93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huṅkāra kare, kakhana rodana</w:t>
      </w:r>
      <w:r w:rsidRPr="004A2847">
        <w:rPr>
          <w:rStyle w:val="BookTitle"/>
          <w:rFonts w:asciiTheme="minorHAnsi" w:hAnsiTheme="minorHAnsi" w:cstheme="minorHAnsi"/>
          <w:b w:val="0"/>
          <w:bCs w:val="0"/>
          <w:color w:val="000000"/>
          <w:sz w:val="28"/>
          <w:szCs w:val="28"/>
        </w:rPr>
        <w:br/>
        <w:t>kṣaṇe mahā aṭṭa-hāsya, kṣaṇe vā garjana</w:t>
      </w:r>
    </w:p>
    <w:p w14:paraId="30CBB6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roared loudly, and sometimes He cried. Sometimes He laughed loudly, and sometimes He made thundering sounds.</w:t>
      </w:r>
    </w:p>
    <w:p w14:paraId="1223A4B0" w14:textId="711FDF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2.197</w:t>
      </w:r>
    </w:p>
    <w:p w14:paraId="7C71A2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2E83E6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vā nadīra mājhe eḍena sāṅtāra</w:t>
      </w:r>
      <w:r w:rsidRPr="004A2847">
        <w:rPr>
          <w:rStyle w:val="BookTitle"/>
          <w:rFonts w:asciiTheme="minorHAnsi" w:hAnsiTheme="minorHAnsi" w:cstheme="minorHAnsi"/>
          <w:b w:val="0"/>
          <w:bCs w:val="0"/>
          <w:color w:val="000000"/>
          <w:sz w:val="28"/>
          <w:szCs w:val="28"/>
        </w:rPr>
        <w:br/>
        <w:t>kṣaṇe sarva-aṅge dhūlā mākhena apāra</w:t>
      </w:r>
    </w:p>
    <w:p w14:paraId="153F6F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Sometimes He would swim in the middle of the river, and sometimes He would smear dust all over His body.</w:t>
      </w:r>
    </w:p>
    <w:p w14:paraId="3DB1443F" w14:textId="14F12E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2.198</w:t>
      </w:r>
    </w:p>
    <w:p w14:paraId="5493FB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4C32BC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vā ye āchāḍa khāyena prema-rase</w:t>
      </w:r>
      <w:r w:rsidRPr="004A2847">
        <w:rPr>
          <w:rStyle w:val="BookTitle"/>
          <w:rFonts w:asciiTheme="minorHAnsi" w:hAnsiTheme="minorHAnsi" w:cstheme="minorHAnsi"/>
          <w:b w:val="0"/>
          <w:bCs w:val="0"/>
          <w:color w:val="000000"/>
          <w:sz w:val="28"/>
          <w:szCs w:val="28"/>
        </w:rPr>
        <w:br/>
        <w:t>cūrṇa haya aṅga hena sarva-loke vāse</w:t>
      </w:r>
    </w:p>
    <w:p w14:paraId="516927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in ecstatic love He would fall so forcefully to the ground that everyone would think His limbs were broken.</w:t>
      </w:r>
    </w:p>
    <w:p w14:paraId="4A0C9D87" w14:textId="0301A9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2.199</w:t>
      </w:r>
    </w:p>
    <w:p w14:paraId="610422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76AD70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āpanā'-āpani nṛtya karena kakhana</w:t>
      </w:r>
      <w:r w:rsidRPr="004A2847">
        <w:rPr>
          <w:rStyle w:val="BookTitle"/>
          <w:rFonts w:asciiTheme="minorHAnsi" w:hAnsiTheme="minorHAnsi" w:cstheme="minorHAnsi"/>
          <w:b w:val="0"/>
          <w:bCs w:val="0"/>
          <w:color w:val="000000"/>
          <w:sz w:val="28"/>
          <w:szCs w:val="28"/>
        </w:rPr>
        <w:br/>
        <w:t>ṭalamala karaye pṛthivī tata-kṣaṇa</w:t>
      </w:r>
    </w:p>
    <w:p w14:paraId="76CB82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danced on His own, and the earth would then sway back and forth.</w:t>
      </w:r>
    </w:p>
    <w:p w14:paraId="785BCDA8" w14:textId="10B0BA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2.200</w:t>
      </w:r>
    </w:p>
    <w:p w14:paraId="74EDAB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5CC715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kathā tāne kichu citra naya</w:t>
      </w:r>
      <w:r w:rsidRPr="004A2847">
        <w:rPr>
          <w:rStyle w:val="BookTitle"/>
          <w:rFonts w:asciiTheme="minorHAnsi" w:hAnsiTheme="minorHAnsi" w:cstheme="minorHAnsi"/>
          <w:b w:val="0"/>
          <w:bCs w:val="0"/>
          <w:color w:val="000000"/>
          <w:sz w:val="28"/>
          <w:szCs w:val="28"/>
        </w:rPr>
        <w:br/>
        <w:t>avatīrṇa āpane ananta mahāśaya</w:t>
      </w:r>
    </w:p>
    <w:p w14:paraId="5C87B6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such pastimes are not so astonishing for Him, for He was Lord Ananta appearing in this world.</w:t>
      </w:r>
    </w:p>
    <w:p w14:paraId="5D81B182" w14:textId="6E8F17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2.201</w:t>
      </w:r>
    </w:p>
    <w:p w14:paraId="5383BB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7FB8CC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nityānanda-kṛpāya e saba śakti haya</w:t>
      </w:r>
      <w:r w:rsidRPr="004A2847">
        <w:rPr>
          <w:rStyle w:val="BookTitle"/>
          <w:rFonts w:asciiTheme="minorHAnsi" w:hAnsiTheme="minorHAnsi" w:cstheme="minorHAnsi"/>
          <w:b w:val="0"/>
          <w:bCs w:val="0"/>
          <w:color w:val="000000"/>
          <w:sz w:val="28"/>
          <w:szCs w:val="28"/>
        </w:rPr>
        <w:br/>
        <w:t>niravadhi gauracandra yāṅhāra hṛdaya</w:t>
      </w:r>
    </w:p>
    <w:p w14:paraId="6F7C28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these pastimes were possible by Nityānanda's mercy, for Gauracandra constantly resides in His heart.</w:t>
      </w:r>
    </w:p>
    <w:p w14:paraId="0921928C" w14:textId="2AE690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2.202</w:t>
      </w:r>
    </w:p>
    <w:p w14:paraId="67FFB0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202</w:t>
      </w:r>
    </w:p>
    <w:p w14:paraId="57191A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 thuiyā eka-sthāne</w:t>
      </w:r>
      <w:r w:rsidRPr="004A2847">
        <w:rPr>
          <w:rStyle w:val="BookTitle"/>
          <w:rFonts w:asciiTheme="minorHAnsi" w:hAnsiTheme="minorHAnsi" w:cstheme="minorHAnsi"/>
          <w:b w:val="0"/>
          <w:bCs w:val="0"/>
          <w:color w:val="000000"/>
          <w:sz w:val="28"/>
          <w:szCs w:val="28"/>
        </w:rPr>
        <w:br/>
        <w:t>calilā jagadānanda bhikṣā-anveṣaṇe</w:t>
      </w:r>
    </w:p>
    <w:p w14:paraId="79291A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Nityānanda Prabhu waited at one place, Jagadānanda went out to beg alms.</w:t>
      </w:r>
    </w:p>
    <w:p w14:paraId="38DF2F62" w14:textId="6B37D4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2.203-204</w:t>
      </w:r>
    </w:p>
    <w:p w14:paraId="65298B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203-204</w:t>
      </w:r>
    </w:p>
    <w:p w14:paraId="05C88A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ṭhākurera daṇḍa śrī-jagadānanda vahe</w:t>
      </w:r>
      <w:r w:rsidRPr="004A2847">
        <w:rPr>
          <w:rStyle w:val="BookTitle"/>
          <w:rFonts w:asciiTheme="minorHAnsi" w:hAnsiTheme="minorHAnsi" w:cstheme="minorHAnsi"/>
          <w:b w:val="0"/>
          <w:bCs w:val="0"/>
          <w:color w:val="000000"/>
          <w:sz w:val="28"/>
          <w:szCs w:val="28"/>
        </w:rPr>
        <w:br/>
        <w:t>daṇḍa thui nityānanda-svarūpere kahe</w:t>
      </w:r>
    </w:p>
    <w:p w14:paraId="797ED7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“ṭhākurera daṇḍe mana dio sāvadhāne</w:t>
      </w:r>
      <w:r w:rsidRPr="004A2847">
        <w:rPr>
          <w:rStyle w:val="BookTitle"/>
          <w:rFonts w:asciiTheme="minorHAnsi" w:hAnsiTheme="minorHAnsi" w:cstheme="minorHAnsi"/>
          <w:b w:val="0"/>
          <w:bCs w:val="0"/>
          <w:color w:val="000000"/>
          <w:sz w:val="28"/>
          <w:szCs w:val="28"/>
        </w:rPr>
        <w:br/>
        <w:t>bhikṣā kari' āmiha āsiba ei-kṣaṇe”</w:t>
      </w:r>
    </w:p>
    <w:p w14:paraId="122FE2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Jagadānanda generally carried the Lord's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He handed that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to Nityānanda Svarūpa and said, “Please take care of the Lord's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I will return in a few minutes after begging alms.”</w:t>
      </w:r>
    </w:p>
    <w:p w14:paraId="521B5058" w14:textId="1DFA9E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2.205</w:t>
      </w:r>
    </w:p>
    <w:p w14:paraId="7CE623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23E5FB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āthe-vyathe nityānanda daṇḍa dhari' kare</w:t>
      </w:r>
      <w:r w:rsidRPr="004A2847">
        <w:rPr>
          <w:rStyle w:val="BookTitle"/>
          <w:rFonts w:asciiTheme="minorHAnsi" w:hAnsiTheme="minorHAnsi" w:cstheme="minorHAnsi"/>
          <w:b w:val="0"/>
          <w:bCs w:val="0"/>
          <w:color w:val="000000"/>
          <w:sz w:val="28"/>
          <w:szCs w:val="28"/>
        </w:rPr>
        <w:br/>
        <w:t>vasilena sei sthāne vihvala-antare</w:t>
      </w:r>
    </w:p>
    <w:p w14:paraId="48EC2B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With an agitated heart, Nityānanda grabbed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sat down there.</w:t>
      </w:r>
    </w:p>
    <w:p w14:paraId="27511E44" w14:textId="68BDD2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2.206</w:t>
      </w:r>
    </w:p>
    <w:p w14:paraId="6E02EB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010F5E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 hāte kari' hāse nityānanda-rāya</w:t>
      </w:r>
      <w:r w:rsidRPr="004A2847">
        <w:rPr>
          <w:rStyle w:val="BookTitle"/>
          <w:rFonts w:asciiTheme="minorHAnsi" w:hAnsiTheme="minorHAnsi" w:cstheme="minorHAnsi"/>
          <w:b w:val="0"/>
          <w:bCs w:val="0"/>
          <w:color w:val="000000"/>
          <w:sz w:val="28"/>
          <w:szCs w:val="28"/>
        </w:rPr>
        <w:br/>
        <w:t>daṇḍera sahita kathā kahena līlāya</w:t>
      </w:r>
    </w:p>
    <w:p w14:paraId="45BAE8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Holding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in His hand, Lord Nityānanda laughed. As His pastime, He then spoke to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w:t>
      </w:r>
    </w:p>
    <w:p w14:paraId="2E79F845" w14:textId="5D9EF2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2.207</w:t>
      </w:r>
    </w:p>
    <w:p w14:paraId="183647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755B60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w:t>
      </w:r>
      <w:proofErr w:type="gramStart"/>
      <w:r w:rsidRPr="004A2847">
        <w:rPr>
          <w:rStyle w:val="BookTitle"/>
          <w:rFonts w:asciiTheme="minorHAnsi" w:hAnsiTheme="minorHAnsi" w:cstheme="minorHAnsi"/>
          <w:b w:val="0"/>
          <w:bCs w:val="0"/>
          <w:color w:val="000000"/>
          <w:sz w:val="28"/>
          <w:szCs w:val="28"/>
        </w:rPr>
        <w:t>ohe</w:t>
      </w:r>
      <w:proofErr w:type="gramEnd"/>
      <w:r w:rsidRPr="004A2847">
        <w:rPr>
          <w:rStyle w:val="BookTitle"/>
          <w:rFonts w:asciiTheme="minorHAnsi" w:hAnsiTheme="minorHAnsi" w:cstheme="minorHAnsi"/>
          <w:b w:val="0"/>
          <w:bCs w:val="0"/>
          <w:color w:val="000000"/>
          <w:sz w:val="28"/>
          <w:szCs w:val="28"/>
        </w:rPr>
        <w:t xml:space="preserve"> daṇḍa, āmi yāṅre vahiye hṛdaye</w:t>
      </w:r>
      <w:r w:rsidRPr="004A2847">
        <w:rPr>
          <w:rStyle w:val="BookTitle"/>
          <w:rFonts w:asciiTheme="minorHAnsi" w:hAnsiTheme="minorHAnsi" w:cstheme="minorHAnsi"/>
          <w:b w:val="0"/>
          <w:bCs w:val="0"/>
          <w:color w:val="000000"/>
          <w:sz w:val="28"/>
          <w:szCs w:val="28"/>
        </w:rPr>
        <w:br/>
        <w:t>se tomāre vahibeka e'ta' yukta nahe”</w:t>
      </w:r>
    </w:p>
    <w:p w14:paraId="4D9863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it is not proper that He whom I carry within My heart should carry you.”</w:t>
      </w:r>
    </w:p>
    <w:p w14:paraId="6A2753D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From the time Śrī Gaurasundara accepted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He was keeping His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with Him. But sometimes Jagadānanda Prabhu would carry Mahāprabhu's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while going out to beg alms. Accepting the responsibility of carefully protecting Mahāprabhu's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Śrī Nityānanda Prabhu took 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from Jagadānanda and said to 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“We always carry Śrī Kṛṣṇa, the Lord of the fourteen worlds, within our hearts. We are His eternal servants. You are committing an offense by making that Lord your carrier.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it is most appropriate for us to carry whatever symbols of accepting rules or renouncing restricted things that Śrī Kṛṣṇa in the form of a devotee has taken in His hand and on His shoulder. O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do not try to become the lord of My Lord. Do not engage Mahāprabhu in carrying you any more.” The </w:t>
      </w:r>
      <w:r w:rsidRPr="004A2847">
        <w:rPr>
          <w:rStyle w:val="BookTitle"/>
          <w:rFonts w:asciiTheme="minorHAnsi" w:hAnsiTheme="minorHAnsi" w:cstheme="minorHAnsi"/>
          <w:b w:val="0"/>
          <w:bCs w:val="0"/>
          <w:i/>
          <w:iCs/>
          <w:color w:val="000000"/>
          <w:sz w:val="28"/>
          <w:szCs w:val="28"/>
        </w:rPr>
        <w:t>prākṛta-sahajiyā,</w:t>
      </w:r>
      <w:r w:rsidRPr="004A2847">
        <w:rPr>
          <w:rStyle w:val="BookTitle"/>
          <w:rFonts w:asciiTheme="minorHAnsi" w:hAnsiTheme="minorHAnsi" w:cstheme="minorHAnsi"/>
          <w:b w:val="0"/>
          <w:bCs w:val="0"/>
          <w:color w:val="000000"/>
          <w:sz w:val="28"/>
          <w:szCs w:val="28"/>
        </w:rPr>
        <w:t xml:space="preserve"> so-called devotees engage Kṛṣṇa in supplying their sense gratification by demanding religiosity, economic development, sense gratification, and liberation from Him. This is not the mentality of devotees.</w:t>
      </w:r>
    </w:p>
    <w:p w14:paraId="01C9815C" w14:textId="70B731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2.208</w:t>
      </w:r>
    </w:p>
    <w:p w14:paraId="2A7456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208</w:t>
      </w:r>
    </w:p>
    <w:p w14:paraId="4C30E3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balarāma parama pracaṇḍa</w:t>
      </w:r>
      <w:r w:rsidRPr="004A2847">
        <w:rPr>
          <w:rStyle w:val="BookTitle"/>
          <w:rFonts w:asciiTheme="minorHAnsi" w:hAnsiTheme="minorHAnsi" w:cstheme="minorHAnsi"/>
          <w:b w:val="0"/>
          <w:bCs w:val="0"/>
          <w:color w:val="000000"/>
          <w:sz w:val="28"/>
          <w:szCs w:val="28"/>
        </w:rPr>
        <w:br/>
        <w:t>phelilena daṇḍa bhāṅgi' kari' tina khaṇḍa</w:t>
      </w:r>
    </w:p>
    <w:p w14:paraId="0A9AA8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speaking in this way, the most powerful Balarāma broke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into three pieces.</w:t>
      </w:r>
    </w:p>
    <w:p w14:paraId="6A2DFCD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ekadaṇḍī</w:t>
      </w:r>
      <w:r w:rsidRPr="004A2847">
        <w:rPr>
          <w:rStyle w:val="BookTitle"/>
          <w:rFonts w:asciiTheme="minorHAnsi" w:hAnsiTheme="minorHAnsi" w:cstheme="minorHAnsi"/>
          <w:b w:val="0"/>
          <w:bCs w:val="0"/>
          <w:color w:val="000000"/>
          <w:sz w:val="28"/>
          <w:szCs w:val="28"/>
        </w:rPr>
        <w:t xml:space="preserve"> so-called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who follow the philosophy of impersonalism always neglect the </w:t>
      </w:r>
      <w:r w:rsidRPr="004A2847">
        <w:rPr>
          <w:rStyle w:val="BookTitle"/>
          <w:rFonts w:asciiTheme="minorHAnsi" w:hAnsiTheme="minorHAnsi" w:cstheme="minorHAnsi"/>
          <w:b w:val="0"/>
          <w:bCs w:val="0"/>
          <w:i/>
          <w:iCs/>
          <w:color w:val="000000"/>
          <w:sz w:val="28"/>
          <w:szCs w:val="28"/>
        </w:rPr>
        <w:t>tridaṇḍīs</w:t>
      </w:r>
      <w:r w:rsidRPr="004A2847">
        <w:rPr>
          <w:rStyle w:val="BookTitle"/>
          <w:rFonts w:asciiTheme="minorHAnsi" w:hAnsiTheme="minorHAnsi" w:cstheme="minorHAnsi"/>
          <w:b w:val="0"/>
          <w:bCs w:val="0"/>
          <w:color w:val="000000"/>
          <w:sz w:val="28"/>
          <w:szCs w:val="28"/>
        </w:rPr>
        <w:t xml:space="preserve">. Since Śrī Gaurasundara exhibited the pastime of pretending to accept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Śrī Nityānanda Prabhu broke that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into three pieces and turned it into a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He then entrusted the service of carrying that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to the servants of the Lord. That is why Śrī Rūpa Gosvāmī Prabhu has quoted in his </w:t>
      </w:r>
      <w:r w:rsidRPr="004A2847">
        <w:rPr>
          <w:rStyle w:val="BookTitle"/>
          <w:rFonts w:asciiTheme="minorHAnsi" w:hAnsiTheme="minorHAnsi" w:cstheme="minorHAnsi"/>
          <w:b w:val="0"/>
          <w:bCs w:val="0"/>
          <w:i/>
          <w:iCs/>
          <w:color w:val="000000"/>
          <w:sz w:val="28"/>
          <w:szCs w:val="28"/>
        </w:rPr>
        <w:t xml:space="preserve">Upadeśāmṛta </w:t>
      </w:r>
      <w:r w:rsidRPr="004A2847">
        <w:rPr>
          <w:rStyle w:val="BookTitle"/>
          <w:rFonts w:asciiTheme="minorHAnsi" w:hAnsiTheme="minorHAnsi" w:cstheme="minorHAnsi"/>
          <w:b w:val="0"/>
          <w:bCs w:val="0"/>
          <w:color w:val="000000"/>
          <w:sz w:val="28"/>
          <w:szCs w:val="28"/>
        </w:rPr>
        <w:t xml:space="preserve">the verse from the </w:t>
      </w:r>
      <w:r w:rsidRPr="004A2847">
        <w:rPr>
          <w:rStyle w:val="BookTitle"/>
          <w:rFonts w:asciiTheme="minorHAnsi" w:hAnsiTheme="minorHAnsi" w:cstheme="minorHAnsi"/>
          <w:b w:val="0"/>
          <w:bCs w:val="0"/>
          <w:i/>
          <w:iCs/>
          <w:color w:val="000000"/>
          <w:sz w:val="28"/>
          <w:szCs w:val="28"/>
        </w:rPr>
        <w:t xml:space="preserve">Haṁsa-gīti </w:t>
      </w:r>
      <w:r w:rsidRPr="004A2847">
        <w:rPr>
          <w:rStyle w:val="BookTitle"/>
          <w:rFonts w:asciiTheme="minorHAnsi" w:hAnsiTheme="minorHAnsi" w:cstheme="minorHAnsi"/>
          <w:b w:val="0"/>
          <w:bCs w:val="0"/>
          <w:color w:val="000000"/>
          <w:sz w:val="28"/>
          <w:szCs w:val="28"/>
        </w:rPr>
        <w:t xml:space="preserve">section of the ancient literature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beginning </w:t>
      </w:r>
      <w:r w:rsidRPr="004A2847">
        <w:rPr>
          <w:rStyle w:val="BookTitle"/>
          <w:rFonts w:asciiTheme="minorHAnsi" w:hAnsiTheme="minorHAnsi" w:cstheme="minorHAnsi"/>
          <w:b w:val="0"/>
          <w:bCs w:val="0"/>
          <w:i/>
          <w:iCs/>
          <w:color w:val="000000"/>
          <w:sz w:val="28"/>
          <w:szCs w:val="28"/>
        </w:rPr>
        <w:t xml:space="preserve">vāco vegaṁ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vāco vegaṁ manasaḥ krodha-vegaṁjihvā-vegam udaropastha-vegam, etān vegān yo viṣaheta dhīraḥsarvām apīmāṁ pṛthivīṁ sa śiṣyāt, </w:t>
      </w:r>
      <w:r w:rsidRPr="004A2847">
        <w:rPr>
          <w:rStyle w:val="BookTitle"/>
          <w:rFonts w:asciiTheme="minorHAnsi" w:hAnsiTheme="minorHAnsi" w:cstheme="minorHAnsi"/>
          <w:b w:val="0"/>
          <w:bCs w:val="0"/>
          <w:color w:val="000000"/>
          <w:sz w:val="28"/>
          <w:szCs w:val="28"/>
        </w:rPr>
        <w:t xml:space="preserve">“A sober person who can tolerate the urge to speak, the mind's demands, the actions of anger and the </w:t>
      </w:r>
      <w:r w:rsidRPr="004A2847">
        <w:rPr>
          <w:rStyle w:val="BookTitle"/>
          <w:rFonts w:asciiTheme="minorHAnsi" w:hAnsiTheme="minorHAnsi" w:cstheme="minorHAnsi"/>
          <w:b w:val="0"/>
          <w:bCs w:val="0"/>
          <w:color w:val="000000"/>
          <w:sz w:val="28"/>
          <w:szCs w:val="28"/>
        </w:rPr>
        <w:lastRenderedPageBreak/>
        <w:t xml:space="preserve">urges of the tongue, belly and genitals is qualified to make disciples all over the world.], which provides confirmation and qualification for accepting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and which declares that every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expected to follow in the footsteps of Śrī Rūpa. Apyaya Dīkṣita has presented the covered-Buddhist Māyāvādīs' strong </w:t>
      </w:r>
      <w:proofErr w:type="gramStart"/>
      <w:r w:rsidRPr="004A2847">
        <w:rPr>
          <w:rStyle w:val="BookTitle"/>
          <w:rFonts w:asciiTheme="minorHAnsi" w:hAnsiTheme="minorHAnsi" w:cstheme="minorHAnsi"/>
          <w:b w:val="0"/>
          <w:bCs w:val="0"/>
          <w:color w:val="000000"/>
          <w:sz w:val="28"/>
          <w:szCs w:val="28"/>
        </w:rPr>
        <w:t>protest against</w:t>
      </w:r>
      <w:proofErr w:type="gramEnd"/>
      <w:r w:rsidRPr="004A2847">
        <w:rPr>
          <w:rStyle w:val="BookTitle"/>
          <w:rFonts w:asciiTheme="minorHAnsi" w:hAnsiTheme="minorHAnsi" w:cstheme="minorHAnsi"/>
          <w:b w:val="0"/>
          <w:bCs w:val="0"/>
          <w:color w:val="000000"/>
          <w:sz w:val="28"/>
          <w:szCs w:val="28"/>
        </w:rPr>
        <w:t xml:space="preserve"> the acceptance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in his commentary known as </w:t>
      </w:r>
      <w:r w:rsidRPr="004A2847">
        <w:rPr>
          <w:rStyle w:val="BookTitle"/>
          <w:rFonts w:asciiTheme="minorHAnsi" w:hAnsiTheme="minorHAnsi" w:cstheme="minorHAnsi"/>
          <w:b w:val="0"/>
          <w:bCs w:val="0"/>
          <w:i/>
          <w:iCs/>
          <w:color w:val="000000"/>
          <w:sz w:val="28"/>
          <w:szCs w:val="28"/>
        </w:rPr>
        <w:t>Parimala</w:t>
      </w:r>
      <w:r w:rsidRPr="004A2847">
        <w:rPr>
          <w:rStyle w:val="BookTitle"/>
          <w:rFonts w:asciiTheme="minorHAnsi" w:hAnsiTheme="minorHAnsi" w:cstheme="minorHAnsi"/>
          <w:b w:val="0"/>
          <w:bCs w:val="0"/>
          <w:color w:val="000000"/>
          <w:sz w:val="28"/>
          <w:szCs w:val="28"/>
        </w:rPr>
        <w:t xml:space="preserve">. Śrī Nityānanda Prabhu transformed Śrī Gaurasundara's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into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to display the irrelevance of the Māyāvādī Apyaya Dīkṣita's future writing against devotional service in his books </w:t>
      </w:r>
      <w:r w:rsidRPr="004A2847">
        <w:rPr>
          <w:rStyle w:val="BookTitle"/>
          <w:rFonts w:asciiTheme="minorHAnsi" w:hAnsiTheme="minorHAnsi" w:cstheme="minorHAnsi"/>
          <w:b w:val="0"/>
          <w:bCs w:val="0"/>
          <w:i/>
          <w:iCs/>
          <w:color w:val="000000"/>
          <w:sz w:val="28"/>
          <w:szCs w:val="28"/>
        </w:rPr>
        <w:t xml:space="preserve">Nyāya-rakṣā-maṇi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Śivārka-maṇi-dīpikā</w:t>
      </w:r>
      <w:r w:rsidRPr="004A2847">
        <w:rPr>
          <w:rStyle w:val="BookTitle"/>
          <w:rFonts w:asciiTheme="minorHAnsi" w:hAnsiTheme="minorHAnsi" w:cstheme="minorHAnsi"/>
          <w:b w:val="0"/>
          <w:bCs w:val="0"/>
          <w:color w:val="000000"/>
          <w:sz w:val="28"/>
          <w:szCs w:val="28"/>
        </w:rPr>
        <w:t xml:space="preserve">. Śrī Baladeva Prabhu transformed the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-dressed Śrī Caitanyadeva into a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to reveal that the impersonalists' acceptance of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which is the symbol of Māyāvāda, and the current </w:t>
      </w:r>
      <w:commentRangeStart w:id="84"/>
      <w:r w:rsidRPr="004A2847">
        <w:rPr>
          <w:rStyle w:val="BookTitle"/>
          <w:rFonts w:asciiTheme="minorHAnsi" w:hAnsiTheme="minorHAnsi" w:cstheme="minorHAnsi"/>
          <w:b w:val="0"/>
          <w:bCs w:val="0"/>
          <w:color w:val="000000"/>
          <w:sz w:val="28"/>
          <w:szCs w:val="28"/>
        </w:rPr>
        <w:t xml:space="preserve">and former practices of 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in the </w:t>
      </w:r>
      <w:r w:rsidRPr="004A2847">
        <w:rPr>
          <w:rStyle w:val="BookTitle"/>
          <w:rFonts w:asciiTheme="minorHAnsi" w:hAnsiTheme="minorHAnsi" w:cstheme="minorHAnsi"/>
          <w:b w:val="0"/>
          <w:bCs w:val="0"/>
          <w:i/>
          <w:iCs/>
          <w:color w:val="000000"/>
          <w:sz w:val="28"/>
          <w:szCs w:val="28"/>
        </w:rPr>
        <w:t xml:space="preserve">śuddha-dvaita </w:t>
      </w:r>
      <w:r w:rsidRPr="004A2847">
        <w:rPr>
          <w:rStyle w:val="BookTitle"/>
          <w:rFonts w:asciiTheme="minorHAnsi" w:hAnsiTheme="minorHAnsi" w:cstheme="minorHAnsi"/>
          <w:b w:val="0"/>
          <w:bCs w:val="0"/>
          <w:color w:val="000000"/>
          <w:sz w:val="28"/>
          <w:szCs w:val="28"/>
        </w:rPr>
        <w:t xml:space="preserve">(purified dualism) disciplic succession are not approved by the Madhva-Gauḍīya-sampradāya. </w:t>
      </w:r>
      <w:commentRangeEnd w:id="84"/>
      <w:r w:rsidR="002D1D32" w:rsidRPr="004A2847">
        <w:rPr>
          <w:rStyle w:val="CommentReference"/>
          <w:color w:val="auto"/>
        </w:rPr>
        <w:commentReference w:id="84"/>
      </w:r>
      <w:r w:rsidRPr="004A2847">
        <w:rPr>
          <w:rStyle w:val="BookTitle"/>
          <w:rFonts w:asciiTheme="minorHAnsi" w:hAnsiTheme="minorHAnsi" w:cstheme="minorHAnsi"/>
          <w:b w:val="0"/>
          <w:bCs w:val="0"/>
          <w:color w:val="000000"/>
          <w:sz w:val="28"/>
          <w:szCs w:val="28"/>
        </w:rPr>
        <w:t xml:space="preserve">This is fully approved by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it is the conviction of the Gauḍīya Vaiṣṇavas. Without becoming a </w:t>
      </w:r>
      <w:r w:rsidRPr="004A2847">
        <w:rPr>
          <w:rStyle w:val="BookTitle"/>
          <w:rFonts w:asciiTheme="minorHAnsi" w:hAnsiTheme="minorHAnsi" w:cstheme="minorHAnsi"/>
          <w:b w:val="0"/>
          <w:bCs w:val="0"/>
          <w:i/>
          <w:iCs/>
          <w:color w:val="000000"/>
          <w:sz w:val="28"/>
          <w:szCs w:val="28"/>
        </w:rPr>
        <w:t>tridaṇḍī</w:t>
      </w:r>
      <w:r w:rsidRPr="004A2847">
        <w:rPr>
          <w:rStyle w:val="BookTitle"/>
          <w:rFonts w:asciiTheme="minorHAnsi" w:hAnsiTheme="minorHAnsi" w:cstheme="minorHAnsi"/>
          <w:b w:val="0"/>
          <w:bCs w:val="0"/>
          <w:color w:val="000000"/>
          <w:sz w:val="28"/>
          <w:szCs w:val="28"/>
        </w:rPr>
        <w:t xml:space="preserve">, no one can control himself. In the principle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found in </w:t>
      </w:r>
      <w:r w:rsidRPr="004A2847">
        <w:rPr>
          <w:rStyle w:val="BookTitle"/>
          <w:rFonts w:asciiTheme="minorHAnsi" w:hAnsiTheme="minorHAnsi" w:cstheme="minorHAnsi"/>
          <w:b w:val="0"/>
          <w:bCs w:val="0"/>
          <w:i/>
          <w:iCs/>
          <w:color w:val="000000"/>
          <w:sz w:val="28"/>
          <w:szCs w:val="28"/>
        </w:rPr>
        <w:t>karma-kāṇḍa</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indra-daṇḍa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vajra-daṇḍa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 xml:space="preserve">brahma-daṇḍa </w:t>
      </w:r>
      <w:r w:rsidRPr="004A2847">
        <w:rPr>
          <w:rStyle w:val="BookTitle"/>
          <w:rFonts w:asciiTheme="minorHAnsi" w:hAnsiTheme="minorHAnsi" w:cstheme="minorHAnsi"/>
          <w:b w:val="0"/>
          <w:bCs w:val="0"/>
          <w:color w:val="000000"/>
          <w:sz w:val="28"/>
          <w:szCs w:val="28"/>
        </w:rPr>
        <w:t xml:space="preserve">are combined with the </w:t>
      </w:r>
      <w:r w:rsidRPr="004A2847">
        <w:rPr>
          <w:rStyle w:val="BookTitle"/>
          <w:rFonts w:asciiTheme="minorHAnsi" w:hAnsiTheme="minorHAnsi" w:cstheme="minorHAnsi"/>
          <w:b w:val="0"/>
          <w:bCs w:val="0"/>
          <w:i/>
          <w:iCs/>
          <w:color w:val="000000"/>
          <w:sz w:val="28"/>
          <w:szCs w:val="28"/>
        </w:rPr>
        <w:t>jīva-daṇḍa</w:t>
      </w:r>
      <w:r w:rsidRPr="004A2847">
        <w:rPr>
          <w:rStyle w:val="BookTitle"/>
          <w:rFonts w:asciiTheme="minorHAnsi" w:hAnsiTheme="minorHAnsi" w:cstheme="minorHAnsi"/>
          <w:b w:val="0"/>
          <w:bCs w:val="0"/>
          <w:color w:val="000000"/>
          <w:sz w:val="28"/>
          <w:szCs w:val="28"/>
        </w:rPr>
        <w:t xml:space="preserve">. In his explanation on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Śrī Rūpa Gosvāmī Prabhu has revealed to the transcendental </w:t>
      </w:r>
      <w:r w:rsidRPr="004A2847">
        <w:rPr>
          <w:rStyle w:val="BookTitle"/>
          <w:rFonts w:asciiTheme="minorHAnsi" w:hAnsiTheme="minorHAnsi" w:cstheme="minorHAnsi"/>
          <w:b w:val="0"/>
          <w:bCs w:val="0"/>
          <w:i/>
          <w:iCs/>
          <w:color w:val="000000"/>
          <w:sz w:val="28"/>
          <w:szCs w:val="28"/>
        </w:rPr>
        <w:t>tridaṇḍīs</w:t>
      </w:r>
      <w:r w:rsidRPr="004A2847">
        <w:rPr>
          <w:rStyle w:val="BookTitle"/>
          <w:rFonts w:asciiTheme="minorHAnsi" w:hAnsiTheme="minorHAnsi" w:cstheme="minorHAnsi"/>
          <w:b w:val="0"/>
          <w:bCs w:val="0"/>
          <w:color w:val="000000"/>
          <w:sz w:val="28"/>
          <w:szCs w:val="28"/>
        </w:rPr>
        <w:t xml:space="preserve"> the topics of controlling one's body, mind, and speech. When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is combined with </w:t>
      </w:r>
      <w:r w:rsidRPr="004A2847">
        <w:rPr>
          <w:rStyle w:val="BookTitle"/>
          <w:rFonts w:asciiTheme="minorHAnsi" w:hAnsiTheme="minorHAnsi" w:cstheme="minorHAnsi"/>
          <w:b w:val="0"/>
          <w:bCs w:val="0"/>
          <w:i/>
          <w:iCs/>
          <w:color w:val="000000"/>
          <w:sz w:val="28"/>
          <w:szCs w:val="28"/>
        </w:rPr>
        <w:t>jīva-daṇḍa</w:t>
      </w:r>
      <w:r w:rsidRPr="004A2847">
        <w:rPr>
          <w:rStyle w:val="BookTitle"/>
          <w:rFonts w:asciiTheme="minorHAnsi" w:hAnsiTheme="minorHAnsi" w:cstheme="minorHAnsi"/>
          <w:b w:val="0"/>
          <w:bCs w:val="0"/>
          <w:color w:val="000000"/>
          <w:sz w:val="28"/>
          <w:szCs w:val="28"/>
        </w:rPr>
        <w:t xml:space="preserve">, then according to the external conception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becomes the principle of </w:t>
      </w:r>
      <w:r w:rsidRPr="004A2847">
        <w:rPr>
          <w:rStyle w:val="BookTitle"/>
          <w:rFonts w:asciiTheme="minorHAnsi" w:hAnsiTheme="minorHAnsi" w:cstheme="minorHAnsi"/>
          <w:b w:val="0"/>
          <w:bCs w:val="0"/>
          <w:i/>
          <w:iCs/>
          <w:color w:val="000000"/>
          <w:sz w:val="28"/>
          <w:szCs w:val="28"/>
        </w:rPr>
        <w:t>paramahaṁsa-dharma</w:t>
      </w:r>
      <w:r w:rsidRPr="004A2847">
        <w:rPr>
          <w:rStyle w:val="BookTitle"/>
          <w:rFonts w:asciiTheme="minorHAnsi" w:hAnsiTheme="minorHAnsi" w:cstheme="minorHAnsi"/>
          <w:b w:val="0"/>
          <w:bCs w:val="0"/>
          <w:color w:val="000000"/>
          <w:sz w:val="28"/>
          <w:szCs w:val="28"/>
        </w:rPr>
        <w:t xml:space="preserve">. But since in the principle of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the transcendental state beyond the three modes of nature attributes faults in the process described in the </w:t>
      </w:r>
      <w:r w:rsidRPr="004A2847">
        <w:rPr>
          <w:rStyle w:val="BookTitle"/>
          <w:rFonts w:asciiTheme="minorHAnsi" w:hAnsiTheme="minorHAnsi" w:cstheme="minorHAnsi"/>
          <w:b w:val="0"/>
          <w:bCs w:val="0"/>
          <w:i/>
          <w:iCs/>
          <w:color w:val="000000"/>
          <w:sz w:val="28"/>
          <w:szCs w:val="28"/>
        </w:rPr>
        <w:t>Pañcarātras</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in the form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has been accepted in the process described in the </w:t>
      </w:r>
      <w:r w:rsidRPr="004A2847">
        <w:rPr>
          <w:rStyle w:val="BookTitle"/>
          <w:rFonts w:asciiTheme="minorHAnsi" w:hAnsiTheme="minorHAnsi" w:cstheme="minorHAnsi"/>
          <w:b w:val="0"/>
          <w:bCs w:val="0"/>
          <w:i/>
          <w:iCs/>
          <w:color w:val="000000"/>
          <w:sz w:val="28"/>
          <w:szCs w:val="28"/>
        </w:rPr>
        <w:t>Pañcarātras</w:t>
      </w:r>
      <w:r w:rsidRPr="004A2847">
        <w:rPr>
          <w:rStyle w:val="BookTitle"/>
          <w:rFonts w:asciiTheme="minorHAnsi" w:hAnsiTheme="minorHAnsi" w:cstheme="minorHAnsi"/>
          <w:b w:val="0"/>
          <w:bCs w:val="0"/>
          <w:color w:val="000000"/>
          <w:sz w:val="28"/>
          <w:szCs w:val="28"/>
        </w:rPr>
        <w:t>. This system is directly and indirectly followed in the Brahma-sampradāya, in the Brahma-Madhva-sampradāya, and in the Brahma-Madhva-Gauḍīya-sampradāya.</w:t>
      </w:r>
    </w:p>
    <w:p w14:paraId="014AE46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 teachings of Śrī Gaura-Nityānanda cannot be different from those of the Śrī Brahma-Madhva-Gauḍīya-sampradāya. From this time on, persons under the shelter of Śrī Caitanyadeva have become known as Gauḍīya </w:t>
      </w:r>
      <w:r w:rsidRPr="004A2847">
        <w:rPr>
          <w:rStyle w:val="BookTitle"/>
          <w:rFonts w:asciiTheme="minorHAnsi" w:hAnsiTheme="minorHAnsi" w:cstheme="minorHAnsi"/>
          <w:b w:val="0"/>
          <w:bCs w:val="0"/>
          <w:i/>
          <w:iCs/>
          <w:color w:val="000000"/>
          <w:sz w:val="28"/>
          <w:szCs w:val="28"/>
        </w:rPr>
        <w:t>tridaṇḍi-svāmīs</w:t>
      </w:r>
      <w:r w:rsidRPr="004A2847">
        <w:rPr>
          <w:rStyle w:val="BookTitle"/>
          <w:rFonts w:asciiTheme="minorHAnsi" w:hAnsiTheme="minorHAnsi" w:cstheme="minorHAnsi"/>
          <w:b w:val="0"/>
          <w:bCs w:val="0"/>
          <w:color w:val="000000"/>
          <w:sz w:val="28"/>
          <w:szCs w:val="28"/>
        </w:rPr>
        <w:t xml:space="preserve">. Śrī Prabodhānanda Sarasvatīpada's acceptance of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on the path of regulative principles and the Śrī Rūpānuga's acceptance of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on the path of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did not create any mutual contradiction. Although the Gauḍīya Vaiṣṇavas accept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on the path of regulative principles, they are not opposed to the </w:t>
      </w:r>
      <w:r w:rsidRPr="004A2847">
        <w:rPr>
          <w:rStyle w:val="BookTitle"/>
          <w:rFonts w:asciiTheme="minorHAnsi" w:hAnsiTheme="minorHAnsi" w:cstheme="minorHAnsi"/>
          <w:b w:val="0"/>
          <w:bCs w:val="0"/>
          <w:i/>
          <w:iCs/>
          <w:color w:val="000000"/>
          <w:sz w:val="28"/>
          <w:szCs w:val="28"/>
        </w:rPr>
        <w:t xml:space="preserve">paramahaṁsa-dharma </w:t>
      </w:r>
      <w:r w:rsidRPr="004A2847">
        <w:rPr>
          <w:rStyle w:val="BookTitle"/>
          <w:rFonts w:asciiTheme="minorHAnsi" w:hAnsiTheme="minorHAnsi" w:cstheme="minorHAnsi"/>
          <w:b w:val="0"/>
          <w:bCs w:val="0"/>
          <w:color w:val="000000"/>
          <w:sz w:val="28"/>
          <w:szCs w:val="28"/>
        </w:rPr>
        <w:t xml:space="preserve">of the followers of Śrī Rūpa and Śrī Sanātana. Although in </w:t>
      </w:r>
      <w:r w:rsidRPr="004A2847">
        <w:rPr>
          <w:rStyle w:val="BookTitle"/>
          <w:rFonts w:asciiTheme="minorHAnsi" w:hAnsiTheme="minorHAnsi" w:cstheme="minorHAnsi"/>
          <w:b w:val="0"/>
          <w:bCs w:val="0"/>
          <w:i/>
          <w:iCs/>
          <w:color w:val="000000"/>
          <w:sz w:val="28"/>
          <w:szCs w:val="28"/>
        </w:rPr>
        <w:t>paramahaṁsa-dharma</w:t>
      </w:r>
      <w:r w:rsidRPr="004A2847">
        <w:rPr>
          <w:rStyle w:val="BookTitle"/>
          <w:rFonts w:asciiTheme="minorHAnsi" w:hAnsiTheme="minorHAnsi" w:cstheme="minorHAnsi"/>
          <w:b w:val="0"/>
          <w:bCs w:val="0"/>
          <w:color w:val="000000"/>
          <w:sz w:val="28"/>
          <w:szCs w:val="28"/>
        </w:rPr>
        <w:t xml:space="preserve"> the symbols found in the regulative path are considered external, acceptance of external symptoms does not violate </w:t>
      </w:r>
      <w:r w:rsidRPr="004A2847">
        <w:rPr>
          <w:rStyle w:val="BookTitle"/>
          <w:rFonts w:asciiTheme="minorHAnsi" w:hAnsiTheme="minorHAnsi" w:cstheme="minorHAnsi"/>
          <w:b w:val="0"/>
          <w:bCs w:val="0"/>
          <w:color w:val="000000"/>
          <w:sz w:val="28"/>
          <w:szCs w:val="28"/>
        </w:rPr>
        <w:lastRenderedPageBreak/>
        <w:t xml:space="preserve">the principles of the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Although the five other Vrajavāsī Gosvāmīs followed the footsteps of Śrī Sanātana in accepting the dress of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Śrī Prabodhānanda Sarasvatī Gosvāmī accepted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on the path of regulative principles and recorded the Gauḍīya doctrine in his book </w:t>
      </w:r>
      <w:r w:rsidRPr="004A2847">
        <w:rPr>
          <w:rStyle w:val="BookTitle"/>
          <w:rFonts w:asciiTheme="minorHAnsi" w:hAnsiTheme="minorHAnsi" w:cstheme="minorHAnsi"/>
          <w:b w:val="0"/>
          <w:bCs w:val="0"/>
          <w:i/>
          <w:iCs/>
          <w:color w:val="000000"/>
          <w:sz w:val="28"/>
          <w:szCs w:val="28"/>
        </w:rPr>
        <w:t>Śrī Caitanya-candrāmṛta</w:t>
      </w:r>
      <w:r w:rsidRPr="004A2847">
        <w:rPr>
          <w:rStyle w:val="BookTitle"/>
          <w:rFonts w:asciiTheme="minorHAnsi" w:hAnsiTheme="minorHAnsi" w:cstheme="minorHAnsi"/>
          <w:b w:val="0"/>
          <w:bCs w:val="0"/>
          <w:color w:val="000000"/>
          <w:sz w:val="28"/>
          <w:szCs w:val="28"/>
        </w:rPr>
        <w:t xml:space="preserve">. The recent pure devotional endeavors by the followers of Śrī Rūpa to rectify the behavior of the fallen, deviant, so-called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to protect the proper code of conduct, and to inaugurate the path of regulative principles for the purpose of counteracting the attack on those who traverse the path of </w:t>
      </w:r>
      <w:r w:rsidRPr="004A2847">
        <w:rPr>
          <w:rStyle w:val="BookTitle"/>
          <w:rFonts w:asciiTheme="minorHAnsi" w:hAnsiTheme="minorHAnsi" w:cstheme="minorHAnsi"/>
          <w:b w:val="0"/>
          <w:bCs w:val="0"/>
          <w:i/>
          <w:iCs/>
          <w:color w:val="000000"/>
          <w:sz w:val="28"/>
          <w:szCs w:val="28"/>
        </w:rPr>
        <w:t>anurāga</w:t>
      </w:r>
      <w:r w:rsidRPr="004A2847">
        <w:rPr>
          <w:rStyle w:val="BookTitle"/>
          <w:rFonts w:asciiTheme="minorHAnsi" w:hAnsiTheme="minorHAnsi" w:cstheme="minorHAnsi"/>
          <w:b w:val="0"/>
          <w:bCs w:val="0"/>
          <w:color w:val="000000"/>
          <w:sz w:val="28"/>
          <w:szCs w:val="28"/>
        </w:rPr>
        <w:t>, or loving attachment, have become the object of ignorant people's opposition and neglect. Because of transgressing the etiquette of respecting the Lord's manifestations, there have been many obstacles in the worship of the Absolute Truth in every</w:t>
      </w:r>
      <w:r w:rsidRPr="004A2847">
        <w:rPr>
          <w:rStyle w:val="BookTitle"/>
          <w:rFonts w:asciiTheme="minorHAnsi" w:hAnsiTheme="minorHAnsi" w:cstheme="minorHAnsi"/>
          <w:b w:val="0"/>
          <w:bCs w:val="0"/>
          <w:i/>
          <w:iCs/>
          <w:color w:val="000000"/>
          <w:sz w:val="28"/>
          <w:szCs w:val="28"/>
        </w:rPr>
        <w:t xml:space="preserve"> yuga</w:t>
      </w:r>
      <w:r w:rsidRPr="004A2847">
        <w:rPr>
          <w:rStyle w:val="BookTitle"/>
          <w:rFonts w:asciiTheme="minorHAnsi" w:hAnsiTheme="minorHAnsi" w:cstheme="minorHAnsi"/>
          <w:b w:val="0"/>
          <w:bCs w:val="0"/>
          <w:color w:val="000000"/>
          <w:sz w:val="28"/>
          <w:szCs w:val="28"/>
        </w:rPr>
        <w:t>. Those who do not understand the purport of the path of regulative principles consider the inauspiciousness resulting from transgressing that path as progress on that path. Moreover, by respecting only the path of regulative principles, the more elevated path becomes closed. Śrīla Prabodhānanda Tridaṇḍipāda was not opposed to the Six Gosvāmīs of Vṛndāvana. But the shortsighted, so-called followers of the Gosvāmīs accepted the conception of Śrī Prabodhānanda as conflicting. As a result, the followers of such people ended up spreading communal dispute.</w:t>
      </w:r>
    </w:p>
    <w:p w14:paraId="31294B1D" w14:textId="1B5221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2.209</w:t>
      </w:r>
    </w:p>
    <w:p w14:paraId="18336F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084970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icchā-mātra īśvara se jāne</w:t>
      </w:r>
      <w:r w:rsidRPr="004A2847">
        <w:rPr>
          <w:rStyle w:val="BookTitle"/>
          <w:rFonts w:asciiTheme="minorHAnsi" w:hAnsiTheme="minorHAnsi" w:cstheme="minorHAnsi"/>
          <w:b w:val="0"/>
          <w:bCs w:val="0"/>
          <w:color w:val="000000"/>
          <w:sz w:val="28"/>
          <w:szCs w:val="28"/>
        </w:rPr>
        <w:br/>
        <w:t>kena bhāṅgilena daṇḍa, jāniba kemane</w:t>
      </w:r>
    </w:p>
    <w:p w14:paraId="046556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Only the Supreme Lord knows the will of the Supreme Lord. How will I know why He broke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w:t>
      </w:r>
    </w:p>
    <w:p w14:paraId="3EA61BA0" w14:textId="27939F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2.210</w:t>
      </w:r>
    </w:p>
    <w:p w14:paraId="057E8C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210</w:t>
      </w:r>
    </w:p>
    <w:p w14:paraId="62F305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jñātā gauracandrera antara</w:t>
      </w:r>
      <w:r w:rsidRPr="004A2847">
        <w:rPr>
          <w:rStyle w:val="BookTitle"/>
          <w:rFonts w:asciiTheme="minorHAnsi" w:hAnsiTheme="minorHAnsi" w:cstheme="minorHAnsi"/>
          <w:b w:val="0"/>
          <w:bCs w:val="0"/>
          <w:color w:val="000000"/>
          <w:sz w:val="28"/>
          <w:szCs w:val="28"/>
        </w:rPr>
        <w:br/>
        <w:t>nityānandere o jāne śrī-gaurasundara</w:t>
      </w:r>
    </w:p>
    <w:p w14:paraId="202004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knows the mind of Gauracandra, and Śrī Gaurasundara knows the mind of Nityānanda.</w:t>
      </w:r>
    </w:p>
    <w:p w14:paraId="076B39F9" w14:textId="35AC27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2.211</w:t>
      </w:r>
    </w:p>
    <w:p w14:paraId="379BA8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211</w:t>
      </w:r>
    </w:p>
    <w:p w14:paraId="699A16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yuge yuge dui bhāi śrī-rāma-lakṣmaṇa</w:t>
      </w:r>
      <w:r w:rsidRPr="004A2847">
        <w:rPr>
          <w:rStyle w:val="BookTitle"/>
          <w:rFonts w:asciiTheme="minorHAnsi" w:hAnsiTheme="minorHAnsi" w:cstheme="minorHAnsi"/>
          <w:b w:val="0"/>
          <w:bCs w:val="0"/>
          <w:color w:val="000000"/>
          <w:sz w:val="28"/>
          <w:szCs w:val="28"/>
        </w:rPr>
        <w:br/>
        <w:t>doṅhāra antara doṅhe jāne anukṣaṇa</w:t>
      </w:r>
    </w:p>
    <w:p w14:paraId="576F33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every </w:t>
      </w:r>
      <w:r w:rsidRPr="004A2847">
        <w:rPr>
          <w:rStyle w:val="BookTitle"/>
          <w:rFonts w:asciiTheme="minorHAnsi" w:hAnsiTheme="minorHAnsi" w:cstheme="minorHAnsi"/>
          <w:b/>
          <w:bCs/>
          <w:i/>
          <w:iCs/>
          <w:color w:val="800000"/>
          <w:sz w:val="28"/>
          <w:szCs w:val="28"/>
        </w:rPr>
        <w:t>yuga</w:t>
      </w:r>
      <w:r w:rsidRPr="004A2847">
        <w:rPr>
          <w:rStyle w:val="BookTitle"/>
          <w:rFonts w:asciiTheme="minorHAnsi" w:hAnsiTheme="minorHAnsi" w:cstheme="minorHAnsi"/>
          <w:b/>
          <w:bCs/>
          <w:color w:val="800000"/>
          <w:sz w:val="28"/>
          <w:szCs w:val="28"/>
        </w:rPr>
        <w:t xml:space="preserve">, </w:t>
      </w:r>
      <w:proofErr w:type="gramStart"/>
      <w:r w:rsidRPr="004A2847">
        <w:rPr>
          <w:rStyle w:val="BookTitle"/>
          <w:rFonts w:asciiTheme="minorHAnsi" w:hAnsiTheme="minorHAnsi" w:cstheme="minorHAnsi"/>
          <w:b/>
          <w:bCs/>
          <w:color w:val="800000"/>
          <w:sz w:val="28"/>
          <w:szCs w:val="28"/>
        </w:rPr>
        <w:t>They</w:t>
      </w:r>
      <w:proofErr w:type="gramEnd"/>
      <w:r w:rsidRPr="004A2847">
        <w:rPr>
          <w:rStyle w:val="BookTitle"/>
          <w:rFonts w:asciiTheme="minorHAnsi" w:hAnsiTheme="minorHAnsi" w:cstheme="minorHAnsi"/>
          <w:b/>
          <w:bCs/>
          <w:color w:val="800000"/>
          <w:sz w:val="28"/>
          <w:szCs w:val="28"/>
        </w:rPr>
        <w:t xml:space="preserve"> appear as two brothers, such as Śrī Rāma and Lakṣmaṇa. They always know each other's mind.</w:t>
      </w:r>
    </w:p>
    <w:p w14:paraId="601AA3A8" w14:textId="415E2A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2.212</w:t>
      </w:r>
    </w:p>
    <w:p w14:paraId="79055D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212</w:t>
      </w:r>
    </w:p>
    <w:p w14:paraId="5DE62E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vastu dui bhāga, bhakti bujhaite</w:t>
      </w:r>
      <w:r w:rsidRPr="004A2847">
        <w:rPr>
          <w:rStyle w:val="BookTitle"/>
          <w:rFonts w:asciiTheme="minorHAnsi" w:hAnsiTheme="minorHAnsi" w:cstheme="minorHAnsi"/>
          <w:b w:val="0"/>
          <w:bCs w:val="0"/>
          <w:color w:val="000000"/>
          <w:sz w:val="28"/>
          <w:szCs w:val="28"/>
        </w:rPr>
        <w:br/>
        <w:t>gauracandra jāni sabe nityānanda haite</w:t>
      </w:r>
    </w:p>
    <w:p w14:paraId="62A025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one Lord has become two to teach devotional service. One can know Gauracandra only through Nityānanda.</w:t>
      </w:r>
    </w:p>
    <w:p w14:paraId="34D53E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svayam-prakāśa</w:t>
      </w:r>
      <w:r w:rsidRPr="004A2847">
        <w:rPr>
          <w:rStyle w:val="BookTitle"/>
          <w:rFonts w:asciiTheme="minorHAnsi" w:hAnsiTheme="minorHAnsi" w:cstheme="minorHAnsi"/>
          <w:b w:val="0"/>
          <w:bCs w:val="0"/>
          <w:color w:val="000000"/>
          <w:sz w:val="28"/>
          <w:szCs w:val="28"/>
        </w:rPr>
        <w:t xml:space="preserve"> are one, just as each of the </w:t>
      </w:r>
      <w:r w:rsidRPr="004A2847">
        <w:rPr>
          <w:rStyle w:val="BookTitle"/>
          <w:rFonts w:asciiTheme="minorHAnsi" w:hAnsiTheme="minorHAnsi" w:cstheme="minorHAnsi"/>
          <w:b w:val="0"/>
          <w:bCs w:val="0"/>
          <w:i/>
          <w:iCs/>
          <w:color w:val="000000"/>
          <w:sz w:val="28"/>
          <w:szCs w:val="28"/>
        </w:rPr>
        <w:t>catur-vyūha</w:t>
      </w:r>
      <w:r w:rsidRPr="004A2847">
        <w:rPr>
          <w:rStyle w:val="BookTitle"/>
          <w:rFonts w:asciiTheme="minorHAnsi" w:hAnsiTheme="minorHAnsi" w:cstheme="minorHAnsi"/>
          <w:b w:val="0"/>
          <w:bCs w:val="0"/>
          <w:color w:val="000000"/>
          <w:sz w:val="28"/>
          <w:szCs w:val="28"/>
        </w:rPr>
        <w:t>, or quadruple expansions</w:t>
      </w:r>
      <w:r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 xml:space="preserve">are one. The most worshipable Śrī Gaurasundara is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and Śrī Nityānanda, the topmost devotee, is </w:t>
      </w:r>
      <w:r w:rsidRPr="004A2847">
        <w:rPr>
          <w:rStyle w:val="BookTitle"/>
          <w:rFonts w:asciiTheme="minorHAnsi" w:hAnsiTheme="minorHAnsi" w:cstheme="minorHAnsi"/>
          <w:b w:val="0"/>
          <w:bCs w:val="0"/>
          <w:i/>
          <w:iCs/>
          <w:color w:val="000000"/>
          <w:sz w:val="28"/>
          <w:szCs w:val="28"/>
        </w:rPr>
        <w:t>svayam-prakāśa</w:t>
      </w:r>
      <w:r w:rsidRPr="004A2847">
        <w:rPr>
          <w:rStyle w:val="BookTitle"/>
          <w:rFonts w:asciiTheme="minorHAnsi" w:hAnsiTheme="minorHAnsi" w:cstheme="minorHAnsi"/>
          <w:b w:val="0"/>
          <w:bCs w:val="0"/>
          <w:color w:val="000000"/>
          <w:sz w:val="28"/>
          <w:szCs w:val="28"/>
        </w:rPr>
        <w:t xml:space="preserve">. By following </w:t>
      </w:r>
      <w:proofErr w:type="gramStart"/>
      <w:r w:rsidRPr="004A2847">
        <w:rPr>
          <w:rStyle w:val="BookTitle"/>
          <w:rFonts w:asciiTheme="minorHAnsi" w:hAnsiTheme="minorHAnsi" w:cstheme="minorHAnsi"/>
          <w:b w:val="0"/>
          <w:bCs w:val="0"/>
          <w:color w:val="000000"/>
          <w:sz w:val="28"/>
          <w:szCs w:val="28"/>
        </w:rPr>
        <w:t>only</w:t>
      </w:r>
      <w:proofErr w:type="gramEnd"/>
      <w:r w:rsidRPr="004A2847">
        <w:rPr>
          <w:rStyle w:val="BookTitle"/>
          <w:rFonts w:asciiTheme="minorHAnsi" w:hAnsiTheme="minorHAnsi" w:cstheme="minorHAnsi"/>
          <w:b w:val="0"/>
          <w:bCs w:val="0"/>
          <w:color w:val="000000"/>
          <w:sz w:val="28"/>
          <w:szCs w:val="28"/>
        </w:rPr>
        <w:t xml:space="preserve"> the path of regulative principles, the worship of Gaurasundara is hindered. And </w:t>
      </w:r>
      <w:proofErr w:type="gramStart"/>
      <w:r w:rsidRPr="004A2847">
        <w:rPr>
          <w:rStyle w:val="BookTitle"/>
          <w:rFonts w:asciiTheme="minorHAnsi" w:hAnsiTheme="minorHAnsi" w:cstheme="minorHAnsi"/>
          <w:b w:val="0"/>
          <w:bCs w:val="0"/>
          <w:color w:val="000000"/>
          <w:sz w:val="28"/>
          <w:szCs w:val="28"/>
        </w:rPr>
        <w:t>also</w:t>
      </w:r>
      <w:proofErr w:type="gramEnd"/>
      <w:r w:rsidRPr="004A2847">
        <w:rPr>
          <w:rStyle w:val="BookTitle"/>
          <w:rFonts w:asciiTheme="minorHAnsi" w:hAnsiTheme="minorHAnsi" w:cstheme="minorHAnsi"/>
          <w:b w:val="0"/>
          <w:bCs w:val="0"/>
          <w:color w:val="000000"/>
          <w:sz w:val="28"/>
          <w:szCs w:val="28"/>
        </w:rPr>
        <w:t xml:space="preserve"> by transgressing Śrī Nityānanda, the service of Śrī Gaurasundara is hindered. Śrī Nityānanda assists in Śrī Gaurasundara's preaching of ecstatic love of God in ten different forms. Only Śrī Nityānanda </w:t>
      </w:r>
      <w:proofErr w:type="gramStart"/>
      <w:r w:rsidRPr="004A2847">
        <w:rPr>
          <w:rStyle w:val="BookTitle"/>
          <w:rFonts w:asciiTheme="minorHAnsi" w:hAnsiTheme="minorHAnsi" w:cstheme="minorHAnsi"/>
          <w:b w:val="0"/>
          <w:bCs w:val="0"/>
          <w:color w:val="000000"/>
          <w:sz w:val="28"/>
          <w:szCs w:val="28"/>
        </w:rPr>
        <w:t>is able to</w:t>
      </w:r>
      <w:proofErr w:type="gramEnd"/>
      <w:r w:rsidRPr="004A2847">
        <w:rPr>
          <w:rStyle w:val="BookTitle"/>
          <w:rFonts w:asciiTheme="minorHAnsi" w:hAnsiTheme="minorHAnsi" w:cstheme="minorHAnsi"/>
          <w:b w:val="0"/>
          <w:bCs w:val="0"/>
          <w:color w:val="000000"/>
          <w:sz w:val="28"/>
          <w:szCs w:val="28"/>
        </w:rPr>
        <w:t xml:space="preserve"> reveal to the world the mystery of Śrī Caitanya's acceptance of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and, in the position of being without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His acceptance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has prescribed for the devotees of Viṣṇu the process of accepting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Only the </w:t>
      </w:r>
      <w:r w:rsidRPr="004A2847">
        <w:rPr>
          <w:rStyle w:val="BookTitle"/>
          <w:rFonts w:asciiTheme="minorHAnsi" w:hAnsiTheme="minorHAnsi" w:cstheme="minorHAnsi"/>
          <w:b w:val="0"/>
          <w:bCs w:val="0"/>
          <w:i/>
          <w:iCs/>
          <w:color w:val="000000"/>
          <w:sz w:val="28"/>
          <w:szCs w:val="28"/>
        </w:rPr>
        <w:t>tridaṇḍīs</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are able to</w:t>
      </w:r>
      <w:proofErr w:type="gramEnd"/>
      <w:r w:rsidRPr="004A2847">
        <w:rPr>
          <w:rStyle w:val="BookTitle"/>
          <w:rFonts w:asciiTheme="minorHAnsi" w:hAnsiTheme="minorHAnsi" w:cstheme="minorHAnsi"/>
          <w:b w:val="0"/>
          <w:bCs w:val="0"/>
          <w:color w:val="000000"/>
          <w:sz w:val="28"/>
          <w:szCs w:val="28"/>
        </w:rPr>
        <w:t xml:space="preserve"> actually attain the stage of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whereas </w:t>
      </w:r>
      <w:r w:rsidRPr="004A2847">
        <w:rPr>
          <w:rStyle w:val="BookTitle"/>
          <w:rFonts w:asciiTheme="minorHAnsi" w:hAnsiTheme="minorHAnsi" w:cstheme="minorHAnsi"/>
          <w:b w:val="0"/>
          <w:bCs w:val="0"/>
          <w:i/>
          <w:iCs/>
          <w:color w:val="000000"/>
          <w:sz w:val="28"/>
          <w:szCs w:val="28"/>
        </w:rPr>
        <w:t>ekadaṇḍīs</w:t>
      </w:r>
      <w:r w:rsidRPr="004A2847">
        <w:rPr>
          <w:rStyle w:val="BookTitle"/>
          <w:rFonts w:asciiTheme="minorHAnsi" w:hAnsiTheme="minorHAnsi" w:cstheme="minorHAnsi"/>
          <w:b w:val="0"/>
          <w:bCs w:val="0"/>
          <w:color w:val="000000"/>
          <w:sz w:val="28"/>
          <w:szCs w:val="28"/>
        </w:rPr>
        <w:t xml:space="preserve"> preaching the mundane concept of impersonalism cannot understand their own position. Śrī Nityānanda Prabhu alone </w:t>
      </w:r>
      <w:proofErr w:type="gramStart"/>
      <w:r w:rsidRPr="004A2847">
        <w:rPr>
          <w:rStyle w:val="BookTitle"/>
          <w:rFonts w:asciiTheme="minorHAnsi" w:hAnsiTheme="minorHAnsi" w:cstheme="minorHAnsi"/>
          <w:b w:val="0"/>
          <w:bCs w:val="0"/>
          <w:color w:val="000000"/>
          <w:sz w:val="28"/>
          <w:szCs w:val="28"/>
        </w:rPr>
        <w:t>is able to</w:t>
      </w:r>
      <w:proofErr w:type="gramEnd"/>
      <w:r w:rsidRPr="004A2847">
        <w:rPr>
          <w:rStyle w:val="BookTitle"/>
          <w:rFonts w:asciiTheme="minorHAnsi" w:hAnsiTheme="minorHAnsi" w:cstheme="minorHAnsi"/>
          <w:b w:val="0"/>
          <w:bCs w:val="0"/>
          <w:color w:val="000000"/>
          <w:sz w:val="28"/>
          <w:szCs w:val="28"/>
        </w:rPr>
        <w:t xml:space="preserve"> reveal many of the favorable items of spiritual consideration, like the characteristics and differences found in the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which is a combination of </w:t>
      </w:r>
      <w:r w:rsidRPr="004A2847">
        <w:rPr>
          <w:rStyle w:val="BookTitle"/>
          <w:rFonts w:asciiTheme="minorHAnsi" w:hAnsiTheme="minorHAnsi" w:cstheme="minorHAnsi"/>
          <w:b w:val="0"/>
          <w:bCs w:val="0"/>
          <w:i/>
          <w:iCs/>
          <w:color w:val="000000"/>
          <w:sz w:val="28"/>
          <w:szCs w:val="28"/>
        </w:rPr>
        <w:t>jīva-daṇḍa</w:t>
      </w:r>
      <w:r w:rsidRPr="004A2847">
        <w:rPr>
          <w:rStyle w:val="BookTitle"/>
          <w:rFonts w:asciiTheme="minorHAnsi" w:hAnsiTheme="minorHAnsi" w:cstheme="minorHAnsi"/>
          <w:b w:val="0"/>
          <w:bCs w:val="0"/>
          <w:color w:val="000000"/>
          <w:sz w:val="28"/>
          <w:szCs w:val="28"/>
        </w:rPr>
        <w:t xml:space="preserve"> with the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of the Vedic </w:t>
      </w:r>
      <w:r w:rsidRPr="004A2847">
        <w:rPr>
          <w:rStyle w:val="BookTitle"/>
          <w:rFonts w:asciiTheme="minorHAnsi" w:hAnsiTheme="minorHAnsi" w:cstheme="minorHAnsi"/>
          <w:b w:val="0"/>
          <w:bCs w:val="0"/>
          <w:i/>
          <w:iCs/>
          <w:color w:val="000000"/>
          <w:sz w:val="28"/>
          <w:szCs w:val="28"/>
        </w:rPr>
        <w:t xml:space="preserve">sanātana-dharma, </w:t>
      </w:r>
      <w:r w:rsidRPr="004A2847">
        <w:rPr>
          <w:rStyle w:val="BookTitle"/>
          <w:rFonts w:asciiTheme="minorHAnsi" w:hAnsiTheme="minorHAnsi" w:cstheme="minorHAnsi"/>
          <w:b w:val="0"/>
          <w:bCs w:val="0"/>
          <w:color w:val="000000"/>
          <w:sz w:val="28"/>
          <w:szCs w:val="28"/>
        </w:rPr>
        <w:t>and how oneness can be the combination of many.</w:t>
      </w:r>
    </w:p>
    <w:p w14:paraId="73D212FD" w14:textId="4B38C9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2.213</w:t>
      </w:r>
    </w:p>
    <w:p w14:paraId="5D2F71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001633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balarāma vinā anya caitanyera daṇḍa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bhāṅgibāre pāre hena ke āche pracaṇḍa?</w:t>
      </w:r>
    </w:p>
    <w:p w14:paraId="6EB8FE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Who other than Balarāma is powerful enough to break Lord Caitanya's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w:t>
      </w:r>
    </w:p>
    <w:p w14:paraId="4A17F042" w14:textId="329659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2.214</w:t>
      </w:r>
    </w:p>
    <w:p w14:paraId="136903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3EBF96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bujhāya chale śrī-gaurasundare</w:t>
      </w:r>
      <w:r w:rsidRPr="004A2847">
        <w:rPr>
          <w:rStyle w:val="BookTitle"/>
          <w:rFonts w:asciiTheme="minorHAnsi" w:hAnsiTheme="minorHAnsi" w:cstheme="minorHAnsi"/>
          <w:b w:val="0"/>
          <w:bCs w:val="0"/>
          <w:color w:val="000000"/>
          <w:sz w:val="28"/>
          <w:szCs w:val="28"/>
        </w:rPr>
        <w:br/>
        <w:t>ye jānaye marma, sei jana sukhe tare</w:t>
      </w:r>
    </w:p>
    <w:p w14:paraId="570A5B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taught everyone by this pretext. Anyone who understands this truth is easily delivered.</w:t>
      </w:r>
    </w:p>
    <w:p w14:paraId="4353A3E4" w14:textId="3CFA25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2.215</w:t>
      </w:r>
    </w:p>
    <w:p w14:paraId="7AC335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2DD7EC2D" w14:textId="147E9BD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 bhāṅgi' nityānanda āchena vasiyā</w:t>
      </w:r>
      <w:ins w:id="85" w:author="your servant" w:date="2020-04-10T19:30:00Z">
        <w:r w:rsidR="007330E9"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kṣaṇeke jagadānanda mililā āsiyā</w:t>
      </w:r>
    </w:p>
    <w:p w14:paraId="4F8C3E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breaking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Nityānanda sat there. Shortly thereafter Jagadānanda returned.</w:t>
      </w:r>
    </w:p>
    <w:p w14:paraId="52562BD6" w14:textId="316809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2.216</w:t>
      </w:r>
    </w:p>
    <w:p w14:paraId="4EDC9D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009766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bhagna daṇḍa dekhi' mahā hailā vismita</w:t>
      </w:r>
      <w:r w:rsidRPr="004A2847">
        <w:rPr>
          <w:rStyle w:val="BookTitle"/>
          <w:rFonts w:asciiTheme="minorHAnsi" w:hAnsiTheme="minorHAnsi" w:cstheme="minorHAnsi"/>
          <w:b w:val="0"/>
          <w:bCs w:val="0"/>
          <w:color w:val="000000"/>
          <w:sz w:val="28"/>
          <w:szCs w:val="28"/>
        </w:rPr>
        <w:br/>
        <w:t>antare jagadānanda hailā cintita</w:t>
      </w:r>
    </w:p>
    <w:p w14:paraId="4B556D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was greatly astonished on seeing the broken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and he felt apprehensive at heart.</w:t>
      </w:r>
    </w:p>
    <w:p w14:paraId="2746EC04" w14:textId="1E34B0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2.217</w:t>
      </w:r>
    </w:p>
    <w:p w14:paraId="66D920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32C1DB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vārtā </w:t>
      </w:r>
      <w:proofErr w:type="gramStart"/>
      <w:r w:rsidRPr="004A2847">
        <w:rPr>
          <w:rStyle w:val="BookTitle"/>
          <w:rFonts w:asciiTheme="minorHAnsi" w:hAnsiTheme="minorHAnsi" w:cstheme="minorHAnsi"/>
          <w:b w:val="0"/>
          <w:bCs w:val="0"/>
          <w:color w:val="000000"/>
          <w:sz w:val="28"/>
          <w:szCs w:val="28"/>
        </w:rPr>
        <w:t>jijñāsena,—</w:t>
      </w:r>
      <w:proofErr w:type="gramEnd"/>
      <w:r w:rsidRPr="004A2847">
        <w:rPr>
          <w:rStyle w:val="BookTitle"/>
          <w:rFonts w:asciiTheme="minorHAnsi" w:hAnsiTheme="minorHAnsi" w:cstheme="minorHAnsi"/>
          <w:b w:val="0"/>
          <w:bCs w:val="0"/>
          <w:color w:val="000000"/>
          <w:sz w:val="28"/>
          <w:szCs w:val="28"/>
        </w:rPr>
        <w:t>“daṇḍa bhāṅgileka ke?”</w:t>
      </w:r>
      <w:r w:rsidRPr="004A2847">
        <w:rPr>
          <w:rStyle w:val="BookTitle"/>
          <w:rFonts w:asciiTheme="minorHAnsi" w:hAnsiTheme="minorHAnsi" w:cstheme="minorHAnsi"/>
          <w:b w:val="0"/>
          <w:bCs w:val="0"/>
          <w:color w:val="000000"/>
          <w:sz w:val="28"/>
          <w:szCs w:val="28"/>
        </w:rPr>
        <w:br/>
        <w:t>nityānanda bale,—“daṇḍa dharileka ye</w:t>
      </w:r>
    </w:p>
    <w:p w14:paraId="520A91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asked, “Who broke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Nityānanda replied, “He who held it.</w:t>
      </w:r>
    </w:p>
    <w:p w14:paraId="7A75081E" w14:textId="458D35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2.218</w:t>
      </w:r>
    </w:p>
    <w:p w14:paraId="76C55C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218</w:t>
      </w:r>
    </w:p>
    <w:p w14:paraId="0C7055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daṇḍa prabhu bhāṅgiyā āpane</w:t>
      </w:r>
      <w:r w:rsidRPr="004A2847">
        <w:rPr>
          <w:rStyle w:val="BookTitle"/>
          <w:rFonts w:asciiTheme="minorHAnsi" w:hAnsiTheme="minorHAnsi" w:cstheme="minorHAnsi"/>
          <w:b w:val="0"/>
          <w:bCs w:val="0"/>
          <w:color w:val="000000"/>
          <w:sz w:val="28"/>
          <w:szCs w:val="28"/>
        </w:rPr>
        <w:br/>
        <w:t>tāṅra daṇḍa bhāṅgite ki pāre anya jane?”</w:t>
      </w:r>
    </w:p>
    <w:p w14:paraId="4C7A77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broke His own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Who else </w:t>
      </w:r>
      <w:proofErr w:type="gramStart"/>
      <w:r w:rsidRPr="004A2847">
        <w:rPr>
          <w:rStyle w:val="BookTitle"/>
          <w:rFonts w:asciiTheme="minorHAnsi" w:hAnsiTheme="minorHAnsi" w:cstheme="minorHAnsi"/>
          <w:b/>
          <w:bCs/>
          <w:color w:val="800000"/>
          <w:sz w:val="28"/>
          <w:szCs w:val="28"/>
        </w:rPr>
        <w:t>is capable of breaking</w:t>
      </w:r>
      <w:proofErr w:type="gramEnd"/>
      <w:r w:rsidRPr="004A2847">
        <w:rPr>
          <w:rStyle w:val="BookTitle"/>
          <w:rFonts w:asciiTheme="minorHAnsi" w:hAnsiTheme="minorHAnsi" w:cstheme="minorHAnsi"/>
          <w:b/>
          <w:bCs/>
          <w:color w:val="800000"/>
          <w:sz w:val="28"/>
          <w:szCs w:val="28"/>
        </w:rPr>
        <w:t xml:space="preserve"> it?”</w:t>
      </w:r>
    </w:p>
    <w:p w14:paraId="1158D55D" w14:textId="12485F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2.219</w:t>
      </w:r>
    </w:p>
    <w:p w14:paraId="17FDFE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062199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vipra āra nā karilā pratyuttara</w:t>
      </w:r>
      <w:r w:rsidRPr="004A2847">
        <w:rPr>
          <w:rStyle w:val="BookTitle"/>
          <w:rFonts w:asciiTheme="minorHAnsi" w:hAnsiTheme="minorHAnsi" w:cstheme="minorHAnsi"/>
          <w:b w:val="0"/>
          <w:bCs w:val="0"/>
          <w:color w:val="000000"/>
          <w:sz w:val="28"/>
          <w:szCs w:val="28"/>
        </w:rPr>
        <w:br/>
        <w:t>bhāṅgā daṇḍa lai' mātra calilā satvara</w:t>
      </w:r>
    </w:p>
    <w:p w14:paraId="520DC0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heard this reply, he did not say anything. He quickly took the broken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left.</w:t>
      </w:r>
    </w:p>
    <w:p w14:paraId="74A179E7" w14:textId="4C2F06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2.220</w:t>
      </w:r>
    </w:p>
    <w:p w14:paraId="71CE7D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19A1C4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vasiyā āchena yathāśrī-gaurasundara</w:t>
      </w:r>
      <w:r w:rsidRPr="004A2847">
        <w:rPr>
          <w:rStyle w:val="BookTitle"/>
          <w:rFonts w:asciiTheme="minorHAnsi" w:hAnsiTheme="minorHAnsi" w:cstheme="minorHAnsi"/>
          <w:b w:val="0"/>
          <w:bCs w:val="0"/>
          <w:color w:val="000000"/>
          <w:sz w:val="28"/>
          <w:szCs w:val="28"/>
        </w:rPr>
        <w:br/>
        <w:t>bhāṅgā daṇḍa pheli' dila prabhura gocara</w:t>
      </w:r>
    </w:p>
    <w:p w14:paraId="6DEA37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went to the place where Śrī Gaurasundara was sitting and placed the broken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before the Lord.</w:t>
      </w:r>
    </w:p>
    <w:p w14:paraId="4D58815A" w14:textId="5FFC7D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2.221</w:t>
      </w:r>
    </w:p>
    <w:p w14:paraId="576747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221</w:t>
      </w:r>
    </w:p>
    <w:p w14:paraId="30333D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“kaha daṇḍa bhāṅgila kemane</w:t>
      </w:r>
      <w:r w:rsidRPr="004A2847">
        <w:rPr>
          <w:rStyle w:val="BookTitle"/>
          <w:rFonts w:asciiTheme="minorHAnsi" w:hAnsiTheme="minorHAnsi" w:cstheme="minorHAnsi"/>
          <w:b w:val="0"/>
          <w:bCs w:val="0"/>
          <w:color w:val="000000"/>
          <w:sz w:val="28"/>
          <w:szCs w:val="28"/>
        </w:rPr>
        <w:br/>
        <w:t>pathe kibā kandola karilā kāro sane?”</w:t>
      </w:r>
    </w:p>
    <w:p w14:paraId="38D603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“Tell Me how this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was broken. Did you have a fight with someone on the way?”</w:t>
      </w:r>
    </w:p>
    <w:p w14:paraId="05433B9F" w14:textId="4358F6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2.222</w:t>
      </w:r>
    </w:p>
    <w:p w14:paraId="7F52F7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222</w:t>
      </w:r>
    </w:p>
    <w:p w14:paraId="2CEB51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kahilā jagadānanda paṇḍita sakala</w:t>
      </w:r>
      <w:r w:rsidRPr="004A2847">
        <w:rPr>
          <w:rStyle w:val="BookTitle"/>
          <w:rFonts w:asciiTheme="minorHAnsi" w:hAnsiTheme="minorHAnsi" w:cstheme="minorHAnsi"/>
          <w:b w:val="0"/>
          <w:bCs w:val="0"/>
          <w:color w:val="000000"/>
          <w:sz w:val="28"/>
          <w:szCs w:val="28"/>
        </w:rPr>
        <w:br/>
        <w:t>“bhāṅgilena daṇḍa nityānanda suvihvala”</w:t>
      </w:r>
    </w:p>
    <w:p w14:paraId="5AAC8A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Jagadānanda Paṇḍita narrated the entire incident to the Lord and said, “The overwhelmed Nityānanda broke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w:t>
      </w:r>
    </w:p>
    <w:p w14:paraId="283D75C7" w14:textId="1D3EDF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2.223</w:t>
      </w:r>
    </w:p>
    <w:p w14:paraId="58DC2B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223</w:t>
      </w:r>
    </w:p>
    <w:p w14:paraId="117186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nityānanda-prati prabhu jijñāse āpani</w:t>
      </w:r>
      <w:r w:rsidRPr="004A2847">
        <w:rPr>
          <w:rStyle w:val="BookTitle"/>
          <w:rFonts w:asciiTheme="minorHAnsi" w:hAnsiTheme="minorHAnsi" w:cstheme="minorHAnsi"/>
          <w:b w:val="0"/>
          <w:bCs w:val="0"/>
          <w:color w:val="000000"/>
          <w:sz w:val="28"/>
          <w:szCs w:val="28"/>
        </w:rPr>
        <w:br/>
        <w:t>“ki lāgi' bhāṅgilā daṇḍa kaha dekhi śuni”</w:t>
      </w:r>
    </w:p>
    <w:p w14:paraId="4B3D55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then asked Nityānanda, “Tell Me why You broke My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w:t>
      </w:r>
    </w:p>
    <w:p w14:paraId="0B0287FF" w14:textId="265B0F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2.224</w:t>
      </w:r>
    </w:p>
    <w:p w14:paraId="7B27F5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224</w:t>
      </w:r>
    </w:p>
    <w:p w14:paraId="470FE9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nityānanda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“bhāṅgiyāchi vāṁśa-khāna</w:t>
      </w:r>
      <w:r w:rsidRPr="004A2847">
        <w:rPr>
          <w:rStyle w:val="BookTitle"/>
          <w:rFonts w:asciiTheme="minorHAnsi" w:hAnsiTheme="minorHAnsi" w:cstheme="minorHAnsi"/>
          <w:b w:val="0"/>
          <w:bCs w:val="0"/>
          <w:color w:val="000000"/>
          <w:sz w:val="28"/>
          <w:szCs w:val="28"/>
        </w:rPr>
        <w:br/>
        <w:t>nā pāra kṣamite kara ye śāsti pramāṇa”</w:t>
      </w:r>
    </w:p>
    <w:p w14:paraId="488D8C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replied, “I broke only a piece of bamboo. If You cannot forgive Me, then punish Me appropriately.”</w:t>
      </w:r>
    </w:p>
    <w:p w14:paraId="7955CF3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is carried by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who has not yet attained the platform of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everyone can understand that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without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has attained the final stage of spiritual life. Worldly opulences cannot disturb such a person. But since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do not accept this symbol of renunciation, ordinary people cannot understand their exalted position. That is why foolish people consider the topmost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Vaiṣṇavas to be inferior to themselves. Śrī Nityānanda Prabhu broke the bamboo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of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Vrajendra-nandana, Śrī Caitanya, so that people would not mistakenly consider anyone who simply carries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made of bamboo to be situated just below the topmost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platform. Realizing that people would invite inauspiciousness by committing the offense of considering Lord Caitanya as simply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or considering that He was obligated to accept such symbols and that they would thereby meet with obstacles in understanding that He is the Supreme Personality of Godhead, Nityānanda broke the one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into three </w:t>
      </w:r>
      <w:r w:rsidRPr="004A2847">
        <w:rPr>
          <w:rStyle w:val="BookTitle"/>
          <w:rFonts w:asciiTheme="minorHAnsi" w:hAnsiTheme="minorHAnsi" w:cstheme="minorHAnsi"/>
          <w:b w:val="0"/>
          <w:bCs w:val="0"/>
          <w:i/>
          <w:iCs/>
          <w:color w:val="000000"/>
          <w:sz w:val="28"/>
          <w:szCs w:val="28"/>
        </w:rPr>
        <w:t>daṇḍas</w:t>
      </w:r>
      <w:r w:rsidRPr="004A2847">
        <w:rPr>
          <w:rStyle w:val="BookTitle"/>
          <w:rFonts w:asciiTheme="minorHAnsi" w:hAnsiTheme="minorHAnsi" w:cstheme="minorHAnsi"/>
          <w:b w:val="0"/>
          <w:bCs w:val="0"/>
          <w:color w:val="000000"/>
          <w:sz w:val="28"/>
          <w:szCs w:val="28"/>
        </w:rPr>
        <w:t xml:space="preserve">. This pastime of Śrī Nityānanda was meant to reveal that the principles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entailing control of the body, mind, and speech, are to be respected by those whose senses are not controlled; that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is the combined form of the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and that it is the duty of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to renounce 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The tendency of </w:t>
      </w:r>
      <w:r w:rsidRPr="004A2847">
        <w:rPr>
          <w:rStyle w:val="BookTitle"/>
          <w:rFonts w:asciiTheme="minorHAnsi" w:hAnsiTheme="minorHAnsi" w:cstheme="minorHAnsi"/>
          <w:b w:val="0"/>
          <w:bCs w:val="0"/>
          <w:i/>
          <w:iCs/>
          <w:color w:val="000000"/>
          <w:sz w:val="28"/>
          <w:szCs w:val="28"/>
        </w:rPr>
        <w:t>tridaṇḍīs</w:t>
      </w:r>
      <w:r w:rsidRPr="004A2847">
        <w:rPr>
          <w:rStyle w:val="BookTitle"/>
          <w:rFonts w:asciiTheme="minorHAnsi" w:hAnsiTheme="minorHAnsi" w:cstheme="minorHAnsi"/>
          <w:b w:val="0"/>
          <w:bCs w:val="0"/>
          <w:color w:val="000000"/>
          <w:sz w:val="28"/>
          <w:szCs w:val="28"/>
        </w:rPr>
        <w:t xml:space="preserve"> is to neither aspire for anyone's blessing nor to award anyone worldly blessings. Those who are bound by mundane conceptions have </w:t>
      </w:r>
      <w:r w:rsidRPr="004A2847">
        <w:rPr>
          <w:rStyle w:val="BookTitle"/>
          <w:rFonts w:asciiTheme="minorHAnsi" w:hAnsiTheme="minorHAnsi" w:cstheme="minorHAnsi"/>
          <w:b w:val="0"/>
          <w:bCs w:val="0"/>
          <w:color w:val="000000"/>
          <w:sz w:val="28"/>
          <w:szCs w:val="28"/>
        </w:rPr>
        <w:lastRenderedPageBreak/>
        <w:t xml:space="preserve">little interest in pursuing spiritual life. If such people relegate Śrī Gaurasundara to relative roles like </w:t>
      </w:r>
      <w:r w:rsidRPr="004A2847">
        <w:rPr>
          <w:rStyle w:val="BookTitle"/>
          <w:rFonts w:asciiTheme="minorHAnsi" w:hAnsiTheme="minorHAnsi" w:cstheme="minorHAnsi"/>
          <w:b w:val="0"/>
          <w:bCs w:val="0"/>
          <w:i/>
          <w:iCs/>
          <w:color w:val="000000"/>
          <w:sz w:val="28"/>
          <w:szCs w:val="28"/>
        </w:rPr>
        <w:t>daṇḍena-daṇḍī</w:t>
      </w:r>
      <w:r w:rsidRPr="004A2847">
        <w:rPr>
          <w:rStyle w:val="BookTitle"/>
          <w:rFonts w:asciiTheme="minorHAnsi" w:hAnsiTheme="minorHAnsi" w:cstheme="minorHAnsi"/>
          <w:b w:val="0"/>
          <w:bCs w:val="0"/>
          <w:color w:val="000000"/>
          <w:sz w:val="28"/>
          <w:szCs w:val="28"/>
        </w:rPr>
        <w:t xml:space="preserve">, or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because of carrying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they will achieve inauspiciousness.</w:t>
      </w:r>
    </w:p>
    <w:p w14:paraId="6BFA8010" w14:textId="042F00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2.225</w:t>
      </w:r>
    </w:p>
    <w:p w14:paraId="040FC9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225</w:t>
      </w:r>
    </w:p>
    <w:p w14:paraId="6CC4E9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“yāhe sarva-deva-adhiṣṭhāna</w:t>
      </w:r>
      <w:r w:rsidRPr="004A2847">
        <w:rPr>
          <w:rStyle w:val="BookTitle"/>
          <w:rFonts w:asciiTheme="minorHAnsi" w:hAnsiTheme="minorHAnsi" w:cstheme="minorHAnsi"/>
          <w:b w:val="0"/>
          <w:bCs w:val="0"/>
          <w:color w:val="000000"/>
          <w:sz w:val="28"/>
          <w:szCs w:val="28"/>
        </w:rPr>
        <w:br/>
        <w:t>se tomāra mate ki haila vāṁśa-khāna!”</w:t>
      </w:r>
    </w:p>
    <w:p w14:paraId="594146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“All the demigods reside in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and You call it a piece of bamboo!”</w:t>
      </w:r>
    </w:p>
    <w:p w14:paraId="384517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According to spiritual consideration one should respect the supremely pure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which is a worshipable form of the three </w:t>
      </w:r>
      <w:r w:rsidRPr="004A2847">
        <w:rPr>
          <w:rStyle w:val="BookTitle"/>
          <w:rFonts w:asciiTheme="minorHAnsi" w:hAnsiTheme="minorHAnsi" w:cstheme="minorHAnsi"/>
          <w:b w:val="0"/>
          <w:bCs w:val="0"/>
          <w:i/>
          <w:iCs/>
          <w:color w:val="000000"/>
          <w:sz w:val="28"/>
          <w:szCs w:val="28"/>
        </w:rPr>
        <w:t>guṇa-avatāras</w:t>
      </w:r>
      <w:r w:rsidRPr="004A2847">
        <w:rPr>
          <w:rStyle w:val="BookTitle"/>
          <w:rFonts w:asciiTheme="minorHAnsi" w:hAnsiTheme="minorHAnsi" w:cstheme="minorHAnsi"/>
          <w:b w:val="0"/>
          <w:bCs w:val="0"/>
          <w:color w:val="000000"/>
          <w:sz w:val="28"/>
          <w:szCs w:val="28"/>
        </w:rPr>
        <w:t>. But since the mundane consideration that the Deity form of Viṣṇu is made of stone leads one to hell, Śrī Nityānanda delivered all living entities from future offense.</w:t>
      </w:r>
    </w:p>
    <w:p w14:paraId="4DAC6029" w14:textId="4DCEC8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2.226</w:t>
      </w:r>
    </w:p>
    <w:p w14:paraId="68F1EF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226</w:t>
      </w:r>
    </w:p>
    <w:p w14:paraId="246D47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 bujhite pāre gaurasundarera līlā?</w:t>
      </w:r>
      <w:r w:rsidRPr="004A2847">
        <w:rPr>
          <w:rStyle w:val="BookTitle"/>
          <w:rFonts w:asciiTheme="minorHAnsi" w:hAnsiTheme="minorHAnsi" w:cstheme="minorHAnsi"/>
          <w:b w:val="0"/>
          <w:bCs w:val="0"/>
          <w:color w:val="000000"/>
          <w:sz w:val="28"/>
          <w:szCs w:val="28"/>
        </w:rPr>
        <w:br/>
        <w:t>mane kare eka, mukhe kare āra khelā</w:t>
      </w:r>
    </w:p>
    <w:p w14:paraId="0F6766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pastimes of Śrī Gaurasundara? He thinks one thing and says something else.</w:t>
      </w:r>
    </w:p>
    <w:p w14:paraId="0CD9C17B" w14:textId="5A14F3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2.227</w:t>
      </w:r>
    </w:p>
    <w:p w14:paraId="18E030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227</w:t>
      </w:r>
    </w:p>
    <w:p w14:paraId="6BB632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ye bale `bujhi kṛṣṇera hṛdaya'</w:t>
      </w:r>
      <w:r w:rsidRPr="004A2847">
        <w:rPr>
          <w:rStyle w:val="BookTitle"/>
          <w:rFonts w:asciiTheme="minorHAnsi" w:hAnsiTheme="minorHAnsi" w:cstheme="minorHAnsi"/>
          <w:b w:val="0"/>
          <w:bCs w:val="0"/>
          <w:color w:val="000000"/>
          <w:sz w:val="28"/>
          <w:szCs w:val="28"/>
        </w:rPr>
        <w:br/>
        <w:t>sei se abodha ihā jāniha niścaya</w:t>
      </w:r>
    </w:p>
    <w:p w14:paraId="47C22A47"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know for certain that anyone who says, “I understand Kṛṣṇa's mind,” is a fool.</w:t>
      </w:r>
    </w:p>
    <w:p w14:paraId="7EDCB823" w14:textId="3E0331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2.228</w:t>
      </w:r>
    </w:p>
    <w:p w14:paraId="749108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7AFE40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māribena hena yāre āchaye antare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tāhāre o dekhi yena mahā-prīti kare</w:t>
      </w:r>
    </w:p>
    <w:p w14:paraId="06EFF5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may show great affection even to a person He intends to kill.</w:t>
      </w:r>
    </w:p>
    <w:p w14:paraId="3EA282C9" w14:textId="47602D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2.229</w:t>
      </w:r>
    </w:p>
    <w:p w14:paraId="7B801D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229</w:t>
      </w:r>
    </w:p>
    <w:p w14:paraId="7CF8B8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prāṇa-sama adhika ye saba bhakta-gaṇa</w:t>
      </w:r>
      <w:r w:rsidRPr="004A2847">
        <w:rPr>
          <w:rStyle w:val="BookTitle"/>
          <w:rFonts w:asciiTheme="minorHAnsi" w:hAnsiTheme="minorHAnsi" w:cstheme="minorHAnsi"/>
          <w:b w:val="0"/>
          <w:bCs w:val="0"/>
          <w:color w:val="000000"/>
          <w:sz w:val="28"/>
          <w:szCs w:val="28"/>
        </w:rPr>
        <w:br/>
        <w:t>tāhāre o dekhi yena nirapekṣa mana</w:t>
      </w:r>
    </w:p>
    <w:p w14:paraId="6CC904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Yet He may neglect devotees whom He considers equal to or greater than </w:t>
      </w:r>
      <w:proofErr w:type="gramStart"/>
      <w:r w:rsidRPr="004A2847">
        <w:rPr>
          <w:rStyle w:val="BookTitle"/>
          <w:rFonts w:asciiTheme="minorHAnsi" w:hAnsiTheme="minorHAnsi" w:cstheme="minorHAnsi"/>
          <w:b/>
          <w:bCs/>
          <w:color w:val="800000"/>
          <w:sz w:val="28"/>
          <w:szCs w:val="28"/>
        </w:rPr>
        <w:t>His</w:t>
      </w:r>
      <w:proofErr w:type="gramEnd"/>
      <w:r w:rsidRPr="004A2847">
        <w:rPr>
          <w:rStyle w:val="BookTitle"/>
          <w:rFonts w:asciiTheme="minorHAnsi" w:hAnsiTheme="minorHAnsi" w:cstheme="minorHAnsi"/>
          <w:b/>
          <w:bCs/>
          <w:color w:val="800000"/>
          <w:sz w:val="28"/>
          <w:szCs w:val="28"/>
        </w:rPr>
        <w:t xml:space="preserve"> own life.</w:t>
      </w:r>
    </w:p>
    <w:p w14:paraId="76CBB00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devotees of Śrī Gaurasundara are equal to the Lord's own life. They have no desire at all to deviate from the path shown by Gaurahari. To reveal that He is not totally obliged to the devotees, Śrī Gaurasundara sometimes displays indifference. </w:t>
      </w:r>
      <w:proofErr w:type="gramStart"/>
      <w:r w:rsidRPr="004A2847">
        <w:rPr>
          <w:rStyle w:val="BookTitle"/>
          <w:rFonts w:asciiTheme="minorHAnsi" w:hAnsiTheme="minorHAnsi" w:cstheme="minorHAnsi"/>
          <w:b w:val="0"/>
          <w:bCs w:val="0"/>
          <w:color w:val="000000"/>
          <w:sz w:val="28"/>
          <w:szCs w:val="28"/>
        </w:rPr>
        <w:t>Otherwise</w:t>
      </w:r>
      <w:proofErr w:type="gramEnd"/>
      <w:r w:rsidRPr="004A2847">
        <w:rPr>
          <w:rStyle w:val="BookTitle"/>
          <w:rFonts w:asciiTheme="minorHAnsi" w:hAnsiTheme="minorHAnsi" w:cstheme="minorHAnsi"/>
          <w:b w:val="0"/>
          <w:bCs w:val="0"/>
          <w:color w:val="000000"/>
          <w:sz w:val="28"/>
          <w:szCs w:val="28"/>
        </w:rPr>
        <w:t xml:space="preserve"> envious humanity will condemn Him as a flatterer. To benefit such foolish people, Śrī Caitanya pretended to display indifference by exhibiting equal treatment to both devotees and nondevotees.</w:t>
      </w:r>
    </w:p>
    <w:p w14:paraId="7F2DDDFA" w14:textId="5E21B4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2.230</w:t>
      </w:r>
    </w:p>
    <w:p w14:paraId="1DA9B8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131345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acintya agamya līlā-mātra</w:t>
      </w:r>
      <w:r w:rsidRPr="004A2847">
        <w:rPr>
          <w:rStyle w:val="BookTitle"/>
          <w:rFonts w:asciiTheme="minorHAnsi" w:hAnsiTheme="minorHAnsi" w:cstheme="minorHAnsi"/>
          <w:b w:val="0"/>
          <w:bCs w:val="0"/>
          <w:color w:val="000000"/>
          <w:sz w:val="28"/>
          <w:szCs w:val="28"/>
        </w:rPr>
        <w:br/>
        <w:t>tāna anugrahe bujhe tāna kṛpā-pātra</w:t>
      </w:r>
    </w:p>
    <w:p w14:paraId="654F6E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pastimes are inconceivable and unfathomable. Only one who is favored by the Lord can understand them.</w:t>
      </w:r>
    </w:p>
    <w:p w14:paraId="335320ED" w14:textId="04BDDA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2.231</w:t>
      </w:r>
    </w:p>
    <w:p w14:paraId="1722FE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w:t>
      </w:r>
    </w:p>
    <w:p w14:paraId="347D51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 bhāṅgilena āpanei icchā kari'</w:t>
      </w:r>
      <w:r w:rsidRPr="004A2847">
        <w:rPr>
          <w:rStyle w:val="BookTitle"/>
          <w:rFonts w:asciiTheme="minorHAnsi" w:hAnsiTheme="minorHAnsi" w:cstheme="minorHAnsi"/>
          <w:b w:val="0"/>
          <w:bCs w:val="0"/>
          <w:color w:val="000000"/>
          <w:sz w:val="28"/>
          <w:szCs w:val="28"/>
        </w:rPr>
        <w:br/>
        <w:t>krodha vyañjibāre lāgilena gaurahari</w:t>
      </w:r>
    </w:p>
    <w:p w14:paraId="46AB5B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Out of His own sweet will Gaurahari broke the </w:t>
      </w:r>
      <w:r w:rsidRPr="004A2847">
        <w:rPr>
          <w:rStyle w:val="BookTitle"/>
          <w:rFonts w:asciiTheme="minorHAnsi" w:hAnsiTheme="minorHAnsi" w:cstheme="minorHAnsi"/>
          <w:b/>
          <w:bCs/>
          <w:i/>
          <w:iCs/>
          <w:color w:val="800000"/>
          <w:sz w:val="28"/>
          <w:szCs w:val="28"/>
        </w:rPr>
        <w:t>tridaṇḍa</w:t>
      </w:r>
      <w:r w:rsidRPr="004A2847">
        <w:rPr>
          <w:rStyle w:val="BookTitle"/>
          <w:rFonts w:asciiTheme="minorHAnsi" w:hAnsiTheme="minorHAnsi" w:cstheme="minorHAnsi"/>
          <w:b/>
          <w:bCs/>
          <w:color w:val="800000"/>
          <w:sz w:val="28"/>
          <w:szCs w:val="28"/>
        </w:rPr>
        <w:t xml:space="preserve"> and then expressed anger.</w:t>
      </w:r>
    </w:p>
    <w:p w14:paraId="36F4A1E6" w14:textId="073E73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2.232</w:t>
      </w:r>
    </w:p>
    <w:p w14:paraId="61F3B5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232</w:t>
      </w:r>
    </w:p>
    <w:p w14:paraId="5D9014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“sabe daṇḍa-mātra chila saṅga</w:t>
      </w:r>
      <w:r w:rsidRPr="004A2847">
        <w:rPr>
          <w:rStyle w:val="BookTitle"/>
          <w:rFonts w:asciiTheme="minorHAnsi" w:hAnsiTheme="minorHAnsi" w:cstheme="minorHAnsi"/>
          <w:b w:val="0"/>
          <w:bCs w:val="0"/>
          <w:color w:val="000000"/>
          <w:sz w:val="28"/>
          <w:szCs w:val="28"/>
        </w:rPr>
        <w:br/>
        <w:t>tāho āji kṛṣṇera icchāte haila bhaṅga</w:t>
      </w:r>
    </w:p>
    <w:p w14:paraId="7B7F15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“This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was My only companion. Now today, by Kṛṣṇa's will, it was broken.</w:t>
      </w:r>
    </w:p>
    <w:p w14:paraId="555B18D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From the mundane point of view the only asset of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his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One who carries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maintains himself by begging door to door, and by accepting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he protects himself from the attack of the external world. The omnipotent Lord Gaurasundara displayed humility by declaring that </w:t>
      </w:r>
      <w:proofErr w:type="gramStart"/>
      <w:r w:rsidRPr="004A2847">
        <w:rPr>
          <w:rStyle w:val="BookTitle"/>
          <w:rFonts w:asciiTheme="minorHAnsi" w:hAnsiTheme="minorHAnsi" w:cstheme="minorHAnsi"/>
          <w:b w:val="0"/>
          <w:bCs w:val="0"/>
          <w:color w:val="000000"/>
          <w:sz w:val="28"/>
          <w:szCs w:val="28"/>
        </w:rPr>
        <w:t>His</w:t>
      </w:r>
      <w:proofErr w:type="gramEnd"/>
      <w:r w:rsidRPr="004A2847">
        <w:rPr>
          <w:rStyle w:val="BookTitle"/>
          <w:rFonts w:asciiTheme="minorHAnsi" w:hAnsiTheme="minorHAnsi" w:cstheme="minorHAnsi"/>
          <w:b w:val="0"/>
          <w:bCs w:val="0"/>
          <w:color w:val="000000"/>
          <w:sz w:val="28"/>
          <w:szCs w:val="28"/>
        </w:rPr>
        <w:t xml:space="preserve"> only asset was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to attract ordinary people's affection on the mundane level.</w:t>
      </w:r>
    </w:p>
    <w:p w14:paraId="22D5A9D5" w14:textId="654FE4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2.233</w:t>
      </w:r>
    </w:p>
    <w:p w14:paraId="79E118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233</w:t>
      </w:r>
    </w:p>
    <w:p w14:paraId="4B68B7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āmāra saṅge kāro saṅga nāi</w:t>
      </w:r>
      <w:r w:rsidRPr="004A2847">
        <w:rPr>
          <w:rStyle w:val="BookTitle"/>
          <w:rFonts w:asciiTheme="minorHAnsi" w:hAnsiTheme="minorHAnsi" w:cstheme="minorHAnsi"/>
          <w:b w:val="0"/>
          <w:bCs w:val="0"/>
          <w:color w:val="000000"/>
          <w:sz w:val="28"/>
          <w:szCs w:val="28"/>
        </w:rPr>
        <w:br/>
        <w:t>tomarā vā āge cala, kibā āmi yāi”</w:t>
      </w:r>
    </w:p>
    <w:p w14:paraId="0B485B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I do not require anyone's company. Either you go ahead, or I will go ahead.”</w:t>
      </w:r>
    </w:p>
    <w:p w14:paraId="71E22DB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Śvetāśvatara Upaniṣad</w:t>
      </w:r>
      <w:r w:rsidRPr="004A2847">
        <w:rPr>
          <w:rStyle w:val="BookTitle"/>
          <w:rFonts w:asciiTheme="minorHAnsi" w:hAnsiTheme="minorHAnsi" w:cstheme="minorHAnsi"/>
          <w:b w:val="0"/>
          <w:bCs w:val="0"/>
          <w:color w:val="000000"/>
          <w:sz w:val="28"/>
          <w:szCs w:val="28"/>
        </w:rPr>
        <w:t xml:space="preserve"> (6.11) and the </w:t>
      </w:r>
      <w:r w:rsidRPr="004A2847">
        <w:rPr>
          <w:rStyle w:val="BookTitle"/>
          <w:rFonts w:asciiTheme="minorHAnsi" w:hAnsiTheme="minorHAnsi" w:cstheme="minorHAnsi"/>
          <w:b w:val="0"/>
          <w:bCs w:val="0"/>
          <w:i/>
          <w:iCs/>
          <w:color w:val="000000"/>
          <w:sz w:val="28"/>
          <w:szCs w:val="28"/>
        </w:rPr>
        <w:t xml:space="preserve">Gopāla-tāpanī Upaniṣad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Uttara</w:t>
      </w:r>
      <w:r w:rsidRPr="004A2847">
        <w:rPr>
          <w:rStyle w:val="BookTitle"/>
          <w:rFonts w:asciiTheme="minorHAnsi" w:hAnsiTheme="minorHAnsi" w:cstheme="minorHAnsi"/>
          <w:b w:val="0"/>
          <w:bCs w:val="0"/>
          <w:color w:val="000000"/>
          <w:sz w:val="28"/>
          <w:szCs w:val="28"/>
        </w:rPr>
        <w:t xml:space="preserve"> 97) it is stated: </w:t>
      </w:r>
      <w:r w:rsidRPr="004A2847">
        <w:rPr>
          <w:rStyle w:val="BookTitle"/>
          <w:rFonts w:asciiTheme="minorHAnsi" w:hAnsiTheme="minorHAnsi" w:cstheme="minorHAnsi"/>
          <w:b w:val="0"/>
          <w:bCs w:val="0"/>
          <w:i/>
          <w:iCs/>
          <w:color w:val="000000"/>
          <w:sz w:val="28"/>
          <w:szCs w:val="28"/>
        </w:rPr>
        <w:t>eko devaḥ sarva-bhūteṣu gūḍhaḥ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The one Supreme Lord lives hidden within all living entities.” In the </w:t>
      </w:r>
      <w:r w:rsidRPr="004A2847">
        <w:rPr>
          <w:rStyle w:val="BookTitle"/>
          <w:rFonts w:asciiTheme="minorHAnsi" w:hAnsiTheme="minorHAnsi" w:cstheme="minorHAnsi"/>
          <w:b w:val="0"/>
          <w:bCs w:val="0"/>
          <w:i/>
          <w:iCs/>
          <w:color w:val="000000"/>
          <w:sz w:val="28"/>
          <w:szCs w:val="28"/>
        </w:rPr>
        <w:t xml:space="preserve">Chāndogya Upaniṣad </w:t>
      </w:r>
      <w:r w:rsidRPr="004A2847">
        <w:rPr>
          <w:rStyle w:val="BookTitle"/>
          <w:rFonts w:asciiTheme="minorHAnsi" w:hAnsiTheme="minorHAnsi" w:cstheme="minorHAnsi"/>
          <w:b w:val="0"/>
          <w:bCs w:val="0"/>
          <w:color w:val="000000"/>
          <w:sz w:val="28"/>
          <w:szCs w:val="28"/>
        </w:rPr>
        <w:t xml:space="preserve">(6.2.1) it is stated: </w:t>
      </w:r>
      <w:r w:rsidRPr="004A2847">
        <w:rPr>
          <w:rStyle w:val="BookTitle"/>
          <w:rFonts w:asciiTheme="minorHAnsi" w:hAnsiTheme="minorHAnsi" w:cstheme="minorHAnsi"/>
          <w:b w:val="0"/>
          <w:bCs w:val="0"/>
          <w:i/>
          <w:iCs/>
          <w:color w:val="000000"/>
          <w:sz w:val="28"/>
          <w:szCs w:val="28"/>
        </w:rPr>
        <w:t>ekam evādvitīyaṁ</w:t>
      </w:r>
      <w:r w:rsidRPr="004A2847">
        <w:rPr>
          <w:rStyle w:val="BookTitle"/>
          <w:rFonts w:asciiTheme="minorHAnsi" w:hAnsiTheme="minorHAnsi" w:cstheme="minorHAnsi"/>
          <w:b w:val="0"/>
          <w:bCs w:val="0"/>
          <w:color w:val="000000"/>
          <w:sz w:val="28"/>
          <w:szCs w:val="28"/>
        </w:rPr>
        <w:t xml:space="preserve">: “The Supreme Lord is one without a second.”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(10.10.30) it is stated:</w:t>
      </w:r>
    </w:p>
    <w:p w14:paraId="0CFFF8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tvam ekaḥ sarva-bhūtānāṁ</w:t>
      </w:r>
      <w:r w:rsidRPr="004A2847">
        <w:rPr>
          <w:rStyle w:val="BookTitle"/>
          <w:rFonts w:asciiTheme="minorHAnsi" w:hAnsiTheme="minorHAnsi" w:cstheme="minorHAnsi"/>
          <w:b w:val="0"/>
          <w:bCs w:val="0"/>
          <w:color w:val="000000"/>
          <w:sz w:val="28"/>
          <w:szCs w:val="28"/>
        </w:rPr>
        <w:br/>
        <w:t>dehāsv-ātmendriyeśvaraḥ</w:t>
      </w:r>
    </w:p>
    <w:p w14:paraId="52E87E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“You are the Supreme Personality of Godhead, the controller of everything. The body, life, ego, and senses of every living entity are Your own self.”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(10.14.23) it is stated:</w:t>
      </w:r>
    </w:p>
    <w:p w14:paraId="3C5079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ekas tvam ātmā puruṣaḥ purāṇaḥ</w:t>
      </w:r>
      <w:r w:rsidRPr="004A2847">
        <w:rPr>
          <w:rStyle w:val="BookTitle"/>
          <w:rFonts w:asciiTheme="minorHAnsi" w:hAnsiTheme="minorHAnsi" w:cstheme="minorHAnsi"/>
          <w:b w:val="0"/>
          <w:bCs w:val="0"/>
          <w:color w:val="000000"/>
          <w:sz w:val="28"/>
          <w:szCs w:val="28"/>
        </w:rPr>
        <w:br/>
        <w:t>satyaḥ svayaṁ-jyotir ananta ādyaḥ</w:t>
      </w:r>
      <w:r w:rsidRPr="004A2847">
        <w:rPr>
          <w:rStyle w:val="BookTitle"/>
          <w:rFonts w:asciiTheme="minorHAnsi" w:hAnsiTheme="minorHAnsi" w:cstheme="minorHAnsi"/>
          <w:b w:val="0"/>
          <w:bCs w:val="0"/>
          <w:color w:val="000000"/>
          <w:sz w:val="28"/>
          <w:szCs w:val="28"/>
        </w:rPr>
        <w:br/>
        <w:t>nityo 'kṣaro 'jasra-sukho nirañjanaḥ</w:t>
      </w:r>
      <w:r w:rsidRPr="004A2847">
        <w:rPr>
          <w:rStyle w:val="BookTitle"/>
          <w:rFonts w:asciiTheme="minorHAnsi" w:hAnsiTheme="minorHAnsi" w:cstheme="minorHAnsi"/>
          <w:b w:val="0"/>
          <w:bCs w:val="0"/>
          <w:color w:val="000000"/>
          <w:sz w:val="28"/>
          <w:szCs w:val="28"/>
        </w:rPr>
        <w:br/>
        <w:t>pūrṇādvayo mukta upādhito 'mṛtaḥ</w:t>
      </w:r>
    </w:p>
    <w:p w14:paraId="765ACE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“You are the one Supreme Soul, the primeval Supreme Personality, the Absolute Truth—self-manifested, endless, and beginningless. You are eternal and infallible, </w:t>
      </w:r>
      <w:proofErr w:type="gramStart"/>
      <w:r w:rsidRPr="004A2847">
        <w:rPr>
          <w:rStyle w:val="BookTitle"/>
          <w:rFonts w:asciiTheme="minorHAnsi" w:hAnsiTheme="minorHAnsi" w:cstheme="minorHAnsi"/>
          <w:b w:val="0"/>
          <w:bCs w:val="0"/>
          <w:color w:val="000000"/>
          <w:sz w:val="28"/>
          <w:szCs w:val="28"/>
        </w:rPr>
        <w:t>perfect</w:t>
      </w:r>
      <w:proofErr w:type="gramEnd"/>
      <w:r w:rsidRPr="004A2847">
        <w:rPr>
          <w:rStyle w:val="BookTitle"/>
          <w:rFonts w:asciiTheme="minorHAnsi" w:hAnsiTheme="minorHAnsi" w:cstheme="minorHAnsi"/>
          <w:b w:val="0"/>
          <w:bCs w:val="0"/>
          <w:color w:val="000000"/>
          <w:sz w:val="28"/>
          <w:szCs w:val="28"/>
        </w:rPr>
        <w:t xml:space="preserve"> and complete, without any rival, and free from all material designations. </w:t>
      </w:r>
      <w:r w:rsidRPr="004A2847">
        <w:rPr>
          <w:rStyle w:val="BookTitle"/>
          <w:rFonts w:asciiTheme="minorHAnsi" w:hAnsiTheme="minorHAnsi" w:cstheme="minorHAnsi"/>
          <w:b w:val="0"/>
          <w:bCs w:val="0"/>
          <w:color w:val="000000"/>
          <w:sz w:val="28"/>
          <w:szCs w:val="28"/>
        </w:rPr>
        <w:lastRenderedPageBreak/>
        <w:t xml:space="preserve">Your happiness can never be obstructed, nor have You any connection with material contamination. Indeed,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are the indestructible nectar of immortality.”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(10.14.55-57) it is stated:</w:t>
      </w:r>
    </w:p>
    <w:p w14:paraId="14AA4CBA" w14:textId="235E662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kṛṣṇam enam avehi tvam</w:t>
      </w:r>
      <w:r w:rsidRPr="004A2847">
        <w:rPr>
          <w:rStyle w:val="BookTitle"/>
          <w:rFonts w:asciiTheme="minorHAnsi" w:hAnsiTheme="minorHAnsi" w:cstheme="minorHAnsi"/>
          <w:b w:val="0"/>
          <w:bCs w:val="0"/>
          <w:color w:val="000000"/>
          <w:sz w:val="28"/>
          <w:szCs w:val="28"/>
        </w:rPr>
        <w:br/>
        <w:t>ātmānam akhilātmanām</w:t>
      </w:r>
      <w:r w:rsidRPr="004A2847">
        <w:rPr>
          <w:rStyle w:val="BookTitle"/>
          <w:rFonts w:asciiTheme="minorHAnsi" w:hAnsiTheme="minorHAnsi" w:cstheme="minorHAnsi"/>
          <w:b w:val="0"/>
          <w:bCs w:val="0"/>
          <w:color w:val="000000"/>
          <w:sz w:val="28"/>
          <w:szCs w:val="28"/>
        </w:rPr>
        <w:br/>
        <w:t>jagad-dhitāya so 'py atra</w:t>
      </w:r>
      <w:r w:rsidRPr="004A2847">
        <w:rPr>
          <w:rStyle w:val="BookTitle"/>
          <w:rFonts w:asciiTheme="minorHAnsi" w:hAnsiTheme="minorHAnsi" w:cstheme="minorHAnsi"/>
          <w:b w:val="0"/>
          <w:bCs w:val="0"/>
          <w:color w:val="000000"/>
          <w:sz w:val="28"/>
          <w:szCs w:val="28"/>
        </w:rPr>
        <w:br/>
        <w:t>dehīvābhāti māyayā</w:t>
      </w:r>
    </w:p>
    <w:p w14:paraId="644E37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“You should know Kṛṣṇa to be the original Soul of all living entities. For the benefit of the whole universe, He has, out of His causeless mercy, appeared as an ordinary human being. He has done this by the strength of His internal potency.</w:t>
      </w:r>
    </w:p>
    <w:p w14:paraId="27BD2208" w14:textId="54742B5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vastuto jānatām atra</w:t>
      </w:r>
      <w:r w:rsidRPr="004A2847">
        <w:rPr>
          <w:rStyle w:val="BookTitle"/>
          <w:rFonts w:asciiTheme="minorHAnsi" w:hAnsiTheme="minorHAnsi" w:cstheme="minorHAnsi"/>
          <w:b w:val="0"/>
          <w:bCs w:val="0"/>
          <w:color w:val="000000"/>
          <w:sz w:val="28"/>
          <w:szCs w:val="28"/>
        </w:rPr>
        <w:br/>
        <w:t>kṛṣṇaṁ sthāsnu cariṣṇu ca</w:t>
      </w:r>
      <w:r w:rsidRPr="004A2847">
        <w:rPr>
          <w:rStyle w:val="BookTitle"/>
          <w:rFonts w:asciiTheme="minorHAnsi" w:hAnsiTheme="minorHAnsi" w:cstheme="minorHAnsi"/>
          <w:b w:val="0"/>
          <w:bCs w:val="0"/>
          <w:color w:val="000000"/>
          <w:sz w:val="28"/>
          <w:szCs w:val="28"/>
        </w:rPr>
        <w:br/>
        <w:t>bhagavad-rūpam akhilaṁ</w:t>
      </w:r>
      <w:r w:rsidRPr="004A2847">
        <w:rPr>
          <w:rStyle w:val="BookTitle"/>
          <w:rFonts w:asciiTheme="minorHAnsi" w:hAnsiTheme="minorHAnsi" w:cstheme="minorHAnsi"/>
          <w:b w:val="0"/>
          <w:bCs w:val="0"/>
          <w:color w:val="000000"/>
          <w:sz w:val="28"/>
          <w:szCs w:val="28"/>
        </w:rPr>
        <w:br/>
        <w:t>nānyad vastv iha kiñcana</w:t>
      </w:r>
    </w:p>
    <w:p w14:paraId="1DCF54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in this world who understand Lord Kṛṣṇa as He is see all things, whether stationary or moving, as manifest forms of the Supreme Personality of Godhead. Such enlightened persons recognize no reality apart from the Supreme Lord Kṛṣṇa.</w:t>
      </w:r>
    </w:p>
    <w:p w14:paraId="35EDDE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sarveṣām api vastūnāṁ</w:t>
      </w:r>
      <w:r w:rsidRPr="004A2847">
        <w:rPr>
          <w:rStyle w:val="BookTitle"/>
          <w:rFonts w:asciiTheme="minorHAnsi" w:hAnsiTheme="minorHAnsi" w:cstheme="minorHAnsi"/>
          <w:b w:val="0"/>
          <w:bCs w:val="0"/>
          <w:color w:val="000000"/>
          <w:sz w:val="28"/>
          <w:szCs w:val="28"/>
        </w:rPr>
        <w:br/>
        <w:t>bhāvārtho bhavati sthitaḥ</w:t>
      </w:r>
      <w:r w:rsidRPr="004A2847">
        <w:rPr>
          <w:rStyle w:val="BookTitle"/>
          <w:rFonts w:asciiTheme="minorHAnsi" w:hAnsiTheme="minorHAnsi" w:cstheme="minorHAnsi"/>
          <w:b w:val="0"/>
          <w:bCs w:val="0"/>
          <w:color w:val="000000"/>
          <w:sz w:val="28"/>
          <w:szCs w:val="28"/>
        </w:rPr>
        <w:br/>
        <w:t>tasyāpi bhagavān kṛṣṇaḥ</w:t>
      </w:r>
      <w:r w:rsidRPr="004A2847">
        <w:rPr>
          <w:rStyle w:val="BookTitle"/>
          <w:rFonts w:asciiTheme="minorHAnsi" w:hAnsiTheme="minorHAnsi" w:cstheme="minorHAnsi"/>
          <w:b w:val="0"/>
          <w:bCs w:val="0"/>
          <w:color w:val="000000"/>
          <w:sz w:val="28"/>
          <w:szCs w:val="28"/>
        </w:rPr>
        <w:br/>
        <w:t>kim atad vastu rūpyatām</w:t>
      </w:r>
    </w:p>
    <w:p w14:paraId="017822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original, unmanifested form of material nature is the source of all material things, and the source of even that subtle material nature is the Supreme Personality of Godhead, Kṛṣṇa. What, then, could one ascertain to be separate from Him?”</w:t>
      </w:r>
    </w:p>
    <w:p w14:paraId="78C8A4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(10.14.29) it is stated:</w:t>
      </w:r>
    </w:p>
    <w:p w14:paraId="445272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athāpi te deva padāmbuja-dvaya-</w:t>
      </w:r>
      <w:r w:rsidRPr="004A2847">
        <w:rPr>
          <w:rStyle w:val="BookTitle"/>
          <w:rFonts w:asciiTheme="minorHAnsi" w:hAnsiTheme="minorHAnsi" w:cstheme="minorHAnsi"/>
          <w:b w:val="0"/>
          <w:bCs w:val="0"/>
          <w:color w:val="000000"/>
          <w:sz w:val="28"/>
          <w:szCs w:val="28"/>
        </w:rPr>
        <w:br/>
        <w:t>prasāda-leśānugṛhīta eva hi</w:t>
      </w:r>
      <w:r w:rsidRPr="004A2847">
        <w:rPr>
          <w:rStyle w:val="BookTitle"/>
          <w:rFonts w:asciiTheme="minorHAnsi" w:hAnsiTheme="minorHAnsi" w:cstheme="minorHAnsi"/>
          <w:b w:val="0"/>
          <w:bCs w:val="0"/>
          <w:color w:val="000000"/>
          <w:sz w:val="28"/>
          <w:szCs w:val="28"/>
        </w:rPr>
        <w:br/>
        <w:t>jānāti tattvaṁ bhagavan-mahimno</w:t>
      </w:r>
      <w:r w:rsidRPr="004A2847">
        <w:rPr>
          <w:rStyle w:val="BookTitle"/>
          <w:rFonts w:asciiTheme="minorHAnsi" w:hAnsiTheme="minorHAnsi" w:cstheme="minorHAnsi"/>
          <w:b w:val="0"/>
          <w:bCs w:val="0"/>
          <w:color w:val="000000"/>
          <w:sz w:val="28"/>
          <w:szCs w:val="28"/>
        </w:rPr>
        <w:br/>
        <w:t>na cānya eko 'pi ciraṁ vicinvan</w:t>
      </w:r>
    </w:p>
    <w:p w14:paraId="29F9241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Lord, if one is favored by even a slight trace of the mercy of Your lotus feet, he can understand the greatness of Your personality. But those who speculate to </w:t>
      </w:r>
      <w:r w:rsidRPr="004A2847">
        <w:rPr>
          <w:rStyle w:val="BookTitle"/>
          <w:rFonts w:asciiTheme="minorHAnsi" w:hAnsiTheme="minorHAnsi" w:cstheme="minorHAnsi"/>
          <w:b w:val="0"/>
          <w:bCs w:val="0"/>
          <w:color w:val="000000"/>
          <w:sz w:val="28"/>
          <w:szCs w:val="28"/>
        </w:rPr>
        <w:lastRenderedPageBreak/>
        <w:t xml:space="preserve">understand the Supreme Personality of Godhead are unable to know You, even though they continue to study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for many years.”</w:t>
      </w:r>
    </w:p>
    <w:p w14:paraId="55EA2779" w14:textId="58CE94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2.234</w:t>
      </w:r>
    </w:p>
    <w:p w14:paraId="12F931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7CF5DE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dvirukti karite ājñāśakti āche kāra</w:t>
      </w:r>
      <w:r w:rsidRPr="004A2847">
        <w:rPr>
          <w:rStyle w:val="BookTitle"/>
          <w:rFonts w:asciiTheme="minorHAnsi" w:hAnsiTheme="minorHAnsi" w:cstheme="minorHAnsi"/>
          <w:b w:val="0"/>
          <w:bCs w:val="0"/>
          <w:color w:val="000000"/>
          <w:sz w:val="28"/>
          <w:szCs w:val="28"/>
        </w:rPr>
        <w:br/>
        <w:t>sabei hailāśuni' cintita apāra</w:t>
      </w:r>
    </w:p>
    <w:p w14:paraId="7F7503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refute the Lord's decision? On hearing His words, the devotees all became anxious.</w:t>
      </w:r>
    </w:p>
    <w:p w14:paraId="47041B43" w14:textId="672E09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2.235</w:t>
      </w:r>
    </w:p>
    <w:p w14:paraId="0396C3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49C621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mukunda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“tabe tumi cala āge</w:t>
      </w:r>
      <w:r w:rsidRPr="004A2847">
        <w:rPr>
          <w:rStyle w:val="BookTitle"/>
          <w:rFonts w:asciiTheme="minorHAnsi" w:hAnsiTheme="minorHAnsi" w:cstheme="minorHAnsi"/>
          <w:b w:val="0"/>
          <w:bCs w:val="0"/>
          <w:color w:val="000000"/>
          <w:sz w:val="28"/>
          <w:szCs w:val="28"/>
        </w:rPr>
        <w:br/>
        <w:t>āmarā-sabāra kichu pāche kṛtya āche”</w:t>
      </w:r>
    </w:p>
    <w:p w14:paraId="5111E2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Mukunda said, “Then You go ahead. We will come later after finishing our duties.”</w:t>
      </w:r>
    </w:p>
    <w:p w14:paraId="3637167C" w14:textId="4192BB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2.236</w:t>
      </w:r>
    </w:p>
    <w:p w14:paraId="7A6673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476906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`bhāla', bali' calilena śrī-gaurasundara</w:t>
      </w:r>
      <w:r w:rsidRPr="004A2847">
        <w:rPr>
          <w:rStyle w:val="BookTitle"/>
          <w:rFonts w:asciiTheme="minorHAnsi" w:hAnsiTheme="minorHAnsi" w:cstheme="minorHAnsi"/>
          <w:b w:val="0"/>
          <w:bCs w:val="0"/>
          <w:color w:val="000000"/>
          <w:sz w:val="28"/>
          <w:szCs w:val="28"/>
        </w:rPr>
        <w:br/>
        <w:t>matta-siṁha-prāya gati likhite duṣkara</w:t>
      </w:r>
    </w:p>
    <w:p w14:paraId="233508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replied, “Good,” and then departed. It is difficult to describe how He walked like an intoxicated lion.</w:t>
      </w:r>
    </w:p>
    <w:p w14:paraId="4499059E" w14:textId="446103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2.237</w:t>
      </w:r>
    </w:p>
    <w:p w14:paraId="3D7965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752F17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muhūrteke gelā prabhu jaleśvara-grāme</w:t>
      </w:r>
      <w:r w:rsidRPr="004A2847">
        <w:rPr>
          <w:rStyle w:val="BookTitle"/>
          <w:rFonts w:asciiTheme="minorHAnsi" w:hAnsiTheme="minorHAnsi" w:cstheme="minorHAnsi"/>
          <w:b w:val="0"/>
          <w:bCs w:val="0"/>
          <w:color w:val="000000"/>
          <w:sz w:val="28"/>
          <w:szCs w:val="28"/>
        </w:rPr>
        <w:br/>
        <w:t>barābara gelā jaleśvara-deva-sthāne</w:t>
      </w:r>
    </w:p>
    <w:p w14:paraId="2A9ED6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Within a short </w:t>
      </w:r>
      <w:proofErr w:type="gramStart"/>
      <w:r w:rsidRPr="004A2847">
        <w:rPr>
          <w:rStyle w:val="BookTitle"/>
          <w:rFonts w:asciiTheme="minorHAnsi" w:hAnsiTheme="minorHAnsi" w:cstheme="minorHAnsi"/>
          <w:b/>
          <w:bCs/>
          <w:color w:val="800000"/>
          <w:sz w:val="28"/>
          <w:szCs w:val="28"/>
        </w:rPr>
        <w:t>time</w:t>
      </w:r>
      <w:proofErr w:type="gramEnd"/>
      <w:r w:rsidRPr="004A2847">
        <w:rPr>
          <w:rStyle w:val="BookTitle"/>
          <w:rFonts w:asciiTheme="minorHAnsi" w:hAnsiTheme="minorHAnsi" w:cstheme="minorHAnsi"/>
          <w:b/>
          <w:bCs/>
          <w:color w:val="800000"/>
          <w:sz w:val="28"/>
          <w:szCs w:val="28"/>
        </w:rPr>
        <w:t xml:space="preserve"> the Lord came to the village of Jaleśvara. There He went straight to the temple of Jaleśvara Mahādeva.</w:t>
      </w:r>
    </w:p>
    <w:p w14:paraId="2AA120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present-day Jaleśvara village is situated north of Baleśvara. But the Daṇḍa-bhāṅgā-nadī is situated near Purī, and the district of Cuttack is situated between </w:t>
      </w:r>
      <w:r w:rsidRPr="004A2847">
        <w:rPr>
          <w:rStyle w:val="BookTitle"/>
          <w:rFonts w:asciiTheme="minorHAnsi" w:hAnsiTheme="minorHAnsi" w:cstheme="minorHAnsi"/>
          <w:b w:val="0"/>
          <w:bCs w:val="0"/>
          <w:color w:val="000000"/>
          <w:sz w:val="28"/>
          <w:szCs w:val="28"/>
        </w:rPr>
        <w:lastRenderedPageBreak/>
        <w:t xml:space="preserve">the two. Since there is no mention of the Lord returning to Baleśvara district from the Purī district, one should consider in what </w:t>
      </w:r>
      <w:proofErr w:type="gramStart"/>
      <w:r w:rsidRPr="004A2847">
        <w:rPr>
          <w:rStyle w:val="BookTitle"/>
          <w:rFonts w:asciiTheme="minorHAnsi" w:hAnsiTheme="minorHAnsi" w:cstheme="minorHAnsi"/>
          <w:b w:val="0"/>
          <w:bCs w:val="0"/>
          <w:color w:val="000000"/>
          <w:sz w:val="28"/>
          <w:szCs w:val="28"/>
        </w:rPr>
        <w:t>particular place</w:t>
      </w:r>
      <w:proofErr w:type="gramEnd"/>
      <w:r w:rsidRPr="004A2847">
        <w:rPr>
          <w:rStyle w:val="BookTitle"/>
          <w:rFonts w:asciiTheme="minorHAnsi" w:hAnsiTheme="minorHAnsi" w:cstheme="minorHAnsi"/>
          <w:b w:val="0"/>
          <w:bCs w:val="0"/>
          <w:color w:val="000000"/>
          <w:sz w:val="28"/>
          <w:szCs w:val="28"/>
        </w:rPr>
        <w:t xml:space="preserve"> north of Jaleśvara the Lord's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was broken. If the Lord's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was broken on the bank of the river Daṇḍa-bhāṅgā, or Bhārgī, then between that river and Purī there must be another temple of Śiva known as Jaleśvara.</w:t>
      </w:r>
    </w:p>
    <w:p w14:paraId="025B2594" w14:textId="12C6C4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2.238</w:t>
      </w:r>
    </w:p>
    <w:p w14:paraId="7DBD55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637621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jaleśvara pūjite āchena vipra-gaṇe</w:t>
      </w:r>
      <w:r w:rsidRPr="004A2847">
        <w:rPr>
          <w:rStyle w:val="BookTitle"/>
          <w:rFonts w:asciiTheme="minorHAnsi" w:hAnsiTheme="minorHAnsi" w:cstheme="minorHAnsi"/>
          <w:b w:val="0"/>
          <w:bCs w:val="0"/>
          <w:color w:val="000000"/>
          <w:sz w:val="28"/>
          <w:szCs w:val="28"/>
        </w:rPr>
        <w:br/>
        <w:t>gandha-puṣpa-dhūpa-dīpa-mālā-vibhūṣaṇe</w:t>
      </w:r>
    </w:p>
    <w:p w14:paraId="45E7B4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priests were engaged in worshiping Jaleśvara Śiva with sandalwood paste, flowers, incense, ghee lamps, garlands, and ornaments.</w:t>
      </w:r>
    </w:p>
    <w:p w14:paraId="52156E0F" w14:textId="6FCF9EB7" w:rsidR="008A2023" w:rsidRPr="004A2847" w:rsidRDefault="008A2023" w:rsidP="008A2023">
      <w:pPr>
        <w:pStyle w:val="VerseNumber"/>
        <w:rPr>
          <w:ins w:id="86" w:author="your servant" w:date="2024-03-07T20:36:00Z"/>
          <w:rStyle w:val="BookTitle"/>
          <w:rFonts w:asciiTheme="minorHAnsi" w:hAnsiTheme="minorHAnsi" w:cstheme="minorHAnsi"/>
          <w:b w:val="0"/>
          <w:bCs w:val="0"/>
          <w:vanish w:val="0"/>
          <w:color w:val="008000"/>
          <w:sz w:val="20"/>
          <w:szCs w:val="20"/>
        </w:rPr>
      </w:pPr>
      <w:ins w:id="87" w:author="your servant" w:date="2024-03-07T20:36:00Z">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w:t>
        </w:r>
        <w:r>
          <w:rPr>
            <w:rStyle w:val="BookTitle"/>
            <w:rFonts w:asciiTheme="minorHAnsi" w:hAnsiTheme="minorHAnsi" w:cstheme="minorHAnsi"/>
            <w:b w:val="0"/>
            <w:bCs w:val="0"/>
            <w:vanish w:val="0"/>
            <w:color w:val="008000"/>
            <w:sz w:val="20"/>
            <w:szCs w:val="20"/>
          </w:rPr>
          <w:t>9</w:t>
        </w:r>
      </w:ins>
    </w:p>
    <w:p w14:paraId="650386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5352C3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bahuvidha vādya uṭhiyāche kolāhala</w:t>
      </w:r>
      <w:r w:rsidRPr="004A2847">
        <w:rPr>
          <w:rStyle w:val="BookTitle"/>
          <w:rFonts w:asciiTheme="minorHAnsi" w:hAnsiTheme="minorHAnsi" w:cstheme="minorHAnsi"/>
          <w:b w:val="0"/>
          <w:bCs w:val="0"/>
          <w:color w:val="000000"/>
          <w:sz w:val="28"/>
          <w:szCs w:val="28"/>
        </w:rPr>
        <w:br/>
        <w:t>catur-dige nṛtya-gīta parama maṅgala</w:t>
      </w:r>
    </w:p>
    <w:p w14:paraId="29290D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a tumultuous vibration of various musical instruments, and the four directions were filled with most auspicious dancing and singing.</w:t>
      </w:r>
    </w:p>
    <w:p w14:paraId="26F013D2" w14:textId="57C241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2.240</w:t>
      </w:r>
    </w:p>
    <w:p w14:paraId="633538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0BCF19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prabhu krodhe pāsarilena santoṣe</w:t>
      </w:r>
      <w:r w:rsidRPr="004A2847">
        <w:rPr>
          <w:rStyle w:val="BookTitle"/>
          <w:rFonts w:asciiTheme="minorHAnsi" w:hAnsiTheme="minorHAnsi" w:cstheme="minorHAnsi"/>
          <w:b w:val="0"/>
          <w:bCs w:val="0"/>
          <w:color w:val="000000"/>
          <w:sz w:val="28"/>
          <w:szCs w:val="28"/>
        </w:rPr>
        <w:br/>
        <w:t>sei vādye prabhu miśāilā prema-rase</w:t>
      </w:r>
    </w:p>
    <w:p w14:paraId="230AB3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this, the Lord became pleased and forgot His anger. As He listened to the vibration of the musical instruments, He merged in the mellows of ecstatic love.</w:t>
      </w:r>
    </w:p>
    <w:p w14:paraId="6C8E903A" w14:textId="193A7A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2.241</w:t>
      </w:r>
    </w:p>
    <w:p w14:paraId="344004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1704C6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nija priya </w:t>
      </w:r>
      <w:commentRangeStart w:id="88"/>
      <w:r w:rsidRPr="004A2847">
        <w:rPr>
          <w:rStyle w:val="BookTitle"/>
          <w:rFonts w:asciiTheme="minorHAnsi" w:hAnsiTheme="minorHAnsi" w:cstheme="minorHAnsi"/>
          <w:b w:val="0"/>
          <w:bCs w:val="0"/>
          <w:color w:val="000000"/>
          <w:sz w:val="28"/>
          <w:szCs w:val="28"/>
        </w:rPr>
        <w:t>s</w:t>
      </w:r>
      <w:commentRangeEnd w:id="88"/>
      <w:r w:rsidR="00645E52" w:rsidRPr="004A2847">
        <w:rPr>
          <w:rStyle w:val="CommentReference"/>
          <w:i w:val="0"/>
          <w:iCs w:val="0"/>
        </w:rPr>
        <w:commentReference w:id="88"/>
      </w:r>
      <w:r w:rsidRPr="004A2847">
        <w:rPr>
          <w:rStyle w:val="BookTitle"/>
          <w:rFonts w:asciiTheme="minorHAnsi" w:hAnsiTheme="minorHAnsi" w:cstheme="minorHAnsi"/>
          <w:b w:val="0"/>
          <w:bCs w:val="0"/>
          <w:color w:val="000000"/>
          <w:sz w:val="28"/>
          <w:szCs w:val="28"/>
        </w:rPr>
        <w:t>aṅkarera vibhava dekhiyān</w:t>
      </w:r>
      <w:r w:rsidRPr="004A2847">
        <w:rPr>
          <w:rStyle w:val="BookTitle"/>
          <w:rFonts w:asciiTheme="minorHAnsi" w:hAnsiTheme="minorHAnsi" w:cstheme="minorHAnsi"/>
          <w:b w:val="0"/>
          <w:bCs w:val="0"/>
          <w:color w:val="000000"/>
          <w:sz w:val="28"/>
          <w:szCs w:val="28"/>
        </w:rPr>
        <w:br/>
        <w:t>ṛtya kare gauracandra parānanda hañā</w:t>
      </w:r>
    </w:p>
    <w:p w14:paraId="2D336B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On seeing the opulence of His dear devotee Śaṅkara, Gauracandra began to dance in ecstasy.</w:t>
      </w:r>
    </w:p>
    <w:p w14:paraId="28AD7F48" w14:textId="6A9BBE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2.242</w:t>
      </w:r>
    </w:p>
    <w:p w14:paraId="22F8AD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392882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śivera gaurava bujhāyena gauracandra</w:t>
      </w:r>
      <w:r w:rsidRPr="004A2847">
        <w:rPr>
          <w:rStyle w:val="BookTitle"/>
          <w:rFonts w:asciiTheme="minorHAnsi" w:hAnsiTheme="minorHAnsi" w:cstheme="minorHAnsi"/>
          <w:b w:val="0"/>
          <w:bCs w:val="0"/>
          <w:color w:val="000000"/>
          <w:sz w:val="28"/>
          <w:szCs w:val="28"/>
        </w:rPr>
        <w:br/>
        <w:t>eteke śaṅkara-priya sarva bhakta-vṛnda</w:t>
      </w:r>
    </w:p>
    <w:p w14:paraId="6215D5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Gauracandra revealed the glories of Śiva. That is why Śaṅkara is dear to all the devotees.</w:t>
      </w:r>
    </w:p>
    <w:p w14:paraId="7A9F21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Bhīṣma-parva</w:t>
      </w:r>
      <w:r w:rsidRPr="004A2847">
        <w:rPr>
          <w:rStyle w:val="BookTitle"/>
          <w:rFonts w:asciiTheme="minorHAnsi" w:hAnsiTheme="minorHAnsi" w:cstheme="minorHAnsi"/>
          <w:b w:val="0"/>
          <w:bCs w:val="0"/>
          <w:color w:val="000000"/>
          <w:sz w:val="28"/>
          <w:szCs w:val="28"/>
        </w:rPr>
        <w:t xml:space="preserve"> 5.12) it is stated: </w:t>
      </w:r>
      <w:r w:rsidRPr="004A2847">
        <w:rPr>
          <w:rStyle w:val="BookTitle"/>
          <w:rFonts w:asciiTheme="minorHAnsi" w:hAnsiTheme="minorHAnsi" w:cstheme="minorHAnsi"/>
          <w:b w:val="0"/>
          <w:bCs w:val="0"/>
          <w:i/>
          <w:iCs/>
          <w:color w:val="000000"/>
          <w:sz w:val="28"/>
          <w:szCs w:val="28"/>
        </w:rPr>
        <w:t>prakṛtibhyaḥ paraṁ yac ca tad acintyasya lakṣaṇam</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That which is transcendental to material nature is called inconceivable.”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(12.13.16) it is stated:</w:t>
      </w:r>
    </w:p>
    <w:p w14:paraId="45E22B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nimna-gānāṁ yathā gaṅgā</w:t>
      </w:r>
      <w:r w:rsidRPr="004A2847">
        <w:rPr>
          <w:rStyle w:val="BookTitle"/>
          <w:rFonts w:asciiTheme="minorHAnsi" w:hAnsiTheme="minorHAnsi" w:cstheme="minorHAnsi"/>
          <w:b w:val="0"/>
          <w:bCs w:val="0"/>
          <w:color w:val="000000"/>
          <w:sz w:val="28"/>
          <w:szCs w:val="28"/>
        </w:rPr>
        <w:br/>
        <w:t>devānām acyuto yathā</w:t>
      </w:r>
      <w:r w:rsidRPr="004A2847">
        <w:rPr>
          <w:rStyle w:val="BookTitle"/>
          <w:rFonts w:asciiTheme="minorHAnsi" w:hAnsiTheme="minorHAnsi" w:cstheme="minorHAnsi"/>
          <w:b w:val="0"/>
          <w:bCs w:val="0"/>
          <w:color w:val="000000"/>
          <w:sz w:val="28"/>
          <w:szCs w:val="28"/>
        </w:rPr>
        <w:br/>
        <w:t>vaiṣṇavānāṁ yathā śambhuḥ</w:t>
      </w:r>
      <w:r w:rsidRPr="004A2847">
        <w:rPr>
          <w:rStyle w:val="BookTitle"/>
          <w:rFonts w:asciiTheme="minorHAnsi" w:hAnsiTheme="minorHAnsi" w:cstheme="minorHAnsi"/>
          <w:b w:val="0"/>
          <w:bCs w:val="0"/>
          <w:color w:val="000000"/>
          <w:sz w:val="28"/>
          <w:szCs w:val="28"/>
        </w:rPr>
        <w:br/>
        <w:t>purāṇānām idam tathā</w:t>
      </w:r>
    </w:p>
    <w:p w14:paraId="10B6D9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“Just as the Gaṅgā is the greatest of all rivers, Lord Acyuta the supreme among deities, and Lord Śambhu [Śiva] the greatest of Vaiṣṇavas, so </w:t>
      </w:r>
      <w:r w:rsidRPr="004A2847">
        <w:rPr>
          <w:rStyle w:val="BookTitle"/>
          <w:rFonts w:asciiTheme="minorHAnsi" w:hAnsiTheme="minorHAnsi" w:cstheme="minorHAnsi"/>
          <w:b w:val="0"/>
          <w:bCs w:val="0"/>
          <w:i/>
          <w:iCs/>
          <w:color w:val="000000"/>
          <w:sz w:val="28"/>
          <w:szCs w:val="28"/>
        </w:rPr>
        <w:t xml:space="preserve">Śrīmad Bhāgavatam </w:t>
      </w:r>
      <w:r w:rsidRPr="004A2847">
        <w:rPr>
          <w:rStyle w:val="BookTitle"/>
          <w:rFonts w:asciiTheme="minorHAnsi" w:hAnsiTheme="minorHAnsi" w:cstheme="minorHAnsi"/>
          <w:b w:val="0"/>
          <w:bCs w:val="0"/>
          <w:color w:val="000000"/>
          <w:sz w:val="28"/>
          <w:szCs w:val="28"/>
        </w:rPr>
        <w:t xml:space="preserve">is the greatest of all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w:t>
      </w:r>
    </w:p>
    <w:p w14:paraId="51CE32C9" w14:textId="7A72C1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2.243</w:t>
      </w:r>
    </w:p>
    <w:p w14:paraId="6E7F34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2109C5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māne caitanya-patha bolāya `vaiṣṇava'</w:t>
      </w:r>
      <w:r w:rsidRPr="004A2847">
        <w:rPr>
          <w:rStyle w:val="BookTitle"/>
          <w:rFonts w:asciiTheme="minorHAnsi" w:hAnsiTheme="minorHAnsi" w:cstheme="minorHAnsi"/>
          <w:b w:val="0"/>
          <w:bCs w:val="0"/>
          <w:color w:val="000000"/>
          <w:sz w:val="28"/>
          <w:szCs w:val="28"/>
        </w:rPr>
        <w:br/>
        <w:t>śivere amānya kare vyartha tāra saba</w:t>
      </w:r>
    </w:p>
    <w:p w14:paraId="0EE422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endeavors of one who does not follow the path of Lord Caitanya and disrespects Śiva yet claims to be a Vaiṣṇava are all useless.</w:t>
      </w:r>
    </w:p>
    <w:p w14:paraId="60FA1958" w14:textId="2E466D86"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disrespect the </w:t>
      </w:r>
      <w:r w:rsidRPr="004A2847">
        <w:rPr>
          <w:rStyle w:val="BookTitle"/>
          <w:rFonts w:asciiTheme="minorHAnsi" w:hAnsiTheme="minorHAnsi" w:cstheme="minorHAnsi"/>
          <w:b w:val="0"/>
          <w:bCs w:val="0"/>
          <w:i/>
          <w:iCs/>
          <w:color w:val="000000"/>
          <w:sz w:val="28"/>
          <w:szCs w:val="28"/>
        </w:rPr>
        <w:t>guṇa-avatāra</w:t>
      </w:r>
      <w:r w:rsidRPr="004A2847">
        <w:rPr>
          <w:rStyle w:val="BookTitle"/>
          <w:rFonts w:asciiTheme="minorHAnsi" w:hAnsiTheme="minorHAnsi" w:cstheme="minorHAnsi"/>
          <w:b w:val="0"/>
          <w:bCs w:val="0"/>
          <w:color w:val="000000"/>
          <w:sz w:val="28"/>
          <w:szCs w:val="28"/>
        </w:rPr>
        <w:t xml:space="preserve"> Mahādeva do not actually follow Śrī Caitanya. Śrī Rāmānuja preached unalloyed Vaiṣṇava-dharma four hundred years before the advent of Śrī Caitanya. Those who synthesize matter and spirit try hard to equate the </w:t>
      </w:r>
      <w:r w:rsidRPr="004A2847">
        <w:rPr>
          <w:rStyle w:val="BookTitle"/>
          <w:rFonts w:asciiTheme="minorHAnsi" w:hAnsiTheme="minorHAnsi" w:cstheme="minorHAnsi"/>
          <w:b w:val="0"/>
          <w:bCs w:val="0"/>
          <w:i/>
          <w:iCs/>
          <w:color w:val="000000"/>
          <w:sz w:val="28"/>
          <w:szCs w:val="28"/>
        </w:rPr>
        <w:t>guṇa-avatāras</w:t>
      </w:r>
      <w:r w:rsidRPr="004A2847">
        <w:rPr>
          <w:rStyle w:val="BookTitle"/>
          <w:rFonts w:asciiTheme="minorHAnsi" w:hAnsiTheme="minorHAnsi" w:cstheme="minorHAnsi"/>
          <w:b w:val="0"/>
          <w:bCs w:val="0"/>
          <w:color w:val="000000"/>
          <w:sz w:val="28"/>
          <w:szCs w:val="28"/>
        </w:rPr>
        <w:t xml:space="preserve"> with Vāsudeva Viṣṇu. As a result, they commit offenses at the feet of the Supreme Lord. To release such people from their offenses, Śrī Lakṣmaṇa-deśika vigorously and single-handedly preached the topics of devotional service to Viṣṇu. Veteran Vaiṣṇavas headed by Śrī Anandatīrtha </w:t>
      </w:r>
      <w:r w:rsidRPr="004A2847">
        <w:rPr>
          <w:rStyle w:val="BookTitle"/>
          <w:rFonts w:asciiTheme="minorHAnsi" w:hAnsiTheme="minorHAnsi" w:cstheme="minorHAnsi"/>
          <w:b w:val="0"/>
          <w:bCs w:val="0"/>
          <w:color w:val="000000"/>
          <w:sz w:val="28"/>
          <w:szCs w:val="28"/>
        </w:rPr>
        <w:lastRenderedPageBreak/>
        <w:t xml:space="preserve">worshiped the </w:t>
      </w:r>
      <w:r w:rsidRPr="004A2847">
        <w:rPr>
          <w:rStyle w:val="BookTitle"/>
          <w:rFonts w:asciiTheme="minorHAnsi" w:hAnsiTheme="minorHAnsi" w:cstheme="minorHAnsi"/>
          <w:b w:val="0"/>
          <w:bCs w:val="0"/>
          <w:i/>
          <w:iCs/>
          <w:color w:val="000000"/>
          <w:sz w:val="28"/>
          <w:szCs w:val="28"/>
        </w:rPr>
        <w:t>guṇa-avatāras</w:t>
      </w:r>
      <w:r w:rsidRPr="004A2847">
        <w:rPr>
          <w:rStyle w:val="BookTitle"/>
          <w:rFonts w:asciiTheme="minorHAnsi" w:hAnsiTheme="minorHAnsi" w:cstheme="minorHAnsi"/>
          <w:b w:val="0"/>
          <w:bCs w:val="0"/>
          <w:color w:val="000000"/>
          <w:sz w:val="28"/>
          <w:szCs w:val="28"/>
        </w:rPr>
        <w:t xml:space="preserve"> Brahmā and Śiva as devotees of the Supreme Lord. Śrī Kṛṣṇa Caitanya visited the temple of Śiva, the incarnation of a devotee, and prayed for devotional service to Kṛṣṇa. But if Mahādeva, the best of the devotees, is disrespected </w:t>
      </w:r>
      <w:proofErr w:type="gramStart"/>
      <w:r w:rsidRPr="004A2847">
        <w:rPr>
          <w:rStyle w:val="BookTitle"/>
          <w:rFonts w:asciiTheme="minorHAnsi" w:hAnsiTheme="minorHAnsi" w:cstheme="minorHAnsi"/>
          <w:b w:val="0"/>
          <w:bCs w:val="0"/>
          <w:color w:val="000000"/>
          <w:sz w:val="28"/>
          <w:szCs w:val="28"/>
        </w:rPr>
        <w:t>on the basis of</w:t>
      </w:r>
      <w:proofErr w:type="gramEnd"/>
      <w:r w:rsidRPr="004A2847">
        <w:rPr>
          <w:rStyle w:val="BookTitle"/>
          <w:rFonts w:asciiTheme="minorHAnsi" w:hAnsiTheme="minorHAnsi" w:cstheme="minorHAnsi"/>
          <w:b w:val="0"/>
          <w:bCs w:val="0"/>
          <w:color w:val="000000"/>
          <w:sz w:val="28"/>
          <w:szCs w:val="28"/>
        </w:rPr>
        <w:t xml:space="preserve"> the unalloyed principles of Śrī Rāmānuja by those who are subservient to Śrī Caitanya, then because of exhibiting envy of a devotee, pure devotees headed by the author become angry at such envious people. They disrespect Lord Śiva's position as the supreme Vaisnava, which is substantiated as follows: </w:t>
      </w:r>
      <w:r w:rsidRPr="004A2847">
        <w:rPr>
          <w:rStyle w:val="BookTitle"/>
          <w:rFonts w:asciiTheme="minorHAnsi" w:hAnsiTheme="minorHAnsi" w:cstheme="minorHAnsi"/>
          <w:b w:val="0"/>
          <w:bCs w:val="0"/>
          <w:i/>
          <w:iCs/>
          <w:color w:val="000000"/>
          <w:sz w:val="28"/>
          <w:szCs w:val="28"/>
        </w:rPr>
        <w:t>śiva-viriñci-nutaṁśaraṇyam</w:t>
      </w:r>
      <w:r w:rsidRPr="004A2847">
        <w:rPr>
          <w:rStyle w:val="BookTitle"/>
          <w:rFonts w:asciiTheme="minorHAnsi" w:hAnsiTheme="minorHAnsi" w:cstheme="minorHAnsi"/>
          <w:b w:val="0"/>
          <w:bCs w:val="0"/>
          <w:color w:val="000000"/>
          <w:sz w:val="28"/>
          <w:szCs w:val="28"/>
        </w:rPr>
        <w:t>—“The Supreme Lord is honored by powerful demigods like Lord Śiva and Lord Brahmā;”</w:t>
      </w:r>
      <w:r w:rsidRPr="004A2847">
        <w:rPr>
          <w:rStyle w:val="BookTitle"/>
          <w:rFonts w:asciiTheme="minorHAnsi" w:hAnsiTheme="minorHAnsi" w:cstheme="minorHAnsi"/>
          <w:b w:val="0"/>
          <w:bCs w:val="0"/>
          <w:i/>
          <w:iCs/>
          <w:color w:val="000000"/>
          <w:sz w:val="28"/>
          <w:szCs w:val="28"/>
        </w:rPr>
        <w:t>dāsāste hara-nārada-prabhṛtayaḥ</w:t>
      </w:r>
      <w:r w:rsidRPr="004A2847">
        <w:rPr>
          <w:rStyle w:val="BookTitle"/>
          <w:rFonts w:asciiTheme="minorHAnsi" w:hAnsiTheme="minorHAnsi" w:cstheme="minorHAnsi"/>
          <w:b w:val="0"/>
          <w:bCs w:val="0"/>
          <w:color w:val="000000"/>
          <w:sz w:val="28"/>
          <w:szCs w:val="28"/>
        </w:rPr>
        <w:t xml:space="preserve">—“Personalities like Śiva and Nārada are His servants;” </w:t>
      </w:r>
      <w:r w:rsidRPr="004A2847">
        <w:rPr>
          <w:rStyle w:val="BookTitle"/>
          <w:rFonts w:asciiTheme="minorHAnsi" w:hAnsiTheme="minorHAnsi" w:cstheme="minorHAnsi"/>
          <w:b w:val="0"/>
          <w:bCs w:val="0"/>
          <w:i/>
          <w:iCs/>
          <w:color w:val="000000"/>
          <w:sz w:val="28"/>
          <w:szCs w:val="28"/>
        </w:rPr>
        <w:t>vaiṣṇavānāṁ yathāśambhuḥ</w:t>
      </w:r>
      <w:r w:rsidRPr="004A2847">
        <w:rPr>
          <w:rStyle w:val="BookTitle"/>
          <w:rFonts w:asciiTheme="minorHAnsi" w:hAnsiTheme="minorHAnsi" w:cstheme="minorHAnsi"/>
          <w:b w:val="0"/>
          <w:bCs w:val="0"/>
          <w:color w:val="000000"/>
          <w:sz w:val="28"/>
          <w:szCs w:val="28"/>
        </w:rPr>
        <w:t xml:space="preserve">—“Śambhu, Lord Śiva, is the greatest of all devotees of Lord Viṣṇu;” Śiva is the best among the twelve Vaiṣṇava authorities; and he is the original spiritual master of the Viṣṇusvāmī-sampradāya. Furthermore, those people think that since the Liṅgayet community or the worshipers of Śiva unnecessarily attack Vaiṣṇavas, when the Vaiṣṇavas go to see Lord Śiva at a Śiva temple where Śaivites are engaged in his worship, they have lost the association of </w:t>
      </w:r>
      <w:r w:rsidRPr="004A2847">
        <w:rPr>
          <w:rStyle w:val="BookTitle"/>
          <w:rFonts w:asciiTheme="minorHAnsi" w:hAnsiTheme="minorHAnsi" w:cstheme="minorHAnsi"/>
          <w:b w:val="0"/>
          <w:bCs w:val="0"/>
          <w:i/>
          <w:iCs/>
          <w:color w:val="000000"/>
          <w:sz w:val="28"/>
          <w:szCs w:val="28"/>
          <w:rPrChange w:id="89" w:author="your servant" w:date="2020-04-10T19:43:00Z">
            <w:rPr>
              <w:rStyle w:val="BookTitle"/>
              <w:rFonts w:asciiTheme="minorHAnsi" w:hAnsiTheme="minorHAnsi" w:cstheme="minorHAnsi"/>
              <w:b w:val="0"/>
              <w:bCs w:val="0"/>
              <w:color w:val="000000"/>
              <w:sz w:val="28"/>
              <w:szCs w:val="28"/>
            </w:rPr>
          </w:rPrChange>
        </w:rPr>
        <w:t>s</w:t>
      </w:r>
      <w:ins w:id="90" w:author="your servant" w:date="2020-04-10T19:43:00Z">
        <w:r w:rsidR="00645E52" w:rsidRPr="004A2847">
          <w:rPr>
            <w:rStyle w:val="BookTitle"/>
            <w:rFonts w:asciiTheme="minorHAnsi" w:hAnsiTheme="minorHAnsi" w:cstheme="minorHAnsi"/>
            <w:b w:val="0"/>
            <w:bCs w:val="0"/>
            <w:i/>
            <w:iCs/>
            <w:color w:val="000000"/>
            <w:sz w:val="28"/>
            <w:szCs w:val="28"/>
            <w:rPrChange w:id="91" w:author="your servant" w:date="2020-04-10T19:43:00Z">
              <w:rPr>
                <w:rStyle w:val="BookTitle"/>
                <w:rFonts w:asciiTheme="minorHAnsi" w:hAnsiTheme="minorHAnsi" w:cstheme="minorHAnsi"/>
                <w:b w:val="0"/>
                <w:bCs w:val="0"/>
                <w:color w:val="000000"/>
                <w:sz w:val="28"/>
                <w:szCs w:val="28"/>
              </w:rPr>
            </w:rPrChange>
          </w:rPr>
          <w:t>ā</w:t>
        </w:r>
      </w:ins>
      <w:r w:rsidRPr="004A2847">
        <w:rPr>
          <w:rStyle w:val="BookTitle"/>
          <w:rFonts w:asciiTheme="minorHAnsi" w:hAnsiTheme="minorHAnsi" w:cstheme="minorHAnsi"/>
          <w:b w:val="0"/>
          <w:bCs w:val="0"/>
          <w:i/>
          <w:iCs/>
          <w:color w:val="000000"/>
          <w:sz w:val="28"/>
          <w:szCs w:val="28"/>
          <w:rPrChange w:id="92" w:author="your servant" w:date="2020-04-10T19:43:00Z">
            <w:rPr>
              <w:rStyle w:val="BookTitle"/>
              <w:rFonts w:asciiTheme="minorHAnsi" w:hAnsiTheme="minorHAnsi" w:cstheme="minorHAnsi"/>
              <w:b w:val="0"/>
              <w:bCs w:val="0"/>
              <w:color w:val="000000"/>
              <w:sz w:val="28"/>
              <w:szCs w:val="28"/>
            </w:rPr>
          </w:rPrChange>
        </w:rPr>
        <w:t>dhus</w:t>
      </w:r>
      <w:r w:rsidRPr="004A2847">
        <w:rPr>
          <w:rStyle w:val="BookTitle"/>
          <w:rFonts w:asciiTheme="minorHAnsi" w:hAnsiTheme="minorHAnsi" w:cstheme="minorHAnsi"/>
          <w:b w:val="0"/>
          <w:bCs w:val="0"/>
          <w:color w:val="000000"/>
          <w:sz w:val="28"/>
          <w:szCs w:val="28"/>
        </w:rPr>
        <w:t xml:space="preserve"> who are </w:t>
      </w:r>
      <w:r w:rsidRPr="004A2847">
        <w:rPr>
          <w:rStyle w:val="BookTitle"/>
          <w:rFonts w:asciiTheme="minorHAnsi" w:hAnsiTheme="minorHAnsi" w:cstheme="minorHAnsi"/>
          <w:b w:val="0"/>
          <w:bCs w:val="0"/>
          <w:i/>
          <w:iCs/>
          <w:color w:val="000000"/>
          <w:sz w:val="28"/>
          <w:szCs w:val="28"/>
        </w:rPr>
        <w:t>svajātīyāśaya-snigdha</w:t>
      </w:r>
      <w:r w:rsidRPr="004A2847">
        <w:rPr>
          <w:rStyle w:val="BookTitle"/>
          <w:rFonts w:asciiTheme="minorHAnsi" w:hAnsiTheme="minorHAnsi" w:cstheme="minorHAnsi"/>
          <w:b w:val="0"/>
          <w:bCs w:val="0"/>
          <w:color w:val="000000"/>
          <w:sz w:val="28"/>
          <w:szCs w:val="28"/>
        </w:rPr>
        <w:t>, or “pleasing to the same class of people.” The followers of Śrī Caitanya do not think like this.</w:t>
      </w:r>
    </w:p>
    <w:p w14:paraId="75AB24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(4.24.28) Lord Śiva speaks the following words:</w:t>
      </w:r>
    </w:p>
    <w:p w14:paraId="41A9F2C9" w14:textId="50900F3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yaḥ paraṁ raṁhasaḥ sākṣāt</w:t>
      </w:r>
      <w:r w:rsidRPr="004A2847">
        <w:rPr>
          <w:rStyle w:val="BookTitle"/>
          <w:rFonts w:asciiTheme="minorHAnsi" w:hAnsiTheme="minorHAnsi" w:cstheme="minorHAnsi"/>
          <w:b w:val="0"/>
          <w:bCs w:val="0"/>
          <w:color w:val="000000"/>
          <w:sz w:val="28"/>
          <w:szCs w:val="28"/>
        </w:rPr>
        <w:br/>
        <w:t>tri-guṇāj jīva-saṁjñitāt</w:t>
      </w:r>
      <w:r w:rsidRPr="004A2847">
        <w:rPr>
          <w:rStyle w:val="BookTitle"/>
          <w:rFonts w:asciiTheme="minorHAnsi" w:hAnsiTheme="minorHAnsi" w:cstheme="minorHAnsi"/>
          <w:b w:val="0"/>
          <w:bCs w:val="0"/>
          <w:color w:val="000000"/>
          <w:sz w:val="28"/>
          <w:szCs w:val="28"/>
        </w:rPr>
        <w:br/>
        <w:t>bhagavantaṁ vāsudevaṁ</w:t>
      </w:r>
      <w:r w:rsidRPr="004A2847">
        <w:rPr>
          <w:rStyle w:val="BookTitle"/>
          <w:rFonts w:asciiTheme="minorHAnsi" w:hAnsiTheme="minorHAnsi" w:cstheme="minorHAnsi"/>
          <w:b w:val="0"/>
          <w:bCs w:val="0"/>
          <w:color w:val="000000"/>
          <w:sz w:val="28"/>
          <w:szCs w:val="28"/>
        </w:rPr>
        <w:br/>
        <w:t>prapannaḥ sa priyo hi me</w:t>
      </w:r>
    </w:p>
    <w:p w14:paraId="2FD3D3E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 person who is surrendered to the Supreme Personality of Godhead, Kṛṣṇa, the controller of everything—material nature as well as the living entity—is actually very dear to me.”</w:t>
      </w:r>
    </w:p>
    <w:p w14:paraId="6C73FD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(4.4.13-14) Satī speaks as follows:</w:t>
      </w:r>
    </w:p>
    <w:p w14:paraId="38CF5D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nāścaryam etad yad asatsu sarvadā</w:t>
      </w:r>
      <w:r w:rsidRPr="004A2847">
        <w:rPr>
          <w:rStyle w:val="BookTitle"/>
          <w:rFonts w:asciiTheme="minorHAnsi" w:hAnsiTheme="minorHAnsi" w:cstheme="minorHAnsi"/>
          <w:b w:val="0"/>
          <w:bCs w:val="0"/>
          <w:color w:val="000000"/>
          <w:sz w:val="28"/>
          <w:szCs w:val="28"/>
        </w:rPr>
        <w:br/>
        <w:t>mahad-vinindā kuṇapātma-vādiṣu</w:t>
      </w:r>
      <w:r w:rsidRPr="004A2847">
        <w:rPr>
          <w:rStyle w:val="BookTitle"/>
          <w:rFonts w:asciiTheme="minorHAnsi" w:hAnsiTheme="minorHAnsi" w:cstheme="minorHAnsi"/>
          <w:b w:val="0"/>
          <w:bCs w:val="0"/>
          <w:color w:val="000000"/>
          <w:sz w:val="28"/>
          <w:szCs w:val="28"/>
        </w:rPr>
        <w:br/>
        <w:t>serṣyaṁ mahāpūruṣa-pāda-pāṁsubhir</w:t>
      </w:r>
      <w:r w:rsidRPr="004A2847">
        <w:rPr>
          <w:rStyle w:val="BookTitle"/>
          <w:rFonts w:asciiTheme="minorHAnsi" w:hAnsiTheme="minorHAnsi" w:cstheme="minorHAnsi"/>
          <w:b w:val="0"/>
          <w:bCs w:val="0"/>
          <w:color w:val="000000"/>
          <w:sz w:val="28"/>
          <w:szCs w:val="28"/>
        </w:rPr>
        <w:br/>
        <w:t>nirasta-tejaḥsu tad eva śobhanam</w:t>
      </w:r>
    </w:p>
    <w:p w14:paraId="0641E1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not wonderful for persons who have accepted the transient material body as the self to engage always in deriding great souls. Such envy on the part of materialistic persons is very good because that is the way they </w:t>
      </w:r>
      <w:proofErr w:type="gramStart"/>
      <w:r w:rsidRPr="004A2847">
        <w:rPr>
          <w:rStyle w:val="BookTitle"/>
          <w:rFonts w:asciiTheme="minorHAnsi" w:hAnsiTheme="minorHAnsi" w:cstheme="minorHAnsi"/>
          <w:b w:val="0"/>
          <w:bCs w:val="0"/>
          <w:color w:val="000000"/>
          <w:sz w:val="28"/>
          <w:szCs w:val="28"/>
        </w:rPr>
        <w:t>fall down</w:t>
      </w:r>
      <w:proofErr w:type="gramEnd"/>
      <w:r w:rsidRPr="004A2847">
        <w:rPr>
          <w:rStyle w:val="BookTitle"/>
          <w:rFonts w:asciiTheme="minorHAnsi" w:hAnsiTheme="minorHAnsi" w:cstheme="minorHAnsi"/>
          <w:b w:val="0"/>
          <w:bCs w:val="0"/>
          <w:color w:val="000000"/>
          <w:sz w:val="28"/>
          <w:szCs w:val="28"/>
        </w:rPr>
        <w:t>. They are diminished by the dust of the feet of great personalities.</w:t>
      </w:r>
    </w:p>
    <w:p w14:paraId="2871A6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yad dvy-akṣaraṁ nāma gireritaṁ nṛṇāṁ</w:t>
      </w:r>
      <w:r w:rsidRPr="004A2847">
        <w:rPr>
          <w:rStyle w:val="BookTitle"/>
          <w:rFonts w:asciiTheme="minorHAnsi" w:hAnsiTheme="minorHAnsi" w:cstheme="minorHAnsi"/>
          <w:b w:val="0"/>
          <w:bCs w:val="0"/>
          <w:color w:val="000000"/>
          <w:sz w:val="28"/>
          <w:szCs w:val="28"/>
        </w:rPr>
        <w:br/>
        <w:t>sakṛt prasaṅgād agham āśu hanti tat</w:t>
      </w:r>
      <w:r w:rsidRPr="004A2847">
        <w:rPr>
          <w:rStyle w:val="BookTitle"/>
          <w:rFonts w:asciiTheme="minorHAnsi" w:hAnsiTheme="minorHAnsi" w:cstheme="minorHAnsi"/>
          <w:b w:val="0"/>
          <w:bCs w:val="0"/>
          <w:color w:val="000000"/>
          <w:sz w:val="28"/>
          <w:szCs w:val="28"/>
        </w:rPr>
        <w:br/>
        <w:t>pavitra-kīrtiṁ tam alaṅghya-śāsanaṁ</w:t>
      </w:r>
      <w:r w:rsidRPr="004A2847">
        <w:rPr>
          <w:rStyle w:val="BookTitle"/>
          <w:rFonts w:asciiTheme="minorHAnsi" w:hAnsiTheme="minorHAnsi" w:cstheme="minorHAnsi"/>
          <w:b w:val="0"/>
          <w:bCs w:val="0"/>
          <w:color w:val="000000"/>
          <w:sz w:val="28"/>
          <w:szCs w:val="28"/>
        </w:rPr>
        <w:br/>
        <w:t>bhavān aho dveṣṭi śivaṁ śivetaraḥ</w:t>
      </w:r>
    </w:p>
    <w:p w14:paraId="2B08AF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father, you are committing the greatest offense by envying Lord Śiva, whose very name, consisting of two syllables, </w:t>
      </w:r>
      <w:r w:rsidRPr="004A2847">
        <w:rPr>
          <w:rStyle w:val="BookTitle"/>
          <w:rFonts w:asciiTheme="minorHAnsi" w:hAnsiTheme="minorHAnsi" w:cstheme="minorHAnsi"/>
          <w:b w:val="0"/>
          <w:bCs w:val="0"/>
          <w:i/>
          <w:iCs/>
          <w:color w:val="000000"/>
          <w:sz w:val="28"/>
          <w:szCs w:val="28"/>
        </w:rPr>
        <w:t xml:space="preserve">śi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va</w:t>
      </w:r>
      <w:r w:rsidRPr="004A2847">
        <w:rPr>
          <w:rStyle w:val="BookTitle"/>
          <w:rFonts w:asciiTheme="minorHAnsi" w:hAnsiTheme="minorHAnsi" w:cstheme="minorHAnsi"/>
          <w:b w:val="0"/>
          <w:bCs w:val="0"/>
          <w:color w:val="000000"/>
          <w:sz w:val="28"/>
          <w:szCs w:val="28"/>
        </w:rPr>
        <w:t xml:space="preserve">, purifies one of all sinful activities. His order is never neglected. Lord Śiva is always pure, and no one but you </w:t>
      </w:r>
      <w:proofErr w:type="gramStart"/>
      <w:r w:rsidRPr="004A2847">
        <w:rPr>
          <w:rStyle w:val="BookTitle"/>
          <w:rFonts w:asciiTheme="minorHAnsi" w:hAnsiTheme="minorHAnsi" w:cstheme="minorHAnsi"/>
          <w:b w:val="0"/>
          <w:bCs w:val="0"/>
          <w:color w:val="000000"/>
          <w:sz w:val="28"/>
          <w:szCs w:val="28"/>
        </w:rPr>
        <w:t>envies</w:t>
      </w:r>
      <w:proofErr w:type="gramEnd"/>
      <w:r w:rsidRPr="004A2847">
        <w:rPr>
          <w:rStyle w:val="BookTitle"/>
          <w:rFonts w:asciiTheme="minorHAnsi" w:hAnsiTheme="minorHAnsi" w:cstheme="minorHAnsi"/>
          <w:b w:val="0"/>
          <w:bCs w:val="0"/>
          <w:color w:val="000000"/>
          <w:sz w:val="28"/>
          <w:szCs w:val="28"/>
        </w:rPr>
        <w:t xml:space="preserve"> him.”</w:t>
      </w:r>
    </w:p>
    <w:p w14:paraId="0739210C" w14:textId="56C343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2.244</w:t>
      </w:r>
    </w:p>
    <w:p w14:paraId="35B56C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0C04CC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karite </w:t>
      </w:r>
      <w:commentRangeStart w:id="93"/>
      <w:r w:rsidRPr="004A2847">
        <w:rPr>
          <w:rStyle w:val="BookTitle"/>
          <w:rFonts w:asciiTheme="minorHAnsi" w:hAnsiTheme="minorHAnsi" w:cstheme="minorHAnsi"/>
          <w:b w:val="0"/>
          <w:bCs w:val="0"/>
          <w:color w:val="000000"/>
          <w:sz w:val="28"/>
          <w:szCs w:val="28"/>
        </w:rPr>
        <w:t xml:space="preserve">āwchena </w:t>
      </w:r>
      <w:commentRangeEnd w:id="93"/>
      <w:r w:rsidR="00645E52" w:rsidRPr="004A2847">
        <w:rPr>
          <w:rStyle w:val="CommentReference"/>
          <w:i w:val="0"/>
          <w:iCs w:val="0"/>
        </w:rPr>
        <w:commentReference w:id="93"/>
      </w:r>
      <w:r w:rsidRPr="004A2847">
        <w:rPr>
          <w:rStyle w:val="BookTitle"/>
          <w:rFonts w:asciiTheme="minorHAnsi" w:hAnsiTheme="minorHAnsi" w:cstheme="minorHAnsi"/>
          <w:b w:val="0"/>
          <w:bCs w:val="0"/>
          <w:color w:val="000000"/>
          <w:sz w:val="28"/>
          <w:szCs w:val="28"/>
        </w:rPr>
        <w:t>nṛtya jagat-jīvana</w:t>
      </w:r>
      <w:r w:rsidRPr="004A2847">
        <w:rPr>
          <w:rStyle w:val="BookTitle"/>
          <w:rFonts w:asciiTheme="minorHAnsi" w:hAnsiTheme="minorHAnsi" w:cstheme="minorHAnsi"/>
          <w:b w:val="0"/>
          <w:bCs w:val="0"/>
          <w:color w:val="000000"/>
          <w:sz w:val="28"/>
          <w:szCs w:val="28"/>
        </w:rPr>
        <w:br/>
        <w:t>parvata vidare hena huṅkāra garjana</w:t>
      </w:r>
    </w:p>
    <w:p w14:paraId="2F17BB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life and soul of the universe continuously danced and roared so loudly it appeared as though mountains could be broken asunder.</w:t>
      </w:r>
    </w:p>
    <w:p w14:paraId="3C744EC4" w14:textId="64C60A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2.245</w:t>
      </w:r>
    </w:p>
    <w:p w14:paraId="54FE8F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245</w:t>
      </w:r>
    </w:p>
    <w:p w14:paraId="44D3A9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śiva-dāsa saba hailā vismita</w:t>
      </w:r>
      <w:r w:rsidRPr="004A2847">
        <w:rPr>
          <w:rStyle w:val="BookTitle"/>
          <w:rFonts w:asciiTheme="minorHAnsi" w:hAnsiTheme="minorHAnsi" w:cstheme="minorHAnsi"/>
          <w:b w:val="0"/>
          <w:bCs w:val="0"/>
          <w:color w:val="000000"/>
          <w:sz w:val="28"/>
          <w:szCs w:val="28"/>
        </w:rPr>
        <w:br/>
        <w:t xml:space="preserve">sabei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“śiva hailā vidita”</w:t>
      </w:r>
    </w:p>
    <w:p w14:paraId="072976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servants of Śiva saw this, they were struck with wonder and said, “Lord Śiva has appeared.”</w:t>
      </w:r>
    </w:p>
    <w:p w14:paraId="5CC18008" w14:textId="155293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2.246</w:t>
      </w:r>
    </w:p>
    <w:p w14:paraId="06598F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34F207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adhika sabe kare gīta-vādya</w:t>
      </w:r>
      <w:r w:rsidRPr="004A2847">
        <w:rPr>
          <w:rStyle w:val="BookTitle"/>
          <w:rFonts w:asciiTheme="minorHAnsi" w:hAnsiTheme="minorHAnsi" w:cstheme="minorHAnsi"/>
          <w:b w:val="0"/>
          <w:bCs w:val="0"/>
          <w:color w:val="000000"/>
          <w:sz w:val="28"/>
          <w:szCs w:val="28"/>
        </w:rPr>
        <w:br/>
        <w:t>prabhu o nācena tilārdheka nāhi bāhya</w:t>
      </w:r>
    </w:p>
    <w:p w14:paraId="441B71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happily sang and played musical instruments with increased enthusiasm, and the Lord danced without the least external consciousness.</w:t>
      </w:r>
    </w:p>
    <w:p w14:paraId="6BD45BD8" w14:textId="65D4D5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2.247</w:t>
      </w:r>
    </w:p>
    <w:p w14:paraId="4CD465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0B387F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kata-kṣaṇe bhakta-gaṇa āsiyā mililā </w:t>
      </w:r>
      <w:r w:rsidRPr="004A2847">
        <w:rPr>
          <w:rStyle w:val="BookTitle"/>
          <w:rFonts w:asciiTheme="minorHAnsi" w:hAnsiTheme="minorHAnsi" w:cstheme="minorHAnsi"/>
          <w:b w:val="0"/>
          <w:bCs w:val="0"/>
          <w:color w:val="000000"/>
          <w:sz w:val="28"/>
          <w:szCs w:val="28"/>
        </w:rPr>
        <w:br/>
        <w:t>āsiyāi mukundādi gāite lāgilā</w:t>
      </w:r>
    </w:p>
    <w:p w14:paraId="11925D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a short </w:t>
      </w:r>
      <w:proofErr w:type="gramStart"/>
      <w:r w:rsidRPr="004A2847">
        <w:rPr>
          <w:rStyle w:val="BookTitle"/>
          <w:rFonts w:asciiTheme="minorHAnsi" w:hAnsiTheme="minorHAnsi" w:cstheme="minorHAnsi"/>
          <w:b/>
          <w:bCs/>
          <w:color w:val="800000"/>
          <w:sz w:val="28"/>
          <w:szCs w:val="28"/>
        </w:rPr>
        <w:t>time</w:t>
      </w:r>
      <w:proofErr w:type="gramEnd"/>
      <w:r w:rsidRPr="004A2847">
        <w:rPr>
          <w:rStyle w:val="BookTitle"/>
          <w:rFonts w:asciiTheme="minorHAnsi" w:hAnsiTheme="minorHAnsi" w:cstheme="minorHAnsi"/>
          <w:b/>
          <w:bCs/>
          <w:color w:val="800000"/>
          <w:sz w:val="28"/>
          <w:szCs w:val="28"/>
        </w:rPr>
        <w:t xml:space="preserve"> the devotees arrived there, and Mukunda immediately began to sing.</w:t>
      </w:r>
    </w:p>
    <w:p w14:paraId="371072BC" w14:textId="18E639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2.248</w:t>
      </w:r>
    </w:p>
    <w:p w14:paraId="0D0E74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248</w:t>
      </w:r>
    </w:p>
    <w:p w14:paraId="7E8ED9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priya-gaṇa dekhi' prabhu adhika ānande</w:t>
      </w:r>
      <w:r w:rsidRPr="004A2847">
        <w:rPr>
          <w:rStyle w:val="BookTitle"/>
          <w:rFonts w:asciiTheme="minorHAnsi" w:hAnsiTheme="minorHAnsi" w:cstheme="minorHAnsi"/>
          <w:b w:val="0"/>
          <w:bCs w:val="0"/>
          <w:color w:val="000000"/>
          <w:sz w:val="28"/>
          <w:szCs w:val="28"/>
        </w:rPr>
        <w:br/>
        <w:t>nācite lāgilā, veḍi' gāya bhakta-vṛnde</w:t>
      </w:r>
    </w:p>
    <w:p w14:paraId="49322F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His dear associates, He began to dance with increased happiness, and the devotees sang around Him.</w:t>
      </w:r>
    </w:p>
    <w:p w14:paraId="254EFF70" w14:textId="192E3C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2.249</w:t>
      </w:r>
    </w:p>
    <w:p w14:paraId="62AA35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36D5D9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vikāra kahite vāśakti āche kāra</w:t>
      </w:r>
      <w:r w:rsidRPr="004A2847">
        <w:rPr>
          <w:rStyle w:val="BookTitle"/>
          <w:rFonts w:asciiTheme="minorHAnsi" w:hAnsiTheme="minorHAnsi" w:cstheme="minorHAnsi"/>
          <w:b w:val="0"/>
          <w:bCs w:val="0"/>
          <w:color w:val="000000"/>
          <w:sz w:val="28"/>
          <w:szCs w:val="28"/>
        </w:rPr>
        <w:br/>
        <w:t>nayane vahaye suradhunī-śata-dhāra</w:t>
      </w:r>
    </w:p>
    <w:p w14:paraId="44FCB4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Who </w:t>
      </w:r>
      <w:proofErr w:type="gramStart"/>
      <w:r w:rsidRPr="004A2847">
        <w:rPr>
          <w:rStyle w:val="BookTitle"/>
          <w:rFonts w:asciiTheme="minorHAnsi" w:hAnsiTheme="minorHAnsi" w:cstheme="minorHAnsi"/>
          <w:b/>
          <w:bCs/>
          <w:color w:val="800000"/>
          <w:sz w:val="28"/>
          <w:szCs w:val="28"/>
        </w:rPr>
        <w:t>is able to</w:t>
      </w:r>
      <w:proofErr w:type="gramEnd"/>
      <w:r w:rsidRPr="004A2847">
        <w:rPr>
          <w:rStyle w:val="BookTitle"/>
          <w:rFonts w:asciiTheme="minorHAnsi" w:hAnsiTheme="minorHAnsi" w:cstheme="minorHAnsi"/>
          <w:b/>
          <w:bCs/>
          <w:color w:val="800000"/>
          <w:sz w:val="28"/>
          <w:szCs w:val="28"/>
        </w:rPr>
        <w:t xml:space="preserve"> describe the Lord's transformations of love? Tears flowed from His eyes like a hundred streams of the Ganges.</w:t>
      </w:r>
    </w:p>
    <w:p w14:paraId="2D98540D" w14:textId="4C6FBD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2.250</w:t>
      </w:r>
    </w:p>
    <w:p w14:paraId="47DD31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0BB9CB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se śivera pura haila saphala</w:t>
      </w:r>
      <w:r w:rsidRPr="004A2847">
        <w:rPr>
          <w:rStyle w:val="BookTitle"/>
          <w:rFonts w:asciiTheme="minorHAnsi" w:hAnsiTheme="minorHAnsi" w:cstheme="minorHAnsi"/>
          <w:b w:val="0"/>
          <w:bCs w:val="0"/>
          <w:color w:val="000000"/>
          <w:sz w:val="28"/>
          <w:szCs w:val="28"/>
        </w:rPr>
        <w:br/>
        <w:t>yāhe nṛtya kare vaikuṇṭhera adhīśvara</w:t>
      </w:r>
    </w:p>
    <w:p w14:paraId="71D0A1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that the Lord of Vaikuṇṭha was personally dancing there, that abode of Śiva became fulfilled.</w:t>
      </w:r>
    </w:p>
    <w:p w14:paraId="6BD1A9DB" w14:textId="298D1A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2.251</w:t>
      </w:r>
    </w:p>
    <w:p w14:paraId="656E33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251</w:t>
      </w:r>
    </w:p>
    <w:p w14:paraId="4FB92E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prabhu parānanda prakāśi</w:t>
      </w:r>
      <w:r w:rsidRPr="004A2847">
        <w:rPr>
          <w:rStyle w:val="BookTitle"/>
          <w:rFonts w:asciiTheme="minorHAnsi" w:hAnsiTheme="minorHAnsi" w:cstheme="minorHAnsi"/>
          <w:b w:val="0"/>
          <w:bCs w:val="0"/>
          <w:color w:val="000000"/>
          <w:sz w:val="28"/>
          <w:szCs w:val="28"/>
        </w:rPr>
        <w:br/>
        <w:t>yāsthira hailena tabe priya-goṣṭhī lañā</w:t>
      </w:r>
    </w:p>
    <w:p w14:paraId="0E312F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manifesting transcendental ecstasy for some time, the Lord became </w:t>
      </w:r>
      <w:r w:rsidRPr="004A2847">
        <w:rPr>
          <w:rStyle w:val="BookTitle"/>
          <w:rFonts w:asciiTheme="minorHAnsi" w:hAnsiTheme="minorHAnsi" w:cstheme="minorHAnsi"/>
          <w:b/>
          <w:bCs/>
          <w:color w:val="800000"/>
          <w:sz w:val="28"/>
          <w:szCs w:val="28"/>
        </w:rPr>
        <w:lastRenderedPageBreak/>
        <w:t>pacified and took His associates to the side.</w:t>
      </w:r>
    </w:p>
    <w:p w14:paraId="0FFE4662" w14:textId="2AD038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2.252</w:t>
      </w:r>
    </w:p>
    <w:p w14:paraId="28DEC4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252</w:t>
      </w:r>
    </w:p>
    <w:p w14:paraId="053333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sabā'-prati karilena prema āliṅgana</w:t>
      </w:r>
      <w:r w:rsidRPr="004A2847">
        <w:rPr>
          <w:rStyle w:val="BookTitle"/>
          <w:rFonts w:asciiTheme="minorHAnsi" w:hAnsiTheme="minorHAnsi" w:cstheme="minorHAnsi"/>
          <w:b w:val="0"/>
          <w:bCs w:val="0"/>
          <w:color w:val="000000"/>
          <w:sz w:val="28"/>
          <w:szCs w:val="28"/>
        </w:rPr>
        <w:br/>
        <w:t>sabe hailā nirbhara paramānanda mana</w:t>
      </w:r>
    </w:p>
    <w:p w14:paraId="18390D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lovingly embraced each of them, and their hearts became confident and full of joy.</w:t>
      </w:r>
    </w:p>
    <w:p w14:paraId="5FC3DFF0" w14:textId="0B3216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2.253</w:t>
      </w:r>
    </w:p>
    <w:p w14:paraId="7872EA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6BA99A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dekhi' prabhu lailena kole</w:t>
      </w:r>
      <w:r w:rsidRPr="004A2847">
        <w:rPr>
          <w:rStyle w:val="BookTitle"/>
          <w:rFonts w:asciiTheme="minorHAnsi" w:hAnsiTheme="minorHAnsi" w:cstheme="minorHAnsi"/>
          <w:b w:val="0"/>
          <w:bCs w:val="0"/>
          <w:color w:val="000000"/>
          <w:sz w:val="28"/>
          <w:szCs w:val="28"/>
        </w:rPr>
        <w:br/>
        <w:t>balite lāgilā tāṅre kichu kutūhale</w:t>
      </w:r>
    </w:p>
    <w:p w14:paraId="64A35A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Nityānanda, the Lord embraced Him and spoke to Him in a jovial mood.</w:t>
      </w:r>
    </w:p>
    <w:p w14:paraId="69C44586" w14:textId="072BD2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2.254</w:t>
      </w:r>
    </w:p>
    <w:p w14:paraId="29AC1A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4A89D4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“kothā tumi āmāre karibā samvaraṇa</w:t>
      </w:r>
      <w:r w:rsidRPr="004A2847">
        <w:rPr>
          <w:rStyle w:val="BookTitle"/>
          <w:rFonts w:asciiTheme="minorHAnsi" w:hAnsiTheme="minorHAnsi" w:cstheme="minorHAnsi"/>
          <w:b w:val="0"/>
          <w:bCs w:val="0"/>
          <w:color w:val="000000"/>
          <w:sz w:val="28"/>
          <w:szCs w:val="28"/>
        </w:rPr>
        <w:br/>
        <w:t>ye-mate āmāra haya sannyāsa-rakṣaṇa</w:t>
      </w:r>
    </w:p>
    <w:p w14:paraId="249883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supposed to guide Me so that I can maintain My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09FDDACE" w14:textId="59B3A6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2.255</w:t>
      </w:r>
    </w:p>
    <w:p w14:paraId="6ABFD0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5BA40E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āro āmā' pāgala karite tumi cāo</w:t>
      </w:r>
      <w:r w:rsidRPr="004A2847">
        <w:rPr>
          <w:rStyle w:val="BookTitle"/>
          <w:rFonts w:asciiTheme="minorHAnsi" w:hAnsiTheme="minorHAnsi" w:cstheme="minorHAnsi"/>
          <w:b w:val="0"/>
          <w:bCs w:val="0"/>
          <w:color w:val="000000"/>
          <w:sz w:val="28"/>
          <w:szCs w:val="28"/>
        </w:rPr>
        <w:br/>
        <w:t>āra yadi kara' tabe mora māthā khāo</w:t>
      </w:r>
    </w:p>
    <w:p w14:paraId="3FC084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Instead</w:t>
      </w:r>
      <w:proofErr w:type="gramEnd"/>
      <w:r w:rsidRPr="004A2847">
        <w:rPr>
          <w:rStyle w:val="BookTitle"/>
          <w:rFonts w:asciiTheme="minorHAnsi" w:hAnsiTheme="minorHAnsi" w:cstheme="minorHAnsi"/>
          <w:b/>
          <w:bCs/>
          <w:color w:val="800000"/>
          <w:sz w:val="28"/>
          <w:szCs w:val="28"/>
        </w:rPr>
        <w:t xml:space="preserve"> You want to make Me a madman. If You continue in this way,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will ruin Me.</w:t>
      </w:r>
    </w:p>
    <w:p w14:paraId="57A06167" w14:textId="3E41BC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2.256</w:t>
      </w:r>
    </w:p>
    <w:p w14:paraId="3EC587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3AF301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yena kara tumi āmā' tena āmi hai</w:t>
      </w:r>
      <w:r w:rsidRPr="004A2847">
        <w:rPr>
          <w:rStyle w:val="BookTitle"/>
          <w:rFonts w:asciiTheme="minorHAnsi" w:hAnsiTheme="minorHAnsi" w:cstheme="minorHAnsi"/>
          <w:b w:val="0"/>
          <w:bCs w:val="0"/>
          <w:color w:val="000000"/>
          <w:sz w:val="28"/>
          <w:szCs w:val="28"/>
        </w:rPr>
        <w:br/>
        <w:t>satya satya ei āmi sabā'-sthāne kai”</w:t>
      </w:r>
    </w:p>
    <w:p w14:paraId="17818C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whatever You wish. This is a fact that I declare to everyone.”</w:t>
      </w:r>
    </w:p>
    <w:p w14:paraId="5FFC5EB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whatever form Śrī Nityānanda wishes to adorn Śrī Gaurasundara, the Lord accepts that form. There is no difference between the hearts of Śrī Gaurasundara and Śrī Nityānanda. They both accepted the form of devotees and engaged in relishing and preaching love of Kṛṣṇa.</w:t>
      </w:r>
    </w:p>
    <w:p w14:paraId="6FCB7497" w14:textId="4D3A72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2.257</w:t>
      </w:r>
    </w:p>
    <w:p w14:paraId="6B44AF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257</w:t>
      </w:r>
    </w:p>
    <w:p w14:paraId="450707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 śikhāya gauracandra bhagavān</w:t>
      </w:r>
      <w:r w:rsidRPr="004A2847">
        <w:rPr>
          <w:rStyle w:val="BookTitle"/>
          <w:rFonts w:asciiTheme="minorHAnsi" w:hAnsiTheme="minorHAnsi" w:cstheme="minorHAnsi"/>
          <w:b w:val="0"/>
          <w:bCs w:val="0"/>
          <w:color w:val="000000"/>
          <w:sz w:val="28"/>
          <w:szCs w:val="28"/>
        </w:rPr>
        <w:br/>
        <w:t>“nityānanda-prati sabe hao sāvadhāna</w:t>
      </w:r>
    </w:p>
    <w:p w14:paraId="39BF44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taught everyone, “You should all be respectful to Nityānanda.</w:t>
      </w:r>
    </w:p>
    <w:p w14:paraId="79AC3BD9" w14:textId="28285A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2.258</w:t>
      </w:r>
    </w:p>
    <w:p w14:paraId="5F80FA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258</w:t>
      </w:r>
    </w:p>
    <w:p w14:paraId="7204C4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deha haite nityānanda-deha baḍa</w:t>
      </w:r>
      <w:r w:rsidRPr="004A2847">
        <w:rPr>
          <w:rStyle w:val="BookTitle"/>
          <w:rFonts w:asciiTheme="minorHAnsi" w:hAnsiTheme="minorHAnsi" w:cstheme="minorHAnsi"/>
          <w:b w:val="0"/>
          <w:bCs w:val="0"/>
          <w:color w:val="000000"/>
          <w:sz w:val="28"/>
          <w:szCs w:val="28"/>
        </w:rPr>
        <w:br/>
        <w:t>satya satya sabāre kahinu ei daḍha</w:t>
      </w:r>
    </w:p>
    <w:p w14:paraId="3BF9C4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body of Nityānanda is more important to Me than My own body. I assure you that this is the actual truth.</w:t>
      </w:r>
    </w:p>
    <w:p w14:paraId="77E38209" w14:textId="557280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2.259</w:t>
      </w:r>
    </w:p>
    <w:p w14:paraId="6E0086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253511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nityānanda-sthāne yāra haya aparādha</w:t>
      </w:r>
      <w:r w:rsidRPr="004A2847">
        <w:rPr>
          <w:rStyle w:val="BookTitle"/>
          <w:rFonts w:asciiTheme="minorHAnsi" w:hAnsiTheme="minorHAnsi" w:cstheme="minorHAnsi"/>
          <w:b w:val="0"/>
          <w:bCs w:val="0"/>
          <w:color w:val="000000"/>
          <w:sz w:val="28"/>
          <w:szCs w:val="28"/>
        </w:rPr>
        <w:br/>
        <w:t>mora doṣa nāhi tāra prema-bhakti-vādha</w:t>
      </w:r>
    </w:p>
    <w:p w14:paraId="7FDFDC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not responsible for the obstacles one finds in the attainment of ecstatic love if he commits an offense at the feet of Nityānanda.</w:t>
      </w:r>
    </w:p>
    <w:p w14:paraId="4A1F2589" w14:textId="7D50BF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2.260</w:t>
      </w:r>
    </w:p>
    <w:p w14:paraId="27EFE3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260</w:t>
      </w:r>
    </w:p>
    <w:p w14:paraId="38E7DF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nityānande yāhāra tileka dveṣa rahe</w:t>
      </w:r>
      <w:r w:rsidRPr="004A2847">
        <w:rPr>
          <w:rStyle w:val="BookTitle"/>
          <w:rFonts w:asciiTheme="minorHAnsi" w:hAnsiTheme="minorHAnsi" w:cstheme="minorHAnsi"/>
          <w:b w:val="0"/>
          <w:bCs w:val="0"/>
          <w:color w:val="000000"/>
          <w:sz w:val="28"/>
          <w:szCs w:val="28"/>
        </w:rPr>
        <w:br/>
        <w:t>bhakta haile o se āmāra priya nahe”</w:t>
      </w:r>
    </w:p>
    <w:p w14:paraId="328515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“If one maintains the slightest envy for Nityānanda, he is not dear to Me, even if he is My devotee.”</w:t>
      </w:r>
    </w:p>
    <w:p w14:paraId="368F2542" w14:textId="455424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2.261</w:t>
      </w:r>
    </w:p>
    <w:p w14:paraId="2C9519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6EF5FE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ātma-stuti śuni' nityānanda mahāśaya</w:t>
      </w:r>
      <w:r w:rsidRPr="004A2847">
        <w:rPr>
          <w:rStyle w:val="BookTitle"/>
          <w:rFonts w:asciiTheme="minorHAnsi" w:hAnsiTheme="minorHAnsi" w:cstheme="minorHAnsi"/>
          <w:b w:val="0"/>
          <w:bCs w:val="0"/>
          <w:color w:val="000000"/>
          <w:sz w:val="28"/>
          <w:szCs w:val="28"/>
        </w:rPr>
        <w:br/>
        <w:t>lajjāya rahilā prabhu māthā nā tolaya</w:t>
      </w:r>
    </w:p>
    <w:p w14:paraId="6E3E7B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Nityānanda heard glorification of Himself, He felt embarrassed and hung His head down.</w:t>
      </w:r>
    </w:p>
    <w:p w14:paraId="6E13335C" w14:textId="057954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2.262</w:t>
      </w:r>
    </w:p>
    <w:p w14:paraId="71A634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w:t>
      </w:r>
    </w:p>
    <w:p w14:paraId="1025CD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ānanda hailā sarva bhakta-gaṇa</w:t>
      </w:r>
      <w:r w:rsidRPr="004A2847">
        <w:rPr>
          <w:rStyle w:val="BookTitle"/>
          <w:rFonts w:asciiTheme="minorHAnsi" w:hAnsiTheme="minorHAnsi" w:cstheme="minorHAnsi"/>
          <w:b w:val="0"/>
          <w:bCs w:val="0"/>
          <w:color w:val="000000"/>
          <w:sz w:val="28"/>
          <w:szCs w:val="28"/>
        </w:rPr>
        <w:br/>
        <w:t>hena līlā kare prabhu śrī-śacīnandana</w:t>
      </w:r>
    </w:p>
    <w:p w14:paraId="1540D8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however, became joyful. Such are the pastimes of Śrī Śacīnandana.</w:t>
      </w:r>
    </w:p>
    <w:p w14:paraId="73B36B07" w14:textId="06ECCD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2.263</w:t>
      </w:r>
    </w:p>
    <w:p w14:paraId="451DDC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263</w:t>
      </w:r>
    </w:p>
    <w:p w14:paraId="259F6A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jaleśvare se rātri rahiyā</w:t>
      </w:r>
      <w:r w:rsidRPr="004A2847">
        <w:rPr>
          <w:rStyle w:val="BookTitle"/>
          <w:rFonts w:asciiTheme="minorHAnsi" w:hAnsiTheme="minorHAnsi" w:cstheme="minorHAnsi"/>
          <w:b w:val="0"/>
          <w:bCs w:val="0"/>
          <w:color w:val="000000"/>
          <w:sz w:val="28"/>
          <w:szCs w:val="28"/>
        </w:rPr>
        <w:br/>
        <w:t>ūṣaḥkāle calilā sakala bhakta lañā</w:t>
      </w:r>
    </w:p>
    <w:p w14:paraId="6FC627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passing that night in Jaleśvara, the Lord departed early the next morning with the devotees.</w:t>
      </w:r>
    </w:p>
    <w:p w14:paraId="1FD38EDC" w14:textId="4D2D0D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2.264</w:t>
      </w:r>
    </w:p>
    <w:p w14:paraId="121C4F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264</w:t>
      </w:r>
    </w:p>
    <w:p w14:paraId="6327DF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vāṁśadaha-pathe eka śākta nyāsi-veśa</w:t>
      </w:r>
      <w:r w:rsidRPr="004A2847">
        <w:rPr>
          <w:rStyle w:val="BookTitle"/>
          <w:rFonts w:asciiTheme="minorHAnsi" w:hAnsiTheme="minorHAnsi" w:cstheme="minorHAnsi"/>
          <w:b w:val="0"/>
          <w:bCs w:val="0"/>
          <w:color w:val="000000"/>
          <w:sz w:val="28"/>
          <w:szCs w:val="28"/>
        </w:rPr>
        <w:br/>
        <w:t>āsiyā prabhure pathe karila ādeśa</w:t>
      </w:r>
    </w:p>
    <w:p w14:paraId="0BA8CB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the way to Vaṁśadaha the Lord met one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who attempted to instruct the Lord.</w:t>
      </w:r>
    </w:p>
    <w:p w14:paraId="6587B9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Other names for Vaṁśadaha are Vaṁśadā and Vaṁśadhā. This place is situated near Jaleśvara.</w:t>
      </w:r>
    </w:p>
    <w:p w14:paraId="22D59515" w14:textId="6E4C79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2.265</w:t>
      </w:r>
    </w:p>
    <w:p w14:paraId="76C510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265</w:t>
      </w:r>
    </w:p>
    <w:p w14:paraId="011CE8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`śākta' hena prabhu jānilena nija mane</w:t>
      </w:r>
      <w:r w:rsidRPr="004A2847">
        <w:rPr>
          <w:rStyle w:val="BookTitle"/>
          <w:rFonts w:asciiTheme="minorHAnsi" w:hAnsiTheme="minorHAnsi" w:cstheme="minorHAnsi"/>
          <w:b w:val="0"/>
          <w:bCs w:val="0"/>
          <w:color w:val="000000"/>
          <w:sz w:val="28"/>
          <w:szCs w:val="28"/>
        </w:rPr>
        <w:br/>
        <w:t>sambhāṣite lāgilena madhura vacane</w:t>
      </w:r>
    </w:p>
    <w:p w14:paraId="4D125C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knew that he was a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or worshiper of goddess Durgā, yet He began to speak to him in sweet words.</w:t>
      </w:r>
    </w:p>
    <w:p w14:paraId="54696308" w14:textId="78739D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2.266</w:t>
      </w:r>
    </w:p>
    <w:p w14:paraId="6A090B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77FE1B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“kaha kaha kothā tumi saba!</w:t>
      </w:r>
      <w:r w:rsidRPr="004A2847">
        <w:rPr>
          <w:rStyle w:val="BookTitle"/>
          <w:rFonts w:asciiTheme="minorHAnsi" w:hAnsiTheme="minorHAnsi" w:cstheme="minorHAnsi"/>
          <w:b w:val="0"/>
          <w:bCs w:val="0"/>
          <w:color w:val="000000"/>
          <w:sz w:val="28"/>
          <w:szCs w:val="28"/>
        </w:rPr>
        <w:br/>
        <w:t>cira-dine āji sabe dekhiluṅ bāndhava”</w:t>
      </w:r>
    </w:p>
    <w:p w14:paraId="6A6874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“Tell Me, where have you been? After a long </w:t>
      </w:r>
      <w:proofErr w:type="gramStart"/>
      <w:r w:rsidRPr="004A2847">
        <w:rPr>
          <w:rStyle w:val="BookTitle"/>
          <w:rFonts w:asciiTheme="minorHAnsi" w:hAnsiTheme="minorHAnsi" w:cstheme="minorHAnsi"/>
          <w:b/>
          <w:bCs/>
          <w:color w:val="800000"/>
          <w:sz w:val="28"/>
          <w:szCs w:val="28"/>
        </w:rPr>
        <w:t>time</w:t>
      </w:r>
      <w:proofErr w:type="gramEnd"/>
      <w:r w:rsidRPr="004A2847">
        <w:rPr>
          <w:rStyle w:val="BookTitle"/>
          <w:rFonts w:asciiTheme="minorHAnsi" w:hAnsiTheme="minorHAnsi" w:cstheme="minorHAnsi"/>
          <w:b/>
          <w:bCs/>
          <w:color w:val="800000"/>
          <w:sz w:val="28"/>
          <w:szCs w:val="28"/>
        </w:rPr>
        <w:t xml:space="preserve"> I have found My friend.”</w:t>
      </w:r>
    </w:p>
    <w:p w14:paraId="44378A68" w14:textId="69DCE0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2.267</w:t>
      </w:r>
    </w:p>
    <w:p w14:paraId="21C580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267</w:t>
      </w:r>
    </w:p>
    <w:p w14:paraId="30D290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prabhura māyāya śākta mohita hailā </w:t>
      </w:r>
      <w:r w:rsidRPr="004A2847">
        <w:rPr>
          <w:rStyle w:val="BookTitle"/>
          <w:rFonts w:asciiTheme="minorHAnsi" w:hAnsiTheme="minorHAnsi" w:cstheme="minorHAnsi"/>
          <w:b w:val="0"/>
          <w:bCs w:val="0"/>
          <w:color w:val="000000"/>
          <w:sz w:val="28"/>
          <w:szCs w:val="28"/>
        </w:rPr>
        <w:br/>
        <w:t>āpanāra tattva yata kahite lāgilā</w:t>
      </w:r>
    </w:p>
    <w:p w14:paraId="1900E5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Being bewildered by the Lord's illusory energy, the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began to tell the Lord about himself.</w:t>
      </w:r>
    </w:p>
    <w:p w14:paraId="52654C76" w14:textId="1F4DB1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2.268</w:t>
      </w:r>
    </w:p>
    <w:p w14:paraId="133325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268</w:t>
      </w:r>
    </w:p>
    <w:p w14:paraId="2C33A4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yata śākta vaise yata yata deśe</w:t>
      </w:r>
      <w:r w:rsidRPr="004A2847">
        <w:rPr>
          <w:rStyle w:val="BookTitle"/>
          <w:rFonts w:asciiTheme="minorHAnsi" w:hAnsiTheme="minorHAnsi" w:cstheme="minorHAnsi"/>
          <w:b w:val="0"/>
          <w:bCs w:val="0"/>
          <w:color w:val="000000"/>
          <w:sz w:val="28"/>
          <w:szCs w:val="28"/>
        </w:rPr>
        <w:br/>
        <w:t>saba kahe eke eke, śuni' prabhu hāse</w:t>
      </w:r>
    </w:p>
    <w:p w14:paraId="54278C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told the Lord about all the </w:t>
      </w:r>
      <w:r w:rsidRPr="004A2847">
        <w:rPr>
          <w:rStyle w:val="BookTitle"/>
          <w:rFonts w:asciiTheme="minorHAnsi" w:hAnsiTheme="minorHAnsi" w:cstheme="minorHAnsi"/>
          <w:b/>
          <w:bCs/>
          <w:i/>
          <w:iCs/>
          <w:color w:val="800000"/>
          <w:sz w:val="28"/>
          <w:szCs w:val="28"/>
        </w:rPr>
        <w:t>śāktas</w:t>
      </w:r>
      <w:r w:rsidRPr="004A2847">
        <w:rPr>
          <w:rStyle w:val="BookTitle"/>
          <w:rFonts w:asciiTheme="minorHAnsi" w:hAnsiTheme="minorHAnsi" w:cstheme="minorHAnsi"/>
          <w:b/>
          <w:bCs/>
          <w:color w:val="800000"/>
          <w:sz w:val="28"/>
          <w:szCs w:val="28"/>
        </w:rPr>
        <w:t xml:space="preserve"> he knew in different provinces. Hearing him, the Lord smiled.</w:t>
      </w:r>
    </w:p>
    <w:p w14:paraId="0C50CD5F" w14:textId="644D8B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2.269</w:t>
      </w:r>
    </w:p>
    <w:p w14:paraId="12E35A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3714BC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śākta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“cala jhāṭa maṭhete āmāra</w:t>
      </w:r>
      <w:r w:rsidRPr="004A2847">
        <w:rPr>
          <w:rStyle w:val="BookTitle"/>
          <w:rFonts w:asciiTheme="minorHAnsi" w:hAnsiTheme="minorHAnsi" w:cstheme="minorHAnsi"/>
          <w:b w:val="0"/>
          <w:bCs w:val="0"/>
          <w:color w:val="000000"/>
          <w:sz w:val="28"/>
          <w:szCs w:val="28"/>
        </w:rPr>
        <w:br/>
        <w:t>sabei `ānanda' āji kariba apāra”</w:t>
      </w:r>
    </w:p>
    <w:p w14:paraId="3191EF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said, “Let us go now to my monastery. We can all drink lots of `bliss' together.”</w:t>
      </w:r>
    </w:p>
    <w:p w14:paraId="46A27968" w14:textId="6AC072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2.270</w:t>
      </w:r>
    </w:p>
    <w:p w14:paraId="621872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5EDB82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pāpīśākta madirāre balaye `ānanda'</w:t>
      </w:r>
      <w:r w:rsidRPr="004A2847">
        <w:rPr>
          <w:rStyle w:val="BookTitle"/>
          <w:rFonts w:asciiTheme="minorHAnsi" w:hAnsiTheme="minorHAnsi" w:cstheme="minorHAnsi"/>
          <w:b w:val="0"/>
          <w:bCs w:val="0"/>
          <w:color w:val="000000"/>
          <w:sz w:val="28"/>
          <w:szCs w:val="28"/>
        </w:rPr>
        <w:br/>
        <w:t>bujhiyā hāsena gauracandra-nityānanda</w:t>
      </w:r>
    </w:p>
    <w:p w14:paraId="2621FB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Realizing that the sinful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was referring to wine, Gauracandra and Nityānanda began to smile.</w:t>
      </w:r>
    </w:p>
    <w:p w14:paraId="00AC7F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pāpīśākta </w:t>
      </w:r>
      <w:r w:rsidRPr="004A2847">
        <w:rPr>
          <w:rStyle w:val="BookTitle"/>
          <w:rFonts w:asciiTheme="minorHAnsi" w:hAnsiTheme="minorHAnsi" w:cstheme="minorHAnsi"/>
          <w:b w:val="0"/>
          <w:bCs w:val="0"/>
          <w:color w:val="000000"/>
          <w:sz w:val="28"/>
          <w:szCs w:val="28"/>
        </w:rPr>
        <w:t xml:space="preserve">is explained as follows: Since worshipers of Śakti (Durgā) who become intoxicated with material happiness by drinking wine have a strong propensity for committing sinful activities, they are ultimately cheated of spiritual advancement. The </w:t>
      </w:r>
      <w:r w:rsidRPr="004A2847">
        <w:rPr>
          <w:rStyle w:val="BookTitle"/>
          <w:rFonts w:asciiTheme="minorHAnsi" w:hAnsiTheme="minorHAnsi" w:cstheme="minorHAnsi"/>
          <w:b w:val="0"/>
          <w:bCs w:val="0"/>
          <w:i/>
          <w:iCs/>
          <w:color w:val="000000"/>
          <w:sz w:val="28"/>
          <w:szCs w:val="28"/>
        </w:rPr>
        <w:t>pañca-makāra</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māṁsa</w:t>
      </w:r>
      <w:r w:rsidRPr="004A2847">
        <w:rPr>
          <w:rStyle w:val="BookTitle"/>
          <w:rFonts w:asciiTheme="minorHAnsi" w:hAnsiTheme="minorHAnsi" w:cstheme="minorHAnsi"/>
          <w:b w:val="0"/>
          <w:bCs w:val="0"/>
          <w:color w:val="000000"/>
          <w:sz w:val="28"/>
          <w:szCs w:val="28"/>
        </w:rPr>
        <w:t xml:space="preserve"> (meat), </w:t>
      </w:r>
      <w:r w:rsidRPr="004A2847">
        <w:rPr>
          <w:rStyle w:val="BookTitle"/>
          <w:rFonts w:asciiTheme="minorHAnsi" w:hAnsiTheme="minorHAnsi" w:cstheme="minorHAnsi"/>
          <w:b w:val="0"/>
          <w:bCs w:val="0"/>
          <w:i/>
          <w:iCs/>
          <w:color w:val="000000"/>
          <w:sz w:val="28"/>
          <w:szCs w:val="28"/>
        </w:rPr>
        <w:t>madya</w:t>
      </w:r>
      <w:r w:rsidRPr="004A2847">
        <w:rPr>
          <w:rStyle w:val="BookTitle"/>
          <w:rFonts w:asciiTheme="minorHAnsi" w:hAnsiTheme="minorHAnsi" w:cstheme="minorHAnsi"/>
          <w:b w:val="0"/>
          <w:bCs w:val="0"/>
          <w:color w:val="000000"/>
          <w:sz w:val="28"/>
          <w:szCs w:val="28"/>
        </w:rPr>
        <w:t xml:space="preserve"> (wine), </w:t>
      </w:r>
      <w:r w:rsidRPr="004A2847">
        <w:rPr>
          <w:rStyle w:val="BookTitle"/>
          <w:rFonts w:asciiTheme="minorHAnsi" w:hAnsiTheme="minorHAnsi" w:cstheme="minorHAnsi"/>
          <w:b w:val="0"/>
          <w:bCs w:val="0"/>
          <w:i/>
          <w:iCs/>
          <w:color w:val="000000"/>
          <w:sz w:val="28"/>
          <w:szCs w:val="28"/>
        </w:rPr>
        <w:t>matsya</w:t>
      </w:r>
      <w:r w:rsidRPr="004A2847">
        <w:rPr>
          <w:rStyle w:val="BookTitle"/>
          <w:rFonts w:asciiTheme="minorHAnsi" w:hAnsiTheme="minorHAnsi" w:cstheme="minorHAnsi"/>
          <w:b w:val="0"/>
          <w:bCs w:val="0"/>
          <w:color w:val="000000"/>
          <w:sz w:val="28"/>
          <w:szCs w:val="28"/>
        </w:rPr>
        <w:t xml:space="preserve"> (fish), </w:t>
      </w:r>
      <w:r w:rsidRPr="004A2847">
        <w:rPr>
          <w:rStyle w:val="BookTitle"/>
          <w:rFonts w:asciiTheme="minorHAnsi" w:hAnsiTheme="minorHAnsi" w:cstheme="minorHAnsi"/>
          <w:b w:val="0"/>
          <w:bCs w:val="0"/>
          <w:i/>
          <w:iCs/>
          <w:color w:val="000000"/>
          <w:sz w:val="28"/>
          <w:szCs w:val="28"/>
        </w:rPr>
        <w:t>mahila</w:t>
      </w:r>
      <w:r w:rsidRPr="004A2847">
        <w:rPr>
          <w:rStyle w:val="BookTitle"/>
          <w:rFonts w:asciiTheme="minorHAnsi" w:hAnsiTheme="minorHAnsi" w:cstheme="minorHAnsi"/>
          <w:b w:val="0"/>
          <w:bCs w:val="0"/>
          <w:color w:val="000000"/>
          <w:sz w:val="28"/>
          <w:szCs w:val="28"/>
        </w:rPr>
        <w:t xml:space="preserve"> (women), and </w:t>
      </w:r>
      <w:r w:rsidRPr="004A2847">
        <w:rPr>
          <w:rStyle w:val="BookTitle"/>
          <w:rFonts w:asciiTheme="minorHAnsi" w:hAnsiTheme="minorHAnsi" w:cstheme="minorHAnsi"/>
          <w:b w:val="0"/>
          <w:bCs w:val="0"/>
          <w:i/>
          <w:iCs/>
          <w:color w:val="000000"/>
          <w:sz w:val="28"/>
          <w:szCs w:val="28"/>
        </w:rPr>
        <w:t>maithuna</w:t>
      </w:r>
      <w:r w:rsidRPr="004A2847">
        <w:rPr>
          <w:rStyle w:val="BookTitle"/>
          <w:rFonts w:asciiTheme="minorHAnsi" w:hAnsiTheme="minorHAnsi" w:cstheme="minorHAnsi"/>
          <w:b w:val="0"/>
          <w:bCs w:val="0"/>
          <w:color w:val="000000"/>
          <w:sz w:val="28"/>
          <w:szCs w:val="28"/>
        </w:rPr>
        <w:t xml:space="preserve"> (sex)—are the source of pleasure for their material bodies.</w:t>
      </w:r>
    </w:p>
    <w:p w14:paraId="7491048E" w14:textId="42F49E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2.271</w:t>
      </w:r>
    </w:p>
    <w:p w14:paraId="7A68A8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1C1373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“āsi āmi `ānanda' karite</w:t>
      </w:r>
      <w:r w:rsidRPr="004A2847">
        <w:rPr>
          <w:rStyle w:val="BookTitle"/>
          <w:rFonts w:asciiTheme="minorHAnsi" w:hAnsiTheme="minorHAnsi" w:cstheme="minorHAnsi"/>
          <w:b w:val="0"/>
          <w:bCs w:val="0"/>
          <w:color w:val="000000"/>
          <w:sz w:val="28"/>
          <w:szCs w:val="28"/>
        </w:rPr>
        <w:br/>
        <w:t>āge giyā tumi sajja karaha tvarite”</w:t>
      </w:r>
    </w:p>
    <w:p w14:paraId="3130F4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will come to enjoy your `bliss,' but you first go and make arrangements.”</w:t>
      </w:r>
    </w:p>
    <w:p w14:paraId="3E28DF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many foolish people are unable to ascertain the truth, they consider sense gratification born of ignorance as the goal of life. Because people attached to </w:t>
      </w:r>
      <w:r w:rsidRPr="004A2847">
        <w:rPr>
          <w:rStyle w:val="BookTitle"/>
          <w:rFonts w:asciiTheme="minorHAnsi" w:hAnsiTheme="minorHAnsi" w:cstheme="minorHAnsi"/>
          <w:b w:val="0"/>
          <w:bCs w:val="0"/>
          <w:i/>
          <w:iCs/>
          <w:color w:val="000000"/>
          <w:sz w:val="28"/>
          <w:szCs w:val="28"/>
        </w:rPr>
        <w:t>śākta</w:t>
      </w:r>
      <w:r w:rsidRPr="004A2847">
        <w:rPr>
          <w:rStyle w:val="BookTitle"/>
          <w:rFonts w:asciiTheme="minorHAnsi" w:hAnsiTheme="minorHAnsi" w:cstheme="minorHAnsi"/>
          <w:b w:val="0"/>
          <w:bCs w:val="0"/>
          <w:color w:val="000000"/>
          <w:sz w:val="28"/>
          <w:szCs w:val="28"/>
        </w:rPr>
        <w:t xml:space="preserve"> philosophy glorify their own sense gratification, they cannot understand unalloyed service to Adhokṣaja.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are fit to be addressed as “</w:t>
      </w:r>
      <w:r w:rsidRPr="004A2847">
        <w:rPr>
          <w:rStyle w:val="BookTitle"/>
          <w:rFonts w:asciiTheme="minorHAnsi" w:hAnsiTheme="minorHAnsi" w:cstheme="minorHAnsi"/>
          <w:b w:val="0"/>
          <w:bCs w:val="0"/>
          <w:i/>
          <w:iCs/>
          <w:color w:val="000000"/>
          <w:sz w:val="28"/>
          <w:szCs w:val="28"/>
        </w:rPr>
        <w:t>pāpīśāktas</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 Their goal of life is material enjoyment. Just as Śrī Gaurasundara cheated such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by approving of their activities when He met them, the </w:t>
      </w:r>
      <w:proofErr w:type="gramStart"/>
      <w:r w:rsidRPr="004A2847">
        <w:rPr>
          <w:rStyle w:val="BookTitle"/>
          <w:rFonts w:asciiTheme="minorHAnsi" w:hAnsiTheme="minorHAnsi" w:cstheme="minorHAnsi"/>
          <w:b w:val="0"/>
          <w:bCs w:val="0"/>
          <w:color w:val="000000"/>
          <w:sz w:val="28"/>
          <w:szCs w:val="28"/>
        </w:rPr>
        <w:t>most pure</w:t>
      </w:r>
      <w:proofErr w:type="gramEnd"/>
      <w:r w:rsidRPr="004A2847">
        <w:rPr>
          <w:rStyle w:val="BookTitle"/>
          <w:rFonts w:asciiTheme="minorHAnsi" w:hAnsiTheme="minorHAnsi" w:cstheme="minorHAnsi"/>
          <w:b w:val="0"/>
          <w:bCs w:val="0"/>
          <w:color w:val="000000"/>
          <w:sz w:val="28"/>
          <w:szCs w:val="28"/>
        </w:rPr>
        <w:t xml:space="preserve"> spiritual master of this fallen soul also recently cheated many people interested in material enjoyment by following the example set by Śrī Caitanya. People interested in material enjoyment think that the Vaiṣṇavas hanker after name and fame as they do. Such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or sinful </w:t>
      </w:r>
      <w:r w:rsidRPr="004A2847">
        <w:rPr>
          <w:rStyle w:val="BookTitle"/>
          <w:rFonts w:asciiTheme="minorHAnsi" w:hAnsiTheme="minorHAnsi" w:cstheme="minorHAnsi"/>
          <w:b w:val="0"/>
          <w:bCs w:val="0"/>
          <w:i/>
          <w:iCs/>
          <w:color w:val="000000"/>
          <w:sz w:val="28"/>
          <w:szCs w:val="28"/>
        </w:rPr>
        <w:t>śāktas</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color w:val="000000"/>
          <w:sz w:val="28"/>
          <w:szCs w:val="28"/>
        </w:rPr>
        <w:lastRenderedPageBreak/>
        <w:t xml:space="preserve">also know that when they spread their network of wicked motives to compel the Vaiṣṇavas to become attached householders by tempting them with household comforts, the most independent Vaiṣṇavas will rebuke them with angry words. The Vaiṣṇavas never visit the homes of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The most independent pure Vaiṣṇavas never participate in any gathering arranged by any </w:t>
      </w:r>
      <w:r w:rsidRPr="004A2847">
        <w:rPr>
          <w:rStyle w:val="BookTitle"/>
          <w:rFonts w:asciiTheme="minorHAnsi" w:hAnsiTheme="minorHAnsi" w:cstheme="minorHAnsi"/>
          <w:b w:val="0"/>
          <w:bCs w:val="0"/>
          <w:i/>
          <w:iCs/>
          <w:color w:val="000000"/>
          <w:sz w:val="28"/>
          <w:szCs w:val="28"/>
        </w:rPr>
        <w:t>prākṛta-sahajiyā</w:t>
      </w:r>
      <w:r w:rsidRPr="004A2847">
        <w:rPr>
          <w:rStyle w:val="BookTitle"/>
          <w:rFonts w:asciiTheme="minorHAnsi" w:hAnsiTheme="minorHAnsi" w:cstheme="minorHAnsi"/>
          <w:b w:val="0"/>
          <w:bCs w:val="0"/>
          <w:color w:val="000000"/>
          <w:sz w:val="28"/>
          <w:szCs w:val="28"/>
        </w:rPr>
        <w:t xml:space="preserve">. Foolish people think that the supremely liberated </w:t>
      </w:r>
      <w:r w:rsidRPr="004A2847">
        <w:rPr>
          <w:rStyle w:val="BookTitle"/>
          <w:rFonts w:asciiTheme="minorHAnsi" w:hAnsiTheme="minorHAnsi" w:cstheme="minorHAnsi"/>
          <w:b w:val="0"/>
          <w:bCs w:val="0"/>
          <w:i/>
          <w:iCs/>
          <w:color w:val="000000"/>
          <w:sz w:val="28"/>
          <w:szCs w:val="28"/>
        </w:rPr>
        <w:t>mahā-bhāgavatas</w:t>
      </w:r>
      <w:r w:rsidRPr="004A2847">
        <w:rPr>
          <w:rStyle w:val="BookTitle"/>
          <w:rFonts w:asciiTheme="minorHAnsi" w:hAnsiTheme="minorHAnsi" w:cstheme="minorHAnsi"/>
          <w:b w:val="0"/>
          <w:bCs w:val="0"/>
          <w:color w:val="000000"/>
          <w:sz w:val="28"/>
          <w:szCs w:val="28"/>
        </w:rPr>
        <w:t xml:space="preserve"> support their sinful activities, but the actual aim of Śrī Gaurasundara and His devotees is to deceive them by remaining aloof from their bad association.</w:t>
      </w:r>
    </w:p>
    <w:p w14:paraId="4105D0BB" w14:textId="0B57CC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2.272</w:t>
      </w:r>
    </w:p>
    <w:p w14:paraId="17256F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w:t>
      </w:r>
    </w:p>
    <w:p w14:paraId="123530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calilāśākta hai' haraṣita</w:t>
      </w:r>
      <w:r w:rsidRPr="004A2847">
        <w:rPr>
          <w:rStyle w:val="BookTitle"/>
          <w:rFonts w:asciiTheme="minorHAnsi" w:hAnsiTheme="minorHAnsi" w:cstheme="minorHAnsi"/>
          <w:b w:val="0"/>
          <w:bCs w:val="0"/>
          <w:color w:val="000000"/>
          <w:sz w:val="28"/>
          <w:szCs w:val="28"/>
        </w:rPr>
        <w:br/>
        <w:t>ei mata īśvarera agādha carita</w:t>
      </w:r>
    </w:p>
    <w:p w14:paraId="1DA53F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Lord's reply, the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departed happily. Such are the unfathomable characteristics of the Supreme Lord.</w:t>
      </w:r>
    </w:p>
    <w:p w14:paraId="678829DB" w14:textId="43FF0F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2.273</w:t>
      </w:r>
    </w:p>
    <w:p w14:paraId="6DBAB3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273</w:t>
      </w:r>
    </w:p>
    <w:p w14:paraId="2E7B0E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`patita-pāvana kṛṣṇa' sarva-vede kahe</w:t>
      </w:r>
      <w:r w:rsidRPr="004A2847">
        <w:rPr>
          <w:rStyle w:val="BookTitle"/>
          <w:rFonts w:asciiTheme="minorHAnsi" w:hAnsiTheme="minorHAnsi" w:cstheme="minorHAnsi"/>
          <w:b w:val="0"/>
          <w:bCs w:val="0"/>
          <w:color w:val="000000"/>
          <w:sz w:val="28"/>
          <w:szCs w:val="28"/>
        </w:rPr>
        <w:br/>
        <w:t>ataeva śākta-sane prabhu kathā kahe</w:t>
      </w:r>
    </w:p>
    <w:p w14:paraId="41EB92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that Kṛṣṇa is Patita-pāvana, the deliverer of the fallen souls. That is why the Lord spoke with that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w:t>
      </w:r>
    </w:p>
    <w:p w14:paraId="05544BC1" w14:textId="49CE9D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2.274</w:t>
      </w:r>
    </w:p>
    <w:p w14:paraId="0DEAD8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274</w:t>
      </w:r>
    </w:p>
    <w:p w14:paraId="057E63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loke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 śāktera haila uddhāra</w:t>
      </w:r>
      <w:r w:rsidRPr="004A2847">
        <w:rPr>
          <w:rStyle w:val="BookTitle"/>
          <w:rFonts w:asciiTheme="minorHAnsi" w:hAnsiTheme="minorHAnsi" w:cstheme="minorHAnsi"/>
          <w:b w:val="0"/>
          <w:bCs w:val="0"/>
          <w:color w:val="000000"/>
          <w:sz w:val="28"/>
          <w:szCs w:val="28"/>
        </w:rPr>
        <w:br/>
        <w:t>e-śākta-paraśe anya śāktera nistāra”</w:t>
      </w:r>
    </w:p>
    <w:p w14:paraId="5CADE1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People would then say, “This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has been delivered, and other </w:t>
      </w:r>
      <w:r w:rsidRPr="004A2847">
        <w:rPr>
          <w:rStyle w:val="BookTitle"/>
          <w:rFonts w:asciiTheme="minorHAnsi" w:hAnsiTheme="minorHAnsi" w:cstheme="minorHAnsi"/>
          <w:b/>
          <w:bCs/>
          <w:i/>
          <w:iCs/>
          <w:color w:val="800000"/>
          <w:sz w:val="28"/>
          <w:szCs w:val="28"/>
        </w:rPr>
        <w:t>śāktas</w:t>
      </w:r>
      <w:r w:rsidRPr="004A2847">
        <w:rPr>
          <w:rStyle w:val="BookTitle"/>
          <w:rFonts w:asciiTheme="minorHAnsi" w:hAnsiTheme="minorHAnsi" w:cstheme="minorHAnsi"/>
          <w:b/>
          <w:bCs/>
          <w:color w:val="800000"/>
          <w:sz w:val="28"/>
          <w:szCs w:val="28"/>
        </w:rPr>
        <w:t xml:space="preserve"> will also be delivered by contact with Him.”</w:t>
      </w:r>
    </w:p>
    <w:p w14:paraId="15ACDBED" w14:textId="30F1C1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2.275</w:t>
      </w:r>
    </w:p>
    <w:p w14:paraId="237DCC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2C237C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mata śrī-gaurasundara bhagavān</w:t>
      </w:r>
      <w:r w:rsidRPr="004A2847">
        <w:rPr>
          <w:rStyle w:val="BookTitle"/>
          <w:rFonts w:asciiTheme="minorHAnsi" w:hAnsiTheme="minorHAnsi" w:cstheme="minorHAnsi"/>
          <w:b w:val="0"/>
          <w:bCs w:val="0"/>
          <w:color w:val="000000"/>
          <w:sz w:val="28"/>
          <w:szCs w:val="28"/>
        </w:rPr>
        <w:br/>
        <w:t>nānā mate karilena sarva-jīva-trāṇa</w:t>
      </w:r>
    </w:p>
    <w:p w14:paraId="686AE8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Lord Śrī Gaurasundara used various means to deliver all living entities.</w:t>
      </w:r>
    </w:p>
    <w:p w14:paraId="685FA519" w14:textId="42CCB2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2.276</w:t>
      </w:r>
    </w:p>
    <w:p w14:paraId="384D8D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w:t>
      </w:r>
    </w:p>
    <w:p w14:paraId="124C2D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śāktera sahita rasa kari'</w:t>
      </w:r>
      <w:r w:rsidRPr="004A2847">
        <w:rPr>
          <w:rStyle w:val="BookTitle"/>
          <w:rFonts w:asciiTheme="minorHAnsi" w:hAnsiTheme="minorHAnsi" w:cstheme="minorHAnsi"/>
          <w:b w:val="0"/>
          <w:bCs w:val="0"/>
          <w:color w:val="000000"/>
          <w:sz w:val="28"/>
          <w:szCs w:val="28"/>
        </w:rPr>
        <w:br/>
        <w:t>āilā remuṇā-grāme gaurāṅga śrī-hari</w:t>
      </w:r>
    </w:p>
    <w:p w14:paraId="0F7769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joking with that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Śrī Gaurahari went to the village of Remuṇā.</w:t>
      </w:r>
    </w:p>
    <w:p w14:paraId="730E38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(4.7.50-53) Lord Viṣṇu explains:</w:t>
      </w:r>
    </w:p>
    <w:p w14:paraId="038D4A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śrī-bhagavān uvāca</w:t>
      </w:r>
      <w:r w:rsidRPr="004A2847">
        <w:rPr>
          <w:rStyle w:val="BookTitle"/>
          <w:rFonts w:asciiTheme="minorHAnsi" w:hAnsiTheme="minorHAnsi" w:cstheme="minorHAnsi"/>
          <w:b w:val="0"/>
          <w:bCs w:val="0"/>
          <w:color w:val="000000"/>
          <w:sz w:val="28"/>
          <w:szCs w:val="28"/>
        </w:rPr>
        <w:br/>
        <w:t>ahaṁ brahmā ca śarvaś ca</w:t>
      </w:r>
      <w:r w:rsidRPr="004A2847">
        <w:rPr>
          <w:rStyle w:val="BookTitle"/>
          <w:rFonts w:asciiTheme="minorHAnsi" w:hAnsiTheme="minorHAnsi" w:cstheme="minorHAnsi"/>
          <w:b w:val="0"/>
          <w:bCs w:val="0"/>
          <w:color w:val="000000"/>
          <w:sz w:val="28"/>
          <w:szCs w:val="28"/>
        </w:rPr>
        <w:br/>
        <w:t>jagataḥ kāraṇaṁ param</w:t>
      </w:r>
      <w:r w:rsidRPr="004A2847">
        <w:rPr>
          <w:rStyle w:val="BookTitle"/>
          <w:rFonts w:asciiTheme="minorHAnsi" w:hAnsiTheme="minorHAnsi" w:cstheme="minorHAnsi"/>
          <w:b w:val="0"/>
          <w:bCs w:val="0"/>
          <w:color w:val="000000"/>
          <w:sz w:val="28"/>
          <w:szCs w:val="28"/>
        </w:rPr>
        <w:br/>
        <w:t>ātmeśvara upadraṣṭā</w:t>
      </w:r>
      <w:r w:rsidRPr="004A2847">
        <w:rPr>
          <w:rStyle w:val="BookTitle"/>
          <w:rFonts w:asciiTheme="minorHAnsi" w:hAnsiTheme="minorHAnsi" w:cstheme="minorHAnsi"/>
          <w:b w:val="0"/>
          <w:bCs w:val="0"/>
          <w:color w:val="000000"/>
          <w:sz w:val="28"/>
          <w:szCs w:val="28"/>
        </w:rPr>
        <w:br/>
        <w:t>svayan-dṛg aviśeṣaṇaḥ</w:t>
      </w:r>
    </w:p>
    <w:p w14:paraId="5E6811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“Brahmā, Lord Śiva, and I are the supreme cause of the material manifestation. I am the Supersoul, the </w:t>
      </w:r>
      <w:proofErr w:type="gramStart"/>
      <w:r w:rsidRPr="004A2847">
        <w:rPr>
          <w:rStyle w:val="BookTitle"/>
          <w:rFonts w:asciiTheme="minorHAnsi" w:hAnsiTheme="minorHAnsi" w:cstheme="minorHAnsi"/>
          <w:b w:val="0"/>
          <w:bCs w:val="0"/>
          <w:color w:val="000000"/>
          <w:sz w:val="28"/>
          <w:szCs w:val="28"/>
        </w:rPr>
        <w:t>self sufficient</w:t>
      </w:r>
      <w:proofErr w:type="gramEnd"/>
      <w:r w:rsidRPr="004A2847">
        <w:rPr>
          <w:rStyle w:val="BookTitle"/>
          <w:rFonts w:asciiTheme="minorHAnsi" w:hAnsiTheme="minorHAnsi" w:cstheme="minorHAnsi"/>
          <w:b w:val="0"/>
          <w:bCs w:val="0"/>
          <w:color w:val="000000"/>
          <w:sz w:val="28"/>
          <w:szCs w:val="28"/>
        </w:rPr>
        <w:t xml:space="preserve"> witness. But impersonally there is no difference between Brahmā, Lord Śiva, and Me.</w:t>
      </w:r>
    </w:p>
    <w:p w14:paraId="5974A8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ātma-māyāṁ samāviśya</w:t>
      </w:r>
      <w:r w:rsidRPr="004A2847">
        <w:rPr>
          <w:rStyle w:val="BookTitle"/>
          <w:rFonts w:asciiTheme="minorHAnsi" w:hAnsiTheme="minorHAnsi" w:cstheme="minorHAnsi"/>
          <w:b w:val="0"/>
          <w:bCs w:val="0"/>
          <w:color w:val="000000"/>
          <w:sz w:val="28"/>
          <w:szCs w:val="28"/>
        </w:rPr>
        <w:br/>
        <w:t>so 'haṁ guṇamayīṁ dvija</w:t>
      </w:r>
      <w:r w:rsidRPr="004A2847">
        <w:rPr>
          <w:rStyle w:val="BookTitle"/>
          <w:rFonts w:asciiTheme="minorHAnsi" w:hAnsiTheme="minorHAnsi" w:cstheme="minorHAnsi"/>
          <w:b w:val="0"/>
          <w:bCs w:val="0"/>
          <w:color w:val="000000"/>
          <w:sz w:val="28"/>
          <w:szCs w:val="28"/>
        </w:rPr>
        <w:br/>
        <w:t>sṛjan rakṣan haran viśvaṁ</w:t>
      </w:r>
      <w:r w:rsidRPr="004A2847">
        <w:rPr>
          <w:rStyle w:val="BookTitle"/>
          <w:rFonts w:asciiTheme="minorHAnsi" w:hAnsiTheme="minorHAnsi" w:cstheme="minorHAnsi"/>
          <w:b w:val="0"/>
          <w:bCs w:val="0"/>
          <w:color w:val="000000"/>
          <w:sz w:val="28"/>
          <w:szCs w:val="28"/>
        </w:rPr>
        <w:br/>
        <w:t>dadhre saṁjñāṁ kriyocitām</w:t>
      </w:r>
    </w:p>
    <w:p w14:paraId="6B7135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Dakṣa Dvija, I am the original Personality of Godhead, but in order to create, maintain, and annihilate this cosmic manifestation, I act through My material energy, and according to the different grades of activity, </w:t>
      </w:r>
      <w:proofErr w:type="gramStart"/>
      <w:r w:rsidRPr="004A2847">
        <w:rPr>
          <w:rStyle w:val="BookTitle"/>
          <w:rFonts w:asciiTheme="minorHAnsi" w:hAnsiTheme="minorHAnsi" w:cstheme="minorHAnsi"/>
          <w:b w:val="0"/>
          <w:bCs w:val="0"/>
          <w:color w:val="000000"/>
          <w:sz w:val="28"/>
          <w:szCs w:val="28"/>
        </w:rPr>
        <w:t>My</w:t>
      </w:r>
      <w:proofErr w:type="gramEnd"/>
      <w:r w:rsidRPr="004A2847">
        <w:rPr>
          <w:rStyle w:val="BookTitle"/>
          <w:rFonts w:asciiTheme="minorHAnsi" w:hAnsiTheme="minorHAnsi" w:cstheme="minorHAnsi"/>
          <w:b w:val="0"/>
          <w:bCs w:val="0"/>
          <w:color w:val="000000"/>
          <w:sz w:val="28"/>
          <w:szCs w:val="28"/>
        </w:rPr>
        <w:t xml:space="preserve"> representations are differently named.</w:t>
      </w:r>
    </w:p>
    <w:p w14:paraId="711E6B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tasmin brahmaṇy advitīye</w:t>
      </w:r>
      <w:r w:rsidRPr="004A2847">
        <w:rPr>
          <w:rStyle w:val="BookTitle"/>
          <w:rFonts w:asciiTheme="minorHAnsi" w:hAnsiTheme="minorHAnsi" w:cstheme="minorHAnsi"/>
          <w:b w:val="0"/>
          <w:bCs w:val="0"/>
          <w:color w:val="000000"/>
          <w:sz w:val="28"/>
          <w:szCs w:val="28"/>
        </w:rPr>
        <w:br/>
        <w:t>kevale paramātmani</w:t>
      </w:r>
      <w:r w:rsidRPr="004A2847">
        <w:rPr>
          <w:rStyle w:val="BookTitle"/>
          <w:rFonts w:asciiTheme="minorHAnsi" w:hAnsiTheme="minorHAnsi" w:cstheme="minorHAnsi"/>
          <w:b w:val="0"/>
          <w:bCs w:val="0"/>
          <w:color w:val="000000"/>
          <w:sz w:val="28"/>
          <w:szCs w:val="28"/>
        </w:rPr>
        <w:br/>
        <w:t>brahma-rudrau ca bhūtāni</w:t>
      </w:r>
      <w:r w:rsidRPr="004A2847">
        <w:rPr>
          <w:rStyle w:val="BookTitle"/>
          <w:rFonts w:asciiTheme="minorHAnsi" w:hAnsiTheme="minorHAnsi" w:cstheme="minorHAnsi"/>
          <w:b w:val="0"/>
          <w:bCs w:val="0"/>
          <w:color w:val="000000"/>
          <w:sz w:val="28"/>
          <w:szCs w:val="28"/>
        </w:rPr>
        <w:br/>
        <w:t>bhedenājño 'nupaśyati</w:t>
      </w:r>
    </w:p>
    <w:p w14:paraId="3700C6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who is not in proper knowledge thinks that demigods like Brahmā and Śiva </w:t>
      </w:r>
      <w:r w:rsidRPr="004A2847">
        <w:rPr>
          <w:rStyle w:val="BookTitle"/>
          <w:rFonts w:asciiTheme="minorHAnsi" w:hAnsiTheme="minorHAnsi" w:cstheme="minorHAnsi"/>
          <w:b w:val="0"/>
          <w:bCs w:val="0"/>
          <w:color w:val="000000"/>
          <w:sz w:val="28"/>
          <w:szCs w:val="28"/>
        </w:rPr>
        <w:lastRenderedPageBreak/>
        <w:t>are independent, or he even thinks that the living entities are independent.</w:t>
      </w:r>
    </w:p>
    <w:p w14:paraId="33BCA9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pumān na svāṅgeṣu</w:t>
      </w:r>
      <w:r w:rsidRPr="004A2847">
        <w:rPr>
          <w:rStyle w:val="BookTitle"/>
          <w:rFonts w:asciiTheme="minorHAnsi" w:hAnsiTheme="minorHAnsi" w:cstheme="minorHAnsi"/>
          <w:b w:val="0"/>
          <w:bCs w:val="0"/>
          <w:color w:val="000000"/>
          <w:sz w:val="28"/>
          <w:szCs w:val="28"/>
        </w:rPr>
        <w:br/>
        <w:t>śiraḥ-pāṇy-ādiṣu kvacit</w:t>
      </w:r>
      <w:r w:rsidRPr="004A2847">
        <w:rPr>
          <w:rStyle w:val="BookTitle"/>
          <w:rFonts w:asciiTheme="minorHAnsi" w:hAnsiTheme="minorHAnsi" w:cstheme="minorHAnsi"/>
          <w:b w:val="0"/>
          <w:bCs w:val="0"/>
          <w:color w:val="000000"/>
          <w:sz w:val="28"/>
          <w:szCs w:val="28"/>
        </w:rPr>
        <w:br/>
        <w:t>pārakya-buddhiṁ kurute</w:t>
      </w:r>
      <w:r w:rsidRPr="004A2847">
        <w:rPr>
          <w:rStyle w:val="BookTitle"/>
          <w:rFonts w:asciiTheme="minorHAnsi" w:hAnsiTheme="minorHAnsi" w:cstheme="minorHAnsi"/>
          <w:b w:val="0"/>
          <w:bCs w:val="0"/>
          <w:color w:val="000000"/>
          <w:sz w:val="28"/>
          <w:szCs w:val="28"/>
        </w:rPr>
        <w:br/>
        <w:t>evaṁ bhūteṣu mat-paraḥ</w:t>
      </w:r>
    </w:p>
    <w:p w14:paraId="67C6A16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person with average intelligence does not think the head and other parts of the body to be separate. Similarly, </w:t>
      </w:r>
      <w:proofErr w:type="gramStart"/>
      <w:r w:rsidRPr="004A2847">
        <w:rPr>
          <w:rStyle w:val="BookTitle"/>
          <w:rFonts w:asciiTheme="minorHAnsi" w:hAnsiTheme="minorHAnsi" w:cstheme="minorHAnsi"/>
          <w:b w:val="0"/>
          <w:bCs w:val="0"/>
          <w:color w:val="000000"/>
          <w:sz w:val="28"/>
          <w:szCs w:val="28"/>
        </w:rPr>
        <w:t>My</w:t>
      </w:r>
      <w:proofErr w:type="gramEnd"/>
      <w:r w:rsidRPr="004A2847">
        <w:rPr>
          <w:rStyle w:val="BookTitle"/>
          <w:rFonts w:asciiTheme="minorHAnsi" w:hAnsiTheme="minorHAnsi" w:cstheme="minorHAnsi"/>
          <w:b w:val="0"/>
          <w:bCs w:val="0"/>
          <w:color w:val="000000"/>
          <w:sz w:val="28"/>
          <w:szCs w:val="28"/>
        </w:rPr>
        <w:t xml:space="preserve"> devotee does not differentiate Viṣṇu, the all-pervading Personality of Godhead, from any thing or any living entity.”</w:t>
      </w:r>
    </w:p>
    <w:p w14:paraId="4A2AA5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(2.4.18) it is stated:</w:t>
      </w:r>
    </w:p>
    <w:p w14:paraId="61199C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kirāta-hūṇāndhra-pulinda-pulkaśā</w:t>
      </w:r>
      <w:r w:rsidRPr="004A2847">
        <w:rPr>
          <w:rStyle w:val="BookTitle"/>
          <w:rFonts w:asciiTheme="minorHAnsi" w:hAnsiTheme="minorHAnsi" w:cstheme="minorHAnsi"/>
          <w:b w:val="0"/>
          <w:bCs w:val="0"/>
          <w:color w:val="000000"/>
          <w:sz w:val="28"/>
          <w:szCs w:val="28"/>
        </w:rPr>
        <w:br/>
        <w:t>ābhīra-śumbhā yavanāḥ khasādayaḥ</w:t>
      </w:r>
      <w:r w:rsidRPr="004A2847">
        <w:rPr>
          <w:rStyle w:val="BookTitle"/>
          <w:rFonts w:asciiTheme="minorHAnsi" w:hAnsiTheme="minorHAnsi" w:cstheme="minorHAnsi"/>
          <w:b w:val="0"/>
          <w:bCs w:val="0"/>
          <w:color w:val="000000"/>
          <w:sz w:val="28"/>
          <w:szCs w:val="28"/>
        </w:rPr>
        <w:br/>
        <w:t>ye 'nye ca pāpā yad-apāśrayāśrayāḥ</w:t>
      </w:r>
      <w:r w:rsidRPr="004A2847">
        <w:rPr>
          <w:rStyle w:val="BookTitle"/>
          <w:rFonts w:asciiTheme="minorHAnsi" w:hAnsiTheme="minorHAnsi" w:cstheme="minorHAnsi"/>
          <w:b w:val="0"/>
          <w:bCs w:val="0"/>
          <w:color w:val="000000"/>
          <w:sz w:val="28"/>
          <w:szCs w:val="28"/>
        </w:rPr>
        <w:br/>
        <w:t>śudhyanti tasmai prabhaviṣṇave namaḥ</w:t>
      </w:r>
    </w:p>
    <w:p w14:paraId="2E8DC4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“Kirāta, Hūṇa, Āndhra, Pulinda, Pulkaśa, Ābhīra, Śumbha, Yavana, members of the Khasa races, and even others addicted to sinful acts can be purified by taking shelter of the devotees of the Lord, due to His being the supreme power. I beg to offer my respectful obeisances unto Him.”</w:t>
      </w:r>
    </w:p>
    <w:p w14:paraId="0FBB72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(2.7.46) it is stated:</w:t>
      </w:r>
    </w:p>
    <w:p w14:paraId="25143C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te vai vidanty atitaranti ca deva-māyāṁ</w:t>
      </w:r>
      <w:r w:rsidRPr="004A2847">
        <w:rPr>
          <w:rStyle w:val="BookTitle"/>
          <w:rFonts w:asciiTheme="minorHAnsi" w:hAnsiTheme="minorHAnsi" w:cstheme="minorHAnsi"/>
          <w:b w:val="0"/>
          <w:bCs w:val="0"/>
          <w:color w:val="000000"/>
          <w:sz w:val="28"/>
          <w:szCs w:val="28"/>
        </w:rPr>
        <w:br/>
        <w:t>strī-śūdra-hūṇa-śabarā api pāpa-jīvāḥ</w:t>
      </w:r>
      <w:r w:rsidRPr="004A2847">
        <w:rPr>
          <w:rStyle w:val="BookTitle"/>
          <w:rFonts w:asciiTheme="minorHAnsi" w:hAnsiTheme="minorHAnsi" w:cstheme="minorHAnsi"/>
          <w:b w:val="0"/>
          <w:bCs w:val="0"/>
          <w:color w:val="000000"/>
          <w:sz w:val="28"/>
          <w:szCs w:val="28"/>
        </w:rPr>
        <w:br/>
        <w:t>yady adbhuta-krama-parāyaṇa-śīla-śikṣās</w:t>
      </w:r>
      <w:r w:rsidRPr="004A2847">
        <w:rPr>
          <w:rStyle w:val="BookTitle"/>
          <w:rFonts w:asciiTheme="minorHAnsi" w:hAnsiTheme="minorHAnsi" w:cstheme="minorHAnsi"/>
          <w:b w:val="0"/>
          <w:bCs w:val="0"/>
          <w:color w:val="000000"/>
          <w:sz w:val="28"/>
          <w:szCs w:val="28"/>
        </w:rPr>
        <w:br/>
        <w:t>tiryag-janā api kim u śruta-dhāraṇā ye</w:t>
      </w:r>
    </w:p>
    <w:p w14:paraId="14737F1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“Surrendered souls, even from groups leading sinful lives, such as women, the laborer class, the mountaineers and the Siberians, or even the birds and beasts, can also know about the science of Godhead and become liberated from the clutches of the illusory energy by surrendering unto the pure devotees of the Lord and by following in their footsteps in devotional service.”</w:t>
      </w:r>
    </w:p>
    <w:p w14:paraId="2DDF41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(10.70.43) it is stated:</w:t>
      </w:r>
    </w:p>
    <w:p w14:paraId="68CEF2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śravaṇāt kīrtanād dhyānāt</w:t>
      </w:r>
      <w:r w:rsidRPr="004A2847">
        <w:rPr>
          <w:rStyle w:val="BookTitle"/>
          <w:rFonts w:asciiTheme="minorHAnsi" w:hAnsiTheme="minorHAnsi" w:cstheme="minorHAnsi"/>
          <w:b w:val="0"/>
          <w:bCs w:val="0"/>
          <w:color w:val="000000"/>
          <w:sz w:val="28"/>
          <w:szCs w:val="28"/>
        </w:rPr>
        <w:br/>
        <w:t>pūyante 'nte-vasāyinaḥ</w:t>
      </w:r>
      <w:r w:rsidRPr="004A2847">
        <w:rPr>
          <w:rStyle w:val="BookTitle"/>
          <w:rFonts w:asciiTheme="minorHAnsi" w:hAnsiTheme="minorHAnsi" w:cstheme="minorHAnsi"/>
          <w:b w:val="0"/>
          <w:bCs w:val="0"/>
          <w:color w:val="000000"/>
          <w:sz w:val="28"/>
          <w:szCs w:val="28"/>
        </w:rPr>
        <w:br/>
        <w:t>tava brahma-mayasyeśa</w:t>
      </w:r>
      <w:r w:rsidRPr="004A2847">
        <w:rPr>
          <w:rStyle w:val="BookTitle"/>
          <w:rFonts w:asciiTheme="minorHAnsi" w:hAnsiTheme="minorHAnsi" w:cstheme="minorHAnsi"/>
          <w:b w:val="0"/>
          <w:bCs w:val="0"/>
          <w:color w:val="000000"/>
          <w:sz w:val="28"/>
          <w:szCs w:val="28"/>
        </w:rPr>
        <w:br/>
        <w:t>kim utekṣābhimarśinaḥ</w:t>
      </w:r>
    </w:p>
    <w:p w14:paraId="6639F87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Lord, even outcastes are purified by hearing and chanting Your glories and </w:t>
      </w:r>
      <w:r w:rsidRPr="004A2847">
        <w:rPr>
          <w:rStyle w:val="BookTitle"/>
          <w:rFonts w:asciiTheme="minorHAnsi" w:hAnsiTheme="minorHAnsi" w:cstheme="minorHAnsi"/>
          <w:b w:val="0"/>
          <w:bCs w:val="0"/>
          <w:color w:val="000000"/>
          <w:sz w:val="28"/>
          <w:szCs w:val="28"/>
        </w:rPr>
        <w:lastRenderedPageBreak/>
        <w:t>meditating upon You, the Absolute Truth. What then to speak of those who see and touch You?”</w:t>
      </w:r>
    </w:p>
    <w:p w14:paraId="58FE7A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rasa </w:t>
      </w:r>
      <w:r w:rsidRPr="004A2847">
        <w:rPr>
          <w:rStyle w:val="BookTitle"/>
          <w:rFonts w:asciiTheme="minorHAnsi" w:hAnsiTheme="minorHAnsi" w:cstheme="minorHAnsi"/>
          <w:b w:val="0"/>
          <w:bCs w:val="0"/>
          <w:color w:val="000000"/>
          <w:sz w:val="28"/>
          <w:szCs w:val="28"/>
        </w:rPr>
        <w:t>in this verse means “joking.”</w:t>
      </w:r>
    </w:p>
    <w:p w14:paraId="35B4F93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Remuṇā is situated five miles west of Balasore. The Deity of Kṣīra-corā Gopīnātha is situated there.</w:t>
      </w:r>
    </w:p>
    <w:p w14:paraId="7AC99FEC" w14:textId="026C70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2.277</w:t>
      </w:r>
    </w:p>
    <w:p w14:paraId="240924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277</w:t>
      </w:r>
    </w:p>
    <w:p w14:paraId="0DDCA1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remuṇāya dekhi' nija-mūrti gopīnātha</w:t>
      </w:r>
      <w:r w:rsidRPr="004A2847">
        <w:rPr>
          <w:rStyle w:val="BookTitle"/>
          <w:rFonts w:asciiTheme="minorHAnsi" w:hAnsiTheme="minorHAnsi" w:cstheme="minorHAnsi"/>
          <w:b w:val="0"/>
          <w:bCs w:val="0"/>
          <w:color w:val="000000"/>
          <w:sz w:val="28"/>
          <w:szCs w:val="28"/>
        </w:rPr>
        <w:br/>
        <w:t>vistara karilā nṛtya bhakta-varga sātha</w:t>
      </w:r>
    </w:p>
    <w:p w14:paraId="643DCF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His own form of Gopīnātha at Remuṇā, He danced in ecstasy with the devotees.</w:t>
      </w:r>
    </w:p>
    <w:p w14:paraId="3245B5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Mahāprabhu personally danced before the Deity of Gopīnātha to teach the etiquette of worship to the devotees. Since Śrī Gopīnātha is the </w:t>
      </w:r>
      <w:r w:rsidRPr="004A2847">
        <w:rPr>
          <w:rStyle w:val="BookTitle"/>
          <w:rFonts w:asciiTheme="minorHAnsi" w:hAnsiTheme="minorHAnsi" w:cstheme="minorHAnsi"/>
          <w:b w:val="0"/>
          <w:bCs w:val="0"/>
          <w:i/>
          <w:iCs/>
          <w:color w:val="000000"/>
          <w:sz w:val="28"/>
          <w:szCs w:val="28"/>
        </w:rPr>
        <w:t>arcā-vigraha</w:t>
      </w:r>
      <w:r w:rsidRPr="004A2847">
        <w:rPr>
          <w:rStyle w:val="BookTitle"/>
          <w:rFonts w:asciiTheme="minorHAnsi" w:hAnsiTheme="minorHAnsi" w:cstheme="minorHAnsi"/>
          <w:b w:val="0"/>
          <w:bCs w:val="0"/>
          <w:color w:val="000000"/>
          <w:sz w:val="28"/>
          <w:szCs w:val="28"/>
        </w:rPr>
        <w:t xml:space="preserve"> of Gaurasundara, the phrase </w:t>
      </w:r>
      <w:r w:rsidRPr="004A2847">
        <w:rPr>
          <w:rStyle w:val="BookTitle"/>
          <w:rFonts w:asciiTheme="minorHAnsi" w:hAnsiTheme="minorHAnsi" w:cstheme="minorHAnsi"/>
          <w:b w:val="0"/>
          <w:bCs w:val="0"/>
          <w:i/>
          <w:iCs/>
          <w:color w:val="000000"/>
          <w:sz w:val="28"/>
          <w:szCs w:val="28"/>
        </w:rPr>
        <w:t>nija-mūrti gopīnātha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His own form of Gopīnātha,” has been used. Śrī Caitanyadeva is directly Gopīnātha, the son of Nanda Mahārāja. Gauḍīya-nātha and Gopīnātha are the same. Both are the Supreme Personality of Godhead. Although they respectively display magnanimous and sweet pastimes, they are one. The form of Gaurasundara cannot be called a separate manifestation of Śrī Gopīnātha.</w:t>
      </w:r>
    </w:p>
    <w:p w14:paraId="374280C4" w14:textId="2D2D62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2.278</w:t>
      </w:r>
    </w:p>
    <w:p w14:paraId="0D52A7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w:t>
      </w:r>
    </w:p>
    <w:p w14:paraId="36F10A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preme prabhu pāsari' āpanā'</w:t>
      </w:r>
      <w:r w:rsidRPr="004A2847">
        <w:rPr>
          <w:rStyle w:val="BookTitle"/>
          <w:rFonts w:asciiTheme="minorHAnsi" w:hAnsiTheme="minorHAnsi" w:cstheme="minorHAnsi"/>
          <w:b w:val="0"/>
          <w:bCs w:val="0"/>
          <w:color w:val="000000"/>
          <w:sz w:val="28"/>
          <w:szCs w:val="28"/>
        </w:rPr>
        <w:br/>
        <w:t>rodana karena ati kariyā karuṇā</w:t>
      </w:r>
    </w:p>
    <w:p w14:paraId="583D2B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forgot Himself in His own ecstatic love and began to cry pathetically.</w:t>
      </w:r>
    </w:p>
    <w:p w14:paraId="3DAB215E" w14:textId="51F47B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2.279</w:t>
      </w:r>
    </w:p>
    <w:p w14:paraId="692BF1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279</w:t>
      </w:r>
    </w:p>
    <w:p w14:paraId="55D630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karuṇāśunite pāṣāṇa-kāṣṭha drave</w:t>
      </w:r>
      <w:r w:rsidRPr="004A2847">
        <w:rPr>
          <w:rStyle w:val="BookTitle"/>
          <w:rFonts w:asciiTheme="minorHAnsi" w:hAnsiTheme="minorHAnsi" w:cstheme="minorHAnsi"/>
          <w:b w:val="0"/>
          <w:bCs w:val="0"/>
          <w:color w:val="000000"/>
          <w:sz w:val="28"/>
          <w:szCs w:val="28"/>
        </w:rPr>
        <w:br/>
        <w:t>ebe nā dravila dharmadhvaji-gaṇa sabe</w:t>
      </w:r>
    </w:p>
    <w:p w14:paraId="14FF66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stone and wood would melt on hearing such pathetic crying. Only the hearts of hypocrites did not melt.</w:t>
      </w:r>
    </w:p>
    <w:p w14:paraId="24FFB04E" w14:textId="4794C8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2.280</w:t>
      </w:r>
    </w:p>
    <w:p w14:paraId="001B5F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35314F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kata-dine mahāprabhu śrī-gaurasundara</w:t>
      </w:r>
      <w:r w:rsidRPr="004A2847">
        <w:rPr>
          <w:rStyle w:val="BookTitle"/>
          <w:rFonts w:asciiTheme="minorHAnsi" w:hAnsiTheme="minorHAnsi" w:cstheme="minorHAnsi"/>
          <w:b w:val="0"/>
          <w:bCs w:val="0"/>
          <w:color w:val="000000"/>
          <w:sz w:val="28"/>
          <w:szCs w:val="28"/>
        </w:rPr>
        <w:br/>
        <w:t>āilena yājapure—brāhmaṇa-nagara</w:t>
      </w:r>
    </w:p>
    <w:p w14:paraId="3FCF45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Within a few days Śrī Gaurasundara Mahāprabhu arrived at the Brāhmaṇa-nagara locality of Yājapura.</w:t>
      </w:r>
    </w:p>
    <w:p w14:paraId="0DB9ED1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footprints of Śrī Gaurasundara have been established in the Ādi-Varāha temple, which is situated in the Brāhmaṇa-nagara neighborhood of Yājapura. These footprints were established in memory of the mother of Śrīyukta Mohinī Mohana Rāya Chaudhuri Mahāśaya, the landlord of Bāliyāṭi village.</w:t>
      </w:r>
    </w:p>
    <w:p w14:paraId="30C93EFB" w14:textId="0313C7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2.281</w:t>
      </w:r>
    </w:p>
    <w:p w14:paraId="338202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1DB1F6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yaṅhi ādi-varāhera adbhuta prakāśa</w:t>
      </w:r>
      <w:r w:rsidRPr="004A2847">
        <w:rPr>
          <w:rStyle w:val="BookTitle"/>
          <w:rFonts w:asciiTheme="minorHAnsi" w:hAnsiTheme="minorHAnsi" w:cstheme="minorHAnsi"/>
          <w:b w:val="0"/>
          <w:bCs w:val="0"/>
          <w:color w:val="000000"/>
          <w:sz w:val="28"/>
          <w:szCs w:val="28"/>
        </w:rPr>
        <w:br/>
        <w:t>yāṅra daraśane haya sarva-bandha-nāśa</w:t>
      </w:r>
    </w:p>
    <w:p w14:paraId="4F597E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place there is a wonderful Deity of Ādi-Varāha. By taking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of this Deity, all one's material bondage is destroyed.</w:t>
      </w:r>
    </w:p>
    <w:p w14:paraId="3749FC55" w14:textId="1A63D2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2.282</w:t>
      </w:r>
    </w:p>
    <w:p w14:paraId="2C6212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4959BB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mahātīrtha-vahe yathā nadī vaitaraṇī</w:t>
      </w:r>
      <w:r w:rsidRPr="004A2847">
        <w:rPr>
          <w:rStyle w:val="BookTitle"/>
          <w:rFonts w:asciiTheme="minorHAnsi" w:hAnsiTheme="minorHAnsi" w:cstheme="minorHAnsi"/>
          <w:b w:val="0"/>
          <w:bCs w:val="0"/>
          <w:color w:val="000000"/>
          <w:sz w:val="28"/>
          <w:szCs w:val="28"/>
        </w:rPr>
        <w:br/>
        <w:t>yāṅra daraśane pāpa palāya āpani</w:t>
      </w:r>
    </w:p>
    <w:p w14:paraId="127569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sacred Vaitaraṇī River flows past this place. One's sinful reactions flee away upon seeing this river.</w:t>
      </w:r>
    </w:p>
    <w:p w14:paraId="3D65CBFA" w14:textId="02D2DA55"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vaitaraṇī</w:t>
      </w:r>
      <w:ins w:id="94" w:author="your servant" w:date="2020-04-10T20:03:00Z">
        <w:r w:rsidR="001D123B"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in this verse refers to the Vaitaraṇī River. Yājapura, also known as Nābhi-gayā, is situated in the place known as Virajā-kṣetra on the bank of this river.</w:t>
      </w:r>
    </w:p>
    <w:p w14:paraId="054F13A2" w14:textId="2A8798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2.283</w:t>
      </w:r>
    </w:p>
    <w:p w14:paraId="45B0F1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302289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jantu-mātra ye nadīra hailei pāra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deva-gaṇe dekhe catur-bhujera ākāra</w:t>
      </w:r>
    </w:p>
    <w:p w14:paraId="380C2C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even an animal crosses that river the demigods see it as having a four-armed form.</w:t>
      </w:r>
    </w:p>
    <w:p w14:paraId="4619AD3A" w14:textId="40CEE8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2.284</w:t>
      </w:r>
    </w:p>
    <w:p w14:paraId="62176A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375DA7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nābhī-gayāvirajā-devīra yathā sthāna</w:t>
      </w:r>
      <w:r w:rsidRPr="004A2847">
        <w:rPr>
          <w:rStyle w:val="BookTitle"/>
          <w:rFonts w:asciiTheme="minorHAnsi" w:hAnsiTheme="minorHAnsi" w:cstheme="minorHAnsi"/>
          <w:b w:val="0"/>
          <w:bCs w:val="0"/>
          <w:color w:val="000000"/>
          <w:sz w:val="28"/>
          <w:szCs w:val="28"/>
        </w:rPr>
        <w:br/>
        <w:t>yathā haite kṣetra—daśa-yojana-pramāṇa</w:t>
      </w:r>
    </w:p>
    <w:p w14:paraId="1F006A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deity of Virajā-devī is situated in Nābhi-gayā, which is eighty miles from Jagannātha Purī.</w:t>
      </w:r>
    </w:p>
    <w:p w14:paraId="6DF6C8FE" w14:textId="1B54BB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2.285</w:t>
      </w:r>
    </w:p>
    <w:p w14:paraId="2F89A7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4EE78F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yājapure yateka āchaye deva-sthāna</w:t>
      </w:r>
      <w:r w:rsidRPr="004A2847">
        <w:rPr>
          <w:rStyle w:val="BookTitle"/>
          <w:rFonts w:asciiTheme="minorHAnsi" w:hAnsiTheme="minorHAnsi" w:cstheme="minorHAnsi"/>
          <w:b w:val="0"/>
          <w:bCs w:val="0"/>
          <w:color w:val="000000"/>
          <w:sz w:val="28"/>
          <w:szCs w:val="28"/>
        </w:rPr>
        <w:br/>
        <w:t>lakṣa vatsare o nāri laite saba nāma</w:t>
      </w:r>
    </w:p>
    <w:p w14:paraId="247B07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unable to name the numerous temples in Yājapura even in a hundred thousand years.</w:t>
      </w:r>
    </w:p>
    <w:p w14:paraId="1EDA21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Another name of Nābhi-gayā is Virajā-kṣetra. This place is situated within Yājapura. This place is situated eighty miles from Nīlācala.</w:t>
      </w:r>
    </w:p>
    <w:p w14:paraId="3149805F" w14:textId="70A5C4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2.286</w:t>
      </w:r>
    </w:p>
    <w:p w14:paraId="6BCE96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286</w:t>
      </w:r>
    </w:p>
    <w:p w14:paraId="6F764B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devālaya nāhi hena nāhi tathi sthāna</w:t>
      </w:r>
      <w:r w:rsidRPr="004A2847">
        <w:rPr>
          <w:rStyle w:val="BookTitle"/>
          <w:rFonts w:asciiTheme="minorHAnsi" w:hAnsiTheme="minorHAnsi" w:cstheme="minorHAnsi"/>
          <w:b w:val="0"/>
          <w:bCs w:val="0"/>
          <w:color w:val="000000"/>
          <w:sz w:val="28"/>
          <w:szCs w:val="28"/>
        </w:rPr>
        <w:br/>
        <w:t>kevala devera vāsa—yājapura grāma</w:t>
      </w:r>
    </w:p>
    <w:p w14:paraId="2848B3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village of Yājapura consists of all varieties of temples with all varieties of deities.</w:t>
      </w:r>
    </w:p>
    <w:p w14:paraId="08117BFD" w14:textId="469040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2.287</w:t>
      </w:r>
    </w:p>
    <w:p w14:paraId="21CE55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03AB54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prathame daśāśvamedha ghāṭe nyāsi-maṇi</w:t>
      </w:r>
      <w:r w:rsidRPr="004A2847">
        <w:rPr>
          <w:rStyle w:val="BookTitle"/>
          <w:rFonts w:asciiTheme="minorHAnsi" w:hAnsiTheme="minorHAnsi" w:cstheme="minorHAnsi"/>
          <w:b w:val="0"/>
          <w:bCs w:val="0"/>
          <w:color w:val="000000"/>
          <w:sz w:val="28"/>
          <w:szCs w:val="28"/>
        </w:rPr>
        <w:br/>
        <w:t>snāna karilena bhakta-saṁhati āpani</w:t>
      </w:r>
    </w:p>
    <w:p w14:paraId="5ECBD6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The crest jewel of the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first took bath with the devotees at Daśāśvamedha-ghāṭa.</w:t>
      </w:r>
    </w:p>
    <w:p w14:paraId="4CF459AA" w14:textId="11CFBE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2.288</w:t>
      </w:r>
    </w:p>
    <w:p w14:paraId="55209D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5F447A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gelā ādi-varāha sambhāṣe</w:t>
      </w:r>
      <w:r w:rsidRPr="004A2847">
        <w:rPr>
          <w:rStyle w:val="BookTitle"/>
          <w:rFonts w:asciiTheme="minorHAnsi" w:hAnsiTheme="minorHAnsi" w:cstheme="minorHAnsi"/>
          <w:b w:val="0"/>
          <w:bCs w:val="0"/>
          <w:color w:val="000000"/>
          <w:sz w:val="28"/>
          <w:szCs w:val="28"/>
        </w:rPr>
        <w:br/>
        <w:t>vistara karilā nṛtya-gīta prema-rase</w:t>
      </w:r>
    </w:p>
    <w:p w14:paraId="611D40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the Lord joyfully visited the Ādi-Varāha temple, where He relished ecstatic love while dancing and chanting.</w:t>
      </w:r>
    </w:p>
    <w:p w14:paraId="3A386060" w14:textId="09E19C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2.289</w:t>
      </w:r>
    </w:p>
    <w:p w14:paraId="1FD628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289</w:t>
      </w:r>
    </w:p>
    <w:p w14:paraId="75E175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 sukhī hailā prabhu dekhi' yājapura</w:t>
      </w:r>
      <w:r w:rsidRPr="004A2847">
        <w:rPr>
          <w:rStyle w:val="BookTitle"/>
          <w:rFonts w:asciiTheme="minorHAnsi" w:hAnsiTheme="minorHAnsi" w:cstheme="minorHAnsi"/>
          <w:b w:val="0"/>
          <w:bCs w:val="0"/>
          <w:color w:val="000000"/>
          <w:sz w:val="28"/>
          <w:szCs w:val="28"/>
        </w:rPr>
        <w:br/>
        <w:t>punaḥ punaḥ bāḍe ānandāveśa pracura</w:t>
      </w:r>
    </w:p>
    <w:p w14:paraId="6568F8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greatly pleased to see Yājapura. His ecstasy repeatedly increased there.</w:t>
      </w:r>
    </w:p>
    <w:p w14:paraId="070593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said that Yājapura is a corrupted form of Yayātipura, which is derived from the name Yayāti Keśarī, a Śaivite king of Orissa. In other's opinion the name Yājapura is derived from the word </w:t>
      </w:r>
      <w:r w:rsidRPr="004A2847">
        <w:rPr>
          <w:rStyle w:val="BookTitle"/>
          <w:rFonts w:asciiTheme="minorHAnsi" w:hAnsiTheme="minorHAnsi" w:cstheme="minorHAnsi"/>
          <w:b w:val="0"/>
          <w:bCs w:val="0"/>
          <w:i/>
          <w:iCs/>
          <w:color w:val="000000"/>
          <w:sz w:val="28"/>
          <w:szCs w:val="28"/>
        </w:rPr>
        <w:t>yajñānuṣṭhāna</w:t>
      </w:r>
      <w:r w:rsidRPr="004A2847">
        <w:rPr>
          <w:rStyle w:val="BookTitle"/>
          <w:rFonts w:asciiTheme="minorHAnsi" w:hAnsiTheme="minorHAnsi" w:cstheme="minorHAnsi"/>
          <w:b w:val="0"/>
          <w:bCs w:val="0"/>
          <w:color w:val="000000"/>
          <w:sz w:val="28"/>
          <w:szCs w:val="28"/>
        </w:rPr>
        <w:t xml:space="preserve"> (“a place of sacrifice”) or </w:t>
      </w:r>
      <w:r w:rsidRPr="004A2847">
        <w:rPr>
          <w:rStyle w:val="BookTitle"/>
          <w:rFonts w:asciiTheme="minorHAnsi" w:hAnsiTheme="minorHAnsi" w:cstheme="minorHAnsi"/>
          <w:b w:val="0"/>
          <w:bCs w:val="0"/>
          <w:i/>
          <w:iCs/>
          <w:color w:val="000000"/>
          <w:sz w:val="28"/>
          <w:szCs w:val="28"/>
        </w:rPr>
        <w:t xml:space="preserve">yājana </w:t>
      </w:r>
      <w:r w:rsidRPr="004A2847">
        <w:rPr>
          <w:rStyle w:val="BookTitle"/>
          <w:rFonts w:asciiTheme="minorHAnsi" w:hAnsiTheme="minorHAnsi" w:cstheme="minorHAnsi"/>
          <w:b w:val="0"/>
          <w:bCs w:val="0"/>
          <w:color w:val="000000"/>
          <w:sz w:val="28"/>
          <w:szCs w:val="28"/>
        </w:rPr>
        <w:t xml:space="preserve">(“worship”). Śrīman Mahāprabhu made His auspicious arrival in Yājapura in A.D. 1511. The temple of Śrī Varāhadeva is situated in Yājapura. Śrīman Mahāprabhu displayed the pastime of offering obeisances, chanting, and dancing before Śrī Varāhadeva. It is described in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5.3-4):</w:t>
      </w:r>
    </w:p>
    <w:p w14:paraId="7BF524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calite calite āilā yājapura-grāma</w:t>
      </w:r>
      <w:r w:rsidRPr="004A2847">
        <w:rPr>
          <w:rStyle w:val="BookTitle"/>
          <w:rFonts w:asciiTheme="minorHAnsi" w:hAnsiTheme="minorHAnsi" w:cstheme="minorHAnsi"/>
          <w:b w:val="0"/>
          <w:bCs w:val="0"/>
          <w:color w:val="000000"/>
          <w:sz w:val="28"/>
          <w:szCs w:val="28"/>
        </w:rPr>
        <w:br/>
        <w:t>varāha-ṭhākura dekhi' karilā praṇāma</w:t>
      </w:r>
    </w:p>
    <w:p w14:paraId="06907C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nṛtya-gīta kaila preme bahuta stavana</w:t>
      </w:r>
      <w:r w:rsidRPr="004A2847">
        <w:rPr>
          <w:rStyle w:val="BookTitle"/>
          <w:rFonts w:asciiTheme="minorHAnsi" w:hAnsiTheme="minorHAnsi" w:cstheme="minorHAnsi"/>
          <w:b w:val="0"/>
          <w:bCs w:val="0"/>
          <w:color w:val="000000"/>
          <w:sz w:val="28"/>
          <w:szCs w:val="28"/>
        </w:rPr>
        <w:br/>
        <w:t>yājapure se rātri karilā yāpana</w:t>
      </w:r>
    </w:p>
    <w:p w14:paraId="7006DE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“Walking and walking, Śrī Caitanya Mahāprabhu and His party finally arrived at Yājapura, on the river Vaitaraṇī. There He saw the temple of Varāhadeva and offered His obeisances unto Him. In the temple of Varāhadeva, Śrī Caitanya Mahāprabhu engaged in chanting and dancing and offered prayers. He passed that night in the temple.”</w:t>
      </w:r>
    </w:p>
    <w:p w14:paraId="529C481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In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there is an indication that Mahāprabhu came to Yājapura another time. In the year when Śrīman Mahāprabhu had a disagreement with Śrīla Gadādhara Paṇḍita Gosvāmī Prabhu regarding his residing in Nīlācala as a resident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Śrī Gaurasundara came to Yājapura with Śrī Rāya Rāmānanda and the two Mahāpātras, Maṅgarāja and Haricandana. Mahāprabhu then bid farewell to the two Mahāpātras at Yājapura. (See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Madhya-līlā</w:t>
      </w:r>
      <w:r w:rsidRPr="004A2847">
        <w:rPr>
          <w:rStyle w:val="BookTitle"/>
          <w:rFonts w:asciiTheme="minorHAnsi" w:hAnsiTheme="minorHAnsi" w:cstheme="minorHAnsi"/>
          <w:b w:val="0"/>
          <w:bCs w:val="0"/>
          <w:color w:val="000000"/>
          <w:sz w:val="28"/>
          <w:szCs w:val="28"/>
        </w:rPr>
        <w:t>, Chapter Sixteen, verse 150.)</w:t>
      </w:r>
    </w:p>
    <w:p w14:paraId="50855F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two stone Deities of Śrī Varāhadeva are attached to each other. On the left of the Deities there is a stone deity of Śrī Lakṣmī, and on her left there is a Deity of Śrī Jagannāthadeva. In front of them there is a smaller set of Lakṣmī-Varāha deities made of metal. From the Yājapura Road railway station one must take three buses and cross two rivers to travel the seventeen miles to the temple of Varāhadeva. On both banks of both rivers there are connecting buses waiting to transport passengers. After traveling nine miles in one bus, one crosses the first river called Yamunā Khāi. Then one </w:t>
      </w:r>
      <w:proofErr w:type="gramStart"/>
      <w:r w:rsidRPr="004A2847">
        <w:rPr>
          <w:rStyle w:val="BookTitle"/>
          <w:rFonts w:asciiTheme="minorHAnsi" w:hAnsiTheme="minorHAnsi" w:cstheme="minorHAnsi"/>
          <w:b w:val="0"/>
          <w:bCs w:val="0"/>
          <w:color w:val="000000"/>
          <w:sz w:val="28"/>
          <w:szCs w:val="28"/>
        </w:rPr>
        <w:t>has to</w:t>
      </w:r>
      <w:proofErr w:type="gramEnd"/>
      <w:r w:rsidRPr="004A2847">
        <w:rPr>
          <w:rStyle w:val="BookTitle"/>
          <w:rFonts w:asciiTheme="minorHAnsi" w:hAnsiTheme="minorHAnsi" w:cstheme="minorHAnsi"/>
          <w:b w:val="0"/>
          <w:bCs w:val="0"/>
          <w:color w:val="000000"/>
          <w:sz w:val="28"/>
          <w:szCs w:val="28"/>
        </w:rPr>
        <w:t xml:space="preserve"> walk six miles to the next river called Buḍā. After crossing this river, one catches a connecting bus. There is a </w:t>
      </w:r>
      <w:r w:rsidRPr="004A2847">
        <w:rPr>
          <w:rStyle w:val="BookTitle"/>
          <w:rFonts w:asciiTheme="minorHAnsi" w:hAnsiTheme="minorHAnsi" w:cstheme="minorHAnsi"/>
          <w:b w:val="0"/>
          <w:bCs w:val="0"/>
          <w:i/>
          <w:iCs/>
          <w:color w:val="000000"/>
          <w:sz w:val="28"/>
          <w:szCs w:val="28"/>
        </w:rPr>
        <w:t>dharmaśālā</w:t>
      </w:r>
      <w:r w:rsidRPr="004A2847">
        <w:rPr>
          <w:rStyle w:val="BookTitle"/>
          <w:rFonts w:asciiTheme="minorHAnsi" w:hAnsiTheme="minorHAnsi" w:cstheme="minorHAnsi"/>
          <w:b w:val="0"/>
          <w:bCs w:val="0"/>
          <w:color w:val="000000"/>
          <w:sz w:val="28"/>
          <w:szCs w:val="28"/>
        </w:rPr>
        <w:t xml:space="preserve"> in Yājapura known as Rādhābāi Dharmaśālā or Jagannātha Dharmaśālā. It is situated near the ancient temple of Jagannātha. The footprints of Śrī Caitanya were established in Yājapura on December 25, 1930. For an elaborate description of this one should see </w:t>
      </w:r>
      <w:r w:rsidRPr="004A2847">
        <w:rPr>
          <w:rStyle w:val="BookTitle"/>
          <w:rFonts w:asciiTheme="minorHAnsi" w:hAnsiTheme="minorHAnsi" w:cstheme="minorHAnsi"/>
          <w:b w:val="0"/>
          <w:bCs w:val="0"/>
          <w:i/>
          <w:iCs/>
          <w:color w:val="000000"/>
          <w:sz w:val="28"/>
          <w:szCs w:val="28"/>
        </w:rPr>
        <w:t>Gauḍīya</w:t>
      </w:r>
      <w:r w:rsidRPr="004A2847">
        <w:rPr>
          <w:rStyle w:val="BookTitle"/>
          <w:rFonts w:asciiTheme="minorHAnsi" w:hAnsiTheme="minorHAnsi" w:cstheme="minorHAnsi"/>
          <w:b w:val="0"/>
          <w:bCs w:val="0"/>
          <w:color w:val="000000"/>
          <w:sz w:val="28"/>
          <w:szCs w:val="28"/>
        </w:rPr>
        <w:t>, Volume 10, Part 2.</w:t>
      </w:r>
    </w:p>
    <w:p w14:paraId="27A451D3" w14:textId="005637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2.290</w:t>
      </w:r>
    </w:p>
    <w:p w14:paraId="65E3E6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290</w:t>
      </w:r>
    </w:p>
    <w:p w14:paraId="7304A3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 jāne ki icchā tāna dharileka mane</w:t>
      </w:r>
      <w:r w:rsidRPr="004A2847">
        <w:rPr>
          <w:rStyle w:val="BookTitle"/>
          <w:rFonts w:asciiTheme="minorHAnsi" w:hAnsiTheme="minorHAnsi" w:cstheme="minorHAnsi"/>
          <w:b w:val="0"/>
          <w:bCs w:val="0"/>
          <w:color w:val="000000"/>
          <w:sz w:val="28"/>
          <w:szCs w:val="28"/>
        </w:rPr>
        <w:br/>
        <w:t>sabā' chāḍi' ekā palāilena āpane</w:t>
      </w:r>
    </w:p>
    <w:p w14:paraId="13F3E5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knows what was His desire? Suddenly He left everyone behind and went away.</w:t>
      </w:r>
    </w:p>
    <w:p w14:paraId="0EC0492B" w14:textId="6A14A7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2.291</w:t>
      </w:r>
    </w:p>
    <w:p w14:paraId="01C3A6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49C8F9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na dekhiyā sabe hailā vikala</w:t>
      </w:r>
      <w:r w:rsidRPr="004A2847">
        <w:rPr>
          <w:rStyle w:val="BookTitle"/>
          <w:rFonts w:asciiTheme="minorHAnsi" w:hAnsiTheme="minorHAnsi" w:cstheme="minorHAnsi"/>
          <w:b w:val="0"/>
          <w:bCs w:val="0"/>
          <w:color w:val="000000"/>
          <w:sz w:val="28"/>
          <w:szCs w:val="28"/>
        </w:rPr>
        <w:br/>
        <w:t>devālaya cāhi' cāhi' bulena sakala</w:t>
      </w:r>
    </w:p>
    <w:p w14:paraId="3E1CA3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saw the Lord was not there, they became confused. They began to search for the Lord in the various temples.</w:t>
      </w:r>
    </w:p>
    <w:p w14:paraId="6BB19258" w14:textId="460485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2.292</w:t>
      </w:r>
    </w:p>
    <w:p w14:paraId="16481D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292</w:t>
      </w:r>
    </w:p>
    <w:p w14:paraId="67ADEC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pāiyā kothāo prabhura anveṣaṇa</w:t>
      </w:r>
      <w:r w:rsidRPr="004A2847">
        <w:rPr>
          <w:rStyle w:val="BookTitle"/>
          <w:rFonts w:asciiTheme="minorHAnsi" w:hAnsiTheme="minorHAnsi" w:cstheme="minorHAnsi"/>
          <w:b w:val="0"/>
          <w:bCs w:val="0"/>
          <w:color w:val="000000"/>
          <w:sz w:val="28"/>
          <w:szCs w:val="28"/>
        </w:rPr>
        <w:br/>
        <w:t>parama cintita hailena bhakta-gaṇa</w:t>
      </w:r>
    </w:p>
    <w:p w14:paraId="165B3A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they could not find the Lord anywhere, they became filled with anxiety.</w:t>
      </w:r>
    </w:p>
    <w:p w14:paraId="44E4BBB4" w14:textId="61E613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2.293</w:t>
      </w:r>
    </w:p>
    <w:p w14:paraId="1601CF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w:t>
      </w:r>
    </w:p>
    <w:p w14:paraId="5E7C2C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nityānanda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“sabe sthira kara citta</w:t>
      </w:r>
      <w:r w:rsidRPr="004A2847">
        <w:rPr>
          <w:rStyle w:val="BookTitle"/>
          <w:rFonts w:asciiTheme="minorHAnsi" w:hAnsiTheme="minorHAnsi" w:cstheme="minorHAnsi"/>
          <w:b w:val="0"/>
          <w:bCs w:val="0"/>
          <w:color w:val="000000"/>
          <w:sz w:val="28"/>
          <w:szCs w:val="28"/>
        </w:rPr>
        <w:br/>
        <w:t>jānilāṅa prabhu giyāchena ye nimitta</w:t>
      </w:r>
    </w:p>
    <w:p w14:paraId="5CC2FF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said, “Everyone calm down. I know why the Lord has left.</w:t>
      </w:r>
    </w:p>
    <w:p w14:paraId="3FBFF23D" w14:textId="62C6E6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2.294</w:t>
      </w:r>
    </w:p>
    <w:p w14:paraId="41BCD7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294</w:t>
      </w:r>
    </w:p>
    <w:p w14:paraId="04A1D6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nibhṛte ṭhākura saba yājapura-grāma</w:t>
      </w:r>
      <w:r w:rsidRPr="004A2847">
        <w:rPr>
          <w:rStyle w:val="BookTitle"/>
          <w:rFonts w:asciiTheme="minorHAnsi" w:hAnsiTheme="minorHAnsi" w:cstheme="minorHAnsi"/>
          <w:b w:val="0"/>
          <w:bCs w:val="0"/>
          <w:color w:val="000000"/>
          <w:sz w:val="28"/>
          <w:szCs w:val="28"/>
        </w:rPr>
        <w:br/>
        <w:t>dekhibena devālaya yata puṇya-sthāna</w:t>
      </w:r>
    </w:p>
    <w:p w14:paraId="4FA54B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wants to visit all the holy places and temples of Yājapura alone.</w:t>
      </w:r>
    </w:p>
    <w:p w14:paraId="133C86CB" w14:textId="672016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2.295</w:t>
      </w:r>
    </w:p>
    <w:p w14:paraId="140BCA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295</w:t>
      </w:r>
    </w:p>
    <w:p w14:paraId="2356FA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āmarā o sabe bhikṣā kari' ei ṭhāṅi</w:t>
      </w:r>
      <w:r w:rsidRPr="004A2847">
        <w:rPr>
          <w:rStyle w:val="BookTitle"/>
          <w:rFonts w:asciiTheme="minorHAnsi" w:hAnsiTheme="minorHAnsi" w:cstheme="minorHAnsi"/>
          <w:b w:val="0"/>
          <w:bCs w:val="0"/>
          <w:color w:val="000000"/>
          <w:sz w:val="28"/>
          <w:szCs w:val="28"/>
        </w:rPr>
        <w:br/>
        <w:t>āji thāki, kāli prabhu pāiba ethāi”</w:t>
      </w:r>
    </w:p>
    <w:p w14:paraId="5ADBCE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should all beg alms and stay here today. We will meet the Lord here tomorrow.”</w:t>
      </w:r>
    </w:p>
    <w:p w14:paraId="3D7EED67" w14:textId="25923C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2.296</w:t>
      </w:r>
    </w:p>
    <w:p w14:paraId="49664B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296</w:t>
      </w:r>
    </w:p>
    <w:p w14:paraId="745C17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mata karilena sarva bhakta-gaṇa</w:t>
      </w:r>
      <w:r w:rsidRPr="004A2847">
        <w:rPr>
          <w:rStyle w:val="BookTitle"/>
          <w:rFonts w:asciiTheme="minorHAnsi" w:hAnsiTheme="minorHAnsi" w:cstheme="minorHAnsi"/>
          <w:b w:val="0"/>
          <w:bCs w:val="0"/>
          <w:color w:val="000000"/>
          <w:sz w:val="28"/>
          <w:szCs w:val="28"/>
        </w:rPr>
        <w:br/>
        <w:t>bhikṣā kari' āni' sabe karila bhojana</w:t>
      </w:r>
    </w:p>
    <w:p w14:paraId="0C029C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all the devotees went out to beg alms, and then they ate together.</w:t>
      </w:r>
    </w:p>
    <w:p w14:paraId="5B39E83C" w14:textId="15BD5A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2.297</w:t>
      </w:r>
    </w:p>
    <w:p w14:paraId="578F1F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297</w:t>
      </w:r>
    </w:p>
    <w:p w14:paraId="28BAA2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buliyā saba yājapura-grāma</w:t>
      </w:r>
      <w:r w:rsidRPr="004A2847">
        <w:rPr>
          <w:rStyle w:val="BookTitle"/>
          <w:rFonts w:asciiTheme="minorHAnsi" w:hAnsiTheme="minorHAnsi" w:cstheme="minorHAnsi"/>
          <w:b w:val="0"/>
          <w:bCs w:val="0"/>
          <w:color w:val="000000"/>
          <w:sz w:val="28"/>
          <w:szCs w:val="28"/>
        </w:rPr>
        <w:br/>
        <w:t>dekhiyā yateka yājapura-puṇya-sthāna</w:t>
      </w:r>
    </w:p>
    <w:p w14:paraId="1AE650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the Lord wandered around Yājapura visiting all the holy places there.</w:t>
      </w:r>
    </w:p>
    <w:p w14:paraId="10BCE196" w14:textId="19B8D8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2.298</w:t>
      </w:r>
    </w:p>
    <w:p w14:paraId="3926E0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298</w:t>
      </w:r>
    </w:p>
    <w:p w14:paraId="237BB0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sarva bhakta-gaṇa yathā āchena </w:t>
      </w:r>
      <w:r w:rsidRPr="004A2847">
        <w:rPr>
          <w:rStyle w:val="BookTitle"/>
          <w:rFonts w:asciiTheme="minorHAnsi" w:hAnsiTheme="minorHAnsi" w:cstheme="minorHAnsi"/>
          <w:b w:val="0"/>
          <w:bCs w:val="0"/>
          <w:color w:val="000000"/>
          <w:sz w:val="28"/>
          <w:szCs w:val="28"/>
        </w:rPr>
        <w:br/>
        <w:t>vasiyā āra dine sei sthāne mililā āsiyā</w:t>
      </w:r>
    </w:p>
    <w:p w14:paraId="5B1BCF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next day the Lord returned to where the devotees were waiting.</w:t>
      </w:r>
    </w:p>
    <w:p w14:paraId="54E165DA" w14:textId="659AAD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2.299</w:t>
      </w:r>
    </w:p>
    <w:p w14:paraId="660D4C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299</w:t>
      </w:r>
    </w:p>
    <w:p w14:paraId="272EC2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āthe-vyathe bhakta-gaṇa `hari hari' bali'</w:t>
      </w:r>
      <w:r w:rsidRPr="004A2847">
        <w:rPr>
          <w:rStyle w:val="BookTitle"/>
          <w:rFonts w:asciiTheme="minorHAnsi" w:hAnsiTheme="minorHAnsi" w:cstheme="minorHAnsi"/>
          <w:b w:val="0"/>
          <w:bCs w:val="0"/>
          <w:color w:val="000000"/>
          <w:sz w:val="28"/>
          <w:szCs w:val="28"/>
        </w:rPr>
        <w:br/>
        <w:t>uṭhilena sabei haiyā kutūhalī</w:t>
      </w:r>
    </w:p>
    <w:p w14:paraId="47F3A4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Immediately the devotees enthusiastically jumped up and chanted, “Hari! Hari!”</w:t>
      </w:r>
    </w:p>
    <w:p w14:paraId="6901BD97" w14:textId="25C05E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2.300</w:t>
      </w:r>
    </w:p>
    <w:p w14:paraId="02D338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300</w:t>
      </w:r>
    </w:p>
    <w:p w14:paraId="7C3AB0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sabā'-saha prabhu yājapura dhanya kari'</w:t>
      </w:r>
      <w:r w:rsidRPr="004A2847">
        <w:rPr>
          <w:rStyle w:val="BookTitle"/>
          <w:rFonts w:asciiTheme="minorHAnsi" w:hAnsiTheme="minorHAnsi" w:cstheme="minorHAnsi"/>
          <w:b w:val="0"/>
          <w:bCs w:val="0"/>
          <w:color w:val="000000"/>
          <w:sz w:val="28"/>
          <w:szCs w:val="28"/>
        </w:rPr>
        <w:br/>
        <w:t>calilena `hari' bali' gaurāṅga śrī-hari</w:t>
      </w:r>
    </w:p>
    <w:p w14:paraId="729B0C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making Yājapura glorious, Lord Gaurāṅga chanted the name of Hari while departing with His associates.</w:t>
      </w:r>
    </w:p>
    <w:p w14:paraId="4142BE8A" w14:textId="22879A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2.301</w:t>
      </w:r>
    </w:p>
    <w:p w14:paraId="38947E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301</w:t>
      </w:r>
    </w:p>
    <w:p w14:paraId="33CCF5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mahānande śrī-gaurasundara</w:t>
      </w:r>
      <w:r w:rsidRPr="004A2847">
        <w:rPr>
          <w:rStyle w:val="BookTitle"/>
          <w:rFonts w:asciiTheme="minorHAnsi" w:hAnsiTheme="minorHAnsi" w:cstheme="minorHAnsi"/>
          <w:b w:val="0"/>
          <w:bCs w:val="0"/>
          <w:color w:val="000000"/>
          <w:sz w:val="28"/>
          <w:szCs w:val="28"/>
        </w:rPr>
        <w:br/>
        <w:t>āilena kata dine kaṭaka-nagara</w:t>
      </w:r>
    </w:p>
    <w:p w14:paraId="58F378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traveled in great ecstasy for a few days and then arrived at Cuttack.</w:t>
      </w:r>
    </w:p>
    <w:p w14:paraId="0F69A01A" w14:textId="724D6F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2.302</w:t>
      </w:r>
    </w:p>
    <w:p w14:paraId="622FC6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302</w:t>
      </w:r>
    </w:p>
    <w:p w14:paraId="5DE6EF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bhāgyavatī-mahānadī jale kari' snāna</w:t>
      </w:r>
      <w:r w:rsidRPr="004A2847">
        <w:rPr>
          <w:rStyle w:val="BookTitle"/>
          <w:rFonts w:asciiTheme="minorHAnsi" w:hAnsiTheme="minorHAnsi" w:cstheme="minorHAnsi"/>
          <w:b w:val="0"/>
          <w:bCs w:val="0"/>
          <w:color w:val="000000"/>
          <w:sz w:val="28"/>
          <w:szCs w:val="28"/>
        </w:rPr>
        <w:br/>
        <w:t>āilena prabhu sākṣi-gopālera sthāna</w:t>
      </w:r>
    </w:p>
    <w:p w14:paraId="7F8316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taking bath in the sacred Mahānadī River, the Lord went to the temple of Sākṣi-gopāla.</w:t>
      </w:r>
    </w:p>
    <w:p w14:paraId="62F1DD8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Cuttack is situated between the Mahānadī River and Kāṭjuḍī and is the capitol of Orissa. A branch of Śrī Caitanya Maṭha, named Śrī Sac-cid-ānanda Maṭha, has been established in this city. The Deity of Śrī Gaurasundara and Śrī Vinoda-ramaṇa Jīu are regularly worshiped within the temple. From this temple various devotional scriptures and spiritual magazines are published in Oriya language.</w:t>
      </w:r>
    </w:p>
    <w:p w14:paraId="73CC0743" w14:textId="20221E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2.303</w:t>
      </w:r>
    </w:p>
    <w:p w14:paraId="753F8E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303</w:t>
      </w:r>
    </w:p>
    <w:p w14:paraId="2241F3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sākṣi-gopālera lāvaṇya mohana</w:t>
      </w:r>
      <w:r w:rsidRPr="004A2847">
        <w:rPr>
          <w:rStyle w:val="BookTitle"/>
          <w:rFonts w:asciiTheme="minorHAnsi" w:hAnsiTheme="minorHAnsi" w:cstheme="minorHAnsi"/>
          <w:b w:val="0"/>
          <w:bCs w:val="0"/>
          <w:color w:val="000000"/>
          <w:sz w:val="28"/>
          <w:szCs w:val="28"/>
        </w:rPr>
        <w:br/>
        <w:t>ānanda karena prabhu huṅkāra garjana</w:t>
      </w:r>
    </w:p>
    <w:p w14:paraId="573536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Upon seeing the sweet, enchanting form of Sākṣi-gopāla, the Lord roared loudly in ecstasy.</w:t>
      </w:r>
    </w:p>
    <w:p w14:paraId="2F760F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Mahānadī River flows on the northern side of Cuttack. The Deity of Sākṣi-gopāla was in Cuttack during the time of Śrīman Mahāprabhu. This Deity was later transferred to a village named Sākṣi-gopāla. After the disappearance of Śrī Mahāprabhu this Deity of Sākṣi-gopāla was first brought to the temple of Jagannātha and later installed in a separate village.</w:t>
      </w:r>
    </w:p>
    <w:p w14:paraId="5F35C1A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Deity has a large, four-armed form. The old story of Sākṣi-gopāla is described in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Madhya-līlā</w:t>
      </w:r>
      <w:r w:rsidRPr="004A2847">
        <w:rPr>
          <w:rStyle w:val="BookTitle"/>
          <w:rFonts w:asciiTheme="minorHAnsi" w:hAnsiTheme="minorHAnsi" w:cstheme="minorHAnsi"/>
          <w:b w:val="0"/>
          <w:bCs w:val="0"/>
          <w:color w:val="000000"/>
          <w:sz w:val="28"/>
          <w:szCs w:val="28"/>
        </w:rPr>
        <w:t>, Chapter Five.</w:t>
      </w:r>
    </w:p>
    <w:p w14:paraId="2C541FB5" w14:textId="1DACC7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2.304</w:t>
      </w:r>
    </w:p>
    <w:p w14:paraId="325121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304</w:t>
      </w:r>
    </w:p>
    <w:p w14:paraId="6D6C94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bali' namaskāra karena stavana</w:t>
      </w:r>
      <w:r w:rsidRPr="004A2847">
        <w:rPr>
          <w:rStyle w:val="BookTitle"/>
          <w:rFonts w:asciiTheme="minorHAnsi" w:hAnsiTheme="minorHAnsi" w:cstheme="minorHAnsi"/>
          <w:b w:val="0"/>
          <w:bCs w:val="0"/>
          <w:color w:val="000000"/>
          <w:sz w:val="28"/>
          <w:szCs w:val="28"/>
        </w:rPr>
        <w:br/>
        <w:t>adbhuta karena prema-ānanda-krandana</w:t>
      </w:r>
    </w:p>
    <w:p w14:paraId="798920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cried out, “Prabhu!” and offered obeisances and prayers. He then began to cry wonderfully in ecstatic love.</w:t>
      </w:r>
    </w:p>
    <w:p w14:paraId="1CAEE0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Sākṣi-gopāla was previously situated in Cuttack on the bank of the Mahānadī River. When Sākṣi-gopāla was first brought from South India, He stayed for some time in Cuttack and then stayed for some time in the Jagannātha temple in Puruṣottama. After some loving quarrel took place there, the King of Orissa established the village of Satyavādī six miles from Puruṣottama and kept Sākṣi-gopāla there. At present Śrī Sākṣi-gopāla is being worshiped in a full-fledged temple. For a description of Sākṣi-gopāla, one should read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Madhya-līlā</w:t>
      </w:r>
      <w:r w:rsidRPr="004A2847">
        <w:rPr>
          <w:rStyle w:val="BookTitle"/>
          <w:rFonts w:asciiTheme="minorHAnsi" w:hAnsiTheme="minorHAnsi" w:cstheme="minorHAnsi"/>
          <w:b w:val="0"/>
          <w:bCs w:val="0"/>
          <w:color w:val="000000"/>
          <w:sz w:val="28"/>
          <w:szCs w:val="28"/>
        </w:rPr>
        <w:t>, Chapter Five.</w:t>
      </w:r>
    </w:p>
    <w:p w14:paraId="7BD536F2" w14:textId="2C471D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2.305</w:t>
      </w:r>
    </w:p>
    <w:p w14:paraId="3DA9C9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305</w:t>
      </w:r>
    </w:p>
    <w:p w14:paraId="35B3F4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mantre sakala mūrtite vaise prāṇa</w:t>
      </w:r>
      <w:r w:rsidRPr="004A2847">
        <w:rPr>
          <w:rStyle w:val="BookTitle"/>
          <w:rFonts w:asciiTheme="minorHAnsi" w:hAnsiTheme="minorHAnsi" w:cstheme="minorHAnsi"/>
          <w:b w:val="0"/>
          <w:bCs w:val="0"/>
          <w:color w:val="000000"/>
          <w:sz w:val="28"/>
          <w:szCs w:val="28"/>
        </w:rPr>
        <w:br/>
        <w:t>sei prabhu—śrī-kṛṣṇa-caitanyacandra nāma</w:t>
      </w:r>
    </w:p>
    <w:p w14:paraId="53B1A1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Life is invoked in the Deity forms of the Supreme Lord by chanting His </w:t>
      </w:r>
      <w:commentRangeStart w:id="95"/>
      <w:r w:rsidRPr="004A2847">
        <w:rPr>
          <w:rStyle w:val="BookTitle"/>
          <w:rFonts w:asciiTheme="minorHAnsi" w:hAnsiTheme="minorHAnsi" w:cstheme="minorHAnsi"/>
          <w:b/>
          <w:bCs/>
          <w:color w:val="800000"/>
          <w:sz w:val="28"/>
          <w:szCs w:val="28"/>
        </w:rPr>
        <w:t>holy names</w:t>
      </w:r>
      <w:commentRangeEnd w:id="95"/>
      <w:r w:rsidR="002829B8" w:rsidRPr="004A2847">
        <w:rPr>
          <w:rStyle w:val="CommentReference"/>
          <w:b w:val="0"/>
          <w:bCs w:val="0"/>
          <w:color w:val="auto"/>
        </w:rPr>
        <w:commentReference w:id="95"/>
      </w:r>
      <w:r w:rsidRPr="004A2847">
        <w:rPr>
          <w:rStyle w:val="BookTitle"/>
          <w:rFonts w:asciiTheme="minorHAnsi" w:hAnsiTheme="minorHAnsi" w:cstheme="minorHAnsi"/>
          <w:b/>
          <w:bCs/>
          <w:color w:val="800000"/>
          <w:sz w:val="28"/>
          <w:szCs w:val="28"/>
        </w:rPr>
        <w:t>. That Lord has now appeared as Śrī Kṛṣṇa Caitanya.</w:t>
      </w:r>
    </w:p>
    <w:p w14:paraId="6096E4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system of invoking life in the Deity form of the Supreme Lord by chanting the </w:t>
      </w:r>
      <w:r w:rsidRPr="004A2847">
        <w:rPr>
          <w:rStyle w:val="BookTitle"/>
          <w:rFonts w:asciiTheme="minorHAnsi" w:hAnsiTheme="minorHAnsi" w:cstheme="minorHAnsi"/>
          <w:b w:val="0"/>
          <w:bCs w:val="0"/>
          <w:i/>
          <w:iCs/>
          <w:color w:val="000000"/>
          <w:sz w:val="28"/>
          <w:szCs w:val="28"/>
        </w:rPr>
        <w:t>mahā-mantra</w:t>
      </w:r>
      <w:r w:rsidRPr="004A2847">
        <w:rPr>
          <w:rStyle w:val="BookTitle"/>
          <w:rFonts w:asciiTheme="minorHAnsi" w:hAnsiTheme="minorHAnsi" w:cstheme="minorHAnsi"/>
          <w:b w:val="0"/>
          <w:bCs w:val="0"/>
          <w:color w:val="000000"/>
          <w:sz w:val="28"/>
          <w:szCs w:val="28"/>
        </w:rPr>
        <w:t xml:space="preserve"> given by Śrī Gaura is practiced in the Śrī Gauḍīya-sampradāya. Without chanting the Lord's holy names, the concept that the </w:t>
      </w:r>
      <w:r w:rsidRPr="004A2847">
        <w:rPr>
          <w:rStyle w:val="BookTitle"/>
          <w:rFonts w:asciiTheme="minorHAnsi" w:hAnsiTheme="minorHAnsi" w:cstheme="minorHAnsi"/>
          <w:b w:val="0"/>
          <w:bCs w:val="0"/>
          <w:i/>
          <w:iCs/>
          <w:color w:val="000000"/>
          <w:sz w:val="28"/>
          <w:szCs w:val="28"/>
        </w:rPr>
        <w:t>arcā-vigraha</w:t>
      </w:r>
      <w:r w:rsidRPr="004A2847">
        <w:rPr>
          <w:rStyle w:val="BookTitle"/>
          <w:rFonts w:asciiTheme="minorHAnsi" w:hAnsiTheme="minorHAnsi" w:cstheme="minorHAnsi"/>
          <w:b w:val="0"/>
          <w:bCs w:val="0"/>
          <w:color w:val="000000"/>
          <w:sz w:val="28"/>
          <w:szCs w:val="28"/>
        </w:rPr>
        <w:t xml:space="preserve"> is made of stone does not disappear. The rules and regulations for worship that Śrī Kṛṣṇa Caitanyadeva prescribed according to the concepts of the </w:t>
      </w:r>
      <w:r w:rsidRPr="004A2847">
        <w:rPr>
          <w:rStyle w:val="BookTitle"/>
          <w:rFonts w:asciiTheme="minorHAnsi" w:hAnsiTheme="minorHAnsi" w:cstheme="minorHAnsi"/>
          <w:b w:val="0"/>
          <w:bCs w:val="0"/>
          <w:i/>
          <w:iCs/>
          <w:color w:val="000000"/>
          <w:sz w:val="28"/>
          <w:szCs w:val="28"/>
        </w:rPr>
        <w:t>kṛṣṇa-varṇaṁ tviṣākṛṣṇaṁ</w:t>
      </w:r>
      <w:r w:rsidRPr="004A2847">
        <w:rPr>
          <w:rStyle w:val="BookTitle"/>
          <w:rFonts w:asciiTheme="minorHAnsi" w:hAnsiTheme="minorHAnsi" w:cstheme="minorHAnsi"/>
          <w:b w:val="0"/>
          <w:bCs w:val="0"/>
          <w:color w:val="000000"/>
          <w:sz w:val="28"/>
          <w:szCs w:val="28"/>
        </w:rPr>
        <w:t xml:space="preserve"> verse consist of lively and proper worship of the Lord's Deity, based simply on chanting the </w:t>
      </w:r>
      <w:r w:rsidRPr="004A2847">
        <w:rPr>
          <w:rStyle w:val="BookTitle"/>
          <w:rFonts w:asciiTheme="minorHAnsi" w:hAnsiTheme="minorHAnsi" w:cstheme="minorHAnsi"/>
          <w:b w:val="0"/>
          <w:bCs w:val="0"/>
          <w:i/>
          <w:iCs/>
          <w:color w:val="000000"/>
          <w:sz w:val="28"/>
          <w:szCs w:val="28"/>
        </w:rPr>
        <w:t>mahā-mantra</w:t>
      </w:r>
      <w:r w:rsidRPr="004A2847">
        <w:rPr>
          <w:rStyle w:val="BookTitle"/>
          <w:rFonts w:asciiTheme="minorHAnsi" w:hAnsiTheme="minorHAnsi" w:cstheme="minorHAnsi"/>
          <w:b w:val="0"/>
          <w:bCs w:val="0"/>
          <w:color w:val="000000"/>
          <w:sz w:val="28"/>
          <w:szCs w:val="28"/>
        </w:rPr>
        <w:t xml:space="preserve">. Wherever the Lord's service is performed without the physical involvement of the worshiper or wherever the worship is performed as a matter of formality, such worship and such deities are devoid of life. Chanting the Hare Kṛṣṇa </w:t>
      </w:r>
      <w:r w:rsidRPr="004A2847">
        <w:rPr>
          <w:rStyle w:val="BookTitle"/>
          <w:rFonts w:asciiTheme="minorHAnsi" w:hAnsiTheme="minorHAnsi" w:cstheme="minorHAnsi"/>
          <w:b w:val="0"/>
          <w:bCs w:val="0"/>
          <w:i/>
          <w:iCs/>
          <w:color w:val="000000"/>
          <w:sz w:val="28"/>
          <w:szCs w:val="28"/>
        </w:rPr>
        <w:t>mahā-mantra</w:t>
      </w:r>
      <w:r w:rsidRPr="004A2847">
        <w:rPr>
          <w:rStyle w:val="BookTitle"/>
          <w:rFonts w:asciiTheme="minorHAnsi" w:hAnsiTheme="minorHAnsi" w:cstheme="minorHAnsi"/>
          <w:b w:val="0"/>
          <w:bCs w:val="0"/>
          <w:color w:val="000000"/>
          <w:sz w:val="28"/>
          <w:szCs w:val="28"/>
        </w:rPr>
        <w:t xml:space="preserve"> preached by Śrī Gaurasundara is the topmost lively form of worship for a worshiper.</w:t>
      </w:r>
    </w:p>
    <w:p w14:paraId="17D03F02" w14:textId="625559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2.306</w:t>
      </w:r>
    </w:p>
    <w:p w14:paraId="2B0DE8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306</w:t>
      </w:r>
    </w:p>
    <w:p w14:paraId="4F8A0B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niravadhi kare dāsya-līlā</w:t>
      </w:r>
      <w:r w:rsidRPr="004A2847">
        <w:rPr>
          <w:rStyle w:val="BookTitle"/>
          <w:rFonts w:asciiTheme="minorHAnsi" w:hAnsiTheme="minorHAnsi" w:cstheme="minorHAnsi"/>
          <w:b w:val="0"/>
          <w:bCs w:val="0"/>
          <w:color w:val="000000"/>
          <w:sz w:val="28"/>
          <w:szCs w:val="28"/>
        </w:rPr>
        <w:br/>
        <w:t>avatāra haile haya ei mata khelā</w:t>
      </w:r>
    </w:p>
    <w:p w14:paraId="7DDFCD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in this incarnation the Lord always relished enacting pastimes as a servant.</w:t>
      </w:r>
    </w:p>
    <w:p w14:paraId="0DE35899" w14:textId="132E81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2.307</w:t>
      </w:r>
    </w:p>
    <w:p w14:paraId="65CA8F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307</w:t>
      </w:r>
    </w:p>
    <w:p w14:paraId="26FA36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tabe prabhu āilena śrī-bhuvaneśvara</w:t>
      </w:r>
      <w:r w:rsidRPr="004A2847">
        <w:rPr>
          <w:rStyle w:val="BookTitle"/>
          <w:rFonts w:asciiTheme="minorHAnsi" w:hAnsiTheme="minorHAnsi" w:cstheme="minorHAnsi"/>
          <w:b w:val="0"/>
          <w:bCs w:val="0"/>
          <w:color w:val="000000"/>
          <w:sz w:val="28"/>
          <w:szCs w:val="28"/>
        </w:rPr>
        <w:br/>
        <w:t>gupta-kāśī-vāsa yathā karena śaṅkara</w:t>
      </w:r>
    </w:p>
    <w:p w14:paraId="67FC82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the Lord went to Śrī Bhuvaneśvara, known also as Gupta-kāśī, where Lord Śaṅkara resides.</w:t>
      </w:r>
    </w:p>
    <w:p w14:paraId="5D1C17C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description of the holy place Śrī Bhuvaneśvara is found in various literatures like </w:t>
      </w:r>
      <w:r w:rsidRPr="004A2847">
        <w:rPr>
          <w:rStyle w:val="BookTitle"/>
          <w:rFonts w:asciiTheme="minorHAnsi" w:hAnsiTheme="minorHAnsi" w:cstheme="minorHAnsi"/>
          <w:b w:val="0"/>
          <w:bCs w:val="0"/>
          <w:i/>
          <w:iCs/>
          <w:color w:val="000000"/>
          <w:sz w:val="28"/>
          <w:szCs w:val="28"/>
        </w:rPr>
        <w:t>Svarṇādri-mahodaya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Ekāmra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and other Sanskrit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 In those literatures this place is addressed by various names like Bhuvaneśvara, Ekāmraka-kṣetra, Hemācala, Svarṇādri-kṣetra.</w:t>
      </w:r>
    </w:p>
    <w:p w14:paraId="19C7FB3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requested by some sages, Vyāsa Bhagavān revealed the glories of the rarely attained Ekāmraka-kṣetra. This place has been known as Ekāmraka-kṣetra because long ago there was a huge mango tree there. There are ten million Śiva-liṅgas and eight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at this place. This place is superior to Vārāṇasī and is </w:t>
      </w:r>
      <w:proofErr w:type="gramStart"/>
      <w:r w:rsidRPr="004A2847">
        <w:rPr>
          <w:rStyle w:val="BookTitle"/>
          <w:rFonts w:asciiTheme="minorHAnsi" w:hAnsiTheme="minorHAnsi" w:cstheme="minorHAnsi"/>
          <w:b w:val="0"/>
          <w:bCs w:val="0"/>
          <w:color w:val="000000"/>
          <w:sz w:val="28"/>
          <w:szCs w:val="28"/>
        </w:rPr>
        <w:t>more dear</w:t>
      </w:r>
      <w:proofErr w:type="gramEnd"/>
      <w:r w:rsidRPr="004A2847">
        <w:rPr>
          <w:rStyle w:val="BookTitle"/>
          <w:rFonts w:asciiTheme="minorHAnsi" w:hAnsiTheme="minorHAnsi" w:cstheme="minorHAnsi"/>
          <w:b w:val="0"/>
          <w:bCs w:val="0"/>
          <w:color w:val="000000"/>
          <w:sz w:val="28"/>
          <w:szCs w:val="28"/>
        </w:rPr>
        <w:t xml:space="preserve"> to Śambhu, the best of the Vaiṣṇavas.</w:t>
      </w:r>
    </w:p>
    <w:p w14:paraId="27FC43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Orissa, on the shore of the </w:t>
      </w:r>
      <w:proofErr w:type="gramStart"/>
      <w:r w:rsidRPr="004A2847">
        <w:rPr>
          <w:rStyle w:val="BookTitle"/>
          <w:rFonts w:asciiTheme="minorHAnsi" w:hAnsiTheme="minorHAnsi" w:cstheme="minorHAnsi"/>
          <w:b w:val="0"/>
          <w:bCs w:val="0"/>
          <w:color w:val="000000"/>
          <w:sz w:val="28"/>
          <w:szCs w:val="28"/>
        </w:rPr>
        <w:t>southern ocean</w:t>
      </w:r>
      <w:proofErr w:type="gramEnd"/>
      <w:r w:rsidRPr="004A2847">
        <w:rPr>
          <w:rStyle w:val="BookTitle"/>
          <w:rFonts w:asciiTheme="minorHAnsi" w:hAnsiTheme="minorHAnsi" w:cstheme="minorHAnsi"/>
          <w:b w:val="0"/>
          <w:bCs w:val="0"/>
          <w:color w:val="000000"/>
          <w:sz w:val="28"/>
          <w:szCs w:val="28"/>
        </w:rPr>
        <w:t>, there is a river named Gandhavatī that flows east. This river is nondifferent from the Ganges. The transcendental abode named Ekāmraka-tīrtha is situated on the bank of this most sacred river. This place is more pleasing than Kailāsa.</w:t>
      </w:r>
    </w:p>
    <w:p w14:paraId="13B617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length and breadth of this place are three </w:t>
      </w:r>
      <w:r w:rsidRPr="004A2847">
        <w:rPr>
          <w:rStyle w:val="BookTitle"/>
          <w:rFonts w:asciiTheme="minorHAnsi" w:hAnsiTheme="minorHAnsi" w:cstheme="minorHAnsi"/>
          <w:b w:val="0"/>
          <w:bCs w:val="0"/>
          <w:i/>
          <w:iCs/>
          <w:color w:val="000000"/>
          <w:sz w:val="28"/>
          <w:szCs w:val="28"/>
        </w:rPr>
        <w:t>yojanas</w:t>
      </w:r>
      <w:r w:rsidRPr="004A2847">
        <w:rPr>
          <w:rStyle w:val="BookTitle"/>
          <w:rFonts w:asciiTheme="minorHAnsi" w:hAnsiTheme="minorHAnsi" w:cstheme="minorHAnsi"/>
          <w:b w:val="0"/>
          <w:bCs w:val="0"/>
          <w:color w:val="000000"/>
          <w:sz w:val="28"/>
          <w:szCs w:val="28"/>
        </w:rPr>
        <w:t xml:space="preserve"> (twenty-four miles). Eight miles of this place is worshipable to the demigods, and two miles of this place was covered by the shade of that mango tree. Since time immemorial at this place pious persons have taken bath, chanted mantras, performed sacrifices, offered oblations, performed </w:t>
      </w:r>
      <w:r w:rsidRPr="004A2847">
        <w:rPr>
          <w:rStyle w:val="BookTitle"/>
          <w:rFonts w:asciiTheme="minorHAnsi" w:hAnsiTheme="minorHAnsi" w:cstheme="minorHAnsi"/>
          <w:b w:val="0"/>
          <w:bCs w:val="0"/>
          <w:i/>
          <w:iCs/>
          <w:color w:val="000000"/>
          <w:sz w:val="28"/>
          <w:szCs w:val="28"/>
        </w:rPr>
        <w:t>abhiṣeka</w:t>
      </w:r>
      <w:r w:rsidRPr="004A2847">
        <w:rPr>
          <w:rStyle w:val="BookTitle"/>
          <w:rFonts w:asciiTheme="minorHAnsi" w:hAnsiTheme="minorHAnsi" w:cstheme="minorHAnsi"/>
          <w:b w:val="0"/>
          <w:bCs w:val="0"/>
          <w:color w:val="000000"/>
          <w:sz w:val="28"/>
          <w:szCs w:val="28"/>
        </w:rPr>
        <w:t xml:space="preserve">, offered worship, offered prayers, accepted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garlands, heard the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 served the lotus feet of the Lord's devotees, and executed the nine forms of devotional service.</w:t>
      </w:r>
    </w:p>
    <w:p w14:paraId="4BB29A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Svarṇādri-mahodaya</w:t>
      </w:r>
      <w:r w:rsidRPr="004A2847">
        <w:rPr>
          <w:rStyle w:val="BookTitle"/>
          <w:rFonts w:asciiTheme="minorHAnsi" w:hAnsiTheme="minorHAnsi" w:cstheme="minorHAnsi"/>
          <w:b w:val="0"/>
          <w:bCs w:val="0"/>
          <w:color w:val="000000"/>
          <w:sz w:val="28"/>
          <w:szCs w:val="28"/>
        </w:rPr>
        <w:t xml:space="preserve"> it is stated that Lord Puruṣottama is the maintainer of this place. The eternal Supreme Brahman is eternally present at this place in the form of the </w:t>
      </w:r>
      <w:r w:rsidRPr="004A2847">
        <w:rPr>
          <w:rStyle w:val="BookTitle"/>
          <w:rFonts w:asciiTheme="minorHAnsi" w:hAnsiTheme="minorHAnsi" w:cstheme="minorHAnsi"/>
          <w:b w:val="0"/>
          <w:bCs w:val="0"/>
          <w:i/>
          <w:iCs/>
          <w:color w:val="000000"/>
          <w:sz w:val="28"/>
          <w:szCs w:val="28"/>
        </w:rPr>
        <w:t xml:space="preserve">liṅga </w:t>
      </w:r>
      <w:r w:rsidRPr="004A2847">
        <w:rPr>
          <w:rStyle w:val="BookTitle"/>
          <w:rFonts w:asciiTheme="minorHAnsi" w:hAnsiTheme="minorHAnsi" w:cstheme="minorHAnsi"/>
          <w:b w:val="0"/>
          <w:bCs w:val="0"/>
          <w:color w:val="000000"/>
          <w:sz w:val="28"/>
          <w:szCs w:val="28"/>
        </w:rPr>
        <w:t xml:space="preserve">“Tribhuvaneśvara.” According to the statement, </w:t>
      </w:r>
      <w:r w:rsidRPr="004A2847">
        <w:rPr>
          <w:rStyle w:val="BookTitle"/>
          <w:rFonts w:asciiTheme="minorHAnsi" w:hAnsiTheme="minorHAnsi" w:cstheme="minorHAnsi"/>
          <w:b w:val="0"/>
          <w:bCs w:val="0"/>
          <w:i/>
          <w:iCs/>
          <w:color w:val="000000"/>
          <w:sz w:val="28"/>
          <w:szCs w:val="28"/>
        </w:rPr>
        <w:t>liṅgyate jñāyate yasmāt,</w:t>
      </w:r>
      <w:r w:rsidRPr="004A2847">
        <w:rPr>
          <w:rStyle w:val="BookTitle"/>
          <w:rFonts w:asciiTheme="minorHAnsi" w:hAnsiTheme="minorHAnsi" w:cstheme="minorHAnsi"/>
          <w:b w:val="0"/>
          <w:bCs w:val="0"/>
          <w:color w:val="000000"/>
          <w:sz w:val="28"/>
          <w:szCs w:val="28"/>
        </w:rPr>
        <w:t xml:space="preserve"> the Supreme Brahman resides in the state of Orissa in the form of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within a sacred gold mountain surrounded by the demigods. Since Nārāyaṇa personally protects this place with 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and club in His hands, He is the </w:t>
      </w:r>
      <w:r w:rsidRPr="004A2847">
        <w:rPr>
          <w:rStyle w:val="BookTitle"/>
          <w:rFonts w:asciiTheme="minorHAnsi" w:hAnsiTheme="minorHAnsi" w:cstheme="minorHAnsi"/>
          <w:b w:val="0"/>
          <w:bCs w:val="0"/>
          <w:i/>
          <w:iCs/>
          <w:color w:val="000000"/>
          <w:sz w:val="28"/>
          <w:szCs w:val="28"/>
        </w:rPr>
        <w:t>kṣetra-pāla,</w:t>
      </w:r>
      <w:r w:rsidRPr="004A2847">
        <w:rPr>
          <w:rStyle w:val="BookTitle"/>
          <w:rFonts w:asciiTheme="minorHAnsi" w:hAnsiTheme="minorHAnsi" w:cstheme="minorHAnsi"/>
          <w:b w:val="0"/>
          <w:bCs w:val="0"/>
          <w:color w:val="000000"/>
          <w:sz w:val="28"/>
          <w:szCs w:val="28"/>
        </w:rPr>
        <w:t xml:space="preserve"> or protector of this place.</w:t>
      </w:r>
    </w:p>
    <w:p w14:paraId="1DD15F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further stated in the </w:t>
      </w:r>
      <w:r w:rsidRPr="004A2847">
        <w:rPr>
          <w:rStyle w:val="BookTitle"/>
          <w:rFonts w:asciiTheme="minorHAnsi" w:hAnsiTheme="minorHAnsi" w:cstheme="minorHAnsi"/>
          <w:b w:val="0"/>
          <w:bCs w:val="0"/>
          <w:i/>
          <w:iCs/>
          <w:color w:val="000000"/>
          <w:sz w:val="28"/>
          <w:szCs w:val="28"/>
        </w:rPr>
        <w:t>Svarṇādri-mahodaya</w:t>
      </w:r>
      <w:r w:rsidRPr="004A2847">
        <w:rPr>
          <w:rStyle w:val="BookTitle"/>
          <w:rFonts w:asciiTheme="minorHAnsi" w:hAnsiTheme="minorHAnsi" w:cstheme="minorHAnsi"/>
          <w:b w:val="0"/>
          <w:bCs w:val="0"/>
          <w:color w:val="000000"/>
          <w:sz w:val="28"/>
          <w:szCs w:val="28"/>
        </w:rPr>
        <w:t xml:space="preserve"> that Lord Śrī Ananta Vāsudeva personally protects this place with 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and a club in His hands. Pious activities performed without first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Śrī Ananta Vāsudeva yield no results. Only those who have unflinching devotion for Lord Śrī Ananta Vāsudeva </w:t>
      </w:r>
      <w:proofErr w:type="gramStart"/>
      <w:r w:rsidRPr="004A2847">
        <w:rPr>
          <w:rStyle w:val="BookTitle"/>
          <w:rFonts w:asciiTheme="minorHAnsi" w:hAnsiTheme="minorHAnsi" w:cstheme="minorHAnsi"/>
          <w:b w:val="0"/>
          <w:bCs w:val="0"/>
          <w:color w:val="000000"/>
          <w:sz w:val="28"/>
          <w:szCs w:val="28"/>
        </w:rPr>
        <w:t>are able to</w:t>
      </w:r>
      <w:proofErr w:type="gramEnd"/>
      <w:r w:rsidRPr="004A2847">
        <w:rPr>
          <w:rStyle w:val="BookTitle"/>
          <w:rFonts w:asciiTheme="minorHAnsi" w:hAnsiTheme="minorHAnsi" w:cstheme="minorHAnsi"/>
          <w:b w:val="0"/>
          <w:bCs w:val="0"/>
          <w:color w:val="000000"/>
          <w:sz w:val="28"/>
          <w:szCs w:val="28"/>
        </w:rPr>
        <w:t xml:space="preserve"> attain the mercy of Śrī Bhuvaneśvara, who is very dear to Ananta Vāsudeva.</w:t>
      </w:r>
    </w:p>
    <w:p w14:paraId="0459EE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Bhuvaneśvarī Bhagavatī heard from the mouth of Śambhu the glories of </w:t>
      </w:r>
      <w:r w:rsidRPr="004A2847">
        <w:rPr>
          <w:rStyle w:val="BookTitle"/>
          <w:rFonts w:asciiTheme="minorHAnsi" w:hAnsiTheme="minorHAnsi" w:cstheme="minorHAnsi"/>
          <w:b w:val="0"/>
          <w:bCs w:val="0"/>
          <w:color w:val="000000"/>
          <w:sz w:val="28"/>
          <w:szCs w:val="28"/>
        </w:rPr>
        <w:lastRenderedPageBreak/>
        <w:t xml:space="preserve">Ekāmraka-tīrtha, which is superior to Vārāṇasī, she expressed a desire to visit that place. Śambhu then told Bhuvaneśvarī, “You first go there alone, and I will meet you there later.” Having received her husband's permission, she rode on her lion carrier and soon arrived at Svarṇādri. When she arrived there, she saw that it was indeed more pleasing than Kailāsa. She also saw a great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emanating white and black effulgence. Bhuvaneśvarī began to worship that great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with all ingredients. One day after Bhuvaneśvarī had gone to another forest to pick flowers, she returned and saw one thousand cows as white as jasmine flowers come out of a lake and begin to lavishly bathe that great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with milk. After circumambulating the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they returned to where they had come from. When she saw the same incident on another occasion, she took the form of a cowherd girl and began to follow those cows. She passed fifteen years in this way.</w:t>
      </w:r>
    </w:p>
    <w:p w14:paraId="090E323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While wandering in that forest one day, two young demon brothers named Kṛtti and Vāsa became captivated by the unprecedented beauty of that cowherd girl and expressed to her their self-destructive, wicked intentions.</w:t>
      </w:r>
    </w:p>
    <w:p w14:paraId="00A9BC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Satī immediately disappeared from the sight of the two demons and remembered the lotus feet of Śambhu. As soon as Bhagavatī remembered Mahādeva, he immediately took the form of a cowherd boy and appeared before the cowherd-girl form of Satī. Satī, in the form of a cowherd girl, offered obeisances to Śambhu, who had taken the form of a cowherd boy. Mahādeva said, “O Satī, I understand why you remembered me. There is no need to feel anxiety. By the will of the Supreme Lord these two demons have expressed wicked intentions to you to invite their own ruination. Let me explain their history to you in detail. There was once a king named Drumila who performed many sacrifices and thereby pleased the demigods. The demigods gave him the benediction that he would have two sons named Kṛtti and Vāsa, who would not be killed by any weapons. So now, by the will of the Supreme Lord, you will have to kill those two sinful demons.”</w:t>
      </w:r>
    </w:p>
    <w:p w14:paraId="0AA4F3C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Being ordered by her husband, Satī began to wander about within the forest in her form as a cowherd girl and within a short time she met those two demons. To deceive them, Satī said to the two demon brothers, “I can fulfill your desires, but I have a condition. I will become the wife of he who can carry me on his shoulder.”</w:t>
      </w:r>
    </w:p>
    <w:p w14:paraId="7528BC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 hearing Satī's statement, the two intoxicated brothers began to quarrel between themselves. Then Satī in her form as a cowherd girl placed her two feet on the shoulders of the two brothers and assumed the form of Viśvambharī. Who has the power to carry the heavy burden of Viśvambharī? By the weight of Satī, the two demons were crushed and destroyed. This Purāṇic incident concludes by stating that since that time Satī and Śambhu, the husband of Satī, left their golden </w:t>
      </w:r>
      <w:r w:rsidRPr="004A2847">
        <w:rPr>
          <w:rStyle w:val="BookTitle"/>
          <w:rFonts w:asciiTheme="minorHAnsi" w:hAnsiTheme="minorHAnsi" w:cstheme="minorHAnsi"/>
          <w:b w:val="0"/>
          <w:bCs w:val="0"/>
          <w:color w:val="000000"/>
          <w:sz w:val="28"/>
          <w:szCs w:val="28"/>
        </w:rPr>
        <w:lastRenderedPageBreak/>
        <w:t>temple in Kāśī and have been living in this Ekāmraka forest.</w:t>
      </w:r>
    </w:p>
    <w:p w14:paraId="36C93B52" w14:textId="551385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2.308</w:t>
      </w:r>
    </w:p>
    <w:p w14:paraId="60F596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308</w:t>
      </w:r>
    </w:p>
    <w:p w14:paraId="48ADB4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sarva-tīrtha-jala yathā bindu bindu āni'</w:t>
      </w:r>
      <w:r w:rsidRPr="004A2847">
        <w:rPr>
          <w:rStyle w:val="BookTitle"/>
          <w:rFonts w:asciiTheme="minorHAnsi" w:hAnsiTheme="minorHAnsi" w:cstheme="minorHAnsi"/>
          <w:b w:val="0"/>
          <w:bCs w:val="0"/>
          <w:color w:val="000000"/>
          <w:sz w:val="28"/>
          <w:szCs w:val="28"/>
        </w:rPr>
        <w:br/>
        <w:t>`bindu-sarovara' śiva sṛjilā āpani</w:t>
      </w:r>
    </w:p>
    <w:p w14:paraId="4AF887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brought drops of water from all the holy places and created the lake known as Bindu-sarovara.</w:t>
      </w:r>
    </w:p>
    <w:p w14:paraId="3B840C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killing the two demons Kṛtti and Vāsa by crushing them under her feet, Bhuvaneśvarī in the form of a cowherd girl fell asleep with an intense thirst. To quench Bhuvaneśvarī's thirst, Mahādeva pierced a mountain with the tip of his trident and created a well. This well became renowned as Śaṅkara-vāpī, Lord Śiva's well. Yet Bhuvaneśvarī desired to drink water from a properly established reservoir. Śambhu thus sent his bull carrier to bring water from all the holy places and to invite Brahmā to establish that reservoir by performing a sacrifice. Being invited by the bull carrier, Brahmā and other demigods came to this place and offered their obeisances to Bhuvaneśvara. The bull then brought waters of the Mandākinī and other sources from heaven; he brought waters from Prayāga, Puṣkara, Gaṅgā, Gaṅgādvara, Naimiṣa, Prabhāsa, Pitṛ-tīrtha, Gaṅgā-sāgara-saṅgama, Payoṣṇī, Vipāśā, Śatadru, Kāverī, Gomatī, Kṛṣṇā, Yamunā, Sarasvatī, Gaṇḍakī, Ṛṣikulyā, Mahānadī, and other sources from earth; and he brought waters from the milk ocean and other sources from Pātāla. When Bhuvaneśvara saw all the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assembled there, he took up his trident, pierced a mountain, and said, “I have decided to create a lake at this place. All of you offer one drop of water into this lake.” After the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followed the order of Śambhu, Lord Janārdana and the demigods headed by Brahmā took bath therein. Bhuvaneśvara and his followers also happily </w:t>
      </w:r>
      <w:proofErr w:type="gramStart"/>
      <w:r w:rsidRPr="004A2847">
        <w:rPr>
          <w:rStyle w:val="BookTitle"/>
          <w:rFonts w:asciiTheme="minorHAnsi" w:hAnsiTheme="minorHAnsi" w:cstheme="minorHAnsi"/>
          <w:b w:val="0"/>
          <w:bCs w:val="0"/>
          <w:color w:val="000000"/>
          <w:sz w:val="28"/>
          <w:szCs w:val="28"/>
        </w:rPr>
        <w:t>entered into</w:t>
      </w:r>
      <w:proofErr w:type="gramEnd"/>
      <w:r w:rsidRPr="004A2847">
        <w:rPr>
          <w:rStyle w:val="BookTitle"/>
          <w:rFonts w:asciiTheme="minorHAnsi" w:hAnsiTheme="minorHAnsi" w:cstheme="minorHAnsi"/>
          <w:b w:val="0"/>
          <w:bCs w:val="0"/>
          <w:color w:val="000000"/>
          <w:sz w:val="28"/>
          <w:szCs w:val="28"/>
        </w:rPr>
        <w:t xml:space="preserve"> those waters. Bhuvaneśvara then said, “Now two pure reservoirs of water, Śaṅkara-vāpī and Bindu-sarovara, have been established. If one takes bath in Śaṅkara-vāpī, one will attain the same features as mine, and if one takes bath in Bindu-sarovara, one will attain my abode.”</w:t>
      </w:r>
    </w:p>
    <w:p w14:paraId="53E0968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Thereafter the topmost Vaiṣṇava Śambhu offered his obeisances to Janārdana and said, “O Puruṣottama, please reside with Ananta as two Deities on the eastern bank of this lake and take the positions of my controller and the protector of this abode.” Since </w:t>
      </w:r>
      <w:proofErr w:type="gramStart"/>
      <w:r w:rsidRPr="004A2847">
        <w:rPr>
          <w:rStyle w:val="BookTitle"/>
          <w:rFonts w:asciiTheme="minorHAnsi" w:hAnsiTheme="minorHAnsi" w:cstheme="minorHAnsi"/>
          <w:b w:val="0"/>
          <w:bCs w:val="0"/>
          <w:color w:val="000000"/>
          <w:sz w:val="28"/>
          <w:szCs w:val="28"/>
        </w:rPr>
        <w:t>then</w:t>
      </w:r>
      <w:proofErr w:type="gramEnd"/>
      <w:r w:rsidRPr="004A2847">
        <w:rPr>
          <w:rStyle w:val="BookTitle"/>
          <w:rFonts w:asciiTheme="minorHAnsi" w:hAnsiTheme="minorHAnsi" w:cstheme="minorHAnsi"/>
          <w:b w:val="0"/>
          <w:bCs w:val="0"/>
          <w:color w:val="000000"/>
          <w:sz w:val="28"/>
          <w:szCs w:val="28"/>
        </w:rPr>
        <w:t xml:space="preserve"> Lord Ananta Vāsudeva has been blessing His dear Śaṅkara by giving him His remnants and residing on the eastern bank of Bindu-sarovara as Śambhu's controller and the protector of this abode. </w:t>
      </w:r>
      <w:proofErr w:type="gramStart"/>
      <w:r w:rsidRPr="004A2847">
        <w:rPr>
          <w:rStyle w:val="BookTitle"/>
          <w:rFonts w:asciiTheme="minorHAnsi" w:hAnsiTheme="minorHAnsi" w:cstheme="minorHAnsi"/>
          <w:b w:val="0"/>
          <w:bCs w:val="0"/>
          <w:color w:val="000000"/>
          <w:sz w:val="28"/>
          <w:szCs w:val="28"/>
        </w:rPr>
        <w:t>Thus</w:t>
      </w:r>
      <w:proofErr w:type="gramEnd"/>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color w:val="000000"/>
          <w:sz w:val="28"/>
          <w:szCs w:val="28"/>
        </w:rPr>
        <w:lastRenderedPageBreak/>
        <w:t>Bhuvaneśvara Śambhu is worshiped by offerings of Śrī Śrī Ananta Vāsudeva's remnants.</w:t>
      </w:r>
    </w:p>
    <w:p w14:paraId="69FC18A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Svarṇādri-mahodaya</w:t>
      </w:r>
      <w:r w:rsidRPr="004A2847">
        <w:rPr>
          <w:rStyle w:val="BookTitle"/>
          <w:rFonts w:asciiTheme="minorHAnsi" w:hAnsiTheme="minorHAnsi" w:cstheme="minorHAnsi"/>
          <w:b w:val="0"/>
          <w:bCs w:val="0"/>
          <w:color w:val="000000"/>
          <w:sz w:val="28"/>
          <w:szCs w:val="28"/>
        </w:rPr>
        <w:t xml:space="preserve"> it is stated that this Bindu-sarovara is also known by the name Maṇikarṇī, and it is the essence of all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If a person takes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Śrī Ananta Vāsudeva after taking a bath in this essence of all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Maṇikarṇī, he will certainly go to Vaikuṇṭhaloka. By giving charity to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and Vaiṣṇavas at this place one obtains a hundred times the fruits obtained at other holy places, and by offering oblations here to the forefathers with the remnants of Śrī Ananta Vāsudeva the souls of one's forefathers obtain inexhaustible satisfaction. Taking a bath in this Bindu-sarovara is equal to taking a bath at all holy places. By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Śrī Ananta Vāsudeva after taking bath, one attains unlimited fruits.</w:t>
      </w:r>
    </w:p>
    <w:p w14:paraId="0749B2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Festivals like Śrī Śrī Ananta Vāsudeva and Śrī Śrī Madana-mohana's Candana-yātrā and boat pastimes are held in this Bindu-sarovara.</w:t>
      </w:r>
    </w:p>
    <w:p w14:paraId="3162112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ancient temple of Śrī Ananta Vāsudeva is still present today on the eastern bank of Bindu-sarovara. This temple is decorated by fine art and architecture. The Deity of Śrī Śrī Ananta Vāsudeva Viṣṇu was established in this large temple beautified by fine art and architecture by Śrī Bhavadeva Bhaṭṭa, a resident of Siddhala-grāma. Learned scholars of the Sāvarṇa dynasty were given many villages by the king. Siddhala-grāma was the best of those villages. In this village the three great souls Mahādeva, Bhavadeva (the first), and Aṭṭahāsa took birth. Of them, Bhavadeva became most prominent and popular. He received the village Hastinī from the King of Gauḍa. He had eight sons headed by Rathāṅga. The son of Rathāṅga was Atyaṅga, the son of Atyaṅga was Budha, and the son of Budha was Ādideva, who became the Gauḍa king's prime minister. Ādideva's son Govardhana married a girl from the Bandyaghaṭiya family. From her womb the second Bhavadeva took birth. This Bhavadeva was greatly learned in </w:t>
      </w:r>
      <w:r w:rsidRPr="004A2847">
        <w:rPr>
          <w:rStyle w:val="BookTitle"/>
          <w:rFonts w:asciiTheme="minorHAnsi" w:hAnsiTheme="minorHAnsi" w:cstheme="minorHAnsi"/>
          <w:b w:val="0"/>
          <w:bCs w:val="0"/>
          <w:i/>
          <w:iCs/>
          <w:color w:val="000000"/>
          <w:sz w:val="28"/>
          <w:szCs w:val="28"/>
        </w:rPr>
        <w:t>tantra</w:t>
      </w:r>
      <w:r w:rsidRPr="004A2847">
        <w:rPr>
          <w:rStyle w:val="BookTitle"/>
          <w:rFonts w:asciiTheme="minorHAnsi" w:hAnsiTheme="minorHAnsi" w:cstheme="minorHAnsi"/>
          <w:b w:val="0"/>
          <w:bCs w:val="0"/>
          <w:color w:val="000000"/>
          <w:sz w:val="28"/>
          <w:szCs w:val="28"/>
        </w:rPr>
        <w:t xml:space="preserve">, mathematics, astrology, and </w:t>
      </w:r>
      <w:r w:rsidRPr="004A2847">
        <w:rPr>
          <w:rStyle w:val="BookTitle"/>
          <w:rFonts w:asciiTheme="minorHAnsi" w:hAnsiTheme="minorHAnsi" w:cstheme="minorHAnsi"/>
          <w:b w:val="0"/>
          <w:bCs w:val="0"/>
          <w:i/>
          <w:iCs/>
          <w:color w:val="000000"/>
          <w:sz w:val="28"/>
          <w:szCs w:val="28"/>
        </w:rPr>
        <w:t>āyur-veda</w:t>
      </w:r>
      <w:r w:rsidRPr="004A2847">
        <w:rPr>
          <w:rStyle w:val="BookTitle"/>
          <w:rFonts w:asciiTheme="minorHAnsi" w:hAnsiTheme="minorHAnsi" w:cstheme="minorHAnsi"/>
          <w:b w:val="0"/>
          <w:bCs w:val="0"/>
          <w:color w:val="000000"/>
          <w:sz w:val="28"/>
          <w:szCs w:val="28"/>
        </w:rPr>
        <w:t xml:space="preserve">. Books on astrology, logic, and </w:t>
      </w:r>
      <w:r w:rsidRPr="004A2847">
        <w:rPr>
          <w:rStyle w:val="BookTitle"/>
          <w:rFonts w:asciiTheme="minorHAnsi" w:hAnsiTheme="minorHAnsi" w:cstheme="minorHAnsi"/>
          <w:b w:val="0"/>
          <w:bCs w:val="0"/>
          <w:i/>
          <w:iCs/>
          <w:color w:val="000000"/>
          <w:sz w:val="28"/>
          <w:szCs w:val="28"/>
        </w:rPr>
        <w:t xml:space="preserve">mīmāṁsā </w:t>
      </w:r>
      <w:r w:rsidRPr="004A2847">
        <w:rPr>
          <w:rStyle w:val="BookTitle"/>
          <w:rFonts w:asciiTheme="minorHAnsi" w:hAnsiTheme="minorHAnsi" w:cstheme="minorHAnsi"/>
          <w:b w:val="0"/>
          <w:bCs w:val="0"/>
          <w:color w:val="000000"/>
          <w:sz w:val="28"/>
          <w:szCs w:val="28"/>
        </w:rPr>
        <w:t xml:space="preserve">written by him have become well known in the society of learned scholars. On the strength of this Bhavadeva's counsel, Harivarmadeva and his son enjoyed ruling the kingdom for a long time. This Bhavadeva Bhaṭṭa established many reservoirs of water in various places of Rāḍha-deśa, which is generally bereft of water. It was he who established the Deity form of Śrī Śrī Ananta Vāsudeva Viṣṇu in a newly built temple and who had Bindu-sarovara dredged clean. He was decorated with the title Bāla-vallabhī-bhujaṅga. This information is found in the description of Bhavadeva Bhaṭṭa's dynasty engraved in stone within the Śrī Ananta Vāsudeva temple. The poet named Śrī Vācaspati, a dear friend of Bhavadeva, wrote this </w:t>
      </w:r>
      <w:r w:rsidRPr="004A2847">
        <w:rPr>
          <w:rStyle w:val="BookTitle"/>
          <w:rFonts w:asciiTheme="minorHAnsi" w:hAnsiTheme="minorHAnsi" w:cstheme="minorHAnsi"/>
          <w:b w:val="0"/>
          <w:bCs w:val="0"/>
          <w:color w:val="000000"/>
          <w:sz w:val="28"/>
          <w:szCs w:val="28"/>
        </w:rPr>
        <w:lastRenderedPageBreak/>
        <w:t>information in poem. This stone inscription was preserved within the temple until the middle of the nineteenth century. Thereafter Colonel Kiṭo Sāheba attached this stone inscription along with the Megheśvara inscription to the wall of the Śrī Ananta Vāsudeva temple. The dimensions of this stone inscription are two cubits, two inches long and one cubit, one inch wide (a cubit is about a foot and a half). There are twenty-five lines of inscription on the stone. Each letter measures about a half inch.</w:t>
      </w:r>
    </w:p>
    <w:p w14:paraId="1A38E3F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sixth and seventh chapters of the </w:t>
      </w:r>
      <w:r w:rsidRPr="004A2847">
        <w:rPr>
          <w:rStyle w:val="BookTitle"/>
          <w:rFonts w:asciiTheme="minorHAnsi" w:hAnsiTheme="minorHAnsi" w:cstheme="minorHAnsi"/>
          <w:b w:val="0"/>
          <w:bCs w:val="0"/>
          <w:i/>
          <w:iCs/>
          <w:color w:val="000000"/>
          <w:sz w:val="28"/>
          <w:szCs w:val="28"/>
        </w:rPr>
        <w:t>Svarṇādri-mahodaya</w:t>
      </w:r>
      <w:r w:rsidRPr="004A2847">
        <w:rPr>
          <w:rStyle w:val="BookTitle"/>
          <w:rFonts w:asciiTheme="minorHAnsi" w:hAnsiTheme="minorHAnsi" w:cstheme="minorHAnsi"/>
          <w:b w:val="0"/>
          <w:bCs w:val="0"/>
          <w:color w:val="000000"/>
          <w:sz w:val="28"/>
          <w:szCs w:val="28"/>
        </w:rPr>
        <w:t xml:space="preserve">, Mahādeva says, “O Brahmā, you should come with the other demigods to Ekāmraka forest and faithfully worship the ancient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with various transcendental ingredients. After the completion of the </w:t>
      </w:r>
      <w:proofErr w:type="gramStart"/>
      <w:r w:rsidRPr="004A2847">
        <w:rPr>
          <w:rStyle w:val="BookTitle"/>
          <w:rFonts w:asciiTheme="minorHAnsi" w:hAnsiTheme="minorHAnsi" w:cstheme="minorHAnsi"/>
          <w:b w:val="0"/>
          <w:bCs w:val="0"/>
          <w:color w:val="000000"/>
          <w:sz w:val="28"/>
          <w:szCs w:val="28"/>
        </w:rPr>
        <w:t>worship</w:t>
      </w:r>
      <w:proofErr w:type="gramEnd"/>
      <w:r w:rsidRPr="004A2847">
        <w:rPr>
          <w:rStyle w:val="BookTitle"/>
          <w:rFonts w:asciiTheme="minorHAnsi" w:hAnsiTheme="minorHAnsi" w:cstheme="minorHAnsi"/>
          <w:b w:val="0"/>
          <w:bCs w:val="0"/>
          <w:color w:val="000000"/>
          <w:sz w:val="28"/>
          <w:szCs w:val="28"/>
        </w:rPr>
        <w:t xml:space="preserve"> you should faithfully honor his remnants.”</w:t>
      </w:r>
    </w:p>
    <w:p w14:paraId="138DD8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hearing the order of Mahādeva, Brahmā asked, “O Maheśvara, we do not know your glories. The sages say that the remnants of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should not be honored.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how can we accept those remnants?”</w:t>
      </w:r>
    </w:p>
    <w:p w14:paraId="43C56C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Vyāsa said, “Although the remnants of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are not to be accepted, Śrī Bhuvaneśvara is not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he is the eternal Supreme Brahman. Statements that prohibit one from honoring Śiva's remnants are not applicable to Bhuvaneśvara. The demigods honor the remnants of Bhuvaneśvara to cross the material ocean. Foodstuffs offered to Bhuvaneśvara should be honored with the understanding that they are transcendental. As far as the acceptance of Bhuvaneśvara's remnants is concerned, there should not be any discrimination whether one is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kṣatriya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vaiśya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śūdra</w:t>
      </w:r>
      <w:r w:rsidRPr="004A2847">
        <w:rPr>
          <w:rStyle w:val="BookTitle"/>
          <w:rFonts w:asciiTheme="minorHAnsi" w:hAnsiTheme="minorHAnsi" w:cstheme="minorHAnsi"/>
          <w:b w:val="0"/>
          <w:bCs w:val="0"/>
          <w:color w:val="000000"/>
          <w:sz w:val="28"/>
          <w:szCs w:val="28"/>
        </w:rPr>
        <w:t xml:space="preserve">, or outcaste, otherwise one will certainly go to hell. On receiving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one should immediately honor it.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is never contaminated by contact with impure living entities. One should distribute this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to the demigods, forefathers, and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The result one obtains by giving charity in Kurukṣetra during the solar or lunar eclipse is attained by distributing the remnants of Bhuvaneśvara. Whether it is dry, stale, or brought from a distant place, simply by honoring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one is delivered from all unwanted habits. By honoring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one attains the result of seeing, worshiping, meditating on, or hearing about Viṣṇu. There is a possibility of taking birth again after drinking nectar, but there is no rebirth for one who honors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By seeing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one's desires are fulfilled, by touching it to one's head one's sinful reactions are destroyed, by honoring it one counteracts the reactions of eating nonvegetarian food, by smelling it the sins committed in one's mind are destroyed, by seeing it one's vision is purified, by smearing it on one's limbs the body is purified, by eating it to one's full </w:t>
      </w:r>
      <w:r w:rsidRPr="004A2847">
        <w:rPr>
          <w:rStyle w:val="BookTitle"/>
          <w:rFonts w:asciiTheme="minorHAnsi" w:hAnsiTheme="minorHAnsi" w:cstheme="minorHAnsi"/>
          <w:b w:val="0"/>
          <w:bCs w:val="0"/>
          <w:color w:val="000000"/>
          <w:sz w:val="28"/>
          <w:szCs w:val="28"/>
        </w:rPr>
        <w:lastRenderedPageBreak/>
        <w:t>satisfaction one attains the result of observing an Ekādaśī without water, and by honoring it with full respect one attains the devotional service of Viṣṇu.”</w:t>
      </w:r>
    </w:p>
    <w:p w14:paraId="07D5D4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 sages inquired further, Vyāsa said, “In the </w:t>
      </w:r>
      <w:r w:rsidRPr="004A2847">
        <w:rPr>
          <w:rStyle w:val="BookTitle"/>
          <w:rFonts w:asciiTheme="minorHAnsi" w:hAnsiTheme="minorHAnsi" w:cstheme="minorHAnsi"/>
          <w:b w:val="0"/>
          <w:bCs w:val="0"/>
          <w:i/>
          <w:iCs/>
          <w:color w:val="000000"/>
          <w:sz w:val="28"/>
          <w:szCs w:val="28"/>
        </w:rPr>
        <w:t>Brahmāṇḍa Purāṇa</w:t>
      </w:r>
      <w:r w:rsidRPr="004A2847">
        <w:rPr>
          <w:rStyle w:val="BookTitle"/>
          <w:rFonts w:asciiTheme="minorHAnsi" w:hAnsiTheme="minorHAnsi" w:cstheme="minorHAnsi"/>
          <w:b w:val="0"/>
          <w:bCs w:val="0"/>
          <w:color w:val="000000"/>
          <w:sz w:val="28"/>
          <w:szCs w:val="28"/>
        </w:rPr>
        <w:t xml:space="preserve">, Brahmā said to Nārada, `What to speak of human beings, even the demigods headed by Brahmā accept human forms and beg for Bhuvaneśvara's remnants. There is no consideration of rules and regulations or auspicious or inauspicious times in the eating of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If one accepts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that has been touched by a most fallen person, one attains the abode of Viṣṇu. Those who criticize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by comparing it to the ordinary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of a Śiva-liṅga certainly go to hell. Gaurī, the greatest Vaiṣṇavī, cooks Bhuvaneśvara's offerings, and the eternal Supreme Brahman eats it.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there is no consideration of any contamination in it because of contact with impure living entities. You should know that it is completely transcendental. If the remnants of Śrī Ananta Vāsudeva and the </w:t>
      </w:r>
      <w:r w:rsidRPr="004A2847">
        <w:rPr>
          <w:rStyle w:val="BookTitle"/>
          <w:rFonts w:asciiTheme="minorHAnsi" w:hAnsiTheme="minorHAnsi" w:cstheme="minorHAnsi"/>
          <w:b w:val="0"/>
          <w:bCs w:val="0"/>
          <w:i/>
          <w:iCs/>
          <w:color w:val="000000"/>
          <w:sz w:val="28"/>
          <w:szCs w:val="28"/>
        </w:rPr>
        <w:t>mahā-mahā-prasāda</w:t>
      </w:r>
      <w:r w:rsidRPr="004A2847">
        <w:rPr>
          <w:rStyle w:val="BookTitle"/>
          <w:rFonts w:asciiTheme="minorHAnsi" w:hAnsiTheme="minorHAnsi" w:cstheme="minorHAnsi"/>
          <w:b w:val="0"/>
          <w:bCs w:val="0"/>
          <w:color w:val="000000"/>
          <w:sz w:val="28"/>
          <w:szCs w:val="28"/>
        </w:rPr>
        <w:t xml:space="preserve"> of Śrī Bhuvaneśvara is touched by the mouth of a dog or brought from a place where nonvegetarian foods are kept, it is to be accepted by even the best of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By eating the remnants of this transcendental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one attains Lord Viṣṇu's shelter, which is rare for even personalities like Brahmā and Indra. Those who blaspheme persons who eat such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will continue to live in hell for as long as the sun and moon shine in the sky. Whether one has taken bath or not, simply by honoring Bhuvaneśvara's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one becomes purified externally and internally. With His thousand mouths even Anantadeva is unable to describe the glories of this </w:t>
      </w:r>
      <w:r w:rsidRPr="004A2847">
        <w:rPr>
          <w:rStyle w:val="BookTitle"/>
          <w:rFonts w:asciiTheme="minorHAnsi" w:hAnsiTheme="minorHAnsi" w:cstheme="minorHAnsi"/>
          <w:b w:val="0"/>
          <w:bCs w:val="0"/>
          <w:i/>
          <w:iCs/>
          <w:color w:val="000000"/>
          <w:sz w:val="28"/>
          <w:szCs w:val="28"/>
        </w:rPr>
        <w:t>mahā-mahā-prasāda</w:t>
      </w:r>
      <w:r w:rsidRPr="004A2847">
        <w:rPr>
          <w:rStyle w:val="BookTitle"/>
          <w:rFonts w:asciiTheme="minorHAnsi" w:hAnsiTheme="minorHAnsi" w:cstheme="minorHAnsi"/>
          <w:b w:val="0"/>
          <w:bCs w:val="0"/>
          <w:color w:val="000000"/>
          <w:sz w:val="28"/>
          <w:szCs w:val="28"/>
        </w:rPr>
        <w:t xml:space="preserve">, which is the remnants of Śrī Ananta Vāsudeva's remnants. One can please Bhuvaneśvara simply by hearing the glories of this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and if Bhuvaneśvara is pleased Govinda is also pleased.'”</w:t>
      </w:r>
    </w:p>
    <w:p w14:paraId="3133B3B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Everyday after the completion of Śrī Śrī Ananta Vāsudeva's worship and offering, Śrī Bhuvaneśvara accepts his own worship and offering. This system is still current in Bhuvaneśvara. Apart from this, he teaches Viṣṇu's devotional service to the people of the entire world while setting the example of giving up material enjoyment for the pleasure of Kṛṣṇa by his own behavior of not riding on the chariot or going out during the Candana-yātrā or boat festival but offering these conveyances and various other enjoyable ingredients to his eternal Lords, Śrī Śrī Ananta Vāsudeva and Śrī Śrī Madana-mohana. Whenever it is mentioned that Śrī Bhuvaneśvara rides on an airplane or chariot, it is to be understood that the pleasure of Śrī Śrī Madana-mohana and Śrī Śrī Ananta Vāsudeva was the purpose of all such occasions.</w:t>
      </w:r>
    </w:p>
    <w:p w14:paraId="278121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 xml:space="preserve">pāṇḍās </w:t>
      </w:r>
      <w:r w:rsidRPr="004A2847">
        <w:rPr>
          <w:rStyle w:val="BookTitle"/>
          <w:rFonts w:asciiTheme="minorHAnsi" w:hAnsiTheme="minorHAnsi" w:cstheme="minorHAnsi"/>
          <w:b w:val="0"/>
          <w:bCs w:val="0"/>
          <w:color w:val="000000"/>
          <w:sz w:val="28"/>
          <w:szCs w:val="28"/>
        </w:rPr>
        <w:t xml:space="preserve">(priests) of Bhuvaneśvara call Śrī Śrī Madana-mohana the </w:t>
      </w:r>
      <w:r w:rsidRPr="004A2847">
        <w:rPr>
          <w:rStyle w:val="BookTitle"/>
          <w:rFonts w:asciiTheme="minorHAnsi" w:hAnsiTheme="minorHAnsi" w:cstheme="minorHAnsi"/>
          <w:b w:val="0"/>
          <w:bCs w:val="0"/>
          <w:i/>
          <w:iCs/>
          <w:color w:val="000000"/>
          <w:sz w:val="28"/>
          <w:szCs w:val="28"/>
        </w:rPr>
        <w:t>pratinidhi</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color w:val="000000"/>
          <w:sz w:val="28"/>
          <w:szCs w:val="28"/>
        </w:rPr>
        <w:lastRenderedPageBreak/>
        <w:t xml:space="preserve">or “representative,” of Bhuvaneśvara. In this context the word “representative” does not mean subordinate as it is normally understood in the relationship between a king and his representative. According to the consideration of servitorship, or </w:t>
      </w:r>
      <w:r w:rsidRPr="004A2847">
        <w:rPr>
          <w:rStyle w:val="BookTitle"/>
          <w:rFonts w:asciiTheme="minorHAnsi" w:hAnsiTheme="minorHAnsi" w:cstheme="minorHAnsi"/>
          <w:b w:val="0"/>
          <w:bCs w:val="0"/>
          <w:i/>
          <w:iCs/>
          <w:color w:val="000000"/>
          <w:sz w:val="28"/>
          <w:szCs w:val="28"/>
        </w:rPr>
        <w:t>śakti-tattva</w:t>
      </w:r>
      <w:r w:rsidRPr="004A2847">
        <w:rPr>
          <w:rStyle w:val="BookTitle"/>
          <w:rFonts w:asciiTheme="minorHAnsi" w:hAnsiTheme="minorHAnsi" w:cstheme="minorHAnsi"/>
          <w:b w:val="0"/>
          <w:bCs w:val="0"/>
          <w:color w:val="000000"/>
          <w:sz w:val="28"/>
          <w:szCs w:val="28"/>
        </w:rPr>
        <w:t>, Śrī Bhuvaneśvara does not personally accept any items of enjoyment but offers them to his only Lord, the supremely independent Śrī Madana-mohana, who is the source of all energies and the proprietor of all enjoyable objects. In other words, because he does not independently enjoy but rather gives enjoyment to his Lord, his Lord is addressed as his “representative.” Rather than accept worship for himself, Bhuvaneśvara accepts worship on behalf of his Lords, Śrī Madana-mohana and Śrī Ananta Vāsudeva. Even if he ever does accept any service for himself, he accepts it as a servant of Śrī Madana-mohana or Śrī Śrī Ananta Vāsudeva. He does not independently accept any service.</w:t>
      </w:r>
    </w:p>
    <w:p w14:paraId="1FF5F9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Deity of Śrī Madana-mohana situated in Śrī Bhuvaneśvara is not two-armed but is four-armed. On Madana-mohana's upper left hand there is an impression of a deer, on His upper right hand there is an impression of an ax, His lower left hand displays the sign of fearlessness, and </w:t>
      </w:r>
      <w:proofErr w:type="gramStart"/>
      <w:r w:rsidRPr="004A2847">
        <w:rPr>
          <w:rStyle w:val="BookTitle"/>
          <w:rFonts w:asciiTheme="minorHAnsi" w:hAnsiTheme="minorHAnsi" w:cstheme="minorHAnsi"/>
          <w:b w:val="0"/>
          <w:bCs w:val="0"/>
          <w:color w:val="000000"/>
          <w:sz w:val="28"/>
          <w:szCs w:val="28"/>
        </w:rPr>
        <w:t>His</w:t>
      </w:r>
      <w:proofErr w:type="gramEnd"/>
      <w:r w:rsidRPr="004A2847">
        <w:rPr>
          <w:rStyle w:val="BookTitle"/>
          <w:rFonts w:asciiTheme="minorHAnsi" w:hAnsiTheme="minorHAnsi" w:cstheme="minorHAnsi"/>
          <w:b w:val="0"/>
          <w:bCs w:val="0"/>
          <w:color w:val="000000"/>
          <w:sz w:val="28"/>
          <w:szCs w:val="28"/>
        </w:rPr>
        <w:t xml:space="preserve"> lower right hand displays the sign of awarding benediction. Śrī Madana-mohana, Śrī Govinda, a five-headed Mahādeva, Śrī Ananta Vāsudeva's </w:t>
      </w:r>
      <w:r w:rsidRPr="004A2847">
        <w:rPr>
          <w:rStyle w:val="BookTitle"/>
          <w:rFonts w:asciiTheme="minorHAnsi" w:hAnsiTheme="minorHAnsi" w:cstheme="minorHAnsi"/>
          <w:b w:val="0"/>
          <w:bCs w:val="0"/>
          <w:i/>
          <w:iCs/>
          <w:color w:val="000000"/>
          <w:sz w:val="28"/>
          <w:szCs w:val="28"/>
        </w:rPr>
        <w:t>vijaya-mūrti</w:t>
      </w:r>
      <w:r w:rsidRPr="004A2847">
        <w:rPr>
          <w:rStyle w:val="BookTitle"/>
          <w:rFonts w:asciiTheme="minorHAnsi" w:hAnsiTheme="minorHAnsi" w:cstheme="minorHAnsi"/>
          <w:b w:val="0"/>
          <w:bCs w:val="0"/>
          <w:color w:val="000000"/>
          <w:sz w:val="28"/>
          <w:szCs w:val="28"/>
        </w:rPr>
        <w:t xml:space="preserve">, a four-armed Harihara </w:t>
      </w:r>
      <w:r w:rsidRPr="004A2847">
        <w:rPr>
          <w:rStyle w:val="BookTitle"/>
          <w:rFonts w:asciiTheme="minorHAnsi" w:hAnsiTheme="minorHAnsi" w:cstheme="minorHAnsi"/>
          <w:b w:val="0"/>
          <w:bCs w:val="0"/>
          <w:i/>
          <w:iCs/>
          <w:color w:val="000000"/>
          <w:sz w:val="28"/>
          <w:szCs w:val="28"/>
        </w:rPr>
        <w:t>mūrti</w:t>
      </w:r>
      <w:r w:rsidRPr="004A2847">
        <w:rPr>
          <w:rStyle w:val="BookTitle"/>
          <w:rFonts w:asciiTheme="minorHAnsi" w:hAnsiTheme="minorHAnsi" w:cstheme="minorHAnsi"/>
          <w:b w:val="0"/>
          <w:bCs w:val="0"/>
          <w:color w:val="000000"/>
          <w:sz w:val="28"/>
          <w:szCs w:val="28"/>
        </w:rPr>
        <w:t>, and ŚrīŚālagrāma are worshiped in a temple south of the original Bhuvaneśvara temple.</w:t>
      </w:r>
    </w:p>
    <w:p w14:paraId="3A76AB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Among the committee members who look after the service of the Śrī Bhuvaneśvara temple are Śrīyukta Priyanātha Caṭṭopādhyāya, a lawyer from Cuttack; Śrīyukta Gaṅgādhara Chaudhurī, a landlord from Purī district; and Śrīyukta Gopāla Prahararāja, another lawyer from Cuttack. This committee has employed a manager. The name of the present manager is Śrīyukta Lachman Rāmānuja dāsa. The manager takes care of the income and expenditure for the various services in the Bhuvaneśvara temple with the help of the four following head </w:t>
      </w:r>
      <w:r w:rsidRPr="004A2847">
        <w:rPr>
          <w:rStyle w:val="BookTitle"/>
          <w:rFonts w:asciiTheme="minorHAnsi" w:hAnsiTheme="minorHAnsi" w:cstheme="minorHAnsi"/>
          <w:b w:val="0"/>
          <w:bCs w:val="0"/>
          <w:i/>
          <w:iCs/>
          <w:color w:val="000000"/>
          <w:sz w:val="28"/>
          <w:szCs w:val="28"/>
        </w:rPr>
        <w:t>pāṇḍās</w:t>
      </w:r>
      <w:r w:rsidRPr="004A2847">
        <w:rPr>
          <w:rStyle w:val="BookTitle"/>
          <w:rFonts w:asciiTheme="minorHAnsi" w:hAnsiTheme="minorHAnsi" w:cstheme="minorHAnsi"/>
          <w:b w:val="0"/>
          <w:bCs w:val="0"/>
          <w:color w:val="000000"/>
          <w:sz w:val="28"/>
          <w:szCs w:val="28"/>
        </w:rPr>
        <w:t>: Jagannātha Mahāpātra, Nārāyaṇa Makadama, Dāmodara Sāntarā, and Sadaya Mahāpātra.</w:t>
      </w:r>
    </w:p>
    <w:p w14:paraId="759DF35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a </w:t>
      </w:r>
      <w:r w:rsidRPr="004A2847">
        <w:rPr>
          <w:rStyle w:val="BookTitle"/>
          <w:rFonts w:asciiTheme="minorHAnsi" w:hAnsiTheme="minorHAnsi" w:cstheme="minorHAnsi"/>
          <w:b w:val="0"/>
          <w:bCs w:val="0"/>
          <w:i/>
          <w:iCs/>
          <w:color w:val="000000"/>
          <w:sz w:val="28"/>
          <w:szCs w:val="28"/>
        </w:rPr>
        <w:t xml:space="preserve">patita-pāvana mūrti </w:t>
      </w:r>
      <w:r w:rsidRPr="004A2847">
        <w:rPr>
          <w:rStyle w:val="BookTitle"/>
          <w:rFonts w:asciiTheme="minorHAnsi" w:hAnsiTheme="minorHAnsi" w:cstheme="minorHAnsi"/>
          <w:b w:val="0"/>
          <w:bCs w:val="0"/>
          <w:color w:val="000000"/>
          <w:sz w:val="28"/>
          <w:szCs w:val="28"/>
        </w:rPr>
        <w:t xml:space="preserve">is established within the lion gate of the Śrī Jagannātha temple for the benefit of fallen souls outside the </w:t>
      </w:r>
      <w:r w:rsidRPr="004A2847">
        <w:rPr>
          <w:rStyle w:val="BookTitle"/>
          <w:rFonts w:asciiTheme="minorHAnsi" w:hAnsiTheme="minorHAnsi" w:cstheme="minorHAnsi"/>
          <w:b w:val="0"/>
          <w:bCs w:val="0"/>
          <w:i/>
          <w:iCs/>
          <w:color w:val="000000"/>
          <w:sz w:val="28"/>
          <w:szCs w:val="28"/>
        </w:rPr>
        <w:t xml:space="preserve">varṇāśrama </w:t>
      </w:r>
      <w:r w:rsidRPr="004A2847">
        <w:rPr>
          <w:rStyle w:val="BookTitle"/>
          <w:rFonts w:asciiTheme="minorHAnsi" w:hAnsiTheme="minorHAnsi" w:cstheme="minorHAnsi"/>
          <w:b w:val="0"/>
          <w:bCs w:val="0"/>
          <w:color w:val="000000"/>
          <w:sz w:val="28"/>
          <w:szCs w:val="28"/>
        </w:rPr>
        <w:t xml:space="preserve">system, there is also a </w:t>
      </w:r>
      <w:r w:rsidRPr="004A2847">
        <w:rPr>
          <w:rStyle w:val="BookTitle"/>
          <w:rFonts w:asciiTheme="minorHAnsi" w:hAnsiTheme="minorHAnsi" w:cstheme="minorHAnsi"/>
          <w:b w:val="0"/>
          <w:bCs w:val="0"/>
          <w:i/>
          <w:iCs/>
          <w:color w:val="000000"/>
          <w:sz w:val="28"/>
          <w:szCs w:val="28"/>
        </w:rPr>
        <w:t xml:space="preserve">patita-pāvana mūrti </w:t>
      </w:r>
      <w:r w:rsidRPr="004A2847">
        <w:rPr>
          <w:rStyle w:val="BookTitle"/>
          <w:rFonts w:asciiTheme="minorHAnsi" w:hAnsiTheme="minorHAnsi" w:cstheme="minorHAnsi"/>
          <w:b w:val="0"/>
          <w:bCs w:val="0"/>
          <w:color w:val="000000"/>
          <w:sz w:val="28"/>
          <w:szCs w:val="28"/>
        </w:rPr>
        <w:t xml:space="preserve">within the lion gate of the Śrī Bhuvaneśvara temple. Within the lion gate there is a market known as Ānanda-bazaar. As in the Purī Ānanda-bazaar, items like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are also bought and sold here. Like Jagannātha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here is not contaminated by contact with impure living entities. After crossing the lion gate there is a Garuḍa-stambha, on the top of which a bull and Garuḍa are situated. As in the Jagannātha temple there also is a </w:t>
      </w:r>
      <w:r w:rsidRPr="004A2847">
        <w:rPr>
          <w:rStyle w:val="BookTitle"/>
          <w:rFonts w:asciiTheme="minorHAnsi" w:hAnsiTheme="minorHAnsi" w:cstheme="minorHAnsi"/>
          <w:b w:val="0"/>
          <w:bCs w:val="0"/>
          <w:color w:val="000000"/>
          <w:sz w:val="28"/>
          <w:szCs w:val="28"/>
        </w:rPr>
        <w:lastRenderedPageBreak/>
        <w:t xml:space="preserve">Deity of Nṛsiṁhadeva at the entrance here. This four-armed Deity of Nṛsiṁhadeva is in a peaceful mood. In His upper right </w:t>
      </w:r>
      <w:proofErr w:type="gramStart"/>
      <w:r w:rsidRPr="004A2847">
        <w:rPr>
          <w:rStyle w:val="BookTitle"/>
          <w:rFonts w:asciiTheme="minorHAnsi" w:hAnsiTheme="minorHAnsi" w:cstheme="minorHAnsi"/>
          <w:b w:val="0"/>
          <w:bCs w:val="0"/>
          <w:color w:val="000000"/>
          <w:sz w:val="28"/>
          <w:szCs w:val="28"/>
        </w:rPr>
        <w:t>hand</w:t>
      </w:r>
      <w:proofErr w:type="gramEnd"/>
      <w:r w:rsidRPr="004A2847">
        <w:rPr>
          <w:rStyle w:val="BookTitle"/>
          <w:rFonts w:asciiTheme="minorHAnsi" w:hAnsiTheme="minorHAnsi" w:cstheme="minorHAnsi"/>
          <w:b w:val="0"/>
          <w:bCs w:val="0"/>
          <w:color w:val="000000"/>
          <w:sz w:val="28"/>
          <w:szCs w:val="28"/>
        </w:rPr>
        <w:t xml:space="preserve"> He holds 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in His upper left hand He holds a conch, and in His lower two hands He holds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Śrī Lakṣmīdevī is sitting on His lap. South of the original temple is Bhuvaneśvara's kitchen. There is an order that the rays of the sun and moon should not fall on it.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pāṇḍās</w:t>
      </w:r>
      <w:r w:rsidRPr="004A2847">
        <w:rPr>
          <w:rStyle w:val="BookTitle"/>
          <w:rFonts w:asciiTheme="minorHAnsi" w:hAnsiTheme="minorHAnsi" w:cstheme="minorHAnsi"/>
          <w:b w:val="0"/>
          <w:bCs w:val="0"/>
          <w:color w:val="000000"/>
          <w:sz w:val="28"/>
          <w:szCs w:val="28"/>
        </w:rPr>
        <w:t xml:space="preserve"> from three hundred sixty families cook here. The deity of Śrī Bhuvaneśvara within the main temple is a combined form of Śrī Hari and Hara. The </w:t>
      </w:r>
      <w:r w:rsidRPr="004A2847">
        <w:rPr>
          <w:rStyle w:val="BookTitle"/>
          <w:rFonts w:asciiTheme="minorHAnsi" w:hAnsiTheme="minorHAnsi" w:cstheme="minorHAnsi"/>
          <w:b w:val="0"/>
          <w:bCs w:val="0"/>
          <w:i/>
          <w:iCs/>
          <w:color w:val="000000"/>
          <w:sz w:val="28"/>
          <w:szCs w:val="28"/>
        </w:rPr>
        <w:t>pāṇḍās</w:t>
      </w:r>
      <w:r w:rsidRPr="004A2847">
        <w:rPr>
          <w:rStyle w:val="BookTitle"/>
          <w:rFonts w:asciiTheme="minorHAnsi" w:hAnsiTheme="minorHAnsi" w:cstheme="minorHAnsi"/>
          <w:b w:val="0"/>
          <w:bCs w:val="0"/>
          <w:color w:val="000000"/>
          <w:sz w:val="28"/>
          <w:szCs w:val="28"/>
        </w:rPr>
        <w:t xml:space="preserve"> show everyone this Śrī Bhuvaneśvara deity, which has a black and white form. The form of Śrī Bhuvaneśvara is shaped like 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and has impressions of Gaṅgā, Yamunā, and Sarasvatī as well as the ten incarnations beginning with Matsya and Kūrma.</w:t>
      </w:r>
    </w:p>
    <w:p w14:paraId="478D20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wonderful artistic work of Bhuvaneśvara temple attracts the attention of common people who come for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After seeing the artistry and architectural work of the Bhuvaneśvara temple, the Śrī Ananta Vāsudeva temple, and the many other temples in Bhuvaneśvara, one can realize how advanced Indian art was at one time. The Bhuvaneśvara temple is one hundred sixty-five feet tall. This temple is situated on a huge stone slab three hundred yards south of Bindu-sarovara. The dimensions of the temple are five hundred twenty by four hundred sixty-five feet. Apart from this, there is a </w:t>
      </w:r>
      <w:proofErr w:type="gramStart"/>
      <w:r w:rsidRPr="004A2847">
        <w:rPr>
          <w:rStyle w:val="BookTitle"/>
          <w:rFonts w:asciiTheme="minorHAnsi" w:hAnsiTheme="minorHAnsi" w:cstheme="minorHAnsi"/>
          <w:b w:val="0"/>
          <w:bCs w:val="0"/>
          <w:color w:val="000000"/>
          <w:sz w:val="28"/>
          <w:szCs w:val="28"/>
        </w:rPr>
        <w:t>twenty-eight foot</w:t>
      </w:r>
      <w:proofErr w:type="gramEnd"/>
      <w:r w:rsidRPr="004A2847">
        <w:rPr>
          <w:rStyle w:val="BookTitle"/>
          <w:rFonts w:asciiTheme="minorHAnsi" w:hAnsiTheme="minorHAnsi" w:cstheme="minorHAnsi"/>
          <w:b w:val="0"/>
          <w:bCs w:val="0"/>
          <w:color w:val="000000"/>
          <w:sz w:val="28"/>
          <w:szCs w:val="28"/>
        </w:rPr>
        <w:t xml:space="preserve"> exterior hall north of the temple. The main hall measures two hundred thirty-five feet. The temple walls are </w:t>
      </w:r>
      <w:proofErr w:type="gramStart"/>
      <w:r w:rsidRPr="004A2847">
        <w:rPr>
          <w:rStyle w:val="BookTitle"/>
          <w:rFonts w:asciiTheme="minorHAnsi" w:hAnsiTheme="minorHAnsi" w:cstheme="minorHAnsi"/>
          <w:b w:val="0"/>
          <w:bCs w:val="0"/>
          <w:color w:val="000000"/>
          <w:sz w:val="28"/>
          <w:szCs w:val="28"/>
        </w:rPr>
        <w:t>seven foot</w:t>
      </w:r>
      <w:proofErr w:type="gramEnd"/>
      <w:r w:rsidRPr="004A2847">
        <w:rPr>
          <w:rStyle w:val="BookTitle"/>
          <w:rFonts w:asciiTheme="minorHAnsi" w:hAnsiTheme="minorHAnsi" w:cstheme="minorHAnsi"/>
          <w:b w:val="0"/>
          <w:bCs w:val="0"/>
          <w:color w:val="000000"/>
          <w:sz w:val="28"/>
          <w:szCs w:val="28"/>
        </w:rPr>
        <w:t xml:space="preserve"> five inch thick. There are large gates on the four sides of the temple. The eastern gate is the largest of the four and is called the Siṁha-dvāra, or the lion gate. There are two large lions on the two sides of the entrance. Within the courtyard there is twenty-foot long, </w:t>
      </w:r>
      <w:proofErr w:type="gramStart"/>
      <w:r w:rsidRPr="004A2847">
        <w:rPr>
          <w:rStyle w:val="BookTitle"/>
          <w:rFonts w:asciiTheme="minorHAnsi" w:hAnsiTheme="minorHAnsi" w:cstheme="minorHAnsi"/>
          <w:b w:val="0"/>
          <w:bCs w:val="0"/>
          <w:color w:val="000000"/>
          <w:sz w:val="28"/>
          <w:szCs w:val="28"/>
        </w:rPr>
        <w:t>four-foot high</w:t>
      </w:r>
      <w:proofErr w:type="gramEnd"/>
      <w:r w:rsidRPr="004A2847">
        <w:rPr>
          <w:rStyle w:val="BookTitle"/>
          <w:rFonts w:asciiTheme="minorHAnsi" w:hAnsiTheme="minorHAnsi" w:cstheme="minorHAnsi"/>
          <w:b w:val="0"/>
          <w:bCs w:val="0"/>
          <w:color w:val="000000"/>
          <w:sz w:val="28"/>
          <w:szCs w:val="28"/>
        </w:rPr>
        <w:t xml:space="preserve"> stone slab wall. This unbreakable stone wall was built to protect the temple from outside attack. The Deity of Śrī Nṛsiṁhadeva is situated on one side of this wall. There are many small Śiva temples within the western courtyard. Among those temples there is a </w:t>
      </w:r>
      <w:proofErr w:type="gramStart"/>
      <w:r w:rsidRPr="004A2847">
        <w:rPr>
          <w:rStyle w:val="BookTitle"/>
          <w:rFonts w:asciiTheme="minorHAnsi" w:hAnsiTheme="minorHAnsi" w:cstheme="minorHAnsi"/>
          <w:b w:val="0"/>
          <w:bCs w:val="0"/>
          <w:color w:val="000000"/>
          <w:sz w:val="28"/>
          <w:szCs w:val="28"/>
        </w:rPr>
        <w:t>twenty-foot tall</w:t>
      </w:r>
      <w:proofErr w:type="gramEnd"/>
      <w:r w:rsidRPr="004A2847">
        <w:rPr>
          <w:rStyle w:val="BookTitle"/>
          <w:rFonts w:asciiTheme="minorHAnsi" w:hAnsiTheme="minorHAnsi" w:cstheme="minorHAnsi"/>
          <w:b w:val="0"/>
          <w:bCs w:val="0"/>
          <w:color w:val="000000"/>
          <w:sz w:val="28"/>
          <w:szCs w:val="28"/>
        </w:rPr>
        <w:t xml:space="preserve"> temple. This temple is older than the main temple. The altar of this temple is five feet below the ground level of the temple. It is said that the original Śiva-liṅga is situated here. Even after the main temple was built the original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was not transferred from here. There is a temple of Bhuvaneśvarī in one corner of the western courtyard. On one side of the expansive stone slab found after one enters the Siṁha-dvāra there is a temple of Gopālinī, Satī's form as a cowherd girl. Although the ground level of the Gopālinī temple is lower than the ground level of the main temple, it is at the same level as the original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There are six stone steps west of the Gopālinī temple. Above those steps and below Bhuvaneśvara's kitchen there is a deity of Vṛṣabha, the bull carrier.</w:t>
      </w:r>
    </w:p>
    <w:p w14:paraId="0C129B1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The </w:t>
      </w:r>
      <w:r w:rsidRPr="004A2847">
        <w:rPr>
          <w:rStyle w:val="BookTitle"/>
          <w:rFonts w:asciiTheme="minorHAnsi" w:hAnsiTheme="minorHAnsi" w:cstheme="minorHAnsi"/>
          <w:b w:val="0"/>
          <w:bCs w:val="0"/>
          <w:i/>
          <w:iCs/>
          <w:color w:val="000000"/>
          <w:sz w:val="28"/>
          <w:szCs w:val="28"/>
        </w:rPr>
        <w:t>bhoga-maṇḍapa</w:t>
      </w:r>
      <w:r w:rsidRPr="004A2847">
        <w:rPr>
          <w:rStyle w:val="BookTitle"/>
          <w:rFonts w:asciiTheme="minorHAnsi" w:hAnsiTheme="minorHAnsi" w:cstheme="minorHAnsi"/>
          <w:b w:val="0"/>
          <w:bCs w:val="0"/>
          <w:color w:val="000000"/>
          <w:sz w:val="28"/>
          <w:szCs w:val="28"/>
        </w:rPr>
        <w:t xml:space="preserve">, or hall where offerings are made, is situated directly in front of the Bhuvaneśvara temple. Behind the hall is the </w:t>
      </w:r>
      <w:r w:rsidRPr="004A2847">
        <w:rPr>
          <w:rStyle w:val="BookTitle"/>
          <w:rFonts w:asciiTheme="minorHAnsi" w:hAnsiTheme="minorHAnsi" w:cstheme="minorHAnsi"/>
          <w:b w:val="0"/>
          <w:bCs w:val="0"/>
          <w:i/>
          <w:iCs/>
          <w:color w:val="000000"/>
          <w:sz w:val="28"/>
          <w:szCs w:val="28"/>
        </w:rPr>
        <w:t xml:space="preserve">nātya-mandira </w:t>
      </w:r>
      <w:r w:rsidRPr="004A2847">
        <w:rPr>
          <w:rStyle w:val="BookTitle"/>
          <w:rFonts w:asciiTheme="minorHAnsi" w:hAnsiTheme="minorHAnsi" w:cstheme="minorHAnsi"/>
          <w:b w:val="0"/>
          <w:bCs w:val="0"/>
          <w:color w:val="000000"/>
          <w:sz w:val="28"/>
          <w:szCs w:val="28"/>
        </w:rPr>
        <w:t xml:space="preserve">(the hall where drama, dance, and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are performed), behind the </w:t>
      </w:r>
      <w:r w:rsidRPr="004A2847">
        <w:rPr>
          <w:rStyle w:val="BookTitle"/>
          <w:rFonts w:asciiTheme="minorHAnsi" w:hAnsiTheme="minorHAnsi" w:cstheme="minorHAnsi"/>
          <w:b w:val="0"/>
          <w:bCs w:val="0"/>
          <w:i/>
          <w:iCs/>
          <w:color w:val="000000"/>
          <w:sz w:val="28"/>
          <w:szCs w:val="28"/>
        </w:rPr>
        <w:t xml:space="preserve">nātya-mandira </w:t>
      </w:r>
      <w:r w:rsidRPr="004A2847">
        <w:rPr>
          <w:rStyle w:val="BookTitle"/>
          <w:rFonts w:asciiTheme="minorHAnsi" w:hAnsiTheme="minorHAnsi" w:cstheme="minorHAnsi"/>
          <w:b w:val="0"/>
          <w:bCs w:val="0"/>
          <w:color w:val="000000"/>
          <w:sz w:val="28"/>
          <w:szCs w:val="28"/>
        </w:rPr>
        <w:t xml:space="preserve">is the </w:t>
      </w:r>
      <w:r w:rsidRPr="004A2847">
        <w:rPr>
          <w:rStyle w:val="BookTitle"/>
          <w:rFonts w:asciiTheme="minorHAnsi" w:hAnsiTheme="minorHAnsi" w:cstheme="minorHAnsi"/>
          <w:b w:val="0"/>
          <w:bCs w:val="0"/>
          <w:i/>
          <w:iCs/>
          <w:color w:val="000000"/>
          <w:sz w:val="28"/>
          <w:szCs w:val="28"/>
        </w:rPr>
        <w:t xml:space="preserve">jagamohana </w:t>
      </w:r>
      <w:r w:rsidRPr="004A2847">
        <w:rPr>
          <w:rStyle w:val="BookTitle"/>
          <w:rFonts w:asciiTheme="minorHAnsi" w:hAnsiTheme="minorHAnsi" w:cstheme="minorHAnsi"/>
          <w:b w:val="0"/>
          <w:bCs w:val="0"/>
          <w:color w:val="000000"/>
          <w:sz w:val="28"/>
          <w:szCs w:val="28"/>
        </w:rPr>
        <w:t xml:space="preserve">(the area directly in front of the central altar), behind the </w:t>
      </w:r>
      <w:r w:rsidRPr="004A2847">
        <w:rPr>
          <w:rStyle w:val="BookTitle"/>
          <w:rFonts w:asciiTheme="minorHAnsi" w:hAnsiTheme="minorHAnsi" w:cstheme="minorHAnsi"/>
          <w:b w:val="0"/>
          <w:bCs w:val="0"/>
          <w:i/>
          <w:iCs/>
          <w:color w:val="000000"/>
          <w:sz w:val="28"/>
          <w:szCs w:val="28"/>
        </w:rPr>
        <w:t xml:space="preserve">jagamohana </w:t>
      </w:r>
      <w:r w:rsidRPr="004A2847">
        <w:rPr>
          <w:rStyle w:val="BookTitle"/>
          <w:rFonts w:asciiTheme="minorHAnsi" w:hAnsiTheme="minorHAnsi" w:cstheme="minorHAnsi"/>
          <w:b w:val="0"/>
          <w:bCs w:val="0"/>
          <w:color w:val="000000"/>
          <w:sz w:val="28"/>
          <w:szCs w:val="28"/>
        </w:rPr>
        <w:t xml:space="preserve">is the main temple, and within this is the </w:t>
      </w:r>
      <w:r w:rsidRPr="004A2847">
        <w:rPr>
          <w:rStyle w:val="BookTitle"/>
          <w:rFonts w:asciiTheme="minorHAnsi" w:hAnsiTheme="minorHAnsi" w:cstheme="minorHAnsi"/>
          <w:b w:val="0"/>
          <w:bCs w:val="0"/>
          <w:i/>
          <w:iCs/>
          <w:color w:val="000000"/>
          <w:sz w:val="28"/>
          <w:szCs w:val="28"/>
        </w:rPr>
        <w:t>garbha-gṛha</w:t>
      </w:r>
      <w:r w:rsidRPr="004A2847">
        <w:rPr>
          <w:rStyle w:val="BookTitle"/>
          <w:rFonts w:asciiTheme="minorHAnsi" w:hAnsiTheme="minorHAnsi" w:cstheme="minorHAnsi"/>
          <w:b w:val="0"/>
          <w:bCs w:val="0"/>
          <w:color w:val="000000"/>
          <w:sz w:val="28"/>
          <w:szCs w:val="28"/>
        </w:rPr>
        <w:t xml:space="preserve">, where the deity is situated. According to the conclusion of Rājā Rājendralāla Mitra, the </w:t>
      </w:r>
      <w:r w:rsidRPr="004A2847">
        <w:rPr>
          <w:rStyle w:val="BookTitle"/>
          <w:rFonts w:asciiTheme="minorHAnsi" w:hAnsiTheme="minorHAnsi" w:cstheme="minorHAnsi"/>
          <w:b w:val="0"/>
          <w:bCs w:val="0"/>
          <w:i/>
          <w:iCs/>
          <w:color w:val="000000"/>
          <w:sz w:val="28"/>
          <w:szCs w:val="28"/>
        </w:rPr>
        <w:t>bhoga-maṇḍapa</w:t>
      </w:r>
      <w:r w:rsidRPr="004A2847">
        <w:rPr>
          <w:rStyle w:val="BookTitle"/>
          <w:rFonts w:asciiTheme="minorHAnsi" w:hAnsiTheme="minorHAnsi" w:cstheme="minorHAnsi"/>
          <w:b w:val="0"/>
          <w:bCs w:val="0"/>
          <w:color w:val="000000"/>
          <w:sz w:val="28"/>
          <w:szCs w:val="28"/>
        </w:rPr>
        <w:t xml:space="preserve"> was built during Kamala Keśarī's rule, which lasted from A.D. 792 to 811. But other archeologists say that the Gaṅgā dynasty King Narasiṁhadeva, who built the sun temple at Konark, built the offering hall in the twenty-four years of his rule. By reading the inscription found on the door of the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one can understand that Mahārāja Kapilendradeva, who conquered Karnataka, arranged to donate a vast tract of land for the service of Bhuvaneśvara. According to the opinion of many archeologists this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was built many years before the time of Kapilendradeva. Rājā Rājendralāla Mitra said Śālinīkeśarī's queen built this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between A.D. 1099 and 1104, but many archeologists disagree with this. On the right side of the entrance to the deity room there is </w:t>
      </w:r>
      <w:proofErr w:type="gramStart"/>
      <w:r w:rsidRPr="004A2847">
        <w:rPr>
          <w:rStyle w:val="BookTitle"/>
          <w:rFonts w:asciiTheme="minorHAnsi" w:hAnsiTheme="minorHAnsi" w:cstheme="minorHAnsi"/>
          <w:b w:val="0"/>
          <w:bCs w:val="0"/>
          <w:color w:val="000000"/>
          <w:sz w:val="28"/>
          <w:szCs w:val="28"/>
        </w:rPr>
        <w:t>a</w:t>
      </w:r>
      <w:proofErr w:type="gramEnd"/>
      <w:r w:rsidRPr="004A2847">
        <w:rPr>
          <w:rStyle w:val="BookTitle"/>
          <w:rFonts w:asciiTheme="minorHAnsi" w:hAnsiTheme="minorHAnsi" w:cstheme="minorHAnsi"/>
          <w:b w:val="0"/>
          <w:bCs w:val="0"/>
          <w:color w:val="000000"/>
          <w:sz w:val="28"/>
          <w:szCs w:val="28"/>
        </w:rPr>
        <w:t xml:space="preserve"> inscription that says that Narasiṁhadeva built the Konark sun temple and its entrance. The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and the entrance of the Bhuvaneśvara temple are certainly the glorious work of that valiant Gaṅgā dynasty king. Since the name of that king's daughter is mentioned in that inscription, many people think that the Gaṅgā dynasty king's daughter built it. Some people guess that this king's daughter has been described in the </w:t>
      </w:r>
      <w:r w:rsidRPr="004A2847">
        <w:rPr>
          <w:rStyle w:val="BookTitle"/>
          <w:rFonts w:asciiTheme="minorHAnsi" w:hAnsiTheme="minorHAnsi" w:cstheme="minorHAnsi"/>
          <w:b w:val="0"/>
          <w:bCs w:val="0"/>
          <w:i/>
          <w:iCs/>
          <w:color w:val="000000"/>
          <w:sz w:val="28"/>
          <w:szCs w:val="28"/>
        </w:rPr>
        <w:t xml:space="preserve">Mādalā-paṅji </w:t>
      </w:r>
      <w:r w:rsidRPr="004A2847">
        <w:rPr>
          <w:rStyle w:val="BookTitle"/>
          <w:rFonts w:asciiTheme="minorHAnsi" w:hAnsiTheme="minorHAnsi" w:cstheme="minorHAnsi"/>
          <w:b w:val="0"/>
          <w:bCs w:val="0"/>
          <w:color w:val="000000"/>
          <w:sz w:val="28"/>
          <w:szCs w:val="28"/>
        </w:rPr>
        <w:t>calendar as Śālinīkeśarī's queen.</w:t>
      </w:r>
    </w:p>
    <w:p w14:paraId="40D38B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expertise, artistry, and architectural work in the construction of the </w:t>
      </w:r>
      <w:r w:rsidRPr="004A2847">
        <w:rPr>
          <w:rStyle w:val="BookTitle"/>
          <w:rFonts w:asciiTheme="minorHAnsi" w:hAnsiTheme="minorHAnsi" w:cstheme="minorHAnsi"/>
          <w:b w:val="0"/>
          <w:bCs w:val="0"/>
          <w:i/>
          <w:iCs/>
          <w:color w:val="000000"/>
          <w:sz w:val="28"/>
          <w:szCs w:val="28"/>
        </w:rPr>
        <w:t>jagamohana</w:t>
      </w:r>
      <w:r w:rsidRPr="004A2847">
        <w:rPr>
          <w:rStyle w:val="BookTitle"/>
          <w:rFonts w:asciiTheme="minorHAnsi" w:hAnsiTheme="minorHAnsi" w:cstheme="minorHAnsi"/>
          <w:b w:val="0"/>
          <w:bCs w:val="0"/>
          <w:color w:val="000000"/>
          <w:sz w:val="28"/>
          <w:szCs w:val="28"/>
        </w:rPr>
        <w:t xml:space="preserve"> are superb. The roof of the </w:t>
      </w:r>
      <w:r w:rsidRPr="004A2847">
        <w:rPr>
          <w:rStyle w:val="BookTitle"/>
          <w:rFonts w:asciiTheme="minorHAnsi" w:hAnsiTheme="minorHAnsi" w:cstheme="minorHAnsi"/>
          <w:b w:val="0"/>
          <w:bCs w:val="0"/>
          <w:i/>
          <w:iCs/>
          <w:color w:val="000000"/>
          <w:sz w:val="28"/>
          <w:szCs w:val="28"/>
        </w:rPr>
        <w:t>jagamohana,</w:t>
      </w:r>
      <w:r w:rsidRPr="004A2847">
        <w:rPr>
          <w:rStyle w:val="BookTitle"/>
          <w:rFonts w:asciiTheme="minorHAnsi" w:hAnsiTheme="minorHAnsi" w:cstheme="minorHAnsi"/>
          <w:b w:val="0"/>
          <w:bCs w:val="0"/>
          <w:color w:val="000000"/>
          <w:sz w:val="28"/>
          <w:szCs w:val="28"/>
        </w:rPr>
        <w:t xml:space="preserve"> like the roof of the offering hall, is shaped like a pinnacle. This roof is supported by four giant thirty-foot-tall stone pillars. Left of its southern entrance is a rectangular room decorated with adequate artistic work, but the builder of this room could not complete the work. There are a few brass deities within this room. They are Bhuvaneśvara's </w:t>
      </w:r>
      <w:r w:rsidRPr="004A2847">
        <w:rPr>
          <w:rStyle w:val="BookTitle"/>
          <w:rFonts w:asciiTheme="minorHAnsi" w:hAnsiTheme="minorHAnsi" w:cstheme="minorHAnsi"/>
          <w:b w:val="0"/>
          <w:bCs w:val="0"/>
          <w:i/>
          <w:iCs/>
          <w:color w:val="000000"/>
          <w:sz w:val="28"/>
          <w:szCs w:val="28"/>
        </w:rPr>
        <w:t>vijaya-mūrtis</w:t>
      </w:r>
      <w:r w:rsidRPr="004A2847">
        <w:rPr>
          <w:rStyle w:val="BookTitle"/>
          <w:rFonts w:asciiTheme="minorHAnsi" w:hAnsiTheme="minorHAnsi" w:cstheme="minorHAnsi"/>
          <w:b w:val="0"/>
          <w:bCs w:val="0"/>
          <w:color w:val="000000"/>
          <w:sz w:val="28"/>
          <w:szCs w:val="28"/>
        </w:rPr>
        <w:t xml:space="preserve">, which are taken out during festivals. The Bhuvaneśvara temple is one hundred sixty feet tall from the ground to the </w:t>
      </w:r>
      <w:r w:rsidRPr="004A2847">
        <w:rPr>
          <w:rStyle w:val="BookTitle"/>
          <w:rFonts w:asciiTheme="minorHAnsi" w:hAnsiTheme="minorHAnsi" w:cstheme="minorHAnsi"/>
          <w:b w:val="0"/>
          <w:bCs w:val="0"/>
          <w:i/>
          <w:iCs/>
          <w:color w:val="000000"/>
          <w:sz w:val="28"/>
          <w:szCs w:val="28"/>
        </w:rPr>
        <w:t>kalasa</w:t>
      </w:r>
      <w:r w:rsidRPr="004A2847">
        <w:rPr>
          <w:rStyle w:val="BookTitle"/>
          <w:rFonts w:asciiTheme="minorHAnsi" w:hAnsiTheme="minorHAnsi" w:cstheme="minorHAnsi"/>
          <w:b w:val="0"/>
          <w:bCs w:val="0"/>
          <w:color w:val="000000"/>
          <w:sz w:val="28"/>
          <w:szCs w:val="28"/>
        </w:rPr>
        <w:t xml:space="preserve">, but since the deity room is two feet lower than ground level, the eastern courtyard is two to three feet below that. </w:t>
      </w:r>
      <w:proofErr w:type="gramStart"/>
      <w:r w:rsidRPr="004A2847">
        <w:rPr>
          <w:rStyle w:val="BookTitle"/>
          <w:rFonts w:asciiTheme="minorHAnsi" w:hAnsiTheme="minorHAnsi" w:cstheme="minorHAnsi"/>
          <w:b w:val="0"/>
          <w:bCs w:val="0"/>
          <w:color w:val="000000"/>
          <w:sz w:val="28"/>
          <w:szCs w:val="28"/>
        </w:rPr>
        <w:t>So</w:t>
      </w:r>
      <w:proofErr w:type="gramEnd"/>
      <w:r w:rsidRPr="004A2847">
        <w:rPr>
          <w:rStyle w:val="BookTitle"/>
          <w:rFonts w:asciiTheme="minorHAnsi" w:hAnsiTheme="minorHAnsi" w:cstheme="minorHAnsi"/>
          <w:b w:val="0"/>
          <w:bCs w:val="0"/>
          <w:color w:val="000000"/>
          <w:sz w:val="28"/>
          <w:szCs w:val="28"/>
        </w:rPr>
        <w:t xml:space="preserve"> at one time the height of the dome must have been one hundred sixty-five feet.</w:t>
      </w:r>
    </w:p>
    <w:p w14:paraId="0E9E93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Apart from the Liṅgarāja Śrī Bhuvaneśvara temple and the Śrī Ananta Vāsudeva temple, there are many other temples situated in the four directions within Bhuvaneśvara. It has already been stated that the Bhuvaneśvara temple is 160 </w:t>
      </w:r>
      <w:r w:rsidRPr="004A2847">
        <w:rPr>
          <w:rStyle w:val="BookTitle"/>
          <w:rFonts w:asciiTheme="minorHAnsi" w:hAnsiTheme="minorHAnsi" w:cstheme="minorHAnsi"/>
          <w:b w:val="0"/>
          <w:bCs w:val="0"/>
          <w:color w:val="000000"/>
          <w:sz w:val="28"/>
          <w:szCs w:val="28"/>
        </w:rPr>
        <w:lastRenderedPageBreak/>
        <w:t xml:space="preserve">feet tall from the ground level to the </w:t>
      </w:r>
      <w:r w:rsidRPr="004A2847">
        <w:rPr>
          <w:rStyle w:val="BookTitle"/>
          <w:rFonts w:asciiTheme="minorHAnsi" w:hAnsiTheme="minorHAnsi" w:cstheme="minorHAnsi"/>
          <w:b w:val="0"/>
          <w:bCs w:val="0"/>
          <w:i/>
          <w:iCs/>
          <w:color w:val="000000"/>
          <w:sz w:val="28"/>
          <w:szCs w:val="28"/>
        </w:rPr>
        <w:t>kalasa</w:t>
      </w:r>
      <w:r w:rsidRPr="004A2847">
        <w:rPr>
          <w:rStyle w:val="BookTitle"/>
          <w:rFonts w:asciiTheme="minorHAnsi" w:hAnsiTheme="minorHAnsi" w:cstheme="minorHAnsi"/>
          <w:b w:val="0"/>
          <w:bCs w:val="0"/>
          <w:color w:val="000000"/>
          <w:sz w:val="28"/>
          <w:szCs w:val="28"/>
        </w:rPr>
        <w:t>. The Ananta Vāsudeva temple is 60 foot tall. The Rameśvara temple is 78 feet tall, Yameśvara is 67 feet, Rājārāṇī is 63 feet, Bhagavatī is 54 feet, Sārīdeula is 53 feet, Nāgeśvara is 52 feet, Siddheśvara is 47 feet, Kapileśvara is 64 feet, Kedāreśvara is 46 feet, Paraśurāmeśvara is 38 feet, Mukteśvara is 35 feet, and Kopāri is 35 feet tall.</w:t>
      </w:r>
    </w:p>
    <w:p w14:paraId="7492E37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Many people think that the Bhuvaneśvara temple is older than the Jagannātha Purī temple and that the artistic work of the Purī temple is an imitation of the Bhuvaneśvara temple.</w:t>
      </w:r>
    </w:p>
    <w:p w14:paraId="422DA4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Rājā Rājendralāla Mitra said that King Yayāti Keśarī came from Magadha, drove away the Yavanas, and reestablished Hindu religion over the ruins of the Buddhist religion. The duration of Yayāti Keśarī's rule extended from A.D. 474 to 526. Construction of the Bhuvaneśvara temple and the </w:t>
      </w:r>
      <w:r w:rsidRPr="004A2847">
        <w:rPr>
          <w:rStyle w:val="BookTitle"/>
          <w:rFonts w:asciiTheme="minorHAnsi" w:hAnsiTheme="minorHAnsi" w:cstheme="minorHAnsi"/>
          <w:b w:val="0"/>
          <w:bCs w:val="0"/>
          <w:i/>
          <w:iCs/>
          <w:color w:val="000000"/>
          <w:sz w:val="28"/>
          <w:szCs w:val="28"/>
        </w:rPr>
        <w:t>jagamohana</w:t>
      </w:r>
      <w:r w:rsidRPr="004A2847">
        <w:rPr>
          <w:rStyle w:val="BookTitle"/>
          <w:rFonts w:asciiTheme="minorHAnsi" w:hAnsiTheme="minorHAnsi" w:cstheme="minorHAnsi"/>
          <w:b w:val="0"/>
          <w:bCs w:val="0"/>
          <w:color w:val="000000"/>
          <w:sz w:val="28"/>
          <w:szCs w:val="28"/>
        </w:rPr>
        <w:t xml:space="preserve"> began near the end of Yayāti Keśarī's rule. Yayāti Keśarī could not complete the construction work. Although his descendent Sūrya Keśarī ruled the kingdom for a long time, he did not try to complete the temple. His heir, Ananta Keśarī, again started the temple construction. The Bhuvaneśvara temple was eventually completed during the reign of Lalāṭendu Keśarī in 588 Śakābda (A.D. 666). Regarding this, Rājā Rājendralāla Mitra has quoted the following verse:</w:t>
      </w:r>
    </w:p>
    <w:p w14:paraId="6C0E77FB" w14:textId="77777777" w:rsidR="00A969AE" w:rsidRPr="004A2847" w:rsidRDefault="00A969AE">
      <w:pPr>
        <w:pStyle w:val="Verse"/>
        <w:rPr>
          <w:rStyle w:val="BookTitle"/>
          <w:rFonts w:asciiTheme="minorHAnsi" w:hAnsiTheme="minorHAnsi" w:cstheme="minorHAnsi"/>
          <w:b w:val="0"/>
          <w:bCs w:val="0"/>
          <w:color w:val="000000"/>
          <w:sz w:val="28"/>
          <w:szCs w:val="28"/>
        </w:rPr>
      </w:pPr>
      <w:commentRangeStart w:id="96"/>
      <w:r w:rsidRPr="004A2847">
        <w:rPr>
          <w:rStyle w:val="BookTitle"/>
          <w:rFonts w:asciiTheme="minorHAnsi" w:hAnsiTheme="minorHAnsi" w:cstheme="minorHAnsi"/>
          <w:b w:val="0"/>
          <w:bCs w:val="0"/>
          <w:color w:val="000000"/>
          <w:sz w:val="28"/>
          <w:szCs w:val="28"/>
        </w:rPr>
        <w:t>gajāṣṭeṣum ite jāte   śakābde kīrti vāsasah</w:t>
      </w:r>
      <w:r w:rsidRPr="004A2847">
        <w:rPr>
          <w:rStyle w:val="BookTitle"/>
          <w:rFonts w:asciiTheme="minorHAnsi" w:hAnsiTheme="minorHAnsi" w:cstheme="minorHAnsi"/>
          <w:b w:val="0"/>
          <w:bCs w:val="0"/>
          <w:color w:val="000000"/>
          <w:sz w:val="28"/>
          <w:szCs w:val="28"/>
        </w:rPr>
        <w:br/>
        <w:t>prāsādam akarod rājā   lalāṭenduś ca keśarī</w:t>
      </w:r>
      <w:commentRangeEnd w:id="96"/>
      <w:r w:rsidR="00BB5302" w:rsidRPr="004A2847">
        <w:rPr>
          <w:rStyle w:val="CommentReference"/>
          <w:i w:val="0"/>
          <w:iCs w:val="0"/>
        </w:rPr>
        <w:commentReference w:id="96"/>
      </w:r>
    </w:p>
    <w:p w14:paraId="021DD2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But some archeologists do not agree with the statement of Mitra Mahāśaya. They say that the stone inscription is </w:t>
      </w:r>
      <w:proofErr w:type="gramStart"/>
      <w:r w:rsidRPr="004A2847">
        <w:rPr>
          <w:rStyle w:val="BookTitle"/>
          <w:rFonts w:asciiTheme="minorHAnsi" w:hAnsiTheme="minorHAnsi" w:cstheme="minorHAnsi"/>
          <w:b w:val="0"/>
          <w:bCs w:val="0"/>
          <w:color w:val="000000"/>
          <w:sz w:val="28"/>
          <w:szCs w:val="28"/>
        </w:rPr>
        <w:t>similar to</w:t>
      </w:r>
      <w:proofErr w:type="gramEnd"/>
      <w:r w:rsidRPr="004A2847">
        <w:rPr>
          <w:rStyle w:val="BookTitle"/>
          <w:rFonts w:asciiTheme="minorHAnsi" w:hAnsiTheme="minorHAnsi" w:cstheme="minorHAnsi"/>
          <w:b w:val="0"/>
          <w:bCs w:val="0"/>
          <w:color w:val="000000"/>
          <w:sz w:val="28"/>
          <w:szCs w:val="28"/>
        </w:rPr>
        <w:t xml:space="preserve"> the unverified handwritten verses found that describe the construction of the Jagannātha temple and that there is no historical truth in it. They further say that the description Rājā Rājendralāla Mitra quoted from Jagannātha's </w:t>
      </w:r>
      <w:r w:rsidRPr="004A2847">
        <w:rPr>
          <w:rStyle w:val="BookTitle"/>
          <w:rFonts w:asciiTheme="minorHAnsi" w:hAnsiTheme="minorHAnsi" w:cstheme="minorHAnsi"/>
          <w:b w:val="0"/>
          <w:bCs w:val="0"/>
          <w:i/>
          <w:iCs/>
          <w:color w:val="000000"/>
          <w:sz w:val="28"/>
          <w:szCs w:val="28"/>
        </w:rPr>
        <w:t xml:space="preserve">Mādalā-pañji </w:t>
      </w:r>
      <w:r w:rsidRPr="004A2847">
        <w:rPr>
          <w:rStyle w:val="BookTitle"/>
          <w:rFonts w:asciiTheme="minorHAnsi" w:hAnsiTheme="minorHAnsi" w:cstheme="minorHAnsi"/>
          <w:b w:val="0"/>
          <w:bCs w:val="0"/>
          <w:color w:val="000000"/>
          <w:sz w:val="28"/>
          <w:szCs w:val="28"/>
        </w:rPr>
        <w:t xml:space="preserve">calendar is a futile attempt by the </w:t>
      </w:r>
      <w:r w:rsidRPr="004A2847">
        <w:rPr>
          <w:rStyle w:val="BookTitle"/>
          <w:rFonts w:asciiTheme="minorHAnsi" w:hAnsiTheme="minorHAnsi" w:cstheme="minorHAnsi"/>
          <w:b w:val="0"/>
          <w:bCs w:val="0"/>
          <w:i/>
          <w:iCs/>
          <w:color w:val="000000"/>
          <w:sz w:val="28"/>
          <w:szCs w:val="28"/>
        </w:rPr>
        <w:t>pāṇḍās</w:t>
      </w:r>
      <w:r w:rsidRPr="004A2847">
        <w:rPr>
          <w:rStyle w:val="BookTitle"/>
          <w:rFonts w:asciiTheme="minorHAnsi" w:hAnsiTheme="minorHAnsi" w:cstheme="minorHAnsi"/>
          <w:b w:val="0"/>
          <w:bCs w:val="0"/>
          <w:color w:val="000000"/>
          <w:sz w:val="28"/>
          <w:szCs w:val="28"/>
        </w:rPr>
        <w:t xml:space="preserve">, who are ignorant of historical facts, to prove that this holy place is more ancient than it </w:t>
      </w:r>
      <w:proofErr w:type="gramStart"/>
      <w:r w:rsidRPr="004A2847">
        <w:rPr>
          <w:rStyle w:val="BookTitle"/>
          <w:rFonts w:asciiTheme="minorHAnsi" w:hAnsiTheme="minorHAnsi" w:cstheme="minorHAnsi"/>
          <w:b w:val="0"/>
          <w:bCs w:val="0"/>
          <w:color w:val="000000"/>
          <w:sz w:val="28"/>
          <w:szCs w:val="28"/>
        </w:rPr>
        <w:t>actually is</w:t>
      </w:r>
      <w:proofErr w:type="gramEnd"/>
      <w:r w:rsidRPr="004A2847">
        <w:rPr>
          <w:rStyle w:val="BookTitle"/>
          <w:rFonts w:asciiTheme="minorHAnsi" w:hAnsiTheme="minorHAnsi" w:cstheme="minorHAnsi"/>
          <w:b w:val="0"/>
          <w:bCs w:val="0"/>
          <w:color w:val="000000"/>
          <w:sz w:val="28"/>
          <w:szCs w:val="28"/>
        </w:rPr>
        <w:t xml:space="preserve">. The exact date of the construction of the Bhuvaneśvara temple and </w:t>
      </w:r>
      <w:r w:rsidRPr="004A2847">
        <w:rPr>
          <w:rStyle w:val="BookTitle"/>
          <w:rFonts w:asciiTheme="minorHAnsi" w:hAnsiTheme="minorHAnsi" w:cstheme="minorHAnsi"/>
          <w:b w:val="0"/>
          <w:bCs w:val="0"/>
          <w:i/>
          <w:iCs/>
          <w:color w:val="000000"/>
          <w:sz w:val="28"/>
          <w:szCs w:val="28"/>
        </w:rPr>
        <w:t>jagamohana</w:t>
      </w:r>
      <w:r w:rsidRPr="004A2847">
        <w:rPr>
          <w:rStyle w:val="BookTitle"/>
          <w:rFonts w:asciiTheme="minorHAnsi" w:hAnsiTheme="minorHAnsi" w:cstheme="minorHAnsi"/>
          <w:b w:val="0"/>
          <w:bCs w:val="0"/>
          <w:color w:val="000000"/>
          <w:sz w:val="28"/>
          <w:szCs w:val="28"/>
        </w:rPr>
        <w:t xml:space="preserve"> is found in a stone inscription carved at the time of that construction. The famous Anaṅga-bhīma, who is said to be the builder of the Śrī Puruṣottama temple, is also described in that stone inscription to be the builder of the Bhuvaneśvara temple. Thirty-four years of Anaṅga-bhīma are described in that stone inscription. In the stone inscription of Cāteśvara and in the royal inscription on a copper plate of the second Narasiṁhadeva the names of two persons called Anaṅga-bhīma, or Aniyaṅka-bhīma, are found. The first Anaṅga-bhīma was the fourth son of Cauḍa Gaṅgā. He ruled the kingdom for ten years. He conquered Orissa and built the temple of Śrī Puruṣottama. The second Anaṅga-</w:t>
      </w:r>
      <w:r w:rsidRPr="004A2847">
        <w:rPr>
          <w:rStyle w:val="BookTitle"/>
          <w:rFonts w:asciiTheme="minorHAnsi" w:hAnsiTheme="minorHAnsi" w:cstheme="minorHAnsi"/>
          <w:b w:val="0"/>
          <w:bCs w:val="0"/>
          <w:color w:val="000000"/>
          <w:sz w:val="28"/>
          <w:szCs w:val="28"/>
        </w:rPr>
        <w:lastRenderedPageBreak/>
        <w:t>bhīma was the grandson of the first Anaṅga-bhīma and the son of Rājarāja. He ruled the kingdom for thirty-four years up to A.D. 1253. Since the stone inscription in the Bhuvaneśvara temple mentions thirty-four years in connection with Aniyaṅka-bhīma, the son of Rājarāja, some archeologists ascertain the second Aniyaṅka-bhīma, or Anaṅga-bhīma, as the actual builder of the Bhuvaneśvara temple. This second Aniyaṅka-bhīma built many large temples in Cuttack and many places in the districts of Purī and Gañjāma.</w:t>
      </w:r>
    </w:p>
    <w:p w14:paraId="4D1A4A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We have already discussed something about the temple of Ananta Vāsudeva, situated on the eastern bank of the Bindu-sarovara in front of the middle </w:t>
      </w:r>
      <w:r w:rsidRPr="004A2847">
        <w:rPr>
          <w:rStyle w:val="BookTitle"/>
          <w:rFonts w:asciiTheme="minorHAnsi" w:hAnsiTheme="minorHAnsi" w:cstheme="minorHAnsi"/>
          <w:b w:val="0"/>
          <w:bCs w:val="0"/>
          <w:i/>
          <w:iCs/>
          <w:color w:val="000000"/>
          <w:sz w:val="28"/>
          <w:szCs w:val="28"/>
        </w:rPr>
        <w:t>ghāṭa</w:t>
      </w:r>
      <w:r w:rsidRPr="004A2847">
        <w:rPr>
          <w:rStyle w:val="BookTitle"/>
          <w:rFonts w:asciiTheme="minorHAnsi" w:hAnsiTheme="minorHAnsi" w:cstheme="minorHAnsi"/>
          <w:b w:val="0"/>
          <w:bCs w:val="0"/>
          <w:color w:val="000000"/>
          <w:sz w:val="28"/>
          <w:szCs w:val="28"/>
        </w:rPr>
        <w:t xml:space="preserve">. This temple is one hundred thirty-one feet long and one hundred seventeen feet wide. The main hall is ninety-six feet long and twenty-five feet wide. Adjacent to the main temple is the </w:t>
      </w:r>
      <w:r w:rsidRPr="004A2847">
        <w:rPr>
          <w:rStyle w:val="BookTitle"/>
          <w:rFonts w:asciiTheme="minorHAnsi" w:hAnsiTheme="minorHAnsi" w:cstheme="minorHAnsi"/>
          <w:b w:val="0"/>
          <w:bCs w:val="0"/>
          <w:i/>
          <w:iCs/>
          <w:color w:val="000000"/>
          <w:sz w:val="28"/>
          <w:szCs w:val="28"/>
        </w:rPr>
        <w:t>jagamohana</w:t>
      </w:r>
      <w:r w:rsidRPr="004A2847">
        <w:rPr>
          <w:rStyle w:val="BookTitle"/>
          <w:rFonts w:asciiTheme="minorHAnsi" w:hAnsiTheme="minorHAnsi" w:cstheme="minorHAnsi"/>
          <w:b w:val="0"/>
          <w:bCs w:val="0"/>
          <w:color w:val="000000"/>
          <w:sz w:val="28"/>
          <w:szCs w:val="28"/>
        </w:rPr>
        <w:t xml:space="preserve">, behind that is the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and behind that is the </w:t>
      </w:r>
      <w:r w:rsidRPr="004A2847">
        <w:rPr>
          <w:rStyle w:val="BookTitle"/>
          <w:rFonts w:asciiTheme="minorHAnsi" w:hAnsiTheme="minorHAnsi" w:cstheme="minorHAnsi"/>
          <w:b w:val="0"/>
          <w:bCs w:val="0"/>
          <w:i/>
          <w:iCs/>
          <w:color w:val="000000"/>
          <w:sz w:val="28"/>
          <w:szCs w:val="28"/>
        </w:rPr>
        <w:t>bhoga-maṇḍapa</w:t>
      </w:r>
      <w:r w:rsidRPr="004A2847">
        <w:rPr>
          <w:rStyle w:val="BookTitle"/>
          <w:rFonts w:asciiTheme="minorHAnsi" w:hAnsiTheme="minorHAnsi" w:cstheme="minorHAnsi"/>
          <w:b w:val="0"/>
          <w:bCs w:val="0"/>
          <w:color w:val="000000"/>
          <w:sz w:val="28"/>
          <w:szCs w:val="28"/>
        </w:rPr>
        <w:t xml:space="preserve">. From ground level to the </w:t>
      </w:r>
      <w:r w:rsidRPr="004A2847">
        <w:rPr>
          <w:rStyle w:val="BookTitle"/>
          <w:rFonts w:asciiTheme="minorHAnsi" w:hAnsiTheme="minorHAnsi" w:cstheme="minorHAnsi"/>
          <w:b w:val="0"/>
          <w:bCs w:val="0"/>
          <w:i/>
          <w:iCs/>
          <w:color w:val="000000"/>
          <w:sz w:val="28"/>
          <w:szCs w:val="28"/>
        </w:rPr>
        <w:t>kalasa</w:t>
      </w:r>
      <w:r w:rsidRPr="004A2847">
        <w:rPr>
          <w:rStyle w:val="BookTitle"/>
          <w:rFonts w:asciiTheme="minorHAnsi" w:hAnsiTheme="minorHAnsi" w:cstheme="minorHAnsi"/>
          <w:b w:val="0"/>
          <w:bCs w:val="0"/>
          <w:color w:val="000000"/>
          <w:sz w:val="28"/>
          <w:szCs w:val="28"/>
        </w:rPr>
        <w:t xml:space="preserve">, the temple is sixty feet tall. Inside the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is a deity of Garuḍa made of black stone. The Deity of Ananta Vāsudeva Viṣṇu is situated within the main temple. This temple of Ananta Vāsudeva is the most ancient temple in Bhuvaneśvara. This is widely accepted by even the archeologists. No pilgrim visits the temples of deities subordinate to Śrī Vāsudeva without first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Ananta Vāsudeva Viṣṇu, the Lord of all. This practice is current in Bhuvaneśvara even today. We have already learned from the verses composed by the poet Vācaspati Miśra and inscribed on a stone attached to the wall of the Ananta Vāsudeva temple that Bhavadeva Bhaṭṭa built the temple of Ananta Vāsudeva and Bindu-sarovara, which is situated in front of the temple. Vācaspati Miśra wrote a book called </w:t>
      </w:r>
      <w:r w:rsidRPr="004A2847">
        <w:rPr>
          <w:rStyle w:val="BookTitle"/>
          <w:rFonts w:asciiTheme="minorHAnsi" w:hAnsiTheme="minorHAnsi" w:cstheme="minorHAnsi"/>
          <w:b w:val="0"/>
          <w:bCs w:val="0"/>
          <w:i/>
          <w:iCs/>
          <w:color w:val="000000"/>
          <w:sz w:val="28"/>
          <w:szCs w:val="28"/>
        </w:rPr>
        <w:t xml:space="preserve">Nyāya-sūcī-nibandha </w:t>
      </w:r>
      <w:r w:rsidRPr="004A2847">
        <w:rPr>
          <w:rStyle w:val="BookTitle"/>
          <w:rFonts w:asciiTheme="minorHAnsi" w:hAnsiTheme="minorHAnsi" w:cstheme="minorHAnsi"/>
          <w:b w:val="0"/>
          <w:bCs w:val="0"/>
          <w:color w:val="000000"/>
          <w:sz w:val="28"/>
          <w:szCs w:val="28"/>
        </w:rPr>
        <w:t xml:space="preserve">in 898 Śakābda (A.D. 976). It is not improper to consider his dear friend Bhavadeva Bhaṭṭa as his contemporary.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some archeologists conclude that the temple of Śrī Ananta Vāsudeva was built in the tenth century.</w:t>
      </w:r>
    </w:p>
    <w:p w14:paraId="049FC8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Bindu-sarovara is thirteen hundred feet long, seven hundred feet wide, and sixteen feet deep. The four banks of this </w:t>
      </w:r>
      <w:r w:rsidRPr="004A2847">
        <w:rPr>
          <w:rStyle w:val="BookTitle"/>
          <w:rFonts w:asciiTheme="minorHAnsi" w:hAnsiTheme="minorHAnsi" w:cstheme="minorHAnsi"/>
          <w:b w:val="0"/>
          <w:bCs w:val="0"/>
          <w:i/>
          <w:iCs/>
          <w:color w:val="000000"/>
          <w:sz w:val="28"/>
          <w:szCs w:val="28"/>
        </w:rPr>
        <w:t>sarovara,</w:t>
      </w:r>
      <w:r w:rsidRPr="004A2847">
        <w:rPr>
          <w:rStyle w:val="BookTitle"/>
          <w:rFonts w:asciiTheme="minorHAnsi" w:hAnsiTheme="minorHAnsi" w:cstheme="minorHAnsi"/>
          <w:b w:val="0"/>
          <w:bCs w:val="0"/>
          <w:color w:val="000000"/>
          <w:sz w:val="28"/>
          <w:szCs w:val="28"/>
        </w:rPr>
        <w:t xml:space="preserve"> or lake,</w:t>
      </w:r>
      <w:r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 xml:space="preserve">are covered with stone slabs. There is </w:t>
      </w:r>
      <w:proofErr w:type="gramStart"/>
      <w:r w:rsidRPr="004A2847">
        <w:rPr>
          <w:rStyle w:val="BookTitle"/>
          <w:rFonts w:asciiTheme="minorHAnsi" w:hAnsiTheme="minorHAnsi" w:cstheme="minorHAnsi"/>
          <w:b w:val="0"/>
          <w:bCs w:val="0"/>
          <w:color w:val="000000"/>
          <w:sz w:val="28"/>
          <w:szCs w:val="28"/>
        </w:rPr>
        <w:t>a</w:t>
      </w:r>
      <w:proofErr w:type="gramEnd"/>
      <w:r w:rsidRPr="004A2847">
        <w:rPr>
          <w:rStyle w:val="BookTitle"/>
          <w:rFonts w:asciiTheme="minorHAnsi" w:hAnsiTheme="minorHAnsi" w:cstheme="minorHAnsi"/>
          <w:b w:val="0"/>
          <w:bCs w:val="0"/>
          <w:color w:val="000000"/>
          <w:sz w:val="28"/>
          <w:szCs w:val="28"/>
        </w:rPr>
        <w:t xml:space="preserve"> island built of stone in the middle of Bindu-sarovara. The island is 100x100 feet. There is a small temple in the northeast corner of the island. The festival Deity of Ananta Vāsudeva is brought here during the Snāna-yātrā. The Deity is then bathed by streams of water squirted out of fountains surrounding that temple. During the Snāna-yātrā, in other words, during the rainy season, this Bindu-sarovara becomes the residence of many large crocodiles.</w:t>
      </w:r>
    </w:p>
    <w:p w14:paraId="00D057E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Western historians like Starling, Hunter, and Cunningham, as well as archeologists of India like Rājā Rājendralāla Mitra have described Bhuvaneśvara as a principal Buddhist center. Other archeologists of India, however, have through argument </w:t>
      </w:r>
      <w:r w:rsidRPr="004A2847">
        <w:rPr>
          <w:rStyle w:val="BookTitle"/>
          <w:rFonts w:asciiTheme="minorHAnsi" w:hAnsiTheme="minorHAnsi" w:cstheme="minorHAnsi"/>
          <w:b w:val="0"/>
          <w:bCs w:val="0"/>
          <w:color w:val="000000"/>
          <w:sz w:val="28"/>
          <w:szCs w:val="28"/>
        </w:rPr>
        <w:lastRenderedPageBreak/>
        <w:t xml:space="preserve">and evidence like stone inscriptions found in various temples of Bhuvaneśvara and descriptions in ancient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 xml:space="preserve"> like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demonstrated that there is no evidence to substantiate the claim that Bhuvaneśvara was a principal center for Buddhists during the time of Lord Buddha. The evidence of Buddhism found in Khaṇḍagiri and Udayagiri are from a much later time than that of Lord Buddha. Those who advertised that the elephant cave was a Buddhist cave have been proven completely wrong, because it has now been established as belonging to the Jains. The glories of the Orissan King Kharbel Bhupati, who was a follower of the Jain religion, are found on a stone inscription within this elephant cave. But there is no evidence or proof of the exact date when this Jain Kharbel established his capitol at Bhuvaneśvara.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Vana-parva</w:t>
      </w:r>
      <w:r w:rsidRPr="004A2847">
        <w:rPr>
          <w:rStyle w:val="BookTitle"/>
          <w:rFonts w:asciiTheme="minorHAnsi" w:hAnsiTheme="minorHAnsi" w:cstheme="minorHAnsi"/>
          <w:b w:val="0"/>
          <w:bCs w:val="0"/>
          <w:color w:val="000000"/>
          <w:sz w:val="28"/>
          <w:szCs w:val="28"/>
        </w:rPr>
        <w:t xml:space="preserve">, Chapter 114 states that after the confluence at Gaṅgā-sāgara comes the sacred Vaitaraṇī River in Kaliṅga. Yājapura, where Brahmā performed a sacrifice, is on the bank of this river. After that comes Svayambhu-vana, and then comes Mahāvedi, which is near the ocean and which is renowned as Puruṣottama-kṣetra. After that comes Mahendra Mountain, which is situated in Gañjāma district and which is known as the abode of Paraśurāma. The above-mentioned name Svayambhu refers to Śambhu, or Mahādeva. This is the opinion found in the ancient commentary on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known as </w:t>
      </w:r>
      <w:r w:rsidRPr="004A2847">
        <w:rPr>
          <w:rStyle w:val="BookTitle"/>
          <w:rFonts w:asciiTheme="minorHAnsi" w:hAnsiTheme="minorHAnsi" w:cstheme="minorHAnsi"/>
          <w:b w:val="0"/>
          <w:bCs w:val="0"/>
          <w:i/>
          <w:iCs/>
          <w:color w:val="000000"/>
          <w:sz w:val="28"/>
          <w:szCs w:val="28"/>
        </w:rPr>
        <w:t>Durgaṭārtha-prakāśinī</w:t>
      </w:r>
      <w:r w:rsidRPr="004A2847">
        <w:rPr>
          <w:rStyle w:val="BookTitle"/>
          <w:rFonts w:asciiTheme="minorHAnsi" w:hAnsiTheme="minorHAnsi" w:cstheme="minorHAnsi"/>
          <w:b w:val="0"/>
          <w:bCs w:val="0"/>
          <w:color w:val="000000"/>
          <w:sz w:val="28"/>
          <w:szCs w:val="28"/>
        </w:rPr>
        <w:t xml:space="preserve">. Since a long </w:t>
      </w:r>
      <w:proofErr w:type="gramStart"/>
      <w:r w:rsidRPr="004A2847">
        <w:rPr>
          <w:rStyle w:val="BookTitle"/>
          <w:rFonts w:asciiTheme="minorHAnsi" w:hAnsiTheme="minorHAnsi" w:cstheme="minorHAnsi"/>
          <w:b w:val="0"/>
          <w:bCs w:val="0"/>
          <w:color w:val="000000"/>
          <w:sz w:val="28"/>
          <w:szCs w:val="28"/>
        </w:rPr>
        <w:t>time</w:t>
      </w:r>
      <w:proofErr w:type="gramEnd"/>
      <w:r w:rsidRPr="004A2847">
        <w:rPr>
          <w:rStyle w:val="BookTitle"/>
          <w:rFonts w:asciiTheme="minorHAnsi" w:hAnsiTheme="minorHAnsi" w:cstheme="minorHAnsi"/>
          <w:b w:val="0"/>
          <w:bCs w:val="0"/>
          <w:color w:val="000000"/>
          <w:sz w:val="28"/>
          <w:szCs w:val="28"/>
        </w:rPr>
        <w:t xml:space="preserve"> this Svayambhu-vana was a place for ascetics to undergo austerities. It is stated 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Utkala-khaṇḍa</w:t>
      </w:r>
      <w:r w:rsidRPr="004A2847">
        <w:rPr>
          <w:rStyle w:val="BookTitle"/>
          <w:rFonts w:asciiTheme="minorHAnsi" w:hAnsiTheme="minorHAnsi" w:cstheme="minorHAnsi"/>
          <w:b w:val="0"/>
          <w:bCs w:val="0"/>
          <w:color w:val="000000"/>
          <w:sz w:val="28"/>
          <w:szCs w:val="28"/>
        </w:rPr>
        <w:t>:</w:t>
      </w:r>
    </w:p>
    <w:p w14:paraId="53C8C0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ittham etat purā kṣetraṁ   mahādevena nirmitam</w:t>
      </w:r>
      <w:r w:rsidRPr="004A2847">
        <w:rPr>
          <w:rStyle w:val="BookTitle"/>
          <w:rFonts w:asciiTheme="minorHAnsi" w:hAnsiTheme="minorHAnsi" w:cstheme="minorHAnsi"/>
          <w:b w:val="0"/>
          <w:bCs w:val="0"/>
          <w:color w:val="000000"/>
          <w:sz w:val="28"/>
          <w:szCs w:val="28"/>
        </w:rPr>
        <w:br/>
        <w:t xml:space="preserve">tatra sākṣād umā-kāntaḥ   sthāpitaḥ parameṣṭhināyad </w:t>
      </w:r>
      <w:r w:rsidRPr="004A2847">
        <w:rPr>
          <w:rStyle w:val="BookTitle"/>
          <w:rFonts w:asciiTheme="minorHAnsi" w:hAnsiTheme="minorHAnsi" w:cstheme="minorHAnsi"/>
          <w:b w:val="0"/>
          <w:bCs w:val="0"/>
          <w:color w:val="000000"/>
          <w:sz w:val="28"/>
          <w:szCs w:val="28"/>
        </w:rPr>
        <w:br/>
        <w:t>etac chāmbhavaṁ kṣetraṁ   tamaso nāśanaṁ param</w:t>
      </w:r>
    </w:p>
    <w:p w14:paraId="57877C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sacred place was created long ago by Mahādeva. Brahmā personally established the husband of Pārvatī at this place. Since </w:t>
      </w:r>
      <w:proofErr w:type="gramStart"/>
      <w:r w:rsidRPr="004A2847">
        <w:rPr>
          <w:rStyle w:val="BookTitle"/>
          <w:rFonts w:asciiTheme="minorHAnsi" w:hAnsiTheme="minorHAnsi" w:cstheme="minorHAnsi"/>
          <w:b w:val="0"/>
          <w:bCs w:val="0"/>
          <w:color w:val="000000"/>
          <w:sz w:val="28"/>
          <w:szCs w:val="28"/>
        </w:rPr>
        <w:t>then</w:t>
      </w:r>
      <w:proofErr w:type="gramEnd"/>
      <w:r w:rsidRPr="004A2847">
        <w:rPr>
          <w:rStyle w:val="BookTitle"/>
          <w:rFonts w:asciiTheme="minorHAnsi" w:hAnsiTheme="minorHAnsi" w:cstheme="minorHAnsi"/>
          <w:b w:val="0"/>
          <w:bCs w:val="0"/>
          <w:color w:val="000000"/>
          <w:sz w:val="28"/>
          <w:szCs w:val="28"/>
        </w:rPr>
        <w:t xml:space="preserve"> this place has been known as the destroyer of ignorance and a favorite place of Śambhu. This place is also known as Ekāmraka-vana or Ekāmraka-kṣetra.”</w:t>
      </w:r>
    </w:p>
    <w:p w14:paraId="03BC8C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Elsewhere 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Utkala-khaṇḍa</w:t>
      </w:r>
      <w:r w:rsidRPr="004A2847">
        <w:rPr>
          <w:rStyle w:val="BookTitle"/>
          <w:rFonts w:asciiTheme="minorHAnsi" w:hAnsiTheme="minorHAnsi" w:cstheme="minorHAnsi"/>
          <w:b w:val="0"/>
          <w:bCs w:val="0"/>
          <w:color w:val="000000"/>
          <w:sz w:val="28"/>
          <w:szCs w:val="28"/>
        </w:rPr>
        <w:t>, it is stated:</w:t>
      </w:r>
    </w:p>
    <w:p w14:paraId="737756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 vartate nīlagirir   yojane 'tra tṛtīyake</w:t>
      </w:r>
      <w:r w:rsidRPr="004A2847">
        <w:rPr>
          <w:rStyle w:val="BookTitle"/>
          <w:rFonts w:asciiTheme="minorHAnsi" w:hAnsiTheme="minorHAnsi" w:cstheme="minorHAnsi"/>
          <w:b w:val="0"/>
          <w:bCs w:val="0"/>
          <w:color w:val="000000"/>
          <w:sz w:val="28"/>
          <w:szCs w:val="28"/>
        </w:rPr>
        <w:br/>
        <w:t>idam tv ekāmraka-vanaṁ   kṣetraṁ gaurī-pater vidhuḥ</w:t>
      </w:r>
    </w:p>
    <w:p w14:paraId="44408C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 deha sthito 'haṁ vai   yatra nīlamaṇi-mayaḥ</w:t>
      </w:r>
      <w:r w:rsidRPr="004A2847">
        <w:rPr>
          <w:rStyle w:val="BookTitle"/>
          <w:rFonts w:asciiTheme="minorHAnsi" w:hAnsiTheme="minorHAnsi" w:cstheme="minorHAnsi"/>
          <w:b w:val="0"/>
          <w:bCs w:val="0"/>
          <w:color w:val="000000"/>
          <w:sz w:val="28"/>
          <w:szCs w:val="28"/>
        </w:rPr>
        <w:br/>
        <w:t>tasyottarasyāṁ vikhyātaṁ   vanam ekāmrakāhvayam</w:t>
      </w:r>
    </w:p>
    <w:p w14:paraId="7B593C8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Ekāmraka-kanana, which is very dear to the husband of Pārvatī, is situated two </w:t>
      </w:r>
      <w:r w:rsidRPr="004A2847">
        <w:rPr>
          <w:rStyle w:val="BookTitle"/>
          <w:rFonts w:asciiTheme="minorHAnsi" w:hAnsiTheme="minorHAnsi" w:cstheme="minorHAnsi"/>
          <w:b w:val="0"/>
          <w:bCs w:val="0"/>
          <w:i/>
          <w:iCs/>
          <w:color w:val="000000"/>
          <w:sz w:val="28"/>
          <w:szCs w:val="28"/>
        </w:rPr>
        <w:lastRenderedPageBreak/>
        <w:t>yojanas</w:t>
      </w:r>
      <w:r w:rsidRPr="004A2847">
        <w:rPr>
          <w:rStyle w:val="BookTitle"/>
          <w:rFonts w:asciiTheme="minorHAnsi" w:hAnsiTheme="minorHAnsi" w:cstheme="minorHAnsi"/>
          <w:b w:val="0"/>
          <w:bCs w:val="0"/>
          <w:color w:val="000000"/>
          <w:sz w:val="28"/>
          <w:szCs w:val="28"/>
        </w:rPr>
        <w:t xml:space="preserve"> north of Nīlācala in the state of Orissa. This Ekāmraka-kṣetra is the Svayambhu-vana described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Vana-parva</w:t>
      </w:r>
      <w:r w:rsidRPr="004A2847">
        <w:rPr>
          <w:rStyle w:val="BookTitle"/>
          <w:rFonts w:asciiTheme="minorHAnsi" w:hAnsiTheme="minorHAnsi" w:cstheme="minorHAnsi"/>
          <w:b w:val="0"/>
          <w:bCs w:val="0"/>
          <w:color w:val="000000"/>
          <w:sz w:val="28"/>
          <w:szCs w:val="28"/>
        </w:rPr>
        <w:t>, and many thoughtful persons have concluded that this place is much older than the time of Buddha.</w:t>
      </w:r>
    </w:p>
    <w:p w14:paraId="29748A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description of Śrī Bhuvaneśvara deva is found in the </w:t>
      </w:r>
      <w:r w:rsidRPr="004A2847">
        <w:rPr>
          <w:rStyle w:val="BookTitle"/>
          <w:rFonts w:asciiTheme="minorHAnsi" w:hAnsiTheme="minorHAnsi" w:cstheme="minorHAnsi"/>
          <w:b w:val="0"/>
          <w:bCs w:val="0"/>
          <w:i/>
          <w:iCs/>
          <w:color w:val="000000"/>
          <w:sz w:val="28"/>
          <w:szCs w:val="28"/>
        </w:rPr>
        <w:t>Kapila-saṁhita</w:t>
      </w:r>
      <w:r w:rsidRPr="004A2847">
        <w:rPr>
          <w:rStyle w:val="BookTitle"/>
          <w:rFonts w:asciiTheme="minorHAnsi" w:hAnsiTheme="minorHAnsi" w:cstheme="minorHAnsi"/>
          <w:b w:val="0"/>
          <w:bCs w:val="0"/>
          <w:color w:val="000000"/>
          <w:sz w:val="28"/>
          <w:szCs w:val="28"/>
        </w:rPr>
        <w:t>. Long ago Lord Viśveśvara (Śiva) of Kāśī told Devarṣi Nārada that he would not reside in Kāśī any longer and that Kāśī would soon be destroyed because the atheists overwhelmed with mundane knowledge were creating disturbances there. Religious principles would no longer remain, and everyone would become irreligious. Moreover, Kāśī would gradually become crowded, and it would become difficult to perform austerities without disturbance. Although it was a fact that Mahādeva painstakingly established Kāśī for the pleasure of Pārvatī, she was no longer inclined to stay there because of the disturbances created by the atheists. Where, therefore, was the place where one could sit and perpetually worship the Supreme Personality of Godhead? After hearing these statements from Śambhu, the best of the Vaiṣṇavas, Devarṣi Nārada said that there was a famous mountain, Nīla-śaila, situated on the shore of the saltwater ocean. North of this mountain is the most pleasing Ekāmraka-kanana. Vāsudeva, the Lord of Lakṣmī, resides in that solitary forest with Ananta. That place is most confidential. On hearing Nārada's reply, Mahādeva left Kāśī and came to Ekāmraka-vana with Pārvatī. After arriving at this sacred place, Mahādeva said to Śrī Hari, “I have come to Your shelter. Please give me a place to stay near Your lotus feet.” When Śrī Vāsudeva heard the appeal of Śambhu, the topmost Vaiṣṇava, He said, “O Śambhu, I will gladly let you stay here, but you have to promise that you will never return to Kāśī</w:t>
      </w:r>
      <w:proofErr w:type="gramStart"/>
      <w:r w:rsidRPr="004A2847">
        <w:rPr>
          <w:rStyle w:val="BookTitle"/>
          <w:rFonts w:asciiTheme="minorHAnsi" w:hAnsiTheme="minorHAnsi" w:cstheme="minorHAnsi"/>
          <w:b w:val="0"/>
          <w:bCs w:val="0"/>
          <w:color w:val="000000"/>
          <w:sz w:val="28"/>
          <w:szCs w:val="28"/>
        </w:rPr>
        <w:t>.”Śaṅkara</w:t>
      </w:r>
      <w:proofErr w:type="gramEnd"/>
      <w:r w:rsidRPr="004A2847">
        <w:rPr>
          <w:rStyle w:val="BookTitle"/>
          <w:rFonts w:asciiTheme="minorHAnsi" w:hAnsiTheme="minorHAnsi" w:cstheme="minorHAnsi"/>
          <w:b w:val="0"/>
          <w:bCs w:val="0"/>
          <w:color w:val="000000"/>
          <w:sz w:val="28"/>
          <w:szCs w:val="28"/>
        </w:rPr>
        <w:t xml:space="preserve"> then replied, “How can I leave Kāśī forever? My beloved Jāhnavī (Gaṅgā) and Maṇikarṇikā, the aggregate of all holy places, are situated there.” Vāsudeva said, “O Śambhu, here in front of Me there is Maṇikarṇikā, which is also known as Pāpanāśinī. The river Gaṅgā-Yamunā that emanates from My lotus feet flows southeast of Me. There are many other confidential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here</w:t>
      </w:r>
      <w:proofErr w:type="gramStart"/>
      <w:r w:rsidRPr="004A2847">
        <w:rPr>
          <w:rStyle w:val="BookTitle"/>
          <w:rFonts w:asciiTheme="minorHAnsi" w:hAnsiTheme="minorHAnsi" w:cstheme="minorHAnsi"/>
          <w:b w:val="0"/>
          <w:bCs w:val="0"/>
          <w:color w:val="000000"/>
          <w:sz w:val="28"/>
          <w:szCs w:val="28"/>
        </w:rPr>
        <w:t>.”Śaṅkara</w:t>
      </w:r>
      <w:proofErr w:type="gramEnd"/>
      <w:r w:rsidRPr="004A2847">
        <w:rPr>
          <w:rStyle w:val="BookTitle"/>
          <w:rFonts w:asciiTheme="minorHAnsi" w:hAnsiTheme="minorHAnsi" w:cstheme="minorHAnsi"/>
          <w:b w:val="0"/>
          <w:bCs w:val="0"/>
          <w:color w:val="000000"/>
          <w:sz w:val="28"/>
          <w:szCs w:val="28"/>
        </w:rPr>
        <w:t xml:space="preserve"> then replied, “I promise that I will not leave Your lotus feet and go anywhere, even to Vārāṇasī.” After speaking these words, Śambhu stayed south of Viṣṇu in the form of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That dark bluish </w:t>
      </w:r>
      <w:r w:rsidRPr="004A2847">
        <w:rPr>
          <w:rStyle w:val="BookTitle"/>
          <w:rFonts w:asciiTheme="minorHAnsi" w:hAnsiTheme="minorHAnsi" w:cstheme="minorHAnsi"/>
          <w:b w:val="0"/>
          <w:bCs w:val="0"/>
          <w:i/>
          <w:iCs/>
          <w:color w:val="000000"/>
          <w:sz w:val="28"/>
          <w:szCs w:val="28"/>
        </w:rPr>
        <w:t xml:space="preserve">liṅga </w:t>
      </w:r>
      <w:r w:rsidRPr="004A2847">
        <w:rPr>
          <w:rStyle w:val="BookTitle"/>
          <w:rFonts w:asciiTheme="minorHAnsi" w:hAnsiTheme="minorHAnsi" w:cstheme="minorHAnsi"/>
          <w:b w:val="0"/>
          <w:bCs w:val="0"/>
          <w:color w:val="000000"/>
          <w:sz w:val="28"/>
          <w:szCs w:val="28"/>
        </w:rPr>
        <w:t>glows like a crystal and is renowned as Tribhuvaneśvara, or Bhuvaneśvara.</w:t>
      </w:r>
    </w:p>
    <w:p w14:paraId="76FB8AB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t>
      </w:r>
      <w:r w:rsidRPr="004A2847">
        <w:rPr>
          <w:rStyle w:val="BookTitle"/>
          <w:rFonts w:asciiTheme="minorHAnsi" w:hAnsiTheme="minorHAnsi" w:cstheme="minorHAnsi"/>
          <w:b w:val="0"/>
          <w:bCs w:val="0"/>
          <w:i/>
          <w:iCs/>
          <w:color w:val="000000"/>
          <w:sz w:val="28"/>
          <w:szCs w:val="28"/>
        </w:rPr>
        <w:t>pañca-</w:t>
      </w:r>
      <w:proofErr w:type="gramStart"/>
      <w:r w:rsidRPr="004A2847">
        <w:rPr>
          <w:rStyle w:val="BookTitle"/>
          <w:rFonts w:asciiTheme="minorHAnsi" w:hAnsiTheme="minorHAnsi" w:cstheme="minorHAnsi"/>
          <w:b w:val="0"/>
          <w:bCs w:val="0"/>
          <w:i/>
          <w:iCs/>
          <w:color w:val="000000"/>
          <w:sz w:val="28"/>
          <w:szCs w:val="28"/>
        </w:rPr>
        <w:t>krośī</w:t>
      </w:r>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ten mile) Bhuvaneśvara </w:t>
      </w:r>
      <w:r w:rsidRPr="004A2847">
        <w:rPr>
          <w:rStyle w:val="BookTitle"/>
          <w:rFonts w:asciiTheme="minorHAnsi" w:hAnsiTheme="minorHAnsi" w:cstheme="minorHAnsi"/>
          <w:b w:val="0"/>
          <w:bCs w:val="0"/>
          <w:i/>
          <w:iCs/>
          <w:color w:val="000000"/>
          <w:sz w:val="28"/>
          <w:szCs w:val="28"/>
        </w:rPr>
        <w:t>parikramā</w:t>
      </w:r>
      <w:r w:rsidRPr="004A2847">
        <w:rPr>
          <w:rStyle w:val="BookTitle"/>
          <w:rFonts w:asciiTheme="minorHAnsi" w:hAnsiTheme="minorHAnsi" w:cstheme="minorHAnsi"/>
          <w:b w:val="0"/>
          <w:bCs w:val="0"/>
          <w:color w:val="000000"/>
          <w:sz w:val="28"/>
          <w:szCs w:val="28"/>
        </w:rPr>
        <w:t xml:space="preserve"> is performed in the month of Kārtika. The </w:t>
      </w:r>
      <w:r w:rsidRPr="004A2847">
        <w:rPr>
          <w:rStyle w:val="BookTitle"/>
          <w:rFonts w:asciiTheme="minorHAnsi" w:hAnsiTheme="minorHAnsi" w:cstheme="minorHAnsi"/>
          <w:b w:val="0"/>
          <w:bCs w:val="0"/>
          <w:i/>
          <w:iCs/>
          <w:color w:val="000000"/>
          <w:sz w:val="28"/>
          <w:szCs w:val="28"/>
        </w:rPr>
        <w:t>parikramā</w:t>
      </w:r>
      <w:r w:rsidRPr="004A2847">
        <w:rPr>
          <w:rStyle w:val="BookTitle"/>
          <w:rFonts w:asciiTheme="minorHAnsi" w:hAnsiTheme="minorHAnsi" w:cstheme="minorHAnsi"/>
          <w:b w:val="0"/>
          <w:bCs w:val="0"/>
          <w:color w:val="000000"/>
          <w:sz w:val="28"/>
          <w:szCs w:val="28"/>
        </w:rPr>
        <w:t xml:space="preserve"> starts from Varāhadevī, goes through Dhavalagiri, Khaṇḍagiri, Udayagiri, around the Bhuvaneśvara railway station, and eventually returns to the Varāhadevī temple.</w:t>
      </w:r>
    </w:p>
    <w:p w14:paraId="2B066E3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Bhuvaneśvara is situated 272 miles from Howrah on the Bengal-Nagpur railway line. The Bhuvaneśvara temple is two miles from the Bhuvaneśvara station. The road is most beautiful, being covered on both sides by trees that grow in the mountains, particularly the </w:t>
      </w:r>
      <w:r w:rsidRPr="004A2847">
        <w:rPr>
          <w:rStyle w:val="BookTitle"/>
          <w:rFonts w:asciiTheme="minorHAnsi" w:hAnsiTheme="minorHAnsi" w:cstheme="minorHAnsi"/>
          <w:b w:val="0"/>
          <w:bCs w:val="0"/>
          <w:i/>
          <w:iCs/>
          <w:color w:val="000000"/>
          <w:sz w:val="28"/>
          <w:szCs w:val="28"/>
        </w:rPr>
        <w:t>kuñcilā</w:t>
      </w:r>
      <w:r w:rsidRPr="004A2847">
        <w:rPr>
          <w:rStyle w:val="BookTitle"/>
          <w:rFonts w:asciiTheme="minorHAnsi" w:hAnsiTheme="minorHAnsi" w:cstheme="minorHAnsi"/>
          <w:b w:val="0"/>
          <w:bCs w:val="0"/>
          <w:color w:val="000000"/>
          <w:sz w:val="28"/>
          <w:szCs w:val="28"/>
        </w:rPr>
        <w:t xml:space="preserve">, or Nux Vomica. No conveyance other than bullox carts is generally available, but buses and motorcars can drive on the road. There are two </w:t>
      </w:r>
      <w:r w:rsidRPr="004A2847">
        <w:rPr>
          <w:rStyle w:val="BookTitle"/>
          <w:rFonts w:asciiTheme="minorHAnsi" w:hAnsiTheme="minorHAnsi" w:cstheme="minorHAnsi"/>
          <w:b w:val="0"/>
          <w:bCs w:val="0"/>
          <w:i/>
          <w:iCs/>
          <w:color w:val="000000"/>
          <w:sz w:val="28"/>
          <w:szCs w:val="28"/>
        </w:rPr>
        <w:t>dharmaśālās</w:t>
      </w:r>
      <w:r w:rsidRPr="004A2847">
        <w:rPr>
          <w:rStyle w:val="BookTitle"/>
          <w:rFonts w:asciiTheme="minorHAnsi" w:hAnsiTheme="minorHAnsi" w:cstheme="minorHAnsi"/>
          <w:b w:val="0"/>
          <w:bCs w:val="0"/>
          <w:color w:val="000000"/>
          <w:sz w:val="28"/>
          <w:szCs w:val="28"/>
        </w:rPr>
        <w:t xml:space="preserve"> in Bhuvaneśvara. On the bank of Bindu-sarovara, a Calcutta Marwari named Hazarimala has built a new large </w:t>
      </w:r>
      <w:r w:rsidRPr="004A2847">
        <w:rPr>
          <w:rStyle w:val="BookTitle"/>
          <w:rFonts w:asciiTheme="minorHAnsi" w:hAnsiTheme="minorHAnsi" w:cstheme="minorHAnsi"/>
          <w:b w:val="0"/>
          <w:bCs w:val="0"/>
          <w:i/>
          <w:iCs/>
          <w:color w:val="000000"/>
          <w:sz w:val="28"/>
          <w:szCs w:val="28"/>
        </w:rPr>
        <w:t>dharmaśālā</w:t>
      </w:r>
      <w:r w:rsidRPr="004A2847">
        <w:rPr>
          <w:rStyle w:val="BookTitle"/>
          <w:rFonts w:asciiTheme="minorHAnsi" w:hAnsiTheme="minorHAnsi" w:cstheme="minorHAnsi"/>
          <w:b w:val="0"/>
          <w:bCs w:val="0"/>
          <w:color w:val="000000"/>
          <w:sz w:val="28"/>
          <w:szCs w:val="28"/>
        </w:rPr>
        <w:t xml:space="preserve">. The other </w:t>
      </w:r>
      <w:r w:rsidRPr="004A2847">
        <w:rPr>
          <w:rStyle w:val="BookTitle"/>
          <w:rFonts w:asciiTheme="minorHAnsi" w:hAnsiTheme="minorHAnsi" w:cstheme="minorHAnsi"/>
          <w:b w:val="0"/>
          <w:bCs w:val="0"/>
          <w:i/>
          <w:iCs/>
          <w:color w:val="000000"/>
          <w:sz w:val="28"/>
          <w:szCs w:val="28"/>
        </w:rPr>
        <w:t>dharmaśālā</w:t>
      </w:r>
      <w:r w:rsidRPr="004A2847">
        <w:rPr>
          <w:rStyle w:val="BookTitle"/>
          <w:rFonts w:asciiTheme="minorHAnsi" w:hAnsiTheme="minorHAnsi" w:cstheme="minorHAnsi"/>
          <w:b w:val="0"/>
          <w:bCs w:val="0"/>
          <w:color w:val="000000"/>
          <w:sz w:val="28"/>
          <w:szCs w:val="28"/>
        </w:rPr>
        <w:t xml:space="preserve"> was built by one Rāya Bahadur Hargovinda Viśveśvaralala. Pilgrims can stay for three days in those </w:t>
      </w:r>
      <w:r w:rsidRPr="004A2847">
        <w:rPr>
          <w:rStyle w:val="BookTitle"/>
          <w:rFonts w:asciiTheme="minorHAnsi" w:hAnsiTheme="minorHAnsi" w:cstheme="minorHAnsi"/>
          <w:b w:val="0"/>
          <w:bCs w:val="0"/>
          <w:i/>
          <w:iCs/>
          <w:color w:val="000000"/>
          <w:sz w:val="28"/>
          <w:szCs w:val="28"/>
        </w:rPr>
        <w:t>dharmaśālās</w:t>
      </w:r>
      <w:r w:rsidRPr="004A2847">
        <w:rPr>
          <w:rStyle w:val="BookTitle"/>
          <w:rFonts w:asciiTheme="minorHAnsi" w:hAnsiTheme="minorHAnsi" w:cstheme="minorHAnsi"/>
          <w:b w:val="0"/>
          <w:bCs w:val="0"/>
          <w:color w:val="000000"/>
          <w:sz w:val="28"/>
          <w:szCs w:val="28"/>
        </w:rPr>
        <w:t xml:space="preserve">. There is a charitable hospital, a telegraph office, and a post office. There is an open market every Monday and Thursday. Like Jagannātha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of Śrī Ananta Vāsudeva and Bhuvaneśvara is sold.</w:t>
      </w:r>
    </w:p>
    <w:p w14:paraId="30BE3F9E" w14:textId="00D85F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2.309</w:t>
      </w:r>
    </w:p>
    <w:p w14:paraId="0D9B66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309</w:t>
      </w:r>
    </w:p>
    <w:p w14:paraId="1DC61D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`śiva-priya sarovara' jāni śrī-caitanya</w:t>
      </w:r>
      <w:r w:rsidRPr="004A2847">
        <w:rPr>
          <w:rStyle w:val="BookTitle"/>
          <w:rFonts w:asciiTheme="minorHAnsi" w:hAnsiTheme="minorHAnsi" w:cstheme="minorHAnsi"/>
          <w:b w:val="0"/>
          <w:bCs w:val="0"/>
          <w:color w:val="000000"/>
          <w:sz w:val="28"/>
          <w:szCs w:val="28"/>
        </w:rPr>
        <w:br/>
        <w:t>snāna kari' viśeṣe karilā ati dhanya</w:t>
      </w:r>
    </w:p>
    <w:p w14:paraId="546C62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Realizing that the lake was dear to Śiva, Śrī Caitanya eagerly took bath therein and made it glorious.</w:t>
      </w:r>
    </w:p>
    <w:p w14:paraId="5D12DDAA" w14:textId="2BF866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2.310</w:t>
      </w:r>
    </w:p>
    <w:p w14:paraId="37CEB9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310</w:t>
      </w:r>
    </w:p>
    <w:p w14:paraId="10BE58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dekhilena giyā prabhu prakaṭa śaṅkara</w:t>
      </w:r>
      <w:r w:rsidRPr="004A2847">
        <w:rPr>
          <w:rStyle w:val="BookTitle"/>
          <w:rFonts w:asciiTheme="minorHAnsi" w:hAnsiTheme="minorHAnsi" w:cstheme="minorHAnsi"/>
          <w:b w:val="0"/>
          <w:bCs w:val="0"/>
          <w:color w:val="000000"/>
          <w:sz w:val="28"/>
          <w:szCs w:val="28"/>
        </w:rPr>
        <w:br/>
        <w:t>catur-dige śiva-dhvani kare anucara</w:t>
      </w:r>
    </w:p>
    <w:p w14:paraId="715D31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the Lord went to see the manifestation of Śaṅkara, whose followers were glorifying him in all directions.</w:t>
      </w:r>
    </w:p>
    <w:p w14:paraId="1F3751DF" w14:textId="64C84D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2.311</w:t>
      </w:r>
    </w:p>
    <w:p w14:paraId="284CA7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311</w:t>
      </w:r>
    </w:p>
    <w:p w14:paraId="1FD45A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catur-dige sāri sāri ghṛta-dīpa jvale</w:t>
      </w:r>
      <w:r w:rsidRPr="004A2847">
        <w:rPr>
          <w:rStyle w:val="BookTitle"/>
          <w:rFonts w:asciiTheme="minorHAnsi" w:hAnsiTheme="minorHAnsi" w:cstheme="minorHAnsi"/>
          <w:b w:val="0"/>
          <w:bCs w:val="0"/>
          <w:color w:val="000000"/>
          <w:sz w:val="28"/>
          <w:szCs w:val="28"/>
        </w:rPr>
        <w:br/>
        <w:t>niravadhi abhiṣeka haiteche jale</w:t>
      </w:r>
    </w:p>
    <w:p w14:paraId="30B189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were rows of ghee lamps in the four directions, and the Śiva-liṅga was being continuously bathed with water.</w:t>
      </w:r>
    </w:p>
    <w:p w14:paraId="25F3AA18" w14:textId="4B0D1E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2.312</w:t>
      </w:r>
    </w:p>
    <w:p w14:paraId="0FD12A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312</w:t>
      </w:r>
    </w:p>
    <w:p w14:paraId="666A34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nija-priya-śaṅkarera dekhiyā vibhava</w:t>
      </w:r>
      <w:r w:rsidRPr="004A2847">
        <w:rPr>
          <w:rStyle w:val="BookTitle"/>
          <w:rFonts w:asciiTheme="minorHAnsi" w:hAnsiTheme="minorHAnsi" w:cstheme="minorHAnsi"/>
          <w:b w:val="0"/>
          <w:bCs w:val="0"/>
          <w:color w:val="000000"/>
          <w:sz w:val="28"/>
          <w:szCs w:val="28"/>
        </w:rPr>
        <w:br/>
        <w:t>tuṣṭa hailena prabhu, sakala vaiṣṇava</w:t>
      </w:r>
    </w:p>
    <w:p w14:paraId="136072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and all the Vaiṣṇavas were pleased to see the influence of the Lord's dear devotee Śaṅkara.</w:t>
      </w:r>
    </w:p>
    <w:p w14:paraId="7607E070" w14:textId="1ADE44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2.313</w:t>
      </w:r>
    </w:p>
    <w:p w14:paraId="273A11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313</w:t>
      </w:r>
    </w:p>
    <w:p w14:paraId="79B32D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caraṇa-rase śiva vasana nā jāne</w:t>
      </w:r>
      <w:r w:rsidRPr="004A2847">
        <w:rPr>
          <w:rStyle w:val="BookTitle"/>
          <w:rFonts w:asciiTheme="minorHAnsi" w:hAnsiTheme="minorHAnsi" w:cstheme="minorHAnsi"/>
          <w:b w:val="0"/>
          <w:bCs w:val="0"/>
          <w:color w:val="000000"/>
          <w:sz w:val="28"/>
          <w:szCs w:val="28"/>
        </w:rPr>
        <w:br/>
        <w:t>hena prabhu nṛtya kare śiva-vidyamāne</w:t>
      </w:r>
    </w:p>
    <w:p w14:paraId="69E326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forgets to dress in the ecstasy he relishes by serving the lotus feet of that Supreme Lord who was now dancing before him.</w:t>
      </w:r>
    </w:p>
    <w:p w14:paraId="4A419205" w14:textId="5EF6F5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2.314</w:t>
      </w:r>
    </w:p>
    <w:p w14:paraId="508BA4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314</w:t>
      </w:r>
    </w:p>
    <w:p w14:paraId="182654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nṛtya-gīta śiva-agre kariyā ānanda</w:t>
      </w:r>
      <w:r w:rsidRPr="004A2847">
        <w:rPr>
          <w:rStyle w:val="BookTitle"/>
          <w:rFonts w:asciiTheme="minorHAnsi" w:hAnsiTheme="minorHAnsi" w:cstheme="minorHAnsi"/>
          <w:b w:val="0"/>
          <w:bCs w:val="0"/>
          <w:color w:val="000000"/>
          <w:sz w:val="28"/>
          <w:szCs w:val="28"/>
        </w:rPr>
        <w:br/>
        <w:t>se rātri rahilā sei grāme gauracandra</w:t>
      </w:r>
    </w:p>
    <w:p w14:paraId="118FF9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joyfully dancing and chanting before Śiva, Gauracandra passed that night in that village.</w:t>
      </w:r>
    </w:p>
    <w:p w14:paraId="5B50DF4D" w14:textId="5C6146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2.315</w:t>
      </w:r>
    </w:p>
    <w:p w14:paraId="489366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315</w:t>
      </w:r>
    </w:p>
    <w:p w14:paraId="59CDAB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sthāna śiva pāilena yena-mate</w:t>
      </w:r>
      <w:r w:rsidRPr="004A2847">
        <w:rPr>
          <w:rStyle w:val="BookTitle"/>
          <w:rFonts w:asciiTheme="minorHAnsi" w:hAnsiTheme="minorHAnsi" w:cstheme="minorHAnsi"/>
          <w:b w:val="0"/>
          <w:bCs w:val="0"/>
          <w:color w:val="000000"/>
          <w:sz w:val="28"/>
          <w:szCs w:val="28"/>
        </w:rPr>
        <w:br/>
        <w:t>sei kathā kahi skanda-purāṇera mate</w:t>
      </w:r>
    </w:p>
    <w:p w14:paraId="4247C4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will now narrate the </w:t>
      </w:r>
      <w:r w:rsidRPr="004A2847">
        <w:rPr>
          <w:rStyle w:val="BookTitle"/>
          <w:rFonts w:asciiTheme="minorHAnsi" w:hAnsiTheme="minorHAnsi" w:cstheme="minorHAnsi"/>
          <w:b/>
          <w:bCs/>
          <w:i/>
          <w:iCs/>
          <w:color w:val="800000"/>
          <w:sz w:val="28"/>
          <w:szCs w:val="28"/>
        </w:rPr>
        <w:t>Skanda Purāṇa</w:t>
      </w:r>
      <w:r w:rsidRPr="004A2847">
        <w:rPr>
          <w:rStyle w:val="BookTitle"/>
          <w:rFonts w:asciiTheme="minorHAnsi" w:hAnsiTheme="minorHAnsi" w:cstheme="minorHAnsi"/>
          <w:b/>
          <w:bCs/>
          <w:color w:val="800000"/>
          <w:sz w:val="28"/>
          <w:szCs w:val="28"/>
        </w:rPr>
        <w:t xml:space="preserve"> description of how Śiva came to this place.</w:t>
      </w:r>
    </w:p>
    <w:p w14:paraId="56532CA6" w14:textId="38A4F5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2.316</w:t>
      </w:r>
    </w:p>
    <w:p w14:paraId="4FE4B9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316</w:t>
      </w:r>
    </w:p>
    <w:p w14:paraId="14B395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kāśī-madhye pūrve śiva pārvatī-sahite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āchilā aneka kāla parama-nibhṛte</w:t>
      </w:r>
    </w:p>
    <w:p w14:paraId="486951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and Pārvatī had previously lived for a long time in a solitary place at Kāśī.</w:t>
      </w:r>
    </w:p>
    <w:p w14:paraId="0B736BDB" w14:textId="135FCF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2.317</w:t>
      </w:r>
    </w:p>
    <w:p w14:paraId="65FD70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317</w:t>
      </w:r>
    </w:p>
    <w:p w14:paraId="46C809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gaurī-saha śiva gelena kailāsa</w:t>
      </w:r>
      <w:r w:rsidRPr="004A2847">
        <w:rPr>
          <w:rStyle w:val="BookTitle"/>
          <w:rFonts w:asciiTheme="minorHAnsi" w:hAnsiTheme="minorHAnsi" w:cstheme="minorHAnsi"/>
          <w:b w:val="0"/>
          <w:bCs w:val="0"/>
          <w:color w:val="000000"/>
          <w:sz w:val="28"/>
          <w:szCs w:val="28"/>
        </w:rPr>
        <w:br/>
        <w:t>nara-rāja-gaṇe kāśī karaye vilāsa</w:t>
      </w:r>
    </w:p>
    <w:p w14:paraId="032F29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Śiva went to Kailāsa with Gaurī, and the human kings began to rule Kāśī.</w:t>
      </w:r>
    </w:p>
    <w:p w14:paraId="434948D4" w14:textId="26367D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2.318</w:t>
      </w:r>
    </w:p>
    <w:p w14:paraId="6D7BBA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318</w:t>
      </w:r>
    </w:p>
    <w:p w14:paraId="3EA2DE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kāśīrāja-nāme hailā eka rājā</w:t>
      </w:r>
      <w:r w:rsidRPr="004A2847">
        <w:rPr>
          <w:rStyle w:val="BookTitle"/>
          <w:rFonts w:asciiTheme="minorHAnsi" w:hAnsiTheme="minorHAnsi" w:cstheme="minorHAnsi"/>
          <w:b w:val="0"/>
          <w:bCs w:val="0"/>
          <w:color w:val="000000"/>
          <w:sz w:val="28"/>
          <w:szCs w:val="28"/>
        </w:rPr>
        <w:br/>
        <w:t>kāśīpura bhoga kare kari' śiva-pūjā</w:t>
      </w:r>
    </w:p>
    <w:p w14:paraId="092EEE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one king named Kāśirāja, who worshiped Śiva as he enjoyed the opulence of Kāśī.</w:t>
      </w:r>
    </w:p>
    <w:p w14:paraId="6884400B" w14:textId="2074D9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2.319</w:t>
      </w:r>
    </w:p>
    <w:p w14:paraId="3499C5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319</w:t>
      </w:r>
    </w:p>
    <w:p w14:paraId="0A35FC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āsi' kālapāśa lāgila tāhāre</w:t>
      </w:r>
      <w:r w:rsidRPr="004A2847">
        <w:rPr>
          <w:rStyle w:val="BookTitle"/>
          <w:rFonts w:asciiTheme="minorHAnsi" w:hAnsiTheme="minorHAnsi" w:cstheme="minorHAnsi"/>
          <w:b w:val="0"/>
          <w:bCs w:val="0"/>
          <w:color w:val="000000"/>
          <w:sz w:val="28"/>
          <w:szCs w:val="28"/>
        </w:rPr>
        <w:br/>
        <w:t>ugra-tape śiva pūje kṛṣṇe jinibāre</w:t>
      </w:r>
    </w:p>
    <w:p w14:paraId="5431C5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providence, he became bound by the ropes of time and began worshiping Śiva through severe austerities so that he could defeat Kṛṣṇa in battle.</w:t>
      </w:r>
    </w:p>
    <w:p w14:paraId="147E59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topics of Sudakṣiṇa, the King of Kāśī, are described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Sixty-six as follows:</w:t>
      </w:r>
    </w:p>
    <w:p w14:paraId="4E4747B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While Lord Baladeva was visiting Nanda's Vraja, King Pauṇḍraka of Karūṣa, encouraged by fools, announced that he was the real Vāsudeva and informed the Supreme Personality of Godhead Vāsudeva that no one other than he himself was Vāsudeva, and therefore Śrī Kṛṣṇa should give up both the name and the symbols of Vāsudeva and take shelter of Pauṇḍraka, otherwise He should fight with him. When Ugrasena and the members of his royal assembly heard Pauṇḍraka's foolish boast, they all laughed heartily. Śrī Kṛṣṇa told Pauṇḍraka's messenger that He would soon make that foolish king drop his artificial symbols like the Sudarśana </w:t>
      </w:r>
      <w:r w:rsidRPr="004A2847">
        <w:rPr>
          <w:rStyle w:val="BookTitle"/>
          <w:rFonts w:asciiTheme="minorHAnsi" w:hAnsiTheme="minorHAnsi" w:cstheme="minorHAnsi"/>
          <w:b w:val="0"/>
          <w:bCs w:val="0"/>
          <w:i/>
          <w:iCs/>
          <w:color w:val="000000"/>
          <w:sz w:val="28"/>
          <w:szCs w:val="28"/>
        </w:rPr>
        <w:lastRenderedPageBreak/>
        <w:t>cakra</w:t>
      </w:r>
      <w:r w:rsidRPr="004A2847">
        <w:rPr>
          <w:rStyle w:val="BookTitle"/>
          <w:rFonts w:asciiTheme="minorHAnsi" w:hAnsiTheme="minorHAnsi" w:cstheme="minorHAnsi"/>
          <w:b w:val="0"/>
          <w:bCs w:val="0"/>
          <w:color w:val="000000"/>
          <w:sz w:val="28"/>
          <w:szCs w:val="28"/>
        </w:rPr>
        <w:t xml:space="preserve"> that he was presently carrying and his body would be eaten by dogs after it fell on the battlefield. Thereafter, when Kṛṣṇa came near Kāśī, Pauṇḍraka immediately led his army on to the battlefield with enthusiasm, and his friend Kāśirāja followed him for support. Just as the fire of universal devastation burns everything in the four directions, Śrī Kṛṣṇa began to destroy the armies of Pauṇḍraka and Kāśirāja with His weapons. Kṛṣṇa then told Pauṇḍraka that He would force him to relinquish the falsely assumed name of Vāsudeva, otherwise if He did not wish to </w:t>
      </w:r>
      <w:proofErr w:type="gramStart"/>
      <w:r w:rsidRPr="004A2847">
        <w:rPr>
          <w:rStyle w:val="BookTitle"/>
          <w:rFonts w:asciiTheme="minorHAnsi" w:hAnsiTheme="minorHAnsi" w:cstheme="minorHAnsi"/>
          <w:b w:val="0"/>
          <w:bCs w:val="0"/>
          <w:color w:val="000000"/>
          <w:sz w:val="28"/>
          <w:szCs w:val="28"/>
        </w:rPr>
        <w:t>fight</w:t>
      </w:r>
      <w:proofErr w:type="gramEnd"/>
      <w:r w:rsidRPr="004A2847">
        <w:rPr>
          <w:rStyle w:val="BookTitle"/>
          <w:rFonts w:asciiTheme="minorHAnsi" w:hAnsiTheme="minorHAnsi" w:cstheme="minorHAnsi"/>
          <w:b w:val="0"/>
          <w:bCs w:val="0"/>
          <w:color w:val="000000"/>
          <w:sz w:val="28"/>
          <w:szCs w:val="28"/>
        </w:rPr>
        <w:t xml:space="preserve"> He would surrender to Pauṇḍraka. After speaking these words, Kṛṣṇa destroyed Pauṇḍraka's chariot with a sharp arrow and beheaded Pauṇḍraka with His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He then severed the head of Kāśirāja from his body, threw it into Kāśī, and returned to Dvārakā. Since Pauṇḍraka dressed like Śrī Hari and always remembered Kṛṣṇa, he attained liberation.</w:t>
      </w:r>
    </w:p>
    <w:p w14:paraId="1F970D3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 queen, children, and relatives of Kāśirāja saw his severed head, they began to cry. Thereafter, with a desire to take revenge on his father's killer, Sudakṣiṇa, the son of Kāśirāja, began to perform severe austerities to please Mahādeva. When Mahādeva became pleased with his austerities and desired to give him a benediction, Sudakṣiṇa requested the means to kill his father's killer. Mahādeva instructed him to worship the Dakṣiṇāgni fire according to the injunctions of the </w:t>
      </w:r>
      <w:r w:rsidRPr="004A2847">
        <w:rPr>
          <w:rStyle w:val="BookTitle"/>
          <w:rFonts w:asciiTheme="minorHAnsi" w:hAnsiTheme="minorHAnsi" w:cstheme="minorHAnsi"/>
          <w:b w:val="0"/>
          <w:bCs w:val="0"/>
          <w:i/>
          <w:iCs/>
          <w:color w:val="000000"/>
          <w:sz w:val="28"/>
          <w:szCs w:val="28"/>
        </w:rPr>
        <w:t xml:space="preserve">abhicāra </w:t>
      </w:r>
      <w:r w:rsidRPr="004A2847">
        <w:rPr>
          <w:rStyle w:val="BookTitle"/>
          <w:rFonts w:asciiTheme="minorHAnsi" w:hAnsiTheme="minorHAnsi" w:cstheme="minorHAnsi"/>
          <w:b w:val="0"/>
          <w:bCs w:val="0"/>
          <w:color w:val="000000"/>
          <w:sz w:val="28"/>
          <w:szCs w:val="28"/>
        </w:rPr>
        <w:t xml:space="preserve">ritual. After the sacrifice was completed, a formidable fiery form appeared from the sacrificial fire pit with a fiery trident in his hand. When that demon was sent to Dvārakā, the residents of Dvārakā became frightened and approached Kṛṣṇa, who was engaged in playing chess. Śrī Kṛṣṇa gave them His assurance and ordered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to destroy the demon created with the help of Mahādeva. When by the influence of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the fire created by the </w:t>
      </w:r>
      <w:r w:rsidRPr="004A2847">
        <w:rPr>
          <w:rStyle w:val="BookTitle"/>
          <w:rFonts w:asciiTheme="minorHAnsi" w:hAnsiTheme="minorHAnsi" w:cstheme="minorHAnsi"/>
          <w:b w:val="0"/>
          <w:bCs w:val="0"/>
          <w:i/>
          <w:iCs/>
          <w:color w:val="000000"/>
          <w:sz w:val="28"/>
          <w:szCs w:val="28"/>
        </w:rPr>
        <w:t xml:space="preserve">abhicāra </w:t>
      </w:r>
      <w:r w:rsidRPr="004A2847">
        <w:rPr>
          <w:rStyle w:val="BookTitle"/>
          <w:rFonts w:asciiTheme="minorHAnsi" w:hAnsiTheme="minorHAnsi" w:cstheme="minorHAnsi"/>
          <w:b w:val="0"/>
          <w:bCs w:val="0"/>
          <w:color w:val="000000"/>
          <w:sz w:val="28"/>
          <w:szCs w:val="28"/>
        </w:rPr>
        <w:t xml:space="preserve">ritual was checked, it returned to Vārāṇasī and burned the priests and Sudakṣiṇa to ashes.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then entered Vārāṇasī, burned the entire city, and returned to Kṛṣṇa.</w:t>
      </w:r>
    </w:p>
    <w:p w14:paraId="00E22F94" w14:textId="4D39A8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2.320</w:t>
      </w:r>
    </w:p>
    <w:p w14:paraId="0047F0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320</w:t>
      </w:r>
    </w:p>
    <w:p w14:paraId="62D967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pratyakṣa hailāśiva tapera prabhāve</w:t>
      </w:r>
      <w:r w:rsidRPr="004A2847">
        <w:rPr>
          <w:rStyle w:val="BookTitle"/>
          <w:rFonts w:asciiTheme="minorHAnsi" w:hAnsiTheme="minorHAnsi" w:cstheme="minorHAnsi"/>
          <w:b w:val="0"/>
          <w:bCs w:val="0"/>
          <w:color w:val="000000"/>
          <w:sz w:val="28"/>
          <w:szCs w:val="28"/>
        </w:rPr>
        <w:br/>
        <w:t>`vara māga' balile, se rājā vara māge</w:t>
      </w:r>
    </w:p>
    <w:p w14:paraId="495336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influence of his austerity, Śiva appeared before him and said, “Ask for a benediction.” The King then asked for the following benediction.</w:t>
      </w:r>
    </w:p>
    <w:p w14:paraId="186BFE19" w14:textId="264B2A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2.320</w:t>
      </w:r>
    </w:p>
    <w:p w14:paraId="01FFC1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320</w:t>
      </w:r>
    </w:p>
    <w:p w14:paraId="4BB6C7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eka</w:t>
      </w:r>
      <w:proofErr w:type="gramEnd"/>
      <w:r w:rsidRPr="004A2847">
        <w:rPr>
          <w:rStyle w:val="BookTitle"/>
          <w:rFonts w:asciiTheme="minorHAnsi" w:hAnsiTheme="minorHAnsi" w:cstheme="minorHAnsi"/>
          <w:b w:val="0"/>
          <w:bCs w:val="0"/>
          <w:color w:val="000000"/>
          <w:sz w:val="28"/>
          <w:szCs w:val="28"/>
        </w:rPr>
        <w:t xml:space="preserve"> vara māgoṅ prabhu, tomāra caraṇe</w:t>
      </w:r>
      <w:r w:rsidRPr="004A2847">
        <w:rPr>
          <w:rStyle w:val="BookTitle"/>
          <w:rFonts w:asciiTheme="minorHAnsi" w:hAnsiTheme="minorHAnsi" w:cstheme="minorHAnsi"/>
          <w:b w:val="0"/>
          <w:bCs w:val="0"/>
          <w:color w:val="000000"/>
          <w:sz w:val="28"/>
          <w:szCs w:val="28"/>
        </w:rPr>
        <w:br/>
        <w:t>yena muñi kṛṣṇa jinibāre pāroṅ raṇe”</w:t>
      </w:r>
    </w:p>
    <w:p w14:paraId="3E1D7E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I desire one benediction from you. I wish to defeat Kṛṣṇa in battle.”</w:t>
      </w:r>
    </w:p>
    <w:p w14:paraId="0C96DE23" w14:textId="675894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2.322</w:t>
      </w:r>
    </w:p>
    <w:p w14:paraId="12D49F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322</w:t>
      </w:r>
    </w:p>
    <w:p w14:paraId="0201B4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bholānātha śaṅkarera caritra agādha</w:t>
      </w:r>
      <w:r w:rsidRPr="004A2847">
        <w:rPr>
          <w:rStyle w:val="BookTitle"/>
          <w:rFonts w:asciiTheme="minorHAnsi" w:hAnsiTheme="minorHAnsi" w:cstheme="minorHAnsi"/>
          <w:b w:val="0"/>
          <w:bCs w:val="0"/>
          <w:color w:val="000000"/>
          <w:sz w:val="28"/>
          <w:szCs w:val="28"/>
        </w:rPr>
        <w:br/>
        <w:t>ke bujhe ki-rūpe kāre karena prasāda</w:t>
      </w:r>
    </w:p>
    <w:p w14:paraId="1672FF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characteristics of Bholanātha Śaṅkara are unfathomable. Who can understand what form of mercy he bestows or on whom he bestows it?</w:t>
      </w:r>
    </w:p>
    <w:p w14:paraId="54B9210A" w14:textId="556027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2.323</w:t>
      </w:r>
    </w:p>
    <w:p w14:paraId="5D3554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323</w:t>
      </w:r>
    </w:p>
    <w:p w14:paraId="6209B4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tāre </w:t>
      </w:r>
      <w:proofErr w:type="gramStart"/>
      <w:r w:rsidRPr="004A2847">
        <w:rPr>
          <w:rStyle w:val="BookTitle"/>
          <w:rFonts w:asciiTheme="minorHAnsi" w:hAnsiTheme="minorHAnsi" w:cstheme="minorHAnsi"/>
          <w:b w:val="0"/>
          <w:bCs w:val="0"/>
          <w:color w:val="000000"/>
          <w:sz w:val="28"/>
          <w:szCs w:val="28"/>
        </w:rPr>
        <w:t>balilena,—</w:t>
      </w:r>
      <w:proofErr w:type="gramEnd"/>
      <w:r w:rsidRPr="004A2847">
        <w:rPr>
          <w:rStyle w:val="BookTitle"/>
          <w:rFonts w:asciiTheme="minorHAnsi" w:hAnsiTheme="minorHAnsi" w:cstheme="minorHAnsi"/>
          <w:b w:val="0"/>
          <w:bCs w:val="0"/>
          <w:color w:val="000000"/>
          <w:sz w:val="28"/>
          <w:szCs w:val="28"/>
        </w:rPr>
        <w:t>“rājā, cala yuddhe tumi</w:t>
      </w:r>
      <w:r w:rsidRPr="004A2847">
        <w:rPr>
          <w:rStyle w:val="BookTitle"/>
          <w:rFonts w:asciiTheme="minorHAnsi" w:hAnsiTheme="minorHAnsi" w:cstheme="minorHAnsi"/>
          <w:b w:val="0"/>
          <w:bCs w:val="0"/>
          <w:color w:val="000000"/>
          <w:sz w:val="28"/>
          <w:szCs w:val="28"/>
        </w:rPr>
        <w:br/>
        <w:t>tora pāche sarva-gaṇa saha āchi āmi</w:t>
      </w:r>
    </w:p>
    <w:p w14:paraId="295381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said, “O King, you go and fight. I will follow you with my associates.</w:t>
      </w:r>
    </w:p>
    <w:p w14:paraId="038B2FE9" w14:textId="415A40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2.324</w:t>
      </w:r>
    </w:p>
    <w:p w14:paraId="0DB9C3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324</w:t>
      </w:r>
    </w:p>
    <w:p w14:paraId="2A7EA4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tora jinibeka hena kāra śakti āche</w:t>
      </w:r>
      <w:r w:rsidRPr="004A2847">
        <w:rPr>
          <w:rStyle w:val="BookTitle"/>
          <w:rFonts w:asciiTheme="minorHAnsi" w:hAnsiTheme="minorHAnsi" w:cstheme="minorHAnsi"/>
          <w:b w:val="0"/>
          <w:bCs w:val="0"/>
          <w:color w:val="000000"/>
          <w:sz w:val="28"/>
          <w:szCs w:val="28"/>
        </w:rPr>
        <w:br/>
        <w:t>pāśupata astra lai' muñi tora pāche”</w:t>
      </w:r>
    </w:p>
    <w:p w14:paraId="5788C6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defeat you when I am supporting you with my Pāśupata weapon?”</w:t>
      </w:r>
    </w:p>
    <w:p w14:paraId="354619DF" w14:textId="688F44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2.325</w:t>
      </w:r>
    </w:p>
    <w:p w14:paraId="5D5B4A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325</w:t>
      </w:r>
    </w:p>
    <w:p w14:paraId="12486C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pāiyāśivera bala sei mūḍha-mati</w:t>
      </w:r>
      <w:r w:rsidRPr="004A2847">
        <w:rPr>
          <w:rStyle w:val="BookTitle"/>
          <w:rFonts w:asciiTheme="minorHAnsi" w:hAnsiTheme="minorHAnsi" w:cstheme="minorHAnsi"/>
          <w:b w:val="0"/>
          <w:bCs w:val="0"/>
          <w:color w:val="000000"/>
          <w:sz w:val="28"/>
          <w:szCs w:val="28"/>
        </w:rPr>
        <w:br/>
        <w:t>calila hariṣe yuddhe kṛṣṇera saṁhati</w:t>
      </w:r>
    </w:p>
    <w:p w14:paraId="7F6DA9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encouraged by Śiva, the foolish King happily went to fight Kṛṣṇa.</w:t>
      </w:r>
    </w:p>
    <w:p w14:paraId="2D06637F" w14:textId="05C910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2.326</w:t>
      </w:r>
    </w:p>
    <w:p w14:paraId="6923C0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326</w:t>
      </w:r>
    </w:p>
    <w:p w14:paraId="1B98EA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 calilena tāra pāche sarva-gaṇe</w:t>
      </w:r>
      <w:r w:rsidRPr="004A2847">
        <w:rPr>
          <w:rStyle w:val="BookTitle"/>
          <w:rFonts w:asciiTheme="minorHAnsi" w:hAnsiTheme="minorHAnsi" w:cstheme="minorHAnsi"/>
          <w:b w:val="0"/>
          <w:bCs w:val="0"/>
          <w:color w:val="000000"/>
          <w:sz w:val="28"/>
          <w:szCs w:val="28"/>
        </w:rPr>
        <w:br/>
        <w:t>tāra pakṣa hai' yuddha karibāra mane</w:t>
      </w:r>
    </w:p>
    <w:p w14:paraId="5478CF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and his associates followed him with the intention of fighting on his behalf.</w:t>
      </w:r>
    </w:p>
    <w:p w14:paraId="39AB05FA" w14:textId="2DC814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2.327</w:t>
      </w:r>
    </w:p>
    <w:p w14:paraId="711117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327</w:t>
      </w:r>
    </w:p>
    <w:p w14:paraId="37C9B3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sarva-bhūta-antaryāmī devakīnandana</w:t>
      </w:r>
      <w:r w:rsidRPr="004A2847">
        <w:rPr>
          <w:rStyle w:val="BookTitle"/>
          <w:rFonts w:asciiTheme="minorHAnsi" w:hAnsiTheme="minorHAnsi" w:cstheme="minorHAnsi"/>
          <w:b w:val="0"/>
          <w:bCs w:val="0"/>
          <w:color w:val="000000"/>
          <w:sz w:val="28"/>
          <w:szCs w:val="28"/>
        </w:rPr>
        <w:br/>
        <w:t>sakala vṛttānta jānilena sei-kṣaṇa</w:t>
      </w:r>
    </w:p>
    <w:p w14:paraId="4FEA26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son of Devakī, who is the Supersoul of all living entities, immediately understood the entire situation.</w:t>
      </w:r>
    </w:p>
    <w:p w14:paraId="64C650E0" w14:textId="6D30EF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2.328</w:t>
      </w:r>
    </w:p>
    <w:p w14:paraId="27198F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328</w:t>
      </w:r>
    </w:p>
    <w:p w14:paraId="1AAC5B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jāniyā vṛttānta nija-cakra-sudarśana</w:t>
      </w:r>
      <w:r w:rsidRPr="004A2847">
        <w:rPr>
          <w:rStyle w:val="BookTitle"/>
          <w:rFonts w:asciiTheme="minorHAnsi" w:hAnsiTheme="minorHAnsi" w:cstheme="minorHAnsi"/>
          <w:b w:val="0"/>
          <w:bCs w:val="0"/>
          <w:color w:val="000000"/>
          <w:sz w:val="28"/>
          <w:szCs w:val="28"/>
        </w:rPr>
        <w:br/>
        <w:t>eḍilena kṛṣṇacandra sabāra dalana</w:t>
      </w:r>
    </w:p>
    <w:p w14:paraId="61343C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Knowing the situation, Kṛṣṇacandra released His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xml:space="preserve"> to destroy them all.</w:t>
      </w:r>
    </w:p>
    <w:p w14:paraId="2BF2733C" w14:textId="23F103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2.329</w:t>
      </w:r>
    </w:p>
    <w:p w14:paraId="0F3B8A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329</w:t>
      </w:r>
    </w:p>
    <w:p w14:paraId="7A4507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kāro avyahati nāhi sudarśana-sthāne</w:t>
      </w:r>
      <w:r w:rsidRPr="004A2847">
        <w:rPr>
          <w:rStyle w:val="BookTitle"/>
          <w:rFonts w:asciiTheme="minorHAnsi" w:hAnsiTheme="minorHAnsi" w:cstheme="minorHAnsi"/>
          <w:b w:val="0"/>
          <w:bCs w:val="0"/>
          <w:color w:val="000000"/>
          <w:sz w:val="28"/>
          <w:szCs w:val="28"/>
        </w:rPr>
        <w:br/>
        <w:t>kāśīrāja-muṇḍa giyā kāṭila prathame</w:t>
      </w:r>
    </w:p>
    <w:p w14:paraId="45356A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can escape the wrath of Sudarśana. It first went and cut off the head of Kāśirāja.</w:t>
      </w:r>
    </w:p>
    <w:p w14:paraId="2D5456ED" w14:textId="4ECD7B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2.330-333</w:t>
      </w:r>
    </w:p>
    <w:p w14:paraId="17977E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330-333</w:t>
      </w:r>
    </w:p>
    <w:p w14:paraId="29DC6A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śeṣe tāra sambandhe sakala vārāṇasī</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poḍāiyā sakala karila bhasma-rāśi</w:t>
      </w:r>
    </w:p>
    <w:p w14:paraId="07F59D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vārāṇasī dāha dekhi' kruddha maheśvara</w:t>
      </w:r>
      <w:r w:rsidRPr="004A2847">
        <w:rPr>
          <w:rStyle w:val="BookTitle"/>
          <w:rFonts w:asciiTheme="minorHAnsi" w:hAnsiTheme="minorHAnsi" w:cstheme="minorHAnsi"/>
          <w:b w:val="0"/>
          <w:bCs w:val="0"/>
          <w:color w:val="000000"/>
          <w:sz w:val="28"/>
          <w:szCs w:val="28"/>
        </w:rPr>
        <w:br/>
        <w:t>pāśupata-astra eḍilena bhayaṅkara</w:t>
      </w:r>
    </w:p>
    <w:p w14:paraId="749FA7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pāśupata-astra ki kariba cakra-sthāne</w:t>
      </w:r>
      <w:r w:rsidRPr="004A2847">
        <w:rPr>
          <w:rStyle w:val="BookTitle"/>
          <w:rFonts w:asciiTheme="minorHAnsi" w:hAnsiTheme="minorHAnsi" w:cstheme="minorHAnsi"/>
          <w:b w:val="0"/>
          <w:bCs w:val="0"/>
          <w:color w:val="000000"/>
          <w:sz w:val="28"/>
          <w:szCs w:val="28"/>
        </w:rPr>
        <w:br/>
        <w:t>cakra-teja dekhi' palāila sei-kṣaṇe</w:t>
      </w:r>
    </w:p>
    <w:p w14:paraId="2BED8D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śeṣe maheśvara-prati yāyena dhāiyā</w:t>
      </w:r>
      <w:r w:rsidRPr="004A2847">
        <w:rPr>
          <w:rStyle w:val="BookTitle"/>
          <w:rFonts w:asciiTheme="minorHAnsi" w:hAnsiTheme="minorHAnsi" w:cstheme="minorHAnsi"/>
          <w:b w:val="0"/>
          <w:bCs w:val="0"/>
          <w:color w:val="000000"/>
          <w:sz w:val="28"/>
          <w:szCs w:val="28"/>
        </w:rPr>
        <w:br/>
        <w:t>cakra-bhaye śaṅkara yāyena palāiyā</w:t>
      </w:r>
    </w:p>
    <w:p w14:paraId="535EDC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Because of that king's offense, the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xml:space="preserve"> eventually burnt the entire city of Vārāṇasī to ashes. When Maheśvara saw Vārāṇasī burn, he became so angry that he released his formidable Pāśupata weapon. But what will the Pāśupata weapon do before the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xml:space="preserve">? It immediately fled away when it saw Sudarśana's prowess. Sudarśana eventually went after Maheśvara, who fled away in fear of the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w:t>
      </w:r>
    </w:p>
    <w:p w14:paraId="792F05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(10.66.42) it is stated:</w:t>
      </w:r>
    </w:p>
    <w:p w14:paraId="1BFB65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dagdhvā vārāṇasīṁ sarvāṁ   viṣṇoś cakraṁ sudarśanam</w:t>
      </w:r>
      <w:r w:rsidRPr="004A2847">
        <w:rPr>
          <w:rStyle w:val="BookTitle"/>
          <w:rFonts w:asciiTheme="minorHAnsi" w:hAnsiTheme="minorHAnsi" w:cstheme="minorHAnsi"/>
          <w:b w:val="0"/>
          <w:bCs w:val="0"/>
          <w:color w:val="000000"/>
          <w:sz w:val="28"/>
          <w:szCs w:val="28"/>
        </w:rPr>
        <w:br/>
        <w:t>bhūyaḥ pārśvam upātiṣṭhat   kṛṣṇasyākliṣṭa-karmaṇaḥ</w:t>
      </w:r>
    </w:p>
    <w:p w14:paraId="1662304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burning down the entire city of Vārāṇasī, Lord Viṣṇu's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returned to the side of Śrī Kṛṣṇa, whose actions are effortless.”</w:t>
      </w:r>
    </w:p>
    <w:p w14:paraId="4FE3A0A3" w14:textId="5D3C54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2.334</w:t>
      </w:r>
    </w:p>
    <w:p w14:paraId="6A965C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334</w:t>
      </w:r>
    </w:p>
    <w:p w14:paraId="2569E7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cakra-teje vyāpileka sakala bhuvana</w:t>
      </w:r>
      <w:r w:rsidRPr="004A2847">
        <w:rPr>
          <w:rStyle w:val="BookTitle"/>
          <w:rFonts w:asciiTheme="minorHAnsi" w:hAnsiTheme="minorHAnsi" w:cstheme="minorHAnsi"/>
          <w:b w:val="0"/>
          <w:bCs w:val="0"/>
          <w:color w:val="000000"/>
          <w:sz w:val="28"/>
          <w:szCs w:val="28"/>
        </w:rPr>
        <w:br/>
        <w:t>palāite dik nā pāyena trilocana</w:t>
      </w:r>
    </w:p>
    <w:p w14:paraId="6AF0E4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power of Sudarśana was felt throughout the entire world, so the three-eyed Śiva had no place to escape.</w:t>
      </w:r>
    </w:p>
    <w:p w14:paraId="366E527D" w14:textId="0D4E64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2.335</w:t>
      </w:r>
    </w:p>
    <w:p w14:paraId="415F4B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335</w:t>
      </w:r>
    </w:p>
    <w:p w14:paraId="7FDF0E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yena cakra-teje durvāsā pīḍita</w:t>
      </w:r>
      <w:r w:rsidRPr="004A2847">
        <w:rPr>
          <w:rStyle w:val="BookTitle"/>
          <w:rFonts w:asciiTheme="minorHAnsi" w:hAnsiTheme="minorHAnsi" w:cstheme="minorHAnsi"/>
          <w:b w:val="0"/>
          <w:bCs w:val="0"/>
          <w:color w:val="000000"/>
          <w:sz w:val="28"/>
          <w:szCs w:val="28"/>
        </w:rPr>
        <w:br/>
        <w:t>śivera haila ebe, sei saba rīta</w:t>
      </w:r>
    </w:p>
    <w:p w14:paraId="2B2B62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Śiva thus fell into a predicament </w:t>
      </w:r>
      <w:proofErr w:type="gramStart"/>
      <w:r w:rsidRPr="004A2847">
        <w:rPr>
          <w:rStyle w:val="BookTitle"/>
          <w:rFonts w:asciiTheme="minorHAnsi" w:hAnsiTheme="minorHAnsi" w:cstheme="minorHAnsi"/>
          <w:b/>
          <w:bCs/>
          <w:color w:val="800000"/>
          <w:sz w:val="28"/>
          <w:szCs w:val="28"/>
        </w:rPr>
        <w:t>similar to</w:t>
      </w:r>
      <w:proofErr w:type="gramEnd"/>
      <w:r w:rsidRPr="004A2847">
        <w:rPr>
          <w:rStyle w:val="BookTitle"/>
          <w:rFonts w:asciiTheme="minorHAnsi" w:hAnsiTheme="minorHAnsi" w:cstheme="minorHAnsi"/>
          <w:b/>
          <w:bCs/>
          <w:color w:val="800000"/>
          <w:sz w:val="28"/>
          <w:szCs w:val="28"/>
        </w:rPr>
        <w:t xml:space="preserve"> when Durvāsā previously suffered under the prowess of Sudarśana.</w:t>
      </w:r>
    </w:p>
    <w:p w14:paraId="3A81626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this incident,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Ninth Canto, Chapter Four.</w:t>
      </w:r>
    </w:p>
    <w:p w14:paraId="10A89868" w14:textId="328071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2.336</w:t>
      </w:r>
    </w:p>
    <w:p w14:paraId="2EEB8D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336</w:t>
      </w:r>
    </w:p>
    <w:p w14:paraId="1DAD7C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śeṣe śiva </w:t>
      </w:r>
      <w:proofErr w:type="gramStart"/>
      <w:r w:rsidRPr="004A2847">
        <w:rPr>
          <w:rStyle w:val="BookTitle"/>
          <w:rFonts w:asciiTheme="minorHAnsi" w:hAnsiTheme="minorHAnsi" w:cstheme="minorHAnsi"/>
          <w:b w:val="0"/>
          <w:bCs w:val="0"/>
          <w:color w:val="000000"/>
          <w:sz w:val="28"/>
          <w:szCs w:val="28"/>
        </w:rPr>
        <w:t>bujhilena,—</w:t>
      </w:r>
      <w:proofErr w:type="gramEnd"/>
      <w:r w:rsidRPr="004A2847">
        <w:rPr>
          <w:rStyle w:val="BookTitle"/>
          <w:rFonts w:asciiTheme="minorHAnsi" w:hAnsiTheme="minorHAnsi" w:cstheme="minorHAnsi"/>
          <w:b w:val="0"/>
          <w:bCs w:val="0"/>
          <w:color w:val="000000"/>
          <w:sz w:val="28"/>
          <w:szCs w:val="28"/>
        </w:rPr>
        <w:t>“sudarśana-sthāne</w:t>
      </w:r>
      <w:r w:rsidRPr="004A2847">
        <w:rPr>
          <w:rStyle w:val="BookTitle"/>
          <w:rFonts w:asciiTheme="minorHAnsi" w:hAnsiTheme="minorHAnsi" w:cstheme="minorHAnsi"/>
          <w:b w:val="0"/>
          <w:bCs w:val="0"/>
          <w:color w:val="000000"/>
          <w:sz w:val="28"/>
          <w:szCs w:val="28"/>
        </w:rPr>
        <w:br/>
        <w:t>rakṣā karibeka hena nāhi kṛṣṇa vine”</w:t>
      </w:r>
    </w:p>
    <w:p w14:paraId="239E41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ultimately realized, “There is no one other than Kṛṣṇa who can protect me from the wrath of Sudarśana.”</w:t>
      </w:r>
    </w:p>
    <w:p w14:paraId="093CF3F5" w14:textId="077EE8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2.337</w:t>
      </w:r>
    </w:p>
    <w:p w14:paraId="0267B9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337</w:t>
      </w:r>
    </w:p>
    <w:p w14:paraId="6046FF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eteka cintiyā vaiṣṇavāgra trilocana</w:t>
      </w:r>
      <w:r w:rsidRPr="004A2847">
        <w:rPr>
          <w:rStyle w:val="BookTitle"/>
          <w:rFonts w:asciiTheme="minorHAnsi" w:hAnsiTheme="minorHAnsi" w:cstheme="minorHAnsi"/>
          <w:b w:val="0"/>
          <w:bCs w:val="0"/>
          <w:color w:val="000000"/>
          <w:sz w:val="28"/>
          <w:szCs w:val="28"/>
        </w:rPr>
        <w:br/>
        <w:t>bhaye trasta hai' gela govinda-śaraṇa</w:t>
      </w:r>
    </w:p>
    <w:p w14:paraId="1EC061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thinking in this way, the three-eyed topmost Vaiṣṇava went in fear to take shelter of Govinda.</w:t>
      </w:r>
    </w:p>
    <w:p w14:paraId="556EB7E7" w14:textId="401D42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2.338</w:t>
      </w:r>
    </w:p>
    <w:p w14:paraId="139205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338</w:t>
      </w:r>
    </w:p>
    <w:p w14:paraId="63E0CE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jaya</w:t>
      </w:r>
      <w:proofErr w:type="gramEnd"/>
      <w:r w:rsidRPr="004A2847">
        <w:rPr>
          <w:rStyle w:val="BookTitle"/>
          <w:rFonts w:asciiTheme="minorHAnsi" w:hAnsiTheme="minorHAnsi" w:cstheme="minorHAnsi"/>
          <w:b w:val="0"/>
          <w:bCs w:val="0"/>
          <w:color w:val="000000"/>
          <w:sz w:val="28"/>
          <w:szCs w:val="28"/>
        </w:rPr>
        <w:t xml:space="preserve"> jaya mahāprabhu devakīnandana</w:t>
      </w:r>
      <w:r w:rsidRPr="004A2847">
        <w:rPr>
          <w:rStyle w:val="BookTitle"/>
          <w:rFonts w:asciiTheme="minorHAnsi" w:hAnsiTheme="minorHAnsi" w:cstheme="minorHAnsi"/>
          <w:b w:val="0"/>
          <w:bCs w:val="0"/>
          <w:color w:val="000000"/>
          <w:sz w:val="28"/>
          <w:szCs w:val="28"/>
        </w:rPr>
        <w:br/>
        <w:t>jaya sarva-vyāpī sarva jīvera śaraṇa</w:t>
      </w:r>
    </w:p>
    <w:p w14:paraId="42538C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Supreme Lord, Devakī-nandana! All glories to the all-pervading Lord and shelter of all living entities!</w:t>
      </w:r>
    </w:p>
    <w:p w14:paraId="1A35EB7A" w14:textId="15467B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2.339</w:t>
      </w:r>
    </w:p>
    <w:p w14:paraId="219759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339</w:t>
      </w:r>
    </w:p>
    <w:p w14:paraId="4646B8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su-buddhi ku-buddhi sarva-dātā</w:t>
      </w:r>
      <w:r w:rsidRPr="004A2847">
        <w:rPr>
          <w:rStyle w:val="BookTitle"/>
          <w:rFonts w:asciiTheme="minorHAnsi" w:hAnsiTheme="minorHAnsi" w:cstheme="minorHAnsi"/>
          <w:b w:val="0"/>
          <w:bCs w:val="0"/>
          <w:color w:val="000000"/>
          <w:sz w:val="28"/>
          <w:szCs w:val="28"/>
        </w:rPr>
        <w:br/>
        <w:t>jaya jaya sraṣṭā, harttā, sabāra rakṣitā</w:t>
      </w:r>
    </w:p>
    <w:p w14:paraId="2220C3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You, the bestower of both good and bad intelligence! All glories to the creator, maintainer, and annihilator of all!</w:t>
      </w:r>
    </w:p>
    <w:p w14:paraId="5DF2CD53" w14:textId="118FD6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2.340</w:t>
      </w:r>
    </w:p>
    <w:p w14:paraId="46BBD8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340</w:t>
      </w:r>
    </w:p>
    <w:p w14:paraId="2F6D56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adoṣa-daraśi kṛpā-sindhu</w:t>
      </w:r>
      <w:r w:rsidRPr="004A2847">
        <w:rPr>
          <w:rStyle w:val="BookTitle"/>
          <w:rFonts w:asciiTheme="minorHAnsi" w:hAnsiTheme="minorHAnsi" w:cstheme="minorHAnsi"/>
          <w:b w:val="0"/>
          <w:bCs w:val="0"/>
          <w:color w:val="000000"/>
          <w:sz w:val="28"/>
          <w:szCs w:val="28"/>
        </w:rPr>
        <w:br/>
        <w:t>jaya jaya santapta-janera eka bandhu</w:t>
      </w:r>
    </w:p>
    <w:p w14:paraId="10A8E2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You, the ocean of mercy, who does not find faults in others! All glories to the only friend of all suffering souls!</w:t>
      </w:r>
    </w:p>
    <w:p w14:paraId="3A1664C1" w14:textId="33B995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2.341</w:t>
      </w:r>
    </w:p>
    <w:p w14:paraId="082424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341</w:t>
      </w:r>
    </w:p>
    <w:p w14:paraId="6DAB04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aparādha-bhañjana-śaraṇa</w:t>
      </w:r>
      <w:r w:rsidRPr="004A2847">
        <w:rPr>
          <w:rStyle w:val="BookTitle"/>
          <w:rFonts w:asciiTheme="minorHAnsi" w:hAnsiTheme="minorHAnsi" w:cstheme="minorHAnsi"/>
          <w:b w:val="0"/>
          <w:bCs w:val="0"/>
          <w:color w:val="000000"/>
          <w:sz w:val="28"/>
          <w:szCs w:val="28"/>
        </w:rPr>
        <w:br/>
        <w:t>doṣa kṣama' prabhu, tora lainu śaraṇa”</w:t>
      </w:r>
    </w:p>
    <w:p w14:paraId="54D0DF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You, who removes one's offenses and gives one shelter! Please forgive my offense. I surrender unto You.”</w:t>
      </w:r>
    </w:p>
    <w:p w14:paraId="6C166B2C" w14:textId="2079E6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2.342</w:t>
      </w:r>
    </w:p>
    <w:p w14:paraId="331A56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342</w:t>
      </w:r>
    </w:p>
    <w:p w14:paraId="146797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śaṅkarera stava sarva-jīva nātha</w:t>
      </w:r>
      <w:r w:rsidRPr="004A2847">
        <w:rPr>
          <w:rStyle w:val="BookTitle"/>
          <w:rFonts w:asciiTheme="minorHAnsi" w:hAnsiTheme="minorHAnsi" w:cstheme="minorHAnsi"/>
          <w:b w:val="0"/>
          <w:bCs w:val="0"/>
          <w:color w:val="000000"/>
          <w:sz w:val="28"/>
          <w:szCs w:val="28"/>
        </w:rPr>
        <w:br/>
        <w:t>cakra-teja nibāriyā hailā sākṣāt</w:t>
      </w:r>
    </w:p>
    <w:p w14:paraId="6523E7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Śaṅkara's prayers, the Lord of all living entities stopped Sudarśana's attack and appeared before him.</w:t>
      </w:r>
    </w:p>
    <w:p w14:paraId="2D75B9E7" w14:textId="4B6091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2.343</w:t>
      </w:r>
    </w:p>
    <w:p w14:paraId="18698B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w:t>
      </w:r>
    </w:p>
    <w:p w14:paraId="241BF9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śobhā kare gopa-gopī-gaṇa</w:t>
      </w:r>
      <w:r w:rsidRPr="004A2847">
        <w:rPr>
          <w:rStyle w:val="BookTitle"/>
          <w:rFonts w:asciiTheme="minorHAnsi" w:hAnsiTheme="minorHAnsi" w:cstheme="minorHAnsi"/>
          <w:b w:val="0"/>
          <w:bCs w:val="0"/>
          <w:color w:val="000000"/>
          <w:sz w:val="28"/>
          <w:szCs w:val="28"/>
        </w:rPr>
        <w:br/>
        <w:t>kichu krodha-hāsya-mukhe balena vacana</w:t>
      </w:r>
    </w:p>
    <w:p w14:paraId="603D2D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Surrounded by the cowherd boys and girls, the Lord slightly smiled as He spoke in anger.</w:t>
      </w:r>
    </w:p>
    <w:p w14:paraId="260C6191" w14:textId="0A7BFB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2.344</w:t>
      </w:r>
    </w:p>
    <w:p w14:paraId="4407B6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344</w:t>
      </w:r>
    </w:p>
    <w:p w14:paraId="76F595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w:t>
      </w:r>
      <w:proofErr w:type="gramStart"/>
      <w:r w:rsidRPr="004A2847">
        <w:rPr>
          <w:rStyle w:val="BookTitle"/>
          <w:rFonts w:asciiTheme="minorHAnsi" w:hAnsiTheme="minorHAnsi" w:cstheme="minorHAnsi"/>
          <w:b w:val="0"/>
          <w:bCs w:val="0"/>
          <w:color w:val="000000"/>
          <w:sz w:val="28"/>
          <w:szCs w:val="28"/>
        </w:rPr>
        <w:t>kene</w:t>
      </w:r>
      <w:proofErr w:type="gramEnd"/>
      <w:r w:rsidRPr="004A2847">
        <w:rPr>
          <w:rStyle w:val="BookTitle"/>
          <w:rFonts w:asciiTheme="minorHAnsi" w:hAnsiTheme="minorHAnsi" w:cstheme="minorHAnsi"/>
          <w:b w:val="0"/>
          <w:bCs w:val="0"/>
          <w:color w:val="000000"/>
          <w:sz w:val="28"/>
          <w:szCs w:val="28"/>
        </w:rPr>
        <w:t xml:space="preserve"> śiva, tumi ta' jānaha mora śuddhi</w:t>
      </w:r>
      <w:r w:rsidRPr="004A2847">
        <w:rPr>
          <w:rStyle w:val="BookTitle"/>
          <w:rFonts w:asciiTheme="minorHAnsi" w:hAnsiTheme="minorHAnsi" w:cstheme="minorHAnsi"/>
          <w:b w:val="0"/>
          <w:bCs w:val="0"/>
          <w:color w:val="000000"/>
          <w:sz w:val="28"/>
          <w:szCs w:val="28"/>
        </w:rPr>
        <w:br/>
        <w:t>eta-kāle tomāra e-mata kene buddhi</w:t>
      </w:r>
    </w:p>
    <w:p w14:paraId="466402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Śiva, you certainly know My prowess. How then did you develop such a mentality after all this time?</w:t>
      </w:r>
    </w:p>
    <w:p w14:paraId="05CAFA8A" w14:textId="0689DB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2.345</w:t>
      </w:r>
    </w:p>
    <w:p w14:paraId="56FA31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345</w:t>
      </w:r>
    </w:p>
    <w:p w14:paraId="5752DC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kīṭa kāśīrāja adhama nṛpati</w:t>
      </w:r>
      <w:r w:rsidRPr="004A2847">
        <w:rPr>
          <w:rStyle w:val="BookTitle"/>
          <w:rFonts w:asciiTheme="minorHAnsi" w:hAnsiTheme="minorHAnsi" w:cstheme="minorHAnsi"/>
          <w:b w:val="0"/>
          <w:bCs w:val="0"/>
          <w:color w:val="000000"/>
          <w:sz w:val="28"/>
          <w:szCs w:val="28"/>
        </w:rPr>
        <w:br/>
        <w:t>tāra lāgi' yuddha kara āmāra saṁhati</w:t>
      </w:r>
    </w:p>
    <w:p w14:paraId="20E4E7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is this insignificant, fallen king, Kāśirāja? You fought with Me for his sake?</w:t>
      </w:r>
    </w:p>
    <w:p w14:paraId="08824895" w14:textId="07ECC7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2.346</w:t>
      </w:r>
    </w:p>
    <w:p w14:paraId="09272C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346</w:t>
      </w:r>
    </w:p>
    <w:p w14:paraId="3EEFC3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ye dekhaha mora cakra sudarśana</w:t>
      </w:r>
      <w:r w:rsidRPr="004A2847">
        <w:rPr>
          <w:rStyle w:val="BookTitle"/>
          <w:rFonts w:asciiTheme="minorHAnsi" w:hAnsiTheme="minorHAnsi" w:cstheme="minorHAnsi"/>
          <w:b w:val="0"/>
          <w:bCs w:val="0"/>
          <w:color w:val="000000"/>
          <w:sz w:val="28"/>
          <w:szCs w:val="28"/>
        </w:rPr>
        <w:br/>
        <w:t>tomāre o nā sahe yāhāra parākrama</w:t>
      </w:r>
    </w:p>
    <w:p w14:paraId="0F360E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saw My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whose prowess even you cannot tolerate.</w:t>
      </w:r>
    </w:p>
    <w:p w14:paraId="27DBAA20" w14:textId="5E6BC4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2.347-348</w:t>
      </w:r>
    </w:p>
    <w:p w14:paraId="311A68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347-348</w:t>
      </w:r>
    </w:p>
    <w:p w14:paraId="5D2B2F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brahma-astra pāśupata-astra ādi yata</w:t>
      </w:r>
      <w:r w:rsidRPr="004A2847">
        <w:rPr>
          <w:rStyle w:val="BookTitle"/>
          <w:rFonts w:asciiTheme="minorHAnsi" w:hAnsiTheme="minorHAnsi" w:cstheme="minorHAnsi"/>
          <w:b w:val="0"/>
          <w:bCs w:val="0"/>
          <w:color w:val="000000"/>
          <w:sz w:val="28"/>
          <w:szCs w:val="28"/>
        </w:rPr>
        <w:br/>
        <w:t>parama avyartha mahā-astra āra kata</w:t>
      </w:r>
    </w:p>
    <w:p w14:paraId="5CDBD8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sudarśana-sthāne kāro nāhi pratikāra</w:t>
      </w:r>
      <w:r w:rsidRPr="004A2847">
        <w:rPr>
          <w:rStyle w:val="BookTitle"/>
          <w:rFonts w:asciiTheme="minorHAnsi" w:hAnsiTheme="minorHAnsi" w:cstheme="minorHAnsi"/>
          <w:b w:val="0"/>
          <w:bCs w:val="0"/>
          <w:color w:val="000000"/>
          <w:sz w:val="28"/>
          <w:szCs w:val="28"/>
        </w:rPr>
        <w:br/>
        <w:t>yāra astra tāre cāhe karite saṁhāra</w:t>
      </w:r>
    </w:p>
    <w:p w14:paraId="7913EB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“Great infallible weapons like the </w:t>
      </w:r>
      <w:r w:rsidRPr="004A2847">
        <w:rPr>
          <w:rStyle w:val="BookTitle"/>
          <w:rFonts w:asciiTheme="minorHAnsi" w:hAnsiTheme="minorHAnsi" w:cstheme="minorHAnsi"/>
          <w:b/>
          <w:bCs/>
          <w:i/>
          <w:iCs/>
          <w:color w:val="800000"/>
          <w:sz w:val="28"/>
          <w:szCs w:val="28"/>
        </w:rPr>
        <w:t xml:space="preserve">brahmāstra </w:t>
      </w:r>
      <w:r w:rsidRPr="004A2847">
        <w:rPr>
          <w:rStyle w:val="BookTitle"/>
          <w:rFonts w:asciiTheme="minorHAnsi" w:hAnsiTheme="minorHAnsi" w:cstheme="minorHAnsi"/>
          <w:b/>
          <w:bCs/>
          <w:color w:val="800000"/>
          <w:sz w:val="28"/>
          <w:szCs w:val="28"/>
        </w:rPr>
        <w:t xml:space="preserve">and </w:t>
      </w:r>
      <w:r w:rsidRPr="004A2847">
        <w:rPr>
          <w:rStyle w:val="BookTitle"/>
          <w:rFonts w:asciiTheme="minorHAnsi" w:hAnsiTheme="minorHAnsi" w:cstheme="minorHAnsi"/>
          <w:b/>
          <w:bCs/>
          <w:i/>
          <w:iCs/>
          <w:color w:val="800000"/>
          <w:sz w:val="28"/>
          <w:szCs w:val="28"/>
        </w:rPr>
        <w:t xml:space="preserve">pāśupatāstra </w:t>
      </w:r>
      <w:r w:rsidRPr="004A2847">
        <w:rPr>
          <w:rStyle w:val="BookTitle"/>
          <w:rFonts w:asciiTheme="minorHAnsi" w:hAnsiTheme="minorHAnsi" w:cstheme="minorHAnsi"/>
          <w:b/>
          <w:bCs/>
          <w:color w:val="800000"/>
          <w:sz w:val="28"/>
          <w:szCs w:val="28"/>
        </w:rPr>
        <w:t>are powerless before Sudarśana. When such weapons are defeated, they desire to kill their wielder.</w:t>
      </w:r>
    </w:p>
    <w:p w14:paraId="0C504663" w14:textId="530CCE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2.349</w:t>
      </w:r>
    </w:p>
    <w:p w14:paraId="7EA90D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349</w:t>
      </w:r>
    </w:p>
    <w:p w14:paraId="3687D4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ta' nā dekhi āmi saṁsāra-bhitara</w:t>
      </w:r>
      <w:r w:rsidRPr="004A2847">
        <w:rPr>
          <w:rStyle w:val="BookTitle"/>
          <w:rFonts w:asciiTheme="minorHAnsi" w:hAnsiTheme="minorHAnsi" w:cstheme="minorHAnsi"/>
          <w:b w:val="0"/>
          <w:bCs w:val="0"/>
          <w:color w:val="000000"/>
          <w:sz w:val="28"/>
          <w:szCs w:val="28"/>
        </w:rPr>
        <w:br/>
        <w:t>tomā'-bai ye āmāre kare anādara”</w:t>
      </w:r>
    </w:p>
    <w:p w14:paraId="140058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“It appears that there is no one within the world who disrespects Me more than you.”</w:t>
      </w:r>
    </w:p>
    <w:p w14:paraId="6C611560" w14:textId="4CD11A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2.350</w:t>
      </w:r>
    </w:p>
    <w:p w14:paraId="637DFF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350</w:t>
      </w:r>
    </w:p>
    <w:p w14:paraId="73BD0D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kichu sakrodha uttara</w:t>
      </w:r>
      <w:r w:rsidRPr="004A2847">
        <w:rPr>
          <w:rStyle w:val="BookTitle"/>
          <w:rFonts w:asciiTheme="minorHAnsi" w:hAnsiTheme="minorHAnsi" w:cstheme="minorHAnsi"/>
          <w:b w:val="0"/>
          <w:bCs w:val="0"/>
          <w:color w:val="000000"/>
          <w:sz w:val="28"/>
          <w:szCs w:val="28"/>
        </w:rPr>
        <w:br/>
        <w:t>antare kampita baḍa hailāśaṅkara</w:t>
      </w:r>
    </w:p>
    <w:p w14:paraId="36A9BF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 Lord's angry words, Śaṅkara began to tremble in fear.</w:t>
      </w:r>
    </w:p>
    <w:p w14:paraId="2919ED50" w14:textId="525737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2.351</w:t>
      </w:r>
    </w:p>
    <w:p w14:paraId="62B1D6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351</w:t>
      </w:r>
    </w:p>
    <w:p w14:paraId="5B790E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śeṣe dhariyā prabhura śrī-caraṇa</w:t>
      </w:r>
      <w:r w:rsidRPr="004A2847">
        <w:rPr>
          <w:rStyle w:val="BookTitle"/>
          <w:rFonts w:asciiTheme="minorHAnsi" w:hAnsiTheme="minorHAnsi" w:cstheme="minorHAnsi"/>
          <w:b w:val="0"/>
          <w:bCs w:val="0"/>
          <w:color w:val="000000"/>
          <w:sz w:val="28"/>
          <w:szCs w:val="28"/>
        </w:rPr>
        <w:br/>
        <w:t>karite lāgila śiva ātma-nivedana</w:t>
      </w:r>
    </w:p>
    <w:p w14:paraId="4E3567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Śiva grabbed hold of the Lord's lotus feet and began to speak with full surrender.</w:t>
      </w:r>
    </w:p>
    <w:p w14:paraId="71D18DF7" w14:textId="7FB083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2.352-353</w:t>
      </w:r>
    </w:p>
    <w:p w14:paraId="0F403A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352-353</w:t>
      </w:r>
    </w:p>
    <w:p w14:paraId="2E0F92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adhīna prabhu, sakala saṁsāra</w:t>
      </w:r>
      <w:r w:rsidRPr="004A2847">
        <w:rPr>
          <w:rStyle w:val="BookTitle"/>
          <w:rFonts w:asciiTheme="minorHAnsi" w:hAnsiTheme="minorHAnsi" w:cstheme="minorHAnsi"/>
          <w:b w:val="0"/>
          <w:bCs w:val="0"/>
          <w:color w:val="000000"/>
          <w:sz w:val="28"/>
          <w:szCs w:val="28"/>
        </w:rPr>
        <w:br/>
        <w:t>svatantra haite śakti āchaye kāhāra</w:t>
      </w:r>
    </w:p>
    <w:p w14:paraId="2683F0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pavane cālāya yena sūkṣma tṛṇa-gaṇa</w:t>
      </w:r>
      <w:r w:rsidRPr="004A2847">
        <w:rPr>
          <w:rStyle w:val="BookTitle"/>
          <w:rFonts w:asciiTheme="minorHAnsi" w:hAnsiTheme="minorHAnsi" w:cstheme="minorHAnsi"/>
          <w:b w:val="0"/>
          <w:bCs w:val="0"/>
          <w:color w:val="000000"/>
          <w:sz w:val="28"/>
          <w:szCs w:val="28"/>
        </w:rPr>
        <w:br/>
        <w:t>ei mata asvatantra sakala bhuvana</w:t>
      </w:r>
    </w:p>
    <w:p w14:paraId="2EBCA1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the entire world is under Your control. Who has the power to become independent? The people of the entire world are controlled by You like dry grass is carried by the wind.</w:t>
      </w:r>
    </w:p>
    <w:p w14:paraId="1587140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(10.63.44) it is stated:</w:t>
      </w:r>
    </w:p>
    <w:p w14:paraId="7A18F1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taṁ tvā jagat-sthity-udayānta-hetuṁ</w:t>
      </w:r>
      <w:r w:rsidRPr="004A2847">
        <w:rPr>
          <w:rStyle w:val="BookTitle"/>
          <w:rFonts w:asciiTheme="minorHAnsi" w:hAnsiTheme="minorHAnsi" w:cstheme="minorHAnsi"/>
          <w:b w:val="0"/>
          <w:bCs w:val="0"/>
          <w:color w:val="000000"/>
          <w:sz w:val="28"/>
          <w:szCs w:val="28"/>
        </w:rPr>
        <w:br/>
        <w:t>samaṁ prasāntaṁ suhṛd-ātma-daivam</w:t>
      </w:r>
      <w:r w:rsidRPr="004A2847">
        <w:rPr>
          <w:rStyle w:val="BookTitle"/>
          <w:rFonts w:asciiTheme="minorHAnsi" w:hAnsiTheme="minorHAnsi" w:cstheme="minorHAnsi"/>
          <w:b w:val="0"/>
          <w:bCs w:val="0"/>
          <w:color w:val="000000"/>
          <w:sz w:val="28"/>
          <w:szCs w:val="28"/>
        </w:rPr>
        <w:br/>
        <w:t>ananyam ekaṁ jagad-ātma-ketaṁ</w:t>
      </w:r>
      <w:r w:rsidRPr="004A2847">
        <w:rPr>
          <w:rStyle w:val="BookTitle"/>
          <w:rFonts w:asciiTheme="minorHAnsi" w:hAnsiTheme="minorHAnsi" w:cstheme="minorHAnsi"/>
          <w:b w:val="0"/>
          <w:bCs w:val="0"/>
          <w:color w:val="000000"/>
          <w:sz w:val="28"/>
          <w:szCs w:val="28"/>
        </w:rPr>
        <w:br/>
        <w:t>bhavāpavargāya bhajāma devam</w:t>
      </w:r>
    </w:p>
    <w:p w14:paraId="29E5EC4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“Let us worship You, the Supreme Lord, to be freed from material life. You are the </w:t>
      </w:r>
      <w:r w:rsidRPr="004A2847">
        <w:rPr>
          <w:rStyle w:val="BookTitle"/>
          <w:rFonts w:asciiTheme="minorHAnsi" w:hAnsiTheme="minorHAnsi" w:cstheme="minorHAnsi"/>
          <w:b w:val="0"/>
          <w:bCs w:val="0"/>
          <w:color w:val="000000"/>
          <w:sz w:val="28"/>
          <w:szCs w:val="28"/>
        </w:rPr>
        <w:lastRenderedPageBreak/>
        <w:t xml:space="preserve">maintainer of the universe and the cause of its creation and demise. Equipoised and perfectly at peace,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are the true friend, Self, and worshipable Lord. You are one without a second, the shelter of all the worlds and all souls.” One should also discuss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Śānti-parva</w:t>
      </w:r>
      <w:r w:rsidRPr="004A2847">
        <w:rPr>
          <w:rStyle w:val="BookTitle"/>
          <w:rFonts w:asciiTheme="minorHAnsi" w:hAnsiTheme="minorHAnsi" w:cstheme="minorHAnsi"/>
          <w:b w:val="0"/>
          <w:bCs w:val="0"/>
          <w:color w:val="000000"/>
          <w:sz w:val="28"/>
          <w:szCs w:val="28"/>
        </w:rPr>
        <w:t xml:space="preserve">, Chapter 43, verse 16 and </w:t>
      </w:r>
      <w:r w:rsidRPr="004A2847">
        <w:rPr>
          <w:rStyle w:val="BookTitle"/>
          <w:rFonts w:asciiTheme="minorHAnsi" w:hAnsiTheme="minorHAnsi" w:cstheme="minorHAnsi"/>
          <w:b w:val="0"/>
          <w:bCs w:val="0"/>
          <w:i/>
          <w:iCs/>
          <w:color w:val="000000"/>
          <w:sz w:val="28"/>
          <w:szCs w:val="28"/>
        </w:rPr>
        <w:t>Anuśāsana-parva</w:t>
      </w:r>
      <w:r w:rsidRPr="004A2847">
        <w:rPr>
          <w:rStyle w:val="BookTitle"/>
          <w:rFonts w:asciiTheme="minorHAnsi" w:hAnsiTheme="minorHAnsi" w:cstheme="minorHAnsi"/>
          <w:b w:val="0"/>
          <w:bCs w:val="0"/>
          <w:color w:val="000000"/>
          <w:sz w:val="28"/>
          <w:szCs w:val="28"/>
        </w:rPr>
        <w:t xml:space="preserve">, Chapters 147-148. In the </w:t>
      </w:r>
      <w:r w:rsidRPr="004A2847">
        <w:rPr>
          <w:rStyle w:val="BookTitle"/>
          <w:rFonts w:asciiTheme="minorHAnsi" w:hAnsiTheme="minorHAnsi" w:cstheme="minorHAnsi"/>
          <w:b w:val="0"/>
          <w:bCs w:val="0"/>
          <w:i/>
          <w:iCs/>
          <w:color w:val="000000"/>
          <w:sz w:val="28"/>
          <w:szCs w:val="28"/>
        </w:rPr>
        <w:t>Kaṭha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(2.2.8 and 2.3.1) it is stated: </w:t>
      </w:r>
      <w:r w:rsidRPr="004A2847">
        <w:rPr>
          <w:rStyle w:val="BookTitle"/>
          <w:rFonts w:asciiTheme="minorHAnsi" w:hAnsiTheme="minorHAnsi" w:cstheme="minorHAnsi"/>
          <w:b w:val="0"/>
          <w:bCs w:val="0"/>
          <w:i/>
          <w:iCs/>
          <w:color w:val="000000"/>
          <w:sz w:val="28"/>
          <w:szCs w:val="28"/>
        </w:rPr>
        <w:t>tasmin lokāḥśritāḥ sarve tad u nātyeti kaścana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In Him all the worlds are situated. No one can surpass Him.”</w:t>
      </w:r>
    </w:p>
    <w:p w14:paraId="74A72401" w14:textId="59F19C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2.354</w:t>
      </w:r>
    </w:p>
    <w:p w14:paraId="4B1D38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354</w:t>
      </w:r>
    </w:p>
    <w:p w14:paraId="3B2041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karāha prabhu, tumi se-i jīve kare</w:t>
      </w:r>
      <w:r w:rsidRPr="004A2847">
        <w:rPr>
          <w:rStyle w:val="BookTitle"/>
          <w:rFonts w:asciiTheme="minorHAnsi" w:hAnsiTheme="minorHAnsi" w:cstheme="minorHAnsi"/>
          <w:b w:val="0"/>
          <w:bCs w:val="0"/>
          <w:color w:val="000000"/>
          <w:sz w:val="28"/>
          <w:szCs w:val="28"/>
        </w:rPr>
        <w:br/>
        <w:t>hena kebā āche ye tomāra māyā tare</w:t>
      </w:r>
    </w:p>
    <w:p w14:paraId="5F72A5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a living entity acts in whatever way You direct him. Who has the power to surpass Your illusory energy?</w:t>
      </w:r>
    </w:p>
    <w:p w14:paraId="4C4DE7F4" w14:textId="1A691A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2.355</w:t>
      </w:r>
    </w:p>
    <w:p w14:paraId="63C86B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355</w:t>
      </w:r>
    </w:p>
    <w:p w14:paraId="1AD9DA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viśeṣe diyācha prabhu, more ahaṅkāra</w:t>
      </w:r>
      <w:r w:rsidRPr="004A2847">
        <w:rPr>
          <w:rStyle w:val="BookTitle"/>
          <w:rFonts w:asciiTheme="minorHAnsi" w:hAnsiTheme="minorHAnsi" w:cstheme="minorHAnsi"/>
          <w:b w:val="0"/>
          <w:bCs w:val="0"/>
          <w:color w:val="000000"/>
          <w:sz w:val="28"/>
          <w:szCs w:val="28"/>
        </w:rPr>
        <w:br/>
        <w:t>āpanāre baḍa bai nāhi dekhoṅāra</w:t>
      </w:r>
    </w:p>
    <w:p w14:paraId="32B152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somehow or other You have given me a false ego, and as a result I do not recognize anyone as superior to me.</w:t>
      </w:r>
    </w:p>
    <w:p w14:paraId="57C90B3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False ego is produced from the mode of ignorance. By the will of the Supreme Lord, the </w:t>
      </w:r>
      <w:r w:rsidRPr="004A2847">
        <w:rPr>
          <w:rStyle w:val="BookTitle"/>
          <w:rFonts w:asciiTheme="minorHAnsi" w:hAnsiTheme="minorHAnsi" w:cstheme="minorHAnsi"/>
          <w:b w:val="0"/>
          <w:bCs w:val="0"/>
          <w:i/>
          <w:iCs/>
          <w:color w:val="000000"/>
          <w:sz w:val="28"/>
          <w:szCs w:val="28"/>
        </w:rPr>
        <w:t>guṇa-avatāra</w:t>
      </w:r>
      <w:r w:rsidRPr="004A2847">
        <w:rPr>
          <w:rStyle w:val="BookTitle"/>
          <w:rFonts w:asciiTheme="minorHAnsi" w:hAnsiTheme="minorHAnsi" w:cstheme="minorHAnsi"/>
          <w:b w:val="0"/>
          <w:bCs w:val="0"/>
          <w:color w:val="000000"/>
          <w:sz w:val="28"/>
          <w:szCs w:val="28"/>
        </w:rPr>
        <w:t xml:space="preserve"> Mahādeva is invested with the power of destruction.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 unauthorized philosophies propounded by the impersonalist Kāśirāja, the commentator Śrīkaṇṭha, who was a follower of the </w:t>
      </w:r>
      <w:r w:rsidRPr="004A2847">
        <w:rPr>
          <w:rStyle w:val="BookTitle"/>
          <w:rFonts w:asciiTheme="minorHAnsi" w:hAnsiTheme="minorHAnsi" w:cstheme="minorHAnsi"/>
          <w:b w:val="0"/>
          <w:bCs w:val="0"/>
          <w:i/>
          <w:iCs/>
          <w:color w:val="000000"/>
          <w:sz w:val="28"/>
          <w:szCs w:val="28"/>
        </w:rPr>
        <w:t xml:space="preserve">śaiva-viśiṣṭādvaita </w:t>
      </w:r>
      <w:r w:rsidRPr="004A2847">
        <w:rPr>
          <w:rStyle w:val="BookTitle"/>
          <w:rFonts w:asciiTheme="minorHAnsi" w:hAnsiTheme="minorHAnsi" w:cstheme="minorHAnsi"/>
          <w:b w:val="0"/>
          <w:bCs w:val="0"/>
          <w:color w:val="000000"/>
          <w:sz w:val="28"/>
          <w:szCs w:val="28"/>
        </w:rPr>
        <w:t xml:space="preserve">philosophy, and other impersonalists like Apyayi Dīkṣita have been completely refuted in the </w:t>
      </w:r>
      <w:r w:rsidRPr="004A2847">
        <w:rPr>
          <w:rStyle w:val="BookTitle"/>
          <w:rFonts w:asciiTheme="minorHAnsi" w:hAnsiTheme="minorHAnsi" w:cstheme="minorHAnsi"/>
          <w:b w:val="0"/>
          <w:bCs w:val="0"/>
          <w:i/>
          <w:iCs/>
          <w:color w:val="000000"/>
          <w:sz w:val="28"/>
          <w:szCs w:val="28"/>
        </w:rPr>
        <w:t>Śruta-prakāśikā</w:t>
      </w:r>
      <w:r w:rsidRPr="004A2847">
        <w:rPr>
          <w:rStyle w:val="BookTitle"/>
          <w:rFonts w:asciiTheme="minorHAnsi" w:hAnsiTheme="minorHAnsi" w:cstheme="minorHAnsi"/>
          <w:b w:val="0"/>
          <w:bCs w:val="0"/>
          <w:color w:val="000000"/>
          <w:sz w:val="28"/>
          <w:szCs w:val="28"/>
        </w:rPr>
        <w:t xml:space="preserve"> commentary on </w:t>
      </w:r>
      <w:r w:rsidRPr="004A2847">
        <w:rPr>
          <w:rStyle w:val="BookTitle"/>
          <w:rFonts w:asciiTheme="minorHAnsi" w:hAnsiTheme="minorHAnsi" w:cstheme="minorHAnsi"/>
          <w:b w:val="0"/>
          <w:bCs w:val="0"/>
          <w:i/>
          <w:iCs/>
          <w:color w:val="000000"/>
          <w:sz w:val="28"/>
          <w:szCs w:val="28"/>
        </w:rPr>
        <w:t>Śrī-bhāṣya</w:t>
      </w:r>
      <w:r w:rsidRPr="004A2847">
        <w:rPr>
          <w:rStyle w:val="BookTitle"/>
          <w:rFonts w:asciiTheme="minorHAnsi" w:hAnsiTheme="minorHAnsi" w:cstheme="minorHAnsi"/>
          <w:b w:val="0"/>
          <w:bCs w:val="0"/>
          <w:color w:val="000000"/>
          <w:sz w:val="28"/>
          <w:szCs w:val="28"/>
        </w:rPr>
        <w:t xml:space="preserve"> by Śrī Sudarśanācārya, the servant of Śrī Rāmānuja. Yet while raising its head </w:t>
      </w:r>
      <w:proofErr w:type="gramStart"/>
      <w:r w:rsidRPr="004A2847">
        <w:rPr>
          <w:rStyle w:val="BookTitle"/>
          <w:rFonts w:asciiTheme="minorHAnsi" w:hAnsiTheme="minorHAnsi" w:cstheme="minorHAnsi"/>
          <w:b w:val="0"/>
          <w:bCs w:val="0"/>
          <w:color w:val="000000"/>
          <w:sz w:val="28"/>
          <w:szCs w:val="28"/>
        </w:rPr>
        <w:t>later on</w:t>
      </w:r>
      <w:proofErr w:type="gramEnd"/>
      <w:r w:rsidRPr="004A2847">
        <w:rPr>
          <w:rStyle w:val="BookTitle"/>
          <w:rFonts w:asciiTheme="minorHAnsi" w:hAnsiTheme="minorHAnsi" w:cstheme="minorHAnsi"/>
          <w:b w:val="0"/>
          <w:bCs w:val="0"/>
          <w:color w:val="000000"/>
          <w:sz w:val="28"/>
          <w:szCs w:val="28"/>
        </w:rPr>
        <w:t xml:space="preserve"> the philosophy of </w:t>
      </w:r>
      <w:r w:rsidRPr="004A2847">
        <w:rPr>
          <w:rStyle w:val="BookTitle"/>
          <w:rFonts w:asciiTheme="minorHAnsi" w:hAnsiTheme="minorHAnsi" w:cstheme="minorHAnsi"/>
          <w:b w:val="0"/>
          <w:bCs w:val="0"/>
          <w:i/>
          <w:iCs/>
          <w:color w:val="000000"/>
          <w:sz w:val="28"/>
          <w:szCs w:val="28"/>
        </w:rPr>
        <w:t xml:space="preserve">śaiva-viśiṣṭādvaita </w:t>
      </w:r>
      <w:r w:rsidRPr="004A2847">
        <w:rPr>
          <w:rStyle w:val="BookTitle"/>
          <w:rFonts w:asciiTheme="minorHAnsi" w:hAnsiTheme="minorHAnsi" w:cstheme="minorHAnsi"/>
          <w:b w:val="0"/>
          <w:bCs w:val="0"/>
          <w:color w:val="000000"/>
          <w:sz w:val="28"/>
          <w:szCs w:val="28"/>
        </w:rPr>
        <w:t xml:space="preserve">was out of misfortune smashed into pieces by the weapon of Sudarśana in the form of the </w:t>
      </w:r>
      <w:r w:rsidRPr="004A2847">
        <w:rPr>
          <w:rStyle w:val="BookTitle"/>
          <w:rFonts w:asciiTheme="minorHAnsi" w:hAnsiTheme="minorHAnsi" w:cstheme="minorHAnsi"/>
          <w:b w:val="0"/>
          <w:bCs w:val="0"/>
          <w:i/>
          <w:iCs/>
          <w:color w:val="000000"/>
          <w:sz w:val="28"/>
          <w:szCs w:val="28"/>
        </w:rPr>
        <w:t xml:space="preserve">śuddha-viśiṣṭādvaita </w:t>
      </w:r>
      <w:r w:rsidRPr="004A2847">
        <w:rPr>
          <w:rStyle w:val="BookTitle"/>
          <w:rFonts w:asciiTheme="minorHAnsi" w:hAnsiTheme="minorHAnsi" w:cstheme="minorHAnsi"/>
          <w:b w:val="0"/>
          <w:bCs w:val="0"/>
          <w:color w:val="000000"/>
          <w:sz w:val="28"/>
          <w:szCs w:val="28"/>
        </w:rPr>
        <w:t>philosophy.</w:t>
      </w:r>
    </w:p>
    <w:p w14:paraId="56C071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māyāvādam asac-chāstraṁ   pracchannaṁ bauddham ucyate</w:t>
      </w:r>
      <w:r w:rsidRPr="004A2847">
        <w:rPr>
          <w:rStyle w:val="BookTitle"/>
          <w:rFonts w:asciiTheme="minorHAnsi" w:hAnsiTheme="minorHAnsi" w:cstheme="minorHAnsi"/>
          <w:b w:val="0"/>
          <w:bCs w:val="0"/>
          <w:color w:val="000000"/>
          <w:sz w:val="28"/>
          <w:szCs w:val="28"/>
        </w:rPr>
        <w:br/>
        <w:t>mayaiva vihitaṁ devi   kalau brāhmaṇa-mūrtinā</w:t>
      </w:r>
    </w:p>
    <w:p w14:paraId="2FD70B1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Age of Kali I take the form of a </w:t>
      </w:r>
      <w:r w:rsidRPr="004A2847">
        <w:rPr>
          <w:rStyle w:val="BookTitle"/>
          <w:rFonts w:asciiTheme="minorHAnsi" w:hAnsiTheme="minorHAnsi" w:cstheme="minorHAnsi"/>
          <w:b w:val="0"/>
          <w:bCs w:val="0"/>
          <w:i/>
          <w:iCs/>
          <w:color w:val="000000"/>
          <w:sz w:val="28"/>
          <w:szCs w:val="28"/>
        </w:rPr>
        <w:t xml:space="preserve">brāhmaṇa </w:t>
      </w:r>
      <w:r w:rsidRPr="004A2847">
        <w:rPr>
          <w:rStyle w:val="BookTitle"/>
          <w:rFonts w:asciiTheme="minorHAnsi" w:hAnsiTheme="minorHAnsi" w:cstheme="minorHAnsi"/>
          <w:b w:val="0"/>
          <w:bCs w:val="0"/>
          <w:color w:val="000000"/>
          <w:sz w:val="28"/>
          <w:szCs w:val="28"/>
        </w:rPr>
        <w:t xml:space="preserve">and explain the </w:t>
      </w:r>
      <w:r w:rsidRPr="004A2847">
        <w:rPr>
          <w:rStyle w:val="BookTitle"/>
          <w:rFonts w:asciiTheme="minorHAnsi" w:hAnsiTheme="minorHAnsi" w:cstheme="minorHAnsi"/>
          <w:b w:val="0"/>
          <w:bCs w:val="0"/>
          <w:i/>
          <w:iCs/>
          <w:color w:val="000000"/>
          <w:sz w:val="28"/>
          <w:szCs w:val="28"/>
        </w:rPr>
        <w:t xml:space="preserve">Vedas </w:t>
      </w:r>
      <w:r w:rsidRPr="004A2847">
        <w:rPr>
          <w:rStyle w:val="BookTitle"/>
          <w:rFonts w:asciiTheme="minorHAnsi" w:hAnsiTheme="minorHAnsi" w:cstheme="minorHAnsi"/>
          <w:b w:val="0"/>
          <w:bCs w:val="0"/>
          <w:color w:val="000000"/>
          <w:sz w:val="28"/>
          <w:szCs w:val="28"/>
        </w:rPr>
        <w:t xml:space="preserve">through </w:t>
      </w:r>
      <w:r w:rsidRPr="004A2847">
        <w:rPr>
          <w:rStyle w:val="BookTitle"/>
          <w:rFonts w:asciiTheme="minorHAnsi" w:hAnsiTheme="minorHAnsi" w:cstheme="minorHAnsi"/>
          <w:b w:val="0"/>
          <w:bCs w:val="0"/>
          <w:color w:val="000000"/>
          <w:sz w:val="28"/>
          <w:szCs w:val="28"/>
        </w:rPr>
        <w:lastRenderedPageBreak/>
        <w:t>false scriptures in an atheistic way, similar to Buddhist philosophy.” The activities mentioned in this verse describe the mission of the predominating deity of the false ego. But Śrī Viṣṇusvāmī, who was engaged in the service of the Supreme Lord, took shelter at the lotus feet of Śrī Rudra, his spiritual master, in such a way that he restored the spiritual ego in place of all forms of mundane false ego.</w:t>
      </w:r>
    </w:p>
    <w:p w14:paraId="67D13F21" w14:textId="531C6C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2.356</w:t>
      </w:r>
    </w:p>
    <w:p w14:paraId="616FC3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356</w:t>
      </w:r>
    </w:p>
    <w:p w14:paraId="17B1E8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māyāya more karāya durgati</w:t>
      </w:r>
      <w:r w:rsidRPr="004A2847">
        <w:rPr>
          <w:rStyle w:val="BookTitle"/>
          <w:rFonts w:asciiTheme="minorHAnsi" w:hAnsiTheme="minorHAnsi" w:cstheme="minorHAnsi"/>
          <w:b w:val="0"/>
          <w:bCs w:val="0"/>
          <w:color w:val="000000"/>
          <w:sz w:val="28"/>
          <w:szCs w:val="28"/>
        </w:rPr>
        <w:br/>
        <w:t>ki karimu prabhu, muñi asvatantra mati</w:t>
      </w:r>
    </w:p>
    <w:p w14:paraId="1F3A52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“Your illusory energy bewilders me. O Lord, what shall I do? I have no independence.</w:t>
      </w:r>
    </w:p>
    <w:p w14:paraId="1B8C5E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stated: </w:t>
      </w:r>
      <w:r w:rsidRPr="004A2847">
        <w:rPr>
          <w:rStyle w:val="BookTitle"/>
          <w:rFonts w:asciiTheme="minorHAnsi" w:hAnsiTheme="minorHAnsi" w:cstheme="minorHAnsi"/>
          <w:b w:val="0"/>
          <w:bCs w:val="0"/>
          <w:i/>
          <w:iCs/>
          <w:color w:val="000000"/>
          <w:sz w:val="28"/>
          <w:szCs w:val="28"/>
        </w:rPr>
        <w:t>`māyādhīśa' `māyā-vaśa'——īśvare-jīve bheda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The Lord is the master of the potencies, and the living entity is the servant of them. That is the difference between the Lord and the living entity.”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even though Lord Śiva is addressed by the name Bhagavān, he is a subordinate devotee of the eternal Lord Viṣṇu.</w:t>
      </w:r>
    </w:p>
    <w:p w14:paraId="7303365B" w14:textId="69C2BF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2.357</w:t>
      </w:r>
    </w:p>
    <w:p w14:paraId="5D4927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357</w:t>
      </w:r>
    </w:p>
    <w:p w14:paraId="5A7405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tora pāda-padma mora ekānta jīvana</w:t>
      </w:r>
      <w:r w:rsidRPr="004A2847">
        <w:rPr>
          <w:rStyle w:val="BookTitle"/>
          <w:rFonts w:asciiTheme="minorHAnsi" w:hAnsiTheme="minorHAnsi" w:cstheme="minorHAnsi"/>
          <w:b w:val="0"/>
          <w:bCs w:val="0"/>
          <w:color w:val="000000"/>
          <w:sz w:val="28"/>
          <w:szCs w:val="28"/>
        </w:rPr>
        <w:br/>
        <w:t>araṇye thākiba cinti' tomāra caraṇa</w:t>
      </w:r>
    </w:p>
    <w:p w14:paraId="3012B9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“Your lotus feet are my only life and soul. I will live in the forest and remember Your lotus feet.</w:t>
      </w:r>
    </w:p>
    <w:p w14:paraId="5960238C" w14:textId="47887C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2.358</w:t>
      </w:r>
    </w:p>
    <w:p w14:paraId="58409E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358</w:t>
      </w:r>
    </w:p>
    <w:p w14:paraId="4207E3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more se laoyāo ahaṅkāra</w:t>
      </w:r>
      <w:r w:rsidRPr="004A2847">
        <w:rPr>
          <w:rStyle w:val="BookTitle"/>
          <w:rFonts w:asciiTheme="minorHAnsi" w:hAnsiTheme="minorHAnsi" w:cstheme="minorHAnsi"/>
          <w:b w:val="0"/>
          <w:bCs w:val="0"/>
          <w:color w:val="000000"/>
          <w:sz w:val="28"/>
          <w:szCs w:val="28"/>
        </w:rPr>
        <w:br/>
        <w:t>muñi ki kariba prabhu, ye icchā tomāra</w:t>
      </w:r>
    </w:p>
    <w:p w14:paraId="43AF62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Still</w:t>
      </w:r>
      <w:proofErr w:type="gramEnd"/>
      <w:r w:rsidRPr="004A2847">
        <w:rPr>
          <w:rStyle w:val="BookTitle"/>
          <w:rFonts w:asciiTheme="minorHAnsi" w:hAnsiTheme="minorHAnsi" w:cstheme="minorHAnsi"/>
          <w:b/>
          <w:bCs/>
          <w:color w:val="800000"/>
          <w:sz w:val="28"/>
          <w:szCs w:val="28"/>
        </w:rPr>
        <w:t xml:space="preserve"> You invest me with false ego. What can I do, O Lord, that is Your desire.</w:t>
      </w:r>
    </w:p>
    <w:p w14:paraId="3A56D0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(2.10.12) it is stated:</w:t>
      </w:r>
    </w:p>
    <w:p w14:paraId="2F8CDB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dravyaṁ karma ca kālaś ca   svabhāvo jīva eva ca</w:t>
      </w:r>
      <w:r w:rsidRPr="004A2847">
        <w:rPr>
          <w:rStyle w:val="BookTitle"/>
          <w:rFonts w:asciiTheme="minorHAnsi" w:hAnsiTheme="minorHAnsi" w:cstheme="minorHAnsi"/>
          <w:b w:val="0"/>
          <w:bCs w:val="0"/>
          <w:color w:val="000000"/>
          <w:sz w:val="28"/>
          <w:szCs w:val="28"/>
        </w:rPr>
        <w:br/>
        <w:t>yad-anugrahataḥ santi   na santi yad-upekṣayā</w:t>
      </w:r>
    </w:p>
    <w:p w14:paraId="49D5D1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“One should definitely know that all material ingredients, activities, time and modes, and the living entities who are meant to enjoy them all, exist by His mercy only, and as soon as He does not care for them, everything becomes nonexistent.” And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(10.88.3) it is stated:</w:t>
      </w:r>
    </w:p>
    <w:p w14:paraId="2AD003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śivaḥśakti-yutaḥśaśvat   tri-liṅgo guṇa-saṁvṛtaḥ</w:t>
      </w:r>
      <w:r w:rsidRPr="004A2847">
        <w:rPr>
          <w:rStyle w:val="BookTitle"/>
          <w:rFonts w:asciiTheme="minorHAnsi" w:hAnsiTheme="minorHAnsi" w:cstheme="minorHAnsi"/>
          <w:b w:val="0"/>
          <w:bCs w:val="0"/>
          <w:color w:val="000000"/>
          <w:sz w:val="28"/>
          <w:szCs w:val="28"/>
        </w:rPr>
        <w:br/>
        <w:t>vaikārikas taijasaś ca   tāmasaś cety ahaṁ tridhā</w:t>
      </w:r>
    </w:p>
    <w:p w14:paraId="091711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Śiva is always united with his personal energy, the material nature. Manifesting himself in three features in response to the entreaties of nature's three modes, he thus embodies the threefold principle of material ego in goodness, passion, and ignorance.”</w:t>
      </w:r>
    </w:p>
    <w:p w14:paraId="55182BA8" w14:textId="29324D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2.359</w:t>
      </w:r>
    </w:p>
    <w:p w14:paraId="1B4FB5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359</w:t>
      </w:r>
    </w:p>
    <w:p w14:paraId="5BF112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prabhu, muñi kailuṅ aparādha</w:t>
      </w:r>
      <w:r w:rsidRPr="004A2847">
        <w:rPr>
          <w:rStyle w:val="BookTitle"/>
          <w:rFonts w:asciiTheme="minorHAnsi" w:hAnsiTheme="minorHAnsi" w:cstheme="minorHAnsi"/>
          <w:b w:val="0"/>
          <w:bCs w:val="0"/>
          <w:color w:val="000000"/>
          <w:sz w:val="28"/>
          <w:szCs w:val="28"/>
        </w:rPr>
        <w:br/>
        <w:t>sakala kṣamiyā more karaha prasāda</w:t>
      </w:r>
    </w:p>
    <w:p w14:paraId="4A6A75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O Lord, I have committed an offense. Please forgive me and bestow Your mercy on me.</w:t>
      </w:r>
    </w:p>
    <w:p w14:paraId="711FDB21" w14:textId="1E4848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2.360</w:t>
      </w:r>
    </w:p>
    <w:p w14:paraId="6E266F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360</w:t>
      </w:r>
    </w:p>
    <w:p w14:paraId="5390A5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e-mata kubuddhi mora yena āra nahe</w:t>
      </w:r>
      <w:r w:rsidRPr="004A2847">
        <w:rPr>
          <w:rStyle w:val="BookTitle"/>
          <w:rFonts w:asciiTheme="minorHAnsi" w:hAnsiTheme="minorHAnsi" w:cstheme="minorHAnsi"/>
          <w:b w:val="0"/>
          <w:bCs w:val="0"/>
          <w:color w:val="000000"/>
          <w:sz w:val="28"/>
          <w:szCs w:val="28"/>
        </w:rPr>
        <w:br/>
        <w:t>ei vara deha' prabhu haiyā sadaye</w:t>
      </w:r>
    </w:p>
    <w:p w14:paraId="6F196B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kindly give me the benediction that I may never develop such evil mentality again.</w:t>
      </w:r>
    </w:p>
    <w:p w14:paraId="3D2E6377" w14:textId="53A75C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2.361</w:t>
      </w:r>
    </w:p>
    <w:p w14:paraId="37AAAD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361</w:t>
      </w:r>
    </w:p>
    <w:p w14:paraId="29DCC4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aparādha kailuṅ kari' ahaṅkāra</w:t>
      </w:r>
      <w:r w:rsidRPr="004A2847">
        <w:rPr>
          <w:rStyle w:val="BookTitle"/>
          <w:rFonts w:asciiTheme="minorHAnsi" w:hAnsiTheme="minorHAnsi" w:cstheme="minorHAnsi"/>
          <w:b w:val="0"/>
          <w:bCs w:val="0"/>
          <w:color w:val="000000"/>
          <w:sz w:val="28"/>
          <w:szCs w:val="28"/>
        </w:rPr>
        <w:br/>
        <w:t>haila tāhāra śāsti, śeṣa nāhi āra</w:t>
      </w:r>
    </w:p>
    <w:p w14:paraId="15753F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was punished appropriately for the offense I committed under the influence of false ego.</w:t>
      </w:r>
    </w:p>
    <w:p w14:paraId="4E171F0A" w14:textId="3F4886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2.362</w:t>
      </w:r>
    </w:p>
    <w:p w14:paraId="680E9F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362</w:t>
      </w:r>
    </w:p>
    <w:p w14:paraId="141419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ājñā kara prabhu, thākimu kothāya</w:t>
      </w:r>
      <w:r w:rsidRPr="004A2847">
        <w:rPr>
          <w:rStyle w:val="BookTitle"/>
          <w:rFonts w:asciiTheme="minorHAnsi" w:hAnsiTheme="minorHAnsi" w:cstheme="minorHAnsi"/>
          <w:b w:val="0"/>
          <w:bCs w:val="0"/>
          <w:color w:val="000000"/>
          <w:sz w:val="28"/>
          <w:szCs w:val="28"/>
        </w:rPr>
        <w:br/>
        <w:t>tomā'—bai āra vā baliba kāra pāya”</w:t>
      </w:r>
    </w:p>
    <w:p w14:paraId="6233F0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O Lord, please instruct me. Where should I reside? Who can I ask other than You?”</w:t>
      </w:r>
    </w:p>
    <w:p w14:paraId="7D8D9AE2" w14:textId="4F27FC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2.363</w:t>
      </w:r>
    </w:p>
    <w:p w14:paraId="3C7BC0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363</w:t>
      </w:r>
    </w:p>
    <w:p w14:paraId="729D2C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śaṅkarera vākya īṣat hāsiyā</w:t>
      </w:r>
      <w:r w:rsidRPr="004A2847">
        <w:rPr>
          <w:rStyle w:val="BookTitle"/>
          <w:rFonts w:asciiTheme="minorHAnsi" w:hAnsiTheme="minorHAnsi" w:cstheme="minorHAnsi"/>
          <w:b w:val="0"/>
          <w:bCs w:val="0"/>
          <w:color w:val="000000"/>
          <w:sz w:val="28"/>
          <w:szCs w:val="28"/>
        </w:rPr>
        <w:br/>
        <w:t>balite lāgilā prabhu kṛpā-yukta haiyā</w:t>
      </w:r>
    </w:p>
    <w:p w14:paraId="12D386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Śaṅkara's words, the Lord smiled and spoke to him with compassion.</w:t>
      </w:r>
    </w:p>
    <w:p w14:paraId="57E47CFD" w14:textId="2A60D4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2.364</w:t>
      </w:r>
    </w:p>
    <w:p w14:paraId="739BD3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364</w:t>
      </w:r>
    </w:p>
    <w:p w14:paraId="3C1063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śiva, tomāre dilāṅa divya-sthāna</w:t>
      </w:r>
      <w:r w:rsidRPr="004A2847">
        <w:rPr>
          <w:rStyle w:val="BookTitle"/>
          <w:rFonts w:asciiTheme="minorHAnsi" w:hAnsiTheme="minorHAnsi" w:cstheme="minorHAnsi"/>
          <w:b w:val="0"/>
          <w:bCs w:val="0"/>
          <w:color w:val="000000"/>
          <w:sz w:val="28"/>
          <w:szCs w:val="28"/>
        </w:rPr>
        <w:br/>
        <w:t>sarva-goṣṭhī saha tathā karaha payāna</w:t>
      </w:r>
    </w:p>
    <w:p w14:paraId="5BD283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Śiva, I am giving you a divine place. Go and live there with your associates.</w:t>
      </w:r>
    </w:p>
    <w:p w14:paraId="35FD2490" w14:textId="5D49F6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2.365</w:t>
      </w:r>
    </w:p>
    <w:p w14:paraId="4B707C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365</w:t>
      </w:r>
    </w:p>
    <w:p w14:paraId="3557E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ekāmraka-vana-nāma-sthāna manohara</w:t>
      </w:r>
      <w:r w:rsidRPr="004A2847">
        <w:rPr>
          <w:rStyle w:val="BookTitle"/>
          <w:rFonts w:asciiTheme="minorHAnsi" w:hAnsiTheme="minorHAnsi" w:cstheme="minorHAnsi"/>
          <w:b w:val="0"/>
          <w:bCs w:val="0"/>
          <w:color w:val="000000"/>
          <w:sz w:val="28"/>
          <w:szCs w:val="28"/>
        </w:rPr>
        <w:br/>
        <w:t>tathāya haibā tumi koṭi-liṅgeśvara</w:t>
      </w:r>
    </w:p>
    <w:p w14:paraId="095971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name of that enchanting place is Ekāmraka-vana. You will reside there as </w:t>
      </w:r>
      <w:commentRangeStart w:id="97"/>
      <w:r w:rsidRPr="004A2847">
        <w:rPr>
          <w:rStyle w:val="BookTitle"/>
          <w:rFonts w:asciiTheme="minorHAnsi" w:hAnsiTheme="minorHAnsi" w:cstheme="minorHAnsi"/>
          <w:b/>
          <w:bCs/>
          <w:color w:val="800000"/>
          <w:sz w:val="28"/>
          <w:szCs w:val="28"/>
        </w:rPr>
        <w:t>Koṭī</w:t>
      </w:r>
      <w:commentRangeEnd w:id="97"/>
      <w:r w:rsidR="00D30427" w:rsidRPr="004A2847">
        <w:rPr>
          <w:rStyle w:val="CommentReference"/>
          <w:b w:val="0"/>
          <w:bCs w:val="0"/>
          <w:color w:val="auto"/>
        </w:rPr>
        <w:commentReference w:id="97"/>
      </w:r>
      <w:r w:rsidRPr="004A2847">
        <w:rPr>
          <w:rStyle w:val="BookTitle"/>
          <w:rFonts w:asciiTheme="minorHAnsi" w:hAnsiTheme="minorHAnsi" w:cstheme="minorHAnsi"/>
          <w:b/>
          <w:bCs/>
          <w:color w:val="800000"/>
          <w:sz w:val="28"/>
          <w:szCs w:val="28"/>
        </w:rPr>
        <w:t>-liṅgeśvara.</w:t>
      </w:r>
    </w:p>
    <w:p w14:paraId="475A2E24" w14:textId="163199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2.366</w:t>
      </w:r>
    </w:p>
    <w:p w14:paraId="69A8F4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366</w:t>
      </w:r>
    </w:p>
    <w:p w14:paraId="11A62E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seha vārāṇasī-prāya suramya nagarī</w:t>
      </w:r>
      <w:r w:rsidRPr="004A2847">
        <w:rPr>
          <w:rStyle w:val="BookTitle"/>
          <w:rFonts w:asciiTheme="minorHAnsi" w:hAnsiTheme="minorHAnsi" w:cstheme="minorHAnsi"/>
          <w:b w:val="0"/>
          <w:bCs w:val="0"/>
          <w:color w:val="000000"/>
          <w:sz w:val="28"/>
          <w:szCs w:val="28"/>
        </w:rPr>
        <w:br/>
        <w:t>sei-sthāne āmāra parama gopyapurī</w:t>
      </w:r>
    </w:p>
    <w:p w14:paraId="2F5661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“That place is as pleasing as Vārāṇasī. I also reside there in a most confidential place.</w:t>
      </w:r>
    </w:p>
    <w:p w14:paraId="1FEED9C2" w14:textId="4E424A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2.367</w:t>
      </w:r>
    </w:p>
    <w:p w14:paraId="2924B7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367</w:t>
      </w:r>
    </w:p>
    <w:p w14:paraId="009223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sthāna śiva, āji kahi tomā'-sthāne</w:t>
      </w:r>
      <w:r w:rsidRPr="004A2847">
        <w:rPr>
          <w:rStyle w:val="BookTitle"/>
          <w:rFonts w:asciiTheme="minorHAnsi" w:hAnsiTheme="minorHAnsi" w:cstheme="minorHAnsi"/>
          <w:b w:val="0"/>
          <w:bCs w:val="0"/>
          <w:color w:val="000000"/>
          <w:sz w:val="28"/>
          <w:szCs w:val="28"/>
        </w:rPr>
        <w:br/>
        <w:t>se purīra marma mora keha nāhi jāne</w:t>
      </w:r>
    </w:p>
    <w:p w14:paraId="016FE1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Śiva, today I revealed to you the glories of that place. No one else knows the secrets of that place.</w:t>
      </w:r>
    </w:p>
    <w:p w14:paraId="3C24AE9C" w14:textId="60CF0B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2.368</w:t>
      </w:r>
    </w:p>
    <w:p w14:paraId="664B5A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368</w:t>
      </w:r>
    </w:p>
    <w:p w14:paraId="73CE02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sindhu-tīre vaṭa-mūle `nīlācala' nāma</w:t>
      </w:r>
      <w:r w:rsidRPr="004A2847">
        <w:rPr>
          <w:rStyle w:val="BookTitle"/>
          <w:rFonts w:asciiTheme="minorHAnsi" w:hAnsiTheme="minorHAnsi" w:cstheme="minorHAnsi"/>
          <w:b w:val="0"/>
          <w:bCs w:val="0"/>
          <w:color w:val="000000"/>
          <w:sz w:val="28"/>
          <w:szCs w:val="28"/>
        </w:rPr>
        <w:br/>
        <w:t>kṣetra-śrī-puruṣottama-ati ramya-sthāna</w:t>
      </w:r>
    </w:p>
    <w:p w14:paraId="41521A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the shore of the ocean beneath one banyan tree is the most enchanting place named Nīlācala, which is also known as Śrī Puruṣottama-kṣetra.</w:t>
      </w:r>
    </w:p>
    <w:p w14:paraId="05BC7A4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glories of Śrī Puruṣottama-kṣetra (Jagannātha Purī) are described in the </w:t>
      </w:r>
      <w:r w:rsidRPr="004A2847">
        <w:rPr>
          <w:rStyle w:val="BookTitle"/>
          <w:rFonts w:asciiTheme="minorHAnsi" w:hAnsiTheme="minorHAnsi" w:cstheme="minorHAnsi"/>
          <w:b w:val="0"/>
          <w:bCs w:val="0"/>
          <w:i/>
          <w:iCs/>
          <w:color w:val="000000"/>
          <w:sz w:val="28"/>
          <w:szCs w:val="28"/>
        </w:rPr>
        <w:t>Padma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Kriyā-yoga-sāra</w:t>
      </w:r>
      <w:r w:rsidRPr="004A2847">
        <w:rPr>
          <w:rStyle w:val="BookTitle"/>
          <w:rFonts w:asciiTheme="minorHAnsi" w:hAnsiTheme="minorHAnsi" w:cstheme="minorHAnsi"/>
          <w:b w:val="0"/>
          <w:bCs w:val="0"/>
          <w:color w:val="000000"/>
          <w:sz w:val="28"/>
          <w:szCs w:val="28"/>
        </w:rPr>
        <w:t>, Eleventh Chapter, as follows:</w:t>
      </w:r>
    </w:p>
    <w:p w14:paraId="2AAC78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lavaṇāmbho-nidhes tīre   puruṣottama-saṁjñakam</w:t>
      </w:r>
      <w:r w:rsidRPr="004A2847">
        <w:rPr>
          <w:rStyle w:val="BookTitle"/>
          <w:rFonts w:asciiTheme="minorHAnsi" w:hAnsiTheme="minorHAnsi" w:cstheme="minorHAnsi"/>
          <w:b w:val="0"/>
          <w:bCs w:val="0"/>
          <w:color w:val="000000"/>
          <w:sz w:val="28"/>
          <w:szCs w:val="28"/>
        </w:rPr>
        <w:br/>
        <w:t>puraṁ tad brāhmaṇa-śreṣṭha   svargād api su-durlabham</w:t>
      </w:r>
    </w:p>
    <w:p w14:paraId="359B47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 the shore of the saltwater ocean is the sacred city named Puruṣottama. O best of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it is more difficult to attain than even heaven.</w:t>
      </w:r>
    </w:p>
    <w:p w14:paraId="2121EC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svayam asti pure tasmin   yataḥ śrī-puruṣottamaḥ </w:t>
      </w:r>
      <w:r w:rsidRPr="004A2847">
        <w:rPr>
          <w:rStyle w:val="BookTitle"/>
          <w:rFonts w:asciiTheme="minorHAnsi" w:hAnsiTheme="minorHAnsi" w:cstheme="minorHAnsi"/>
          <w:b w:val="0"/>
          <w:bCs w:val="0"/>
          <w:color w:val="000000"/>
          <w:sz w:val="28"/>
          <w:szCs w:val="28"/>
        </w:rPr>
        <w:br/>
        <w:t>puruṣottamam ity uktaṁ   tasmāt tan nāma-kovidaiḥ</w:t>
      </w:r>
    </w:p>
    <w:p w14:paraId="2D7B53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the divine Personality of Godhead is directly present in that city, it is called Puruṣottama by those who are expert knowers of names.</w:t>
      </w:r>
    </w:p>
    <w:p w14:paraId="6F2C19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kṣetraṁ tad durlabhaṁ vipra   samantād daśa-yojanam</w:t>
      </w:r>
      <w:r w:rsidRPr="004A2847">
        <w:rPr>
          <w:rStyle w:val="BookTitle"/>
          <w:rFonts w:asciiTheme="minorHAnsi" w:hAnsiTheme="minorHAnsi" w:cstheme="minorHAnsi"/>
          <w:b w:val="0"/>
          <w:bCs w:val="0"/>
          <w:color w:val="000000"/>
          <w:sz w:val="28"/>
          <w:szCs w:val="28"/>
        </w:rPr>
        <w:br/>
        <w:t>tatra-sthā dehino devair   dṛśyante ca catur-bhujāḥ</w:t>
      </w:r>
    </w:p>
    <w:p w14:paraId="09C9800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that rarely achieved holy district measures ten </w:t>
      </w:r>
      <w:r w:rsidRPr="004A2847">
        <w:rPr>
          <w:rStyle w:val="BookTitle"/>
          <w:rFonts w:asciiTheme="minorHAnsi" w:hAnsiTheme="minorHAnsi" w:cstheme="minorHAnsi"/>
          <w:b w:val="0"/>
          <w:bCs w:val="0"/>
          <w:i/>
          <w:iCs/>
          <w:color w:val="000000"/>
          <w:sz w:val="28"/>
          <w:szCs w:val="28"/>
        </w:rPr>
        <w:t>yojanas</w:t>
      </w:r>
      <w:r w:rsidRPr="004A2847">
        <w:rPr>
          <w:rStyle w:val="BookTitle"/>
          <w:rFonts w:asciiTheme="minorHAnsi" w:hAnsiTheme="minorHAnsi" w:cstheme="minorHAnsi"/>
          <w:b w:val="0"/>
          <w:bCs w:val="0"/>
          <w:color w:val="000000"/>
          <w:sz w:val="28"/>
          <w:szCs w:val="28"/>
        </w:rPr>
        <w:t xml:space="preserve"> on all sides. The embodied living beings who reside there are seen by the demigods as having four arms.</w:t>
      </w:r>
    </w:p>
    <w:p w14:paraId="12408B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praviśantas tu tat kṣetraṁ   sarve syur viṣṇu-mūrtayaḥ</w:t>
      </w:r>
      <w:r w:rsidRPr="004A2847">
        <w:rPr>
          <w:rStyle w:val="BookTitle"/>
          <w:rFonts w:asciiTheme="minorHAnsi" w:hAnsiTheme="minorHAnsi" w:cstheme="minorHAnsi"/>
          <w:b w:val="0"/>
          <w:bCs w:val="0"/>
          <w:color w:val="000000"/>
          <w:sz w:val="28"/>
          <w:szCs w:val="28"/>
        </w:rPr>
        <w:br/>
        <w:t>tasmād vicāraṇā tatra   na kartavyā vicakṣaṇaiḥ</w:t>
      </w:r>
    </w:p>
    <w:p w14:paraId="5132492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“Everyone who enters that holy district assumes a form like that of Lord Viṣṇu. Those who have discrimination need not be concerned at all about the truth of this.</w:t>
      </w:r>
    </w:p>
    <w:p w14:paraId="112DA54E" w14:textId="0D72032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caṇḍālenāpi saṁspṛṣṭaṁ</w:t>
      </w:r>
      <w:r w:rsidRPr="004A2847">
        <w:rPr>
          <w:rStyle w:val="BookTitle"/>
          <w:rFonts w:asciiTheme="minorHAnsi" w:hAnsiTheme="minorHAnsi" w:cstheme="minorHAnsi"/>
          <w:b w:val="0"/>
          <w:bCs w:val="0"/>
          <w:color w:val="000000"/>
          <w:sz w:val="28"/>
          <w:szCs w:val="28"/>
        </w:rPr>
        <w:br/>
        <w:t>grāhyaṁ tatrānnam agrajaiḥ</w:t>
      </w:r>
      <w:r w:rsidRPr="004A2847">
        <w:rPr>
          <w:rStyle w:val="BookTitle"/>
          <w:rFonts w:asciiTheme="minorHAnsi" w:hAnsiTheme="minorHAnsi" w:cstheme="minorHAnsi"/>
          <w:b w:val="0"/>
          <w:bCs w:val="0"/>
          <w:color w:val="000000"/>
          <w:sz w:val="28"/>
          <w:szCs w:val="28"/>
        </w:rPr>
        <w:br/>
        <w:t>sākṣād viṣṇur yatas tatra</w:t>
      </w:r>
      <w:r w:rsidRPr="004A2847">
        <w:rPr>
          <w:rStyle w:val="BookTitle"/>
          <w:rFonts w:asciiTheme="minorHAnsi" w:hAnsiTheme="minorHAnsi" w:cstheme="minorHAnsi"/>
          <w:b w:val="0"/>
          <w:bCs w:val="0"/>
          <w:color w:val="000000"/>
          <w:sz w:val="28"/>
          <w:szCs w:val="28"/>
        </w:rPr>
        <w:br/>
        <w:t>caṇḍālo 'pi dvijottamaḥ</w:t>
      </w:r>
    </w:p>
    <w:p w14:paraId="1F2B5B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“Even if the food of that place has been touched by a </w:t>
      </w:r>
      <w:r w:rsidRPr="004A2847">
        <w:rPr>
          <w:rStyle w:val="BookTitle"/>
          <w:rFonts w:asciiTheme="minorHAnsi" w:hAnsiTheme="minorHAnsi" w:cstheme="minorHAnsi"/>
          <w:b w:val="0"/>
          <w:bCs w:val="0"/>
          <w:i/>
          <w:iCs/>
          <w:color w:val="000000"/>
          <w:sz w:val="28"/>
          <w:szCs w:val="28"/>
        </w:rPr>
        <w:t>caṇḍāla,</w:t>
      </w:r>
      <w:r w:rsidRPr="004A2847">
        <w:rPr>
          <w:rStyle w:val="BookTitle"/>
          <w:rFonts w:asciiTheme="minorHAnsi" w:hAnsiTheme="minorHAnsi" w:cstheme="minorHAnsi"/>
          <w:b w:val="0"/>
          <w:bCs w:val="0"/>
          <w:color w:val="000000"/>
          <w:sz w:val="28"/>
          <w:szCs w:val="28"/>
        </w:rPr>
        <w:t xml:space="preserve"> it may be accepted by superior persons. Because Lord Viṣṇu Himself is in that food, even such a </w:t>
      </w:r>
      <w:r w:rsidRPr="004A2847">
        <w:rPr>
          <w:rStyle w:val="BookTitle"/>
          <w:rFonts w:asciiTheme="minorHAnsi" w:hAnsiTheme="minorHAnsi" w:cstheme="minorHAnsi"/>
          <w:b w:val="0"/>
          <w:bCs w:val="0"/>
          <w:i/>
          <w:iCs/>
          <w:color w:val="000000"/>
          <w:sz w:val="28"/>
          <w:szCs w:val="28"/>
        </w:rPr>
        <w:t>caṇḍāla</w:t>
      </w:r>
      <w:r w:rsidRPr="004A2847">
        <w:rPr>
          <w:rStyle w:val="BookTitle"/>
          <w:rFonts w:asciiTheme="minorHAnsi" w:hAnsiTheme="minorHAnsi" w:cstheme="minorHAnsi"/>
          <w:b w:val="0"/>
          <w:bCs w:val="0"/>
          <w:color w:val="000000"/>
          <w:sz w:val="28"/>
          <w:szCs w:val="28"/>
        </w:rPr>
        <w:t xml:space="preserve"> is counted among the best of the twice born.</w:t>
      </w:r>
    </w:p>
    <w:p w14:paraId="5D5016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tatrānna-pācikā lakṣmīḥ   </w:t>
      </w:r>
      <w:r w:rsidRPr="004A2847">
        <w:rPr>
          <w:rStyle w:val="BookTitle"/>
          <w:rFonts w:asciiTheme="minorHAnsi" w:hAnsiTheme="minorHAnsi" w:cstheme="minorHAnsi"/>
          <w:b w:val="0"/>
          <w:bCs w:val="0"/>
          <w:color w:val="000000"/>
          <w:sz w:val="28"/>
          <w:szCs w:val="28"/>
        </w:rPr>
        <w:br/>
        <w:t>svayaṁ bhoktā janārdanaḥ</w:t>
      </w:r>
      <w:r w:rsidRPr="004A2847">
        <w:rPr>
          <w:rStyle w:val="BookTitle"/>
          <w:rFonts w:asciiTheme="minorHAnsi" w:hAnsiTheme="minorHAnsi" w:cstheme="minorHAnsi"/>
          <w:b w:val="0"/>
          <w:bCs w:val="0"/>
          <w:color w:val="000000"/>
          <w:sz w:val="28"/>
          <w:szCs w:val="28"/>
        </w:rPr>
        <w:br/>
        <w:t xml:space="preserve">tasmāt tad annaṁ viprarṣe   </w:t>
      </w:r>
      <w:r w:rsidRPr="004A2847">
        <w:rPr>
          <w:rStyle w:val="BookTitle"/>
          <w:rFonts w:asciiTheme="minorHAnsi" w:hAnsiTheme="minorHAnsi" w:cstheme="minorHAnsi"/>
          <w:b w:val="0"/>
          <w:bCs w:val="0"/>
          <w:color w:val="000000"/>
          <w:sz w:val="28"/>
          <w:szCs w:val="28"/>
        </w:rPr>
        <w:br/>
        <w:t>daivatair api durlabham</w:t>
      </w:r>
    </w:p>
    <w:p w14:paraId="647C09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cook who has prepared that food is Lakṣmī, and the enjoyer of that food is Lord Janārdana Himself. Therefore, O sage among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that food is difficult for even the demigods to obtain.</w:t>
      </w:r>
    </w:p>
    <w:p w14:paraId="057664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hari-bhuktāvaśiṣṭaṁ tat   pavitraṁ bhuvi durlabham</w:t>
      </w:r>
      <w:r w:rsidRPr="004A2847">
        <w:rPr>
          <w:rStyle w:val="BookTitle"/>
          <w:rFonts w:asciiTheme="minorHAnsi" w:hAnsiTheme="minorHAnsi" w:cstheme="minorHAnsi"/>
          <w:b w:val="0"/>
          <w:bCs w:val="0"/>
          <w:color w:val="000000"/>
          <w:sz w:val="28"/>
          <w:szCs w:val="28"/>
        </w:rPr>
        <w:br/>
        <w:t>annaṁ ye bhuñjate martyās   teṣāṁ muktir na durlabhā</w:t>
      </w:r>
    </w:p>
    <w:p w14:paraId="29FA10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“That food, the remnants of Lord Hari, is purifying and is rarely achieved in this world. For mortals who eat it, liberation is not at all difficult to achieve.</w:t>
      </w:r>
    </w:p>
    <w:p w14:paraId="7949EA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brahmādyās tridaśāḥ sarve   tad annam ati-durlabham</w:t>
      </w:r>
      <w:r w:rsidRPr="004A2847">
        <w:rPr>
          <w:rStyle w:val="BookTitle"/>
          <w:rFonts w:asciiTheme="minorHAnsi" w:hAnsiTheme="minorHAnsi" w:cstheme="minorHAnsi"/>
          <w:b w:val="0"/>
          <w:bCs w:val="0"/>
          <w:color w:val="000000"/>
          <w:sz w:val="28"/>
          <w:szCs w:val="28"/>
        </w:rPr>
        <w:br/>
        <w:t>bhuñjate nityam ādṛtya   manuṣyāṇāṁ ca kā kathā</w:t>
      </w:r>
    </w:p>
    <w:p w14:paraId="23C19D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“That food is very difficult to obtain for all the demigods headed by Brahmā. Whenever they get it, they eat it with great respect. What to speak then of ordinary mortals?</w:t>
      </w:r>
    </w:p>
    <w:p w14:paraId="55BF63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yasya ramate cittaṁ   tasminn anne su-durlabhe</w:t>
      </w:r>
      <w:r w:rsidRPr="004A2847">
        <w:rPr>
          <w:rStyle w:val="BookTitle"/>
          <w:rFonts w:asciiTheme="minorHAnsi" w:hAnsiTheme="minorHAnsi" w:cstheme="minorHAnsi"/>
          <w:b w:val="0"/>
          <w:bCs w:val="0"/>
          <w:color w:val="000000"/>
          <w:sz w:val="28"/>
          <w:szCs w:val="28"/>
        </w:rPr>
        <w:br/>
        <w:t>tam eva viṣṇu-dveṣṭāraṁ   prāhuḥ sarve maharṣayaḥ</w:t>
      </w:r>
    </w:p>
    <w:p w14:paraId="2A491C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someone's heart does not take pleasure in that rarely obtained food, all the great sages call him an enemy of Lord Viṣṇu.</w:t>
      </w:r>
    </w:p>
    <w:p w14:paraId="51D589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pavitraṁ bhuvi sarvatra   yathā gaṅgā-jalaṁ dvija</w:t>
      </w:r>
      <w:r w:rsidRPr="004A2847">
        <w:rPr>
          <w:rStyle w:val="BookTitle"/>
          <w:rFonts w:asciiTheme="minorHAnsi" w:hAnsiTheme="minorHAnsi" w:cstheme="minorHAnsi"/>
          <w:b w:val="0"/>
          <w:bCs w:val="0"/>
          <w:color w:val="000000"/>
          <w:sz w:val="28"/>
          <w:szCs w:val="28"/>
        </w:rPr>
        <w:br/>
        <w:t>tathā pavitraṁ sarvatra   tad annaṁ pāpa-nāśanam</w:t>
      </w:r>
    </w:p>
    <w:p w14:paraId="08105F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the Ganges water purifies the entire earth, 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so that food purifies all places and destroys all sins.</w:t>
      </w:r>
    </w:p>
    <w:p w14:paraId="7732A2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tad annaṁ komalaṁ divyaṁ   yadyapi dvija-sattama</w:t>
      </w:r>
      <w:r w:rsidRPr="004A2847">
        <w:rPr>
          <w:rStyle w:val="BookTitle"/>
          <w:rFonts w:asciiTheme="minorHAnsi" w:hAnsiTheme="minorHAnsi" w:cstheme="minorHAnsi"/>
          <w:b w:val="0"/>
          <w:bCs w:val="0"/>
          <w:color w:val="000000"/>
          <w:sz w:val="28"/>
          <w:szCs w:val="28"/>
        </w:rPr>
        <w:br/>
        <w:t>tathāpi vajra-tulyaṁ syāt   pāpa-parvata-dāraṇe</w:t>
      </w:r>
    </w:p>
    <w:p w14:paraId="6C9A56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best of the </w:t>
      </w:r>
      <w:r w:rsidRPr="004A2847">
        <w:rPr>
          <w:rStyle w:val="BookTitle"/>
          <w:rFonts w:asciiTheme="minorHAnsi" w:hAnsiTheme="minorHAnsi" w:cstheme="minorHAnsi"/>
          <w:b w:val="0"/>
          <w:bCs w:val="0"/>
          <w:i/>
          <w:iCs/>
          <w:color w:val="000000"/>
          <w:sz w:val="28"/>
          <w:szCs w:val="28"/>
        </w:rPr>
        <w:t xml:space="preserve">brāhmaṇas, </w:t>
      </w:r>
      <w:r w:rsidRPr="004A2847">
        <w:rPr>
          <w:rStyle w:val="BookTitle"/>
          <w:rFonts w:asciiTheme="minorHAnsi" w:hAnsiTheme="minorHAnsi" w:cstheme="minorHAnsi"/>
          <w:b w:val="0"/>
          <w:bCs w:val="0"/>
          <w:color w:val="000000"/>
          <w:sz w:val="28"/>
          <w:szCs w:val="28"/>
        </w:rPr>
        <w:t>although that divine food is very tender, it acts like a thunderbolt in shattering one's mountain of sins.</w:t>
      </w:r>
    </w:p>
    <w:p w14:paraId="77FEC3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pūrvārjitāni pāpāni   kṣayaṁ yāsyanti yasya vai</w:t>
      </w:r>
      <w:r w:rsidRPr="004A2847">
        <w:rPr>
          <w:rStyle w:val="BookTitle"/>
          <w:rFonts w:asciiTheme="minorHAnsi" w:hAnsiTheme="minorHAnsi" w:cstheme="minorHAnsi"/>
          <w:b w:val="0"/>
          <w:bCs w:val="0"/>
          <w:color w:val="000000"/>
          <w:sz w:val="28"/>
          <w:szCs w:val="28"/>
        </w:rPr>
        <w:br/>
        <w:t>bhaktiḥ pravartate tasminn   anne tasya su-durlabhe</w:t>
      </w:r>
    </w:p>
    <w:p w14:paraId="03AAE8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whose sinful reactions earned from previous lives have been eradicated develops devotion for that difficult to obtain food.</w:t>
      </w:r>
    </w:p>
    <w:p w14:paraId="4E9698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bahu-janmārjitaṁ puṇyaṁ   yasya yāsyati saṅkṣayam</w:t>
      </w:r>
      <w:r w:rsidRPr="004A2847">
        <w:rPr>
          <w:rStyle w:val="BookTitle"/>
          <w:rFonts w:asciiTheme="minorHAnsi" w:hAnsiTheme="minorHAnsi" w:cstheme="minorHAnsi"/>
          <w:b w:val="0"/>
          <w:bCs w:val="0"/>
          <w:color w:val="000000"/>
          <w:sz w:val="28"/>
          <w:szCs w:val="28"/>
        </w:rPr>
        <w:br/>
        <w:t>tasminn anne dvija-śreṣṭha   tasya bhaktiḥ pravartate</w:t>
      </w:r>
    </w:p>
    <w:p w14:paraId="02780B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“And someone whose pious reactions earned over many lifetimes have become depleted also develops devotion for that food, O best of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w:t>
      </w:r>
    </w:p>
    <w:p w14:paraId="52604B22" w14:textId="35A3C3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2.369</w:t>
      </w:r>
    </w:p>
    <w:p w14:paraId="532F3D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369</w:t>
      </w:r>
    </w:p>
    <w:p w14:paraId="565958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brahmāṇḍa kāle yakhana saṁhāre</w:t>
      </w:r>
      <w:r w:rsidRPr="004A2847">
        <w:rPr>
          <w:rStyle w:val="BookTitle"/>
          <w:rFonts w:asciiTheme="minorHAnsi" w:hAnsiTheme="minorHAnsi" w:cstheme="minorHAnsi"/>
          <w:b w:val="0"/>
          <w:bCs w:val="0"/>
          <w:color w:val="000000"/>
          <w:sz w:val="28"/>
          <w:szCs w:val="28"/>
        </w:rPr>
        <w:br/>
        <w:t>tabu se sthānera kichu karite nā pāre</w:t>
      </w:r>
    </w:p>
    <w:p w14:paraId="3C9711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the time of the annihilation of the unlimited universes, that place remains intact.</w:t>
      </w:r>
    </w:p>
    <w:p w14:paraId="0A8B2773" w14:textId="192BE4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2.370</w:t>
      </w:r>
    </w:p>
    <w:p w14:paraId="17752C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370</w:t>
      </w:r>
    </w:p>
    <w:p w14:paraId="0545E1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 sei sthāne āmāra vasati</w:t>
      </w:r>
      <w:r w:rsidRPr="004A2847">
        <w:rPr>
          <w:rStyle w:val="BookTitle"/>
          <w:rFonts w:asciiTheme="minorHAnsi" w:hAnsiTheme="minorHAnsi" w:cstheme="minorHAnsi"/>
          <w:b w:val="0"/>
          <w:bCs w:val="0"/>
          <w:color w:val="000000"/>
          <w:sz w:val="28"/>
          <w:szCs w:val="28"/>
        </w:rPr>
        <w:br/>
        <w:t>prati-dina āmāra bhojana haya tathi</w:t>
      </w:r>
    </w:p>
    <w:p w14:paraId="64DDBB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eternally reside at that place, and I eat there every day.</w:t>
      </w:r>
    </w:p>
    <w:p w14:paraId="297A3928" w14:textId="252321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2.371-372</w:t>
      </w:r>
    </w:p>
    <w:p w14:paraId="50EF88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371-372</w:t>
      </w:r>
    </w:p>
    <w:p w14:paraId="104BCF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sthānera prabhāve yojana daśa bhūmi</w:t>
      </w:r>
      <w:r w:rsidRPr="004A2847">
        <w:rPr>
          <w:rStyle w:val="BookTitle"/>
          <w:rFonts w:asciiTheme="minorHAnsi" w:hAnsiTheme="minorHAnsi" w:cstheme="minorHAnsi"/>
          <w:b w:val="0"/>
          <w:bCs w:val="0"/>
          <w:color w:val="000000"/>
          <w:sz w:val="28"/>
          <w:szCs w:val="28"/>
        </w:rPr>
        <w:br/>
        <w:t>tāhāte vasaye yata jantu, kīṭa, kṛmi</w:t>
      </w:r>
    </w:p>
    <w:p w14:paraId="47768E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 dekhaye catur-bhuja deva-gaṇe</w:t>
      </w:r>
      <w:r w:rsidRPr="004A2847">
        <w:rPr>
          <w:rStyle w:val="BookTitle"/>
          <w:rFonts w:asciiTheme="minorHAnsi" w:hAnsiTheme="minorHAnsi" w:cstheme="minorHAnsi"/>
          <w:b w:val="0"/>
          <w:bCs w:val="0"/>
          <w:color w:val="000000"/>
          <w:sz w:val="28"/>
          <w:szCs w:val="28"/>
        </w:rPr>
        <w:br/>
        <w:t>`bhuvana-maṅgala' kari' kahiye ye sthāne</w:t>
      </w:r>
    </w:p>
    <w:p w14:paraId="2A54E8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influence of that place, all living entities—even the animals, insects, and worms—who live within ten </w:t>
      </w:r>
      <w:r w:rsidRPr="004A2847">
        <w:rPr>
          <w:rStyle w:val="BookTitle"/>
          <w:rFonts w:asciiTheme="minorHAnsi" w:hAnsiTheme="minorHAnsi" w:cstheme="minorHAnsi"/>
          <w:b/>
          <w:bCs/>
          <w:i/>
          <w:iCs/>
          <w:color w:val="800000"/>
          <w:sz w:val="28"/>
          <w:szCs w:val="28"/>
        </w:rPr>
        <w:t>yojanas</w:t>
      </w:r>
      <w:r w:rsidRPr="004A2847">
        <w:rPr>
          <w:rStyle w:val="BookTitle"/>
          <w:rFonts w:asciiTheme="minorHAnsi" w:hAnsiTheme="minorHAnsi" w:cstheme="minorHAnsi"/>
          <w:b/>
          <w:bCs/>
          <w:color w:val="800000"/>
          <w:sz w:val="28"/>
          <w:szCs w:val="28"/>
        </w:rPr>
        <w:t xml:space="preserve"> of that place are seen by the demigods as having four arms. That place is said to be the most auspicious place in the world.</w:t>
      </w:r>
    </w:p>
    <w:p w14:paraId="166EBD2B" w14:textId="493779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2.373</w:t>
      </w:r>
    </w:p>
    <w:p w14:paraId="315BD4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373</w:t>
      </w:r>
    </w:p>
    <w:p w14:paraId="2AECFC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nidrāte o ye sthāne samādhi-phala haya</w:t>
      </w:r>
      <w:r w:rsidRPr="004A2847">
        <w:rPr>
          <w:rStyle w:val="BookTitle"/>
          <w:rFonts w:asciiTheme="minorHAnsi" w:hAnsiTheme="minorHAnsi" w:cstheme="minorHAnsi"/>
          <w:b w:val="0"/>
          <w:bCs w:val="0"/>
          <w:color w:val="000000"/>
          <w:sz w:val="28"/>
          <w:szCs w:val="28"/>
        </w:rPr>
        <w:br/>
        <w:t>śayane praṇāma-phala yathā vede kaya</w:t>
      </w:r>
    </w:p>
    <w:p w14:paraId="608D28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that by sleeping at that place one obtains the results of </w:t>
      </w:r>
      <w:r w:rsidRPr="004A2847">
        <w:rPr>
          <w:rStyle w:val="BookTitle"/>
          <w:rFonts w:asciiTheme="minorHAnsi" w:hAnsiTheme="minorHAnsi" w:cstheme="minorHAnsi"/>
          <w:b/>
          <w:bCs/>
          <w:i/>
          <w:iCs/>
          <w:color w:val="800000"/>
          <w:sz w:val="28"/>
          <w:szCs w:val="28"/>
        </w:rPr>
        <w:t>samādhi</w:t>
      </w:r>
      <w:r w:rsidRPr="004A2847">
        <w:rPr>
          <w:rStyle w:val="BookTitle"/>
          <w:rFonts w:asciiTheme="minorHAnsi" w:hAnsiTheme="minorHAnsi" w:cstheme="minorHAnsi"/>
          <w:b/>
          <w:bCs/>
          <w:color w:val="800000"/>
          <w:sz w:val="28"/>
          <w:szCs w:val="28"/>
        </w:rPr>
        <w:t>, and by lying down there one obtains the results of offering obeisances.</w:t>
      </w:r>
    </w:p>
    <w:p w14:paraId="2254CAEC" w14:textId="474E72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2.374</w:t>
      </w:r>
    </w:p>
    <w:p w14:paraId="29F973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374</w:t>
      </w:r>
    </w:p>
    <w:p w14:paraId="61D9CF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pradakṣiṇa-phala pāya karile bhramaṇa</w:t>
      </w:r>
      <w:r w:rsidRPr="004A2847">
        <w:rPr>
          <w:rStyle w:val="BookTitle"/>
          <w:rFonts w:asciiTheme="minorHAnsi" w:hAnsiTheme="minorHAnsi" w:cstheme="minorHAnsi"/>
          <w:b w:val="0"/>
          <w:bCs w:val="0"/>
          <w:color w:val="000000"/>
          <w:sz w:val="28"/>
          <w:szCs w:val="28"/>
        </w:rPr>
        <w:br/>
        <w:t>kathā mātra yathā haya āmāra stavana</w:t>
      </w:r>
    </w:p>
    <w:p w14:paraId="7BF5C5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wandering about that place, one obtains the result of circumambulation. Every word spoken at that place is a prayer offered to Me.</w:t>
      </w:r>
    </w:p>
    <w:p w14:paraId="1EA6DD14" w14:textId="259D96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2.375</w:t>
      </w:r>
    </w:p>
    <w:p w14:paraId="027BFB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375</w:t>
      </w:r>
    </w:p>
    <w:p w14:paraId="6969FA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kṣetrera ati prabhāva nirmala</w:t>
      </w:r>
      <w:r w:rsidRPr="004A2847">
        <w:rPr>
          <w:rStyle w:val="BookTitle"/>
          <w:rFonts w:asciiTheme="minorHAnsi" w:hAnsiTheme="minorHAnsi" w:cstheme="minorHAnsi"/>
          <w:b w:val="0"/>
          <w:bCs w:val="0"/>
          <w:color w:val="000000"/>
          <w:sz w:val="28"/>
          <w:szCs w:val="28"/>
        </w:rPr>
        <w:br/>
        <w:t>matsya khāile o pāya haviṣyera phala</w:t>
      </w:r>
    </w:p>
    <w:p w14:paraId="21B0D3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influence of that place is so sanctified, that one attains the result of eating </w:t>
      </w:r>
      <w:r w:rsidRPr="004A2847">
        <w:rPr>
          <w:rStyle w:val="BookTitle"/>
          <w:rFonts w:asciiTheme="minorHAnsi" w:hAnsiTheme="minorHAnsi" w:cstheme="minorHAnsi"/>
          <w:b/>
          <w:bCs/>
          <w:i/>
          <w:iCs/>
          <w:color w:val="800000"/>
          <w:sz w:val="28"/>
          <w:szCs w:val="28"/>
        </w:rPr>
        <w:t>haviṣya</w:t>
      </w:r>
      <w:r w:rsidRPr="004A2847">
        <w:rPr>
          <w:rStyle w:val="BookTitle"/>
          <w:rFonts w:asciiTheme="minorHAnsi" w:hAnsiTheme="minorHAnsi" w:cstheme="minorHAnsi"/>
          <w:b/>
          <w:bCs/>
          <w:color w:val="800000"/>
          <w:sz w:val="28"/>
          <w:szCs w:val="28"/>
        </w:rPr>
        <w:t xml:space="preserve"> rice even by eating fish.</w:t>
      </w:r>
    </w:p>
    <w:p w14:paraId="17AE6C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It is stated [in the </w:t>
      </w:r>
      <w:r w:rsidRPr="004A2847">
        <w:rPr>
          <w:rStyle w:val="BookTitle"/>
          <w:rFonts w:asciiTheme="minorHAnsi" w:hAnsiTheme="minorHAnsi" w:cstheme="minorHAnsi"/>
          <w:b w:val="0"/>
          <w:bCs w:val="0"/>
          <w:i/>
          <w:iCs/>
          <w:color w:val="000000"/>
          <w:sz w:val="28"/>
          <w:szCs w:val="28"/>
        </w:rPr>
        <w:t>Manu-saṁhitā</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matsyādaḥ sarva-māṁsādas-tasmān matsyān vivarjayet</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One who eats fish is considered to have eaten all forms of meat.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one should not eat fish.” According to this scriptural statement, one who eats fish incurs the sin of eating the flesh of all types of living entities.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since fish is most abominable, it must not be eaten.</w:t>
      </w:r>
    </w:p>
    <w:p w14:paraId="198561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Haviṣya</w:t>
      </w:r>
      <w:r w:rsidRPr="004A2847">
        <w:rPr>
          <w:rStyle w:val="BookTitle"/>
          <w:rFonts w:asciiTheme="minorHAnsi" w:hAnsiTheme="minorHAnsi" w:cstheme="minorHAnsi"/>
          <w:b w:val="0"/>
          <w:bCs w:val="0"/>
          <w:color w:val="000000"/>
          <w:sz w:val="28"/>
          <w:szCs w:val="28"/>
        </w:rPr>
        <w:t xml:space="preserve"> rice, or boiled sunned rice and ghee, is most pure. It is not abominable in any way. One's contemplation on Mukunda always remains strong while living in Śrī-kṣetra even if one eats extremely abominable foods, for the living entity there loses the sinful desire to eat abominable foods like fish, and the remnants of Lord Viṣṇu appear to him as relishable and more sanctified than </w:t>
      </w:r>
      <w:r w:rsidRPr="004A2847">
        <w:rPr>
          <w:rStyle w:val="BookTitle"/>
          <w:rFonts w:asciiTheme="minorHAnsi" w:hAnsiTheme="minorHAnsi" w:cstheme="minorHAnsi"/>
          <w:b w:val="0"/>
          <w:bCs w:val="0"/>
          <w:i/>
          <w:iCs/>
          <w:color w:val="000000"/>
          <w:sz w:val="28"/>
          <w:szCs w:val="28"/>
        </w:rPr>
        <w:t xml:space="preserve">haviṣya </w:t>
      </w:r>
      <w:r w:rsidRPr="004A2847">
        <w:rPr>
          <w:rStyle w:val="BookTitle"/>
          <w:rFonts w:asciiTheme="minorHAnsi" w:hAnsiTheme="minorHAnsi" w:cstheme="minorHAnsi"/>
          <w:b w:val="0"/>
          <w:bCs w:val="0"/>
          <w:color w:val="000000"/>
          <w:sz w:val="28"/>
          <w:szCs w:val="28"/>
        </w:rPr>
        <w:t xml:space="preserve">rice. Misguided inhabitants of the ten </w:t>
      </w:r>
      <w:r w:rsidRPr="004A2847">
        <w:rPr>
          <w:rStyle w:val="BookTitle"/>
          <w:rFonts w:asciiTheme="minorHAnsi" w:hAnsiTheme="minorHAnsi" w:cstheme="minorHAnsi"/>
          <w:b w:val="0"/>
          <w:bCs w:val="0"/>
          <w:i/>
          <w:iCs/>
          <w:color w:val="000000"/>
          <w:sz w:val="28"/>
          <w:szCs w:val="28"/>
        </w:rPr>
        <w:t>yojana</w:t>
      </w:r>
      <w:r w:rsidRPr="004A2847">
        <w:rPr>
          <w:rStyle w:val="BookTitle"/>
          <w:rFonts w:asciiTheme="minorHAnsi" w:hAnsiTheme="minorHAnsi" w:cstheme="minorHAnsi"/>
          <w:b w:val="0"/>
          <w:bCs w:val="0"/>
          <w:color w:val="000000"/>
          <w:sz w:val="28"/>
          <w:szCs w:val="28"/>
        </w:rPr>
        <w:t xml:space="preserve"> abode of the Lord who do not understand the purport of the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 xml:space="preserve"> have openly introduced the practice of eating foods like dry fish. If they renounce the eating of abominable foods like fish, they will be able to chant the name of Hari. Although </w:t>
      </w:r>
      <w:r w:rsidRPr="004A2847">
        <w:rPr>
          <w:rStyle w:val="BookTitle"/>
          <w:rFonts w:asciiTheme="minorHAnsi" w:hAnsiTheme="minorHAnsi" w:cstheme="minorHAnsi"/>
          <w:b w:val="0"/>
          <w:bCs w:val="0"/>
          <w:i/>
          <w:iCs/>
          <w:color w:val="000000"/>
          <w:sz w:val="28"/>
          <w:szCs w:val="28"/>
        </w:rPr>
        <w:t>haviṣya</w:t>
      </w:r>
      <w:r w:rsidRPr="004A2847">
        <w:rPr>
          <w:rStyle w:val="BookTitle"/>
          <w:rFonts w:asciiTheme="minorHAnsi" w:hAnsiTheme="minorHAnsi" w:cstheme="minorHAnsi"/>
          <w:b w:val="0"/>
          <w:bCs w:val="0"/>
          <w:color w:val="000000"/>
          <w:sz w:val="28"/>
          <w:szCs w:val="28"/>
        </w:rPr>
        <w:t xml:space="preserve"> rice is in the mode of goodness, it is not equal to transcendental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By honoring transcendental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one attains pure devotional service to Kṛṣṇa.</w:t>
      </w:r>
    </w:p>
    <w:p w14:paraId="2CFF7CB6" w14:textId="18ED3C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2.376</w:t>
      </w:r>
    </w:p>
    <w:p w14:paraId="60602B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376</w:t>
      </w:r>
    </w:p>
    <w:p w14:paraId="646F08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nija-nāme sthāna mora hena priyatama</w:t>
      </w:r>
      <w:r w:rsidRPr="004A2847">
        <w:rPr>
          <w:rStyle w:val="BookTitle"/>
          <w:rFonts w:asciiTheme="minorHAnsi" w:hAnsiTheme="minorHAnsi" w:cstheme="minorHAnsi"/>
          <w:b w:val="0"/>
          <w:bCs w:val="0"/>
          <w:color w:val="000000"/>
          <w:sz w:val="28"/>
          <w:szCs w:val="28"/>
        </w:rPr>
        <w:br/>
        <w:t>tāhāte yateka vaise, se āmāra sama</w:t>
      </w:r>
    </w:p>
    <w:p w14:paraId="12A90C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abode, which bears My name, is very dear to Me. Everyone who resides there is equal to Me.</w:t>
      </w:r>
    </w:p>
    <w:p w14:paraId="7A3E4DF6" w14:textId="5784F4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2.377</w:t>
      </w:r>
    </w:p>
    <w:p w14:paraId="4341E1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377</w:t>
      </w:r>
    </w:p>
    <w:p w14:paraId="5166BE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sthāne nāhika yama-daṇḍa-adhikāra</w:t>
      </w:r>
      <w:r w:rsidRPr="004A2847">
        <w:rPr>
          <w:rStyle w:val="BookTitle"/>
          <w:rFonts w:asciiTheme="minorHAnsi" w:hAnsiTheme="minorHAnsi" w:cstheme="minorHAnsi"/>
          <w:b w:val="0"/>
          <w:bCs w:val="0"/>
          <w:color w:val="000000"/>
          <w:sz w:val="28"/>
          <w:szCs w:val="28"/>
        </w:rPr>
        <w:br/>
        <w:t>āmi kari bhāla-manda-vicāra sabāra</w:t>
      </w:r>
    </w:p>
    <w:p w14:paraId="6DA622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“Yamarāja has no jurisdiction to punish anyone of that place. I alone judge the pious and impious activities of everyone there.</w:t>
      </w:r>
    </w:p>
    <w:p w14:paraId="1976A90B" w14:textId="21F996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2.378</w:t>
      </w:r>
    </w:p>
    <w:p w14:paraId="783FD8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378</w:t>
      </w:r>
    </w:p>
    <w:p w14:paraId="44748B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āmāra purī, tāhāra uttare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tomāre dilāṅa sthāna rahibāra tare</w:t>
      </w:r>
    </w:p>
    <w:p w14:paraId="4625DC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giving you a place to stay north of that abode of Mine.</w:t>
      </w:r>
    </w:p>
    <w:p w14:paraId="357C63B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place north of Nīlācala within the ten </w:t>
      </w:r>
      <w:r w:rsidRPr="004A2847">
        <w:rPr>
          <w:rStyle w:val="BookTitle"/>
          <w:rFonts w:asciiTheme="minorHAnsi" w:hAnsiTheme="minorHAnsi" w:cstheme="minorHAnsi"/>
          <w:b w:val="0"/>
          <w:bCs w:val="0"/>
          <w:i/>
          <w:iCs/>
          <w:color w:val="000000"/>
          <w:sz w:val="28"/>
          <w:szCs w:val="28"/>
        </w:rPr>
        <w:t>yojana</w:t>
      </w:r>
      <w:r w:rsidRPr="004A2847">
        <w:rPr>
          <w:rStyle w:val="BookTitle"/>
          <w:rFonts w:asciiTheme="minorHAnsi" w:hAnsiTheme="minorHAnsi" w:cstheme="minorHAnsi"/>
          <w:b w:val="0"/>
          <w:bCs w:val="0"/>
          <w:color w:val="000000"/>
          <w:sz w:val="28"/>
          <w:szCs w:val="28"/>
        </w:rPr>
        <w:t xml:space="preserve"> area is Bhuvaneśvara.</w:t>
      </w:r>
    </w:p>
    <w:p w14:paraId="000B4F1D" w14:textId="539A5E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2.379</w:t>
      </w:r>
    </w:p>
    <w:p w14:paraId="4CE6AB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379</w:t>
      </w:r>
    </w:p>
    <w:p w14:paraId="485DA8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bhukti-mukti-prada sei sthāna manohara</w:t>
      </w:r>
      <w:r w:rsidRPr="004A2847">
        <w:rPr>
          <w:rStyle w:val="BookTitle"/>
          <w:rFonts w:asciiTheme="minorHAnsi" w:hAnsiTheme="minorHAnsi" w:cstheme="minorHAnsi"/>
          <w:b w:val="0"/>
          <w:bCs w:val="0"/>
          <w:color w:val="000000"/>
          <w:sz w:val="28"/>
          <w:szCs w:val="28"/>
        </w:rPr>
        <w:br/>
        <w:t>tathā tumi khyāta haibā `śrī-bhuvaneśvara'”</w:t>
      </w:r>
    </w:p>
    <w:p w14:paraId="4C1F50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enchanting place awards material enjoyment and liberation. You will be renowned there as “Śrī Bhuvaneśvara.”</w:t>
      </w:r>
    </w:p>
    <w:p w14:paraId="6869936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bhukti-mukti-prada </w:t>
      </w:r>
      <w:r w:rsidRPr="004A2847">
        <w:rPr>
          <w:rStyle w:val="BookTitle"/>
          <w:rFonts w:asciiTheme="minorHAnsi" w:hAnsiTheme="minorHAnsi" w:cstheme="minorHAnsi"/>
          <w:b w:val="0"/>
          <w:bCs w:val="0"/>
          <w:color w:val="000000"/>
          <w:sz w:val="28"/>
          <w:szCs w:val="28"/>
        </w:rPr>
        <w:t xml:space="preserve">is explained as follows: After people attain material enjoyment or </w:t>
      </w:r>
      <w:proofErr w:type="gramStart"/>
      <w:r w:rsidRPr="004A2847">
        <w:rPr>
          <w:rStyle w:val="BookTitle"/>
          <w:rFonts w:asciiTheme="minorHAnsi" w:hAnsiTheme="minorHAnsi" w:cstheme="minorHAnsi"/>
          <w:b w:val="0"/>
          <w:bCs w:val="0"/>
          <w:color w:val="000000"/>
          <w:sz w:val="28"/>
          <w:szCs w:val="28"/>
        </w:rPr>
        <w:t>liberation</w:t>
      </w:r>
      <w:proofErr w:type="gramEnd"/>
      <w:r w:rsidRPr="004A2847">
        <w:rPr>
          <w:rStyle w:val="BookTitle"/>
          <w:rFonts w:asciiTheme="minorHAnsi" w:hAnsiTheme="minorHAnsi" w:cstheme="minorHAnsi"/>
          <w:b w:val="0"/>
          <w:bCs w:val="0"/>
          <w:color w:val="000000"/>
          <w:sz w:val="28"/>
          <w:szCs w:val="28"/>
        </w:rPr>
        <w:t xml:space="preserve"> they become suitable candidates for worshiping the Supreme Lord. Another reading for </w:t>
      </w:r>
      <w:r w:rsidRPr="004A2847">
        <w:rPr>
          <w:rStyle w:val="BookTitle"/>
          <w:rFonts w:asciiTheme="minorHAnsi" w:hAnsiTheme="minorHAnsi" w:cstheme="minorHAnsi"/>
          <w:b w:val="0"/>
          <w:bCs w:val="0"/>
          <w:i/>
          <w:iCs/>
          <w:color w:val="000000"/>
          <w:sz w:val="28"/>
          <w:szCs w:val="28"/>
        </w:rPr>
        <w:t xml:space="preserve">bhukti-mukti-prada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bhakti-mukti-prada</w:t>
      </w:r>
      <w:r w:rsidRPr="004A2847">
        <w:rPr>
          <w:rStyle w:val="BookTitle"/>
          <w:rFonts w:asciiTheme="minorHAnsi" w:hAnsiTheme="minorHAnsi" w:cstheme="minorHAnsi"/>
          <w:b w:val="0"/>
          <w:bCs w:val="0"/>
          <w:color w:val="000000"/>
          <w:sz w:val="28"/>
          <w:szCs w:val="28"/>
        </w:rPr>
        <w:t>, or “the bestower of liberation in the form of devotional service.” In this case, devotional service will be considered an adjective, as devotional service alone is the actual liberation of the living entities.</w:t>
      </w:r>
    </w:p>
    <w:p w14:paraId="35493628" w14:textId="44682D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2.380</w:t>
      </w:r>
    </w:p>
    <w:p w14:paraId="54AF5E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380</w:t>
      </w:r>
    </w:p>
    <w:p w14:paraId="66CAD5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adbhuta purī-mahimāśaṅkara</w:t>
      </w:r>
      <w:r w:rsidRPr="004A2847">
        <w:rPr>
          <w:rStyle w:val="BookTitle"/>
          <w:rFonts w:asciiTheme="minorHAnsi" w:hAnsiTheme="minorHAnsi" w:cstheme="minorHAnsi"/>
          <w:b w:val="0"/>
          <w:bCs w:val="0"/>
          <w:color w:val="000000"/>
          <w:sz w:val="28"/>
          <w:szCs w:val="28"/>
        </w:rPr>
        <w:br/>
        <w:t>punaḥśrī-caraṇa dhari' karilā uttara</w:t>
      </w:r>
    </w:p>
    <w:p w14:paraId="0E6617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Śaṅkara heard the wonderful glories of Jagannātha Purī, he again grabbed hold of the Lord's lotus feet and spoke.</w:t>
      </w:r>
    </w:p>
    <w:p w14:paraId="7D9622F9" w14:textId="6C94E3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2.381</w:t>
      </w:r>
    </w:p>
    <w:p w14:paraId="03C8A3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381</w:t>
      </w:r>
    </w:p>
    <w:p w14:paraId="434532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prāṇa-nātha, mora eka nivedana</w:t>
      </w:r>
      <w:r w:rsidRPr="004A2847">
        <w:rPr>
          <w:rStyle w:val="BookTitle"/>
          <w:rFonts w:asciiTheme="minorHAnsi" w:hAnsiTheme="minorHAnsi" w:cstheme="minorHAnsi"/>
          <w:b w:val="0"/>
          <w:bCs w:val="0"/>
          <w:color w:val="000000"/>
          <w:sz w:val="28"/>
          <w:szCs w:val="28"/>
        </w:rPr>
        <w:br/>
        <w:t>muñi se parama ahaṅkṛta sarva-kṣaṇa</w:t>
      </w:r>
    </w:p>
    <w:p w14:paraId="50B9F6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of my life, I have one request. I am always extremely proud.</w:t>
      </w:r>
    </w:p>
    <w:p w14:paraId="0929D08C" w14:textId="38CCA1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2.382</w:t>
      </w:r>
    </w:p>
    <w:p w14:paraId="24323A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382</w:t>
      </w:r>
    </w:p>
    <w:p w14:paraId="360161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eteke tomāre chāḍi' āmi anya sthāne</w:t>
      </w:r>
      <w:r w:rsidRPr="004A2847">
        <w:rPr>
          <w:rStyle w:val="BookTitle"/>
          <w:rFonts w:asciiTheme="minorHAnsi" w:hAnsiTheme="minorHAnsi" w:cstheme="minorHAnsi"/>
          <w:b w:val="0"/>
          <w:bCs w:val="0"/>
          <w:color w:val="000000"/>
          <w:sz w:val="28"/>
          <w:szCs w:val="28"/>
        </w:rPr>
        <w:br/>
        <w:t>thākile kuśala mora nāhika kakhane</w:t>
      </w:r>
    </w:p>
    <w:p w14:paraId="6DFCB7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it will never be good for me to live away from Your association.</w:t>
      </w:r>
    </w:p>
    <w:p w14:paraId="13224959" w14:textId="2609AB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2.383</w:t>
      </w:r>
    </w:p>
    <w:p w14:paraId="256493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w:t>
      </w:r>
    </w:p>
    <w:p w14:paraId="1E8AE4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nikaṭe thāki sabe mora mana</w:t>
      </w:r>
      <w:r w:rsidRPr="004A2847">
        <w:rPr>
          <w:rStyle w:val="BookTitle"/>
          <w:rFonts w:asciiTheme="minorHAnsi" w:hAnsiTheme="minorHAnsi" w:cstheme="minorHAnsi"/>
          <w:b w:val="0"/>
          <w:bCs w:val="0"/>
          <w:color w:val="000000"/>
          <w:sz w:val="28"/>
          <w:szCs w:val="28"/>
        </w:rPr>
        <w:br/>
        <w:t>duṣṭa-saṅga-doṣe bhāla nāhika kakhana</w:t>
      </w:r>
    </w:p>
    <w:p w14:paraId="515CA0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a desire to reside near You. It is never good to remain in bad association.</w:t>
      </w:r>
    </w:p>
    <w:p w14:paraId="69980B6E" w14:textId="6BB6C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2.384</w:t>
      </w:r>
    </w:p>
    <w:p w14:paraId="08FB63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384</w:t>
      </w:r>
    </w:p>
    <w:p w14:paraId="2F2FF4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āmāre yadi thāke bhṛtya-jñāna</w:t>
      </w:r>
      <w:r w:rsidRPr="004A2847">
        <w:rPr>
          <w:rStyle w:val="BookTitle"/>
          <w:rFonts w:asciiTheme="minorHAnsi" w:hAnsiTheme="minorHAnsi" w:cstheme="minorHAnsi"/>
          <w:b w:val="0"/>
          <w:bCs w:val="0"/>
          <w:color w:val="000000"/>
          <w:sz w:val="28"/>
          <w:szCs w:val="28"/>
        </w:rPr>
        <w:br/>
        <w:t>tabe nija-kṣetre more deha' eka sthāna</w:t>
      </w:r>
    </w:p>
    <w:p w14:paraId="5DBB34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if You consider me Your servant, please give me a place to stay in Your own abode.</w:t>
      </w:r>
    </w:p>
    <w:p w14:paraId="71EBB428" w14:textId="50402F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2.385</w:t>
      </w:r>
    </w:p>
    <w:p w14:paraId="7A6B46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385</w:t>
      </w:r>
    </w:p>
    <w:p w14:paraId="008A48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kṣetrera mahimāśuni' śrī-mukhe tomāra</w:t>
      </w:r>
      <w:r w:rsidRPr="004A2847">
        <w:rPr>
          <w:rStyle w:val="BookTitle"/>
          <w:rFonts w:asciiTheme="minorHAnsi" w:hAnsiTheme="minorHAnsi" w:cstheme="minorHAnsi"/>
          <w:b w:val="0"/>
          <w:bCs w:val="0"/>
          <w:color w:val="000000"/>
          <w:sz w:val="28"/>
          <w:szCs w:val="28"/>
        </w:rPr>
        <w:br/>
        <w:t>baḍa icchā haila tathā thākite āmāra</w:t>
      </w:r>
    </w:p>
    <w:p w14:paraId="53FEDF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 glories of Your abode from Your lotus mouth, I have developed an intense desire to live there.</w:t>
      </w:r>
    </w:p>
    <w:p w14:paraId="73C1C79A" w14:textId="332F37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2.386</w:t>
      </w:r>
    </w:p>
    <w:p w14:paraId="6C135E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386</w:t>
      </w:r>
    </w:p>
    <w:p w14:paraId="3E1C27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nikṛṣṭa haiyā prabhu, sevimu tomāre</w:t>
      </w:r>
      <w:r w:rsidRPr="004A2847">
        <w:rPr>
          <w:rStyle w:val="BookTitle"/>
          <w:rFonts w:asciiTheme="minorHAnsi" w:hAnsiTheme="minorHAnsi" w:cstheme="minorHAnsi"/>
          <w:b w:val="0"/>
          <w:bCs w:val="0"/>
          <w:color w:val="000000"/>
          <w:sz w:val="28"/>
          <w:szCs w:val="28"/>
        </w:rPr>
        <w:br/>
        <w:t>tathāya tileka sthāna deha' prabhu, more</w:t>
      </w:r>
    </w:p>
    <w:p w14:paraId="592F56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serve You as a menial servant. O Lord, please give me a tiny place.</w:t>
      </w:r>
    </w:p>
    <w:p w14:paraId="0816A92C" w14:textId="7306C0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2.387</w:t>
      </w:r>
    </w:p>
    <w:p w14:paraId="6864BE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387</w:t>
      </w:r>
    </w:p>
    <w:p w14:paraId="7BF497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kṣetra-vāsa-prati mora baḍa laya mana”</w:t>
      </w:r>
      <w:r w:rsidRPr="004A2847">
        <w:rPr>
          <w:rStyle w:val="BookTitle"/>
          <w:rFonts w:asciiTheme="minorHAnsi" w:hAnsiTheme="minorHAnsi" w:cstheme="minorHAnsi"/>
          <w:b w:val="0"/>
          <w:bCs w:val="0"/>
          <w:color w:val="000000"/>
          <w:sz w:val="28"/>
          <w:szCs w:val="28"/>
        </w:rPr>
        <w:br/>
        <w:t>eta bali' maheśvara karena krandana</w:t>
      </w:r>
    </w:p>
    <w:p w14:paraId="7176CE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desire to live in Your sacred abode.” After speaking these words, Maheśvara began to cry.</w:t>
      </w:r>
    </w:p>
    <w:p w14:paraId="75E66481" w14:textId="0D5C41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2.388</w:t>
      </w:r>
    </w:p>
    <w:p w14:paraId="22AA91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388</w:t>
      </w:r>
    </w:p>
    <w:p w14:paraId="048CEC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śiva-vākye tuṣṭa hai' śrī-candra-vadana</w:t>
      </w:r>
      <w:r w:rsidRPr="004A2847">
        <w:rPr>
          <w:rStyle w:val="BookTitle"/>
          <w:rFonts w:asciiTheme="minorHAnsi" w:hAnsiTheme="minorHAnsi" w:cstheme="minorHAnsi"/>
          <w:b w:val="0"/>
          <w:bCs w:val="0"/>
          <w:color w:val="000000"/>
          <w:sz w:val="28"/>
          <w:szCs w:val="28"/>
        </w:rPr>
        <w:br/>
        <w:t>balite lāgilā tāṅre kari' āliṅgana</w:t>
      </w:r>
    </w:p>
    <w:p w14:paraId="2D525B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moon-faced Lord was pleased with Śiva's words. He then embraced Śiva and spoke as follows.</w:t>
      </w:r>
    </w:p>
    <w:p w14:paraId="4B7CF9F0" w14:textId="20F2FE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2.389</w:t>
      </w:r>
    </w:p>
    <w:p w14:paraId="148D46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389</w:t>
      </w:r>
    </w:p>
    <w:p w14:paraId="0ADE2B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śiva, tumi mora nija-deha sama</w:t>
      </w:r>
      <w:r w:rsidRPr="004A2847">
        <w:rPr>
          <w:rStyle w:val="BookTitle"/>
          <w:rFonts w:asciiTheme="minorHAnsi" w:hAnsiTheme="minorHAnsi" w:cstheme="minorHAnsi"/>
          <w:b w:val="0"/>
          <w:bCs w:val="0"/>
          <w:color w:val="000000"/>
          <w:sz w:val="28"/>
          <w:szCs w:val="28"/>
        </w:rPr>
        <w:br/>
        <w:t>ye tomāra priya, se mohāra priyatama</w:t>
      </w:r>
    </w:p>
    <w:p w14:paraId="08266C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Śiva. You are equal to My own body. Anyone who is dear to you is also dear to Me.</w:t>
      </w:r>
    </w:p>
    <w:p w14:paraId="4518E3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meaning of the phrase </w:t>
      </w:r>
      <w:r w:rsidRPr="004A2847">
        <w:rPr>
          <w:rStyle w:val="BookTitle"/>
          <w:rFonts w:asciiTheme="minorHAnsi" w:hAnsiTheme="minorHAnsi" w:cstheme="minorHAnsi"/>
          <w:b w:val="0"/>
          <w:bCs w:val="0"/>
          <w:i/>
          <w:iCs/>
          <w:color w:val="000000"/>
          <w:sz w:val="28"/>
          <w:szCs w:val="28"/>
        </w:rPr>
        <w:t>mohāra priyatama</w:t>
      </w:r>
      <w:r w:rsidRPr="004A2847">
        <w:rPr>
          <w:rStyle w:val="BookTitle"/>
          <w:rFonts w:asciiTheme="minorHAnsi" w:hAnsiTheme="minorHAnsi" w:cstheme="minorHAnsi"/>
          <w:b w:val="0"/>
          <w:bCs w:val="0"/>
          <w:color w:val="000000"/>
          <w:sz w:val="28"/>
          <w:szCs w:val="28"/>
        </w:rPr>
        <w:t xml:space="preserve"> can be understood from Śrī Śrī Jīva Gosvāmī's following statement in the </w:t>
      </w:r>
      <w:r w:rsidRPr="004A2847">
        <w:rPr>
          <w:rStyle w:val="BookTitle"/>
          <w:rFonts w:asciiTheme="minorHAnsi" w:hAnsiTheme="minorHAnsi" w:cstheme="minorHAnsi"/>
          <w:b w:val="0"/>
          <w:bCs w:val="0"/>
          <w:i/>
          <w:iCs/>
          <w:color w:val="000000"/>
          <w:sz w:val="28"/>
          <w:szCs w:val="28"/>
        </w:rPr>
        <w:t xml:space="preserve">Bhakti-sandarbha </w:t>
      </w:r>
      <w:r w:rsidRPr="004A2847">
        <w:rPr>
          <w:rStyle w:val="BookTitle"/>
          <w:rFonts w:asciiTheme="minorHAnsi" w:hAnsiTheme="minorHAnsi" w:cstheme="minorHAnsi"/>
          <w:b w:val="0"/>
          <w:bCs w:val="0"/>
          <w:color w:val="000000"/>
          <w:sz w:val="28"/>
          <w:szCs w:val="28"/>
        </w:rPr>
        <w:t>(216):</w:t>
      </w:r>
    </w:p>
    <w:p w14:paraId="66DEDD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śuddha-bhaktāḥśrī-guro śrīśivasya ca bhagavatā saha</w:t>
      </w:r>
      <w:r w:rsidRPr="004A2847">
        <w:rPr>
          <w:rStyle w:val="BookTitle"/>
          <w:rFonts w:asciiTheme="minorHAnsi" w:hAnsiTheme="minorHAnsi" w:cstheme="minorHAnsi"/>
          <w:b w:val="0"/>
          <w:bCs w:val="0"/>
          <w:color w:val="000000"/>
          <w:sz w:val="28"/>
          <w:szCs w:val="28"/>
        </w:rPr>
        <w:br/>
        <w:t>abheda-dṛṣtiṁ-tat-priyatamatvenaiva manyante</w:t>
      </w:r>
    </w:p>
    <w:p w14:paraId="0EED47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“Whenever the scriptures describe the spiritual master and Lord Śiva as being nondifferent from Kṛṣṇa, pure devotees understand that this is because of their being most dear to Śrī Kṛṣṇa.”</w:t>
      </w:r>
    </w:p>
    <w:p w14:paraId="3FE25052" w14:textId="7C1AA7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2.390</w:t>
      </w:r>
    </w:p>
    <w:p w14:paraId="683029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390</w:t>
      </w:r>
    </w:p>
    <w:p w14:paraId="1AACCB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tumi, tathā āmi, ithe nāhi āna</w:t>
      </w:r>
      <w:r w:rsidRPr="004A2847">
        <w:rPr>
          <w:rStyle w:val="BookTitle"/>
          <w:rFonts w:asciiTheme="minorHAnsi" w:hAnsiTheme="minorHAnsi" w:cstheme="minorHAnsi"/>
          <w:b w:val="0"/>
          <w:bCs w:val="0"/>
          <w:color w:val="000000"/>
          <w:sz w:val="28"/>
          <w:szCs w:val="28"/>
        </w:rPr>
        <w:br/>
        <w:t>sarva-kṣetre tomāre dilāṅa āmi sthāna</w:t>
      </w:r>
    </w:p>
    <w:p w14:paraId="71F4DE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“I am present wherever you are. There is no doubt about it. I am giving you a place in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My abodes.</w:t>
      </w:r>
    </w:p>
    <w:p w14:paraId="5A03C9C3" w14:textId="02C899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2.391</w:t>
      </w:r>
    </w:p>
    <w:p w14:paraId="5E6023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391</w:t>
      </w:r>
    </w:p>
    <w:p w14:paraId="2939AB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kṣetrera pālaka tumi sarvathā āmāra</w:t>
      </w:r>
      <w:r w:rsidRPr="004A2847">
        <w:rPr>
          <w:rStyle w:val="BookTitle"/>
          <w:rFonts w:asciiTheme="minorHAnsi" w:hAnsiTheme="minorHAnsi" w:cstheme="minorHAnsi"/>
          <w:b w:val="0"/>
          <w:bCs w:val="0"/>
          <w:color w:val="000000"/>
          <w:sz w:val="28"/>
          <w:szCs w:val="28"/>
        </w:rPr>
        <w:br/>
        <w:t>sarva-kṣetre tomāre dilāma adhikāra</w:t>
      </w:r>
    </w:p>
    <w:p w14:paraId="247D21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will be the sole maintainer of My abodes. I authorize you to do this.</w:t>
      </w:r>
    </w:p>
    <w:p w14:paraId="6F7881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Because after Mahādeva received a place to reside in Ekāmraka-kṣetra he prayed that he be allowed to live wherever the Lord stays, Mahādeva was appointed the maintainer of </w:t>
      </w:r>
      <w:proofErr w:type="gramStart"/>
      <w:r w:rsidRPr="004A2847">
        <w:rPr>
          <w:rStyle w:val="BookTitle"/>
          <w:rFonts w:asciiTheme="minorHAnsi" w:hAnsiTheme="minorHAnsi" w:cstheme="minorHAnsi"/>
          <w:b w:val="0"/>
          <w:bCs w:val="0"/>
          <w:color w:val="000000"/>
          <w:sz w:val="28"/>
          <w:szCs w:val="28"/>
        </w:rPr>
        <w:t>all of</w:t>
      </w:r>
      <w:proofErr w:type="gramEnd"/>
      <w:r w:rsidRPr="004A2847">
        <w:rPr>
          <w:rStyle w:val="BookTitle"/>
          <w:rFonts w:asciiTheme="minorHAnsi" w:hAnsiTheme="minorHAnsi" w:cstheme="minorHAnsi"/>
          <w:b w:val="0"/>
          <w:bCs w:val="0"/>
          <w:color w:val="000000"/>
          <w:sz w:val="28"/>
          <w:szCs w:val="28"/>
        </w:rPr>
        <w:t xml:space="preserve"> Viṣṇu's abodes.</w:t>
      </w:r>
    </w:p>
    <w:p w14:paraId="7D11E350" w14:textId="14139D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2.392</w:t>
      </w:r>
    </w:p>
    <w:p w14:paraId="324A6E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392</w:t>
      </w:r>
    </w:p>
    <w:p w14:paraId="6C80B0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ekāmraka-vana ye tomāre dila āmi</w:t>
      </w:r>
      <w:r w:rsidRPr="004A2847">
        <w:rPr>
          <w:rStyle w:val="BookTitle"/>
          <w:rFonts w:asciiTheme="minorHAnsi" w:hAnsiTheme="minorHAnsi" w:cstheme="minorHAnsi"/>
          <w:b w:val="0"/>
          <w:bCs w:val="0"/>
          <w:color w:val="000000"/>
          <w:sz w:val="28"/>
          <w:szCs w:val="28"/>
        </w:rPr>
        <w:br/>
        <w:t>tāhāte o paripūrṇa-rūpe thāka tumi</w:t>
      </w:r>
    </w:p>
    <w:p w14:paraId="1FF77A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reside to your full satisfaction in the Ekāmraka-vana that I gave you.</w:t>
      </w:r>
    </w:p>
    <w:p w14:paraId="74213B8E" w14:textId="5F37CD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2.393</w:t>
      </w:r>
    </w:p>
    <w:p w14:paraId="39F6B6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393</w:t>
      </w:r>
    </w:p>
    <w:p w14:paraId="48B556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kṣetra āmāra parama priya sthāna</w:t>
      </w:r>
      <w:r w:rsidRPr="004A2847">
        <w:rPr>
          <w:rStyle w:val="BookTitle"/>
          <w:rFonts w:asciiTheme="minorHAnsi" w:hAnsiTheme="minorHAnsi" w:cstheme="minorHAnsi"/>
          <w:b w:val="0"/>
          <w:bCs w:val="0"/>
          <w:color w:val="000000"/>
          <w:sz w:val="28"/>
          <w:szCs w:val="28"/>
        </w:rPr>
        <w:br/>
        <w:t>mora prīte tathāya thākibe sarva-kṣaṇa</w:t>
      </w:r>
    </w:p>
    <w:p w14:paraId="6FBF3A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place is most dear to </w:t>
      </w:r>
      <w:proofErr w:type="gramStart"/>
      <w:r w:rsidRPr="004A2847">
        <w:rPr>
          <w:rStyle w:val="BookTitle"/>
          <w:rFonts w:asciiTheme="minorHAnsi" w:hAnsiTheme="minorHAnsi" w:cstheme="minorHAnsi"/>
          <w:b/>
          <w:bCs/>
          <w:color w:val="800000"/>
          <w:sz w:val="28"/>
          <w:szCs w:val="28"/>
        </w:rPr>
        <w:t>Me. Always reside</w:t>
      </w:r>
      <w:proofErr w:type="gramEnd"/>
      <w:r w:rsidRPr="004A2847">
        <w:rPr>
          <w:rStyle w:val="BookTitle"/>
          <w:rFonts w:asciiTheme="minorHAnsi" w:hAnsiTheme="minorHAnsi" w:cstheme="minorHAnsi"/>
          <w:b/>
          <w:bCs/>
          <w:color w:val="800000"/>
          <w:sz w:val="28"/>
          <w:szCs w:val="28"/>
        </w:rPr>
        <w:t xml:space="preserve"> there for My pleasure.</w:t>
      </w:r>
    </w:p>
    <w:p w14:paraId="16289F81" w14:textId="257EA9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2.394</w:t>
      </w:r>
    </w:p>
    <w:p w14:paraId="2F7BDD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394</w:t>
      </w:r>
    </w:p>
    <w:p w14:paraId="3DF7BA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āmāra bhakta hai tomā' anādare</w:t>
      </w:r>
      <w:r w:rsidRPr="004A2847">
        <w:rPr>
          <w:rStyle w:val="BookTitle"/>
          <w:rFonts w:asciiTheme="minorHAnsi" w:hAnsiTheme="minorHAnsi" w:cstheme="minorHAnsi"/>
          <w:b w:val="0"/>
          <w:bCs w:val="0"/>
          <w:color w:val="000000"/>
          <w:sz w:val="28"/>
          <w:szCs w:val="28"/>
        </w:rPr>
        <w:br/>
        <w:t>se āmāre mātra yena viḍambanā kare”</w:t>
      </w:r>
    </w:p>
    <w:p w14:paraId="63B930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of My devotees disrespects you, he simply creates disturbance for Me.”</w:t>
      </w:r>
    </w:p>
    <w:p w14:paraId="527E3E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Mahādeva was instructed to live in Bhuvaneśvara-kṣetra to his full satisfaction. No devotee of Viṣṇu should disrespect him. Anyone who does so will fall from the devotional service of the Supreme Lord. This benediction was given to Mahādeva.</w:t>
      </w:r>
    </w:p>
    <w:p w14:paraId="5024467F" w14:textId="3CA15C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2.395</w:t>
      </w:r>
    </w:p>
    <w:p w14:paraId="1AB163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395</w:t>
      </w:r>
    </w:p>
    <w:p w14:paraId="224439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śiva pāilena sei sthāna</w:t>
      </w:r>
      <w:r w:rsidRPr="004A2847">
        <w:rPr>
          <w:rStyle w:val="BookTitle"/>
          <w:rFonts w:asciiTheme="minorHAnsi" w:hAnsiTheme="minorHAnsi" w:cstheme="minorHAnsi"/>
          <w:b w:val="0"/>
          <w:bCs w:val="0"/>
          <w:color w:val="000000"/>
          <w:sz w:val="28"/>
          <w:szCs w:val="28"/>
        </w:rPr>
        <w:br/>
        <w:t>adyāpiha vikhyāta-bhuvaneśvara-nāma</w:t>
      </w:r>
    </w:p>
    <w:p w14:paraId="2E67DF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Śiva obtained that place. Even today that place is celebrated by the name Bhuvaneśvara.</w:t>
      </w:r>
    </w:p>
    <w:p w14:paraId="61FAE067" w14:textId="2DA06A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2.396</w:t>
      </w:r>
    </w:p>
    <w:p w14:paraId="707FC3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396</w:t>
      </w:r>
    </w:p>
    <w:p w14:paraId="706CCE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śiva-priya baḍa kṛṣṇa tāhā bujhāite</w:t>
      </w:r>
      <w:r w:rsidRPr="004A2847">
        <w:rPr>
          <w:rStyle w:val="BookTitle"/>
          <w:rFonts w:asciiTheme="minorHAnsi" w:hAnsiTheme="minorHAnsi" w:cstheme="minorHAnsi"/>
          <w:b w:val="0"/>
          <w:bCs w:val="0"/>
          <w:color w:val="000000"/>
          <w:sz w:val="28"/>
          <w:szCs w:val="28"/>
        </w:rPr>
        <w:br/>
        <w:t>nṛtya kare gauracandra śivera sākṣāte</w:t>
      </w:r>
    </w:p>
    <w:p w14:paraId="1928E0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danced before Śiva to reveal that Śiva is most dear to Kṛṣṇa.</w:t>
      </w:r>
    </w:p>
    <w:p w14:paraId="50280F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spiritual master and Mahādeva are both extremely dear to the Supreme Lord. The devotees of Śiva have obtained the service of the eight-armed Supreme Lord. But those who consider demigods like Śiva to be independent commit an offense at the feet of the Supreme Lord.</w:t>
      </w:r>
    </w:p>
    <w:p w14:paraId="2BF293A6" w14:textId="11B39F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2.397</w:t>
      </w:r>
    </w:p>
    <w:p w14:paraId="141703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397</w:t>
      </w:r>
    </w:p>
    <w:p w14:paraId="51FE4C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kichu kṛṣṇa kahiyāchena purāṇe</w:t>
      </w:r>
      <w:r w:rsidRPr="004A2847">
        <w:rPr>
          <w:rStyle w:val="BookTitle"/>
          <w:rFonts w:asciiTheme="minorHAnsi" w:hAnsiTheme="minorHAnsi" w:cstheme="minorHAnsi"/>
          <w:b w:val="0"/>
          <w:bCs w:val="0"/>
          <w:color w:val="000000"/>
          <w:sz w:val="28"/>
          <w:szCs w:val="28"/>
        </w:rPr>
        <w:br/>
        <w:t>ebe tāhā dekhāyena sākṣāte āpane</w:t>
      </w:r>
    </w:p>
    <w:p w14:paraId="23CB92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Whatever Kṛṣṇa spoke in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was now directly demonstrated.</w:t>
      </w:r>
    </w:p>
    <w:p w14:paraId="53C29A3E" w14:textId="2A6B42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2.398</w:t>
      </w:r>
    </w:p>
    <w:p w14:paraId="6BA426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398</w:t>
      </w:r>
    </w:p>
    <w:p w14:paraId="1378E2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 rāma govinda' baliyā gaura-rāya</w:t>
      </w:r>
      <w:r w:rsidRPr="004A2847">
        <w:rPr>
          <w:rStyle w:val="BookTitle"/>
          <w:rFonts w:asciiTheme="minorHAnsi" w:hAnsiTheme="minorHAnsi" w:cstheme="minorHAnsi"/>
          <w:b w:val="0"/>
          <w:bCs w:val="0"/>
          <w:color w:val="000000"/>
          <w:sz w:val="28"/>
          <w:szCs w:val="28"/>
        </w:rPr>
        <w:br/>
        <w:t>hāte tāli diyā nṛtya karena sadāya</w:t>
      </w:r>
    </w:p>
    <w:p w14:paraId="1F9F98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Gaura clapped His hands as He continuously danced and chanted, “Śiva, Rāma, Govinda!”</w:t>
      </w:r>
    </w:p>
    <w:p w14:paraId="48AEE06E" w14:textId="745B0A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2.399</w:t>
      </w:r>
    </w:p>
    <w:p w14:paraId="77E4BF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399</w:t>
      </w:r>
    </w:p>
    <w:p w14:paraId="1D94FA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bhuvaneśvara giyā gauracandra</w:t>
      </w:r>
      <w:r w:rsidRPr="004A2847">
        <w:rPr>
          <w:rStyle w:val="BookTitle"/>
          <w:rFonts w:asciiTheme="minorHAnsi" w:hAnsiTheme="minorHAnsi" w:cstheme="minorHAnsi"/>
          <w:b w:val="0"/>
          <w:bCs w:val="0"/>
          <w:color w:val="000000"/>
          <w:sz w:val="28"/>
          <w:szCs w:val="28"/>
        </w:rPr>
        <w:br/>
        <w:t>śiva-pūjā karilena lai bhakta-vṛnda</w:t>
      </w:r>
    </w:p>
    <w:p w14:paraId="775469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personally visited Bhuvaneśvara with His devotees and worshiped Śiva.</w:t>
      </w:r>
    </w:p>
    <w:p w14:paraId="7C64AAF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book </w:t>
      </w:r>
      <w:r w:rsidRPr="004A2847">
        <w:rPr>
          <w:rStyle w:val="BookTitle"/>
          <w:rFonts w:asciiTheme="minorHAnsi" w:hAnsiTheme="minorHAnsi" w:cstheme="minorHAnsi"/>
          <w:b w:val="0"/>
          <w:bCs w:val="0"/>
          <w:i/>
          <w:iCs/>
          <w:color w:val="000000"/>
          <w:sz w:val="28"/>
          <w:szCs w:val="28"/>
        </w:rPr>
        <w:t>Saṅkalpa-kalpa-druma</w:t>
      </w:r>
      <w:r w:rsidRPr="004A2847">
        <w:rPr>
          <w:rStyle w:val="BookTitle"/>
          <w:rFonts w:asciiTheme="minorHAnsi" w:hAnsiTheme="minorHAnsi" w:cstheme="minorHAnsi"/>
          <w:b w:val="0"/>
          <w:bCs w:val="0"/>
          <w:color w:val="000000"/>
          <w:sz w:val="28"/>
          <w:szCs w:val="28"/>
        </w:rPr>
        <w:t>, Śrī Viśvanātha Cakravartī Ṭhākura has written as follows:</w:t>
      </w:r>
    </w:p>
    <w:p w14:paraId="3CFF94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vṛndāvanāvani-pate jaya soma-soma-</w:t>
      </w:r>
      <w:r w:rsidRPr="004A2847">
        <w:rPr>
          <w:rStyle w:val="BookTitle"/>
          <w:rFonts w:asciiTheme="minorHAnsi" w:hAnsiTheme="minorHAnsi" w:cstheme="minorHAnsi"/>
          <w:b w:val="0"/>
          <w:bCs w:val="0"/>
          <w:color w:val="000000"/>
          <w:sz w:val="28"/>
          <w:szCs w:val="28"/>
        </w:rPr>
        <w:br/>
        <w:t>maule sanandana-sanātana-nāradeḍya</w:t>
      </w:r>
    </w:p>
    <w:p w14:paraId="33E489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gopīśvara vraja-vilāsi-yugāṅghri-padme</w:t>
      </w:r>
      <w:r w:rsidRPr="004A2847">
        <w:rPr>
          <w:rStyle w:val="BookTitle"/>
          <w:rFonts w:asciiTheme="minorHAnsi" w:hAnsiTheme="minorHAnsi" w:cstheme="minorHAnsi"/>
          <w:b w:val="0"/>
          <w:bCs w:val="0"/>
          <w:color w:val="000000"/>
          <w:sz w:val="28"/>
          <w:szCs w:val="28"/>
        </w:rPr>
        <w:br/>
        <w:t>prītiṁ prayaccha nitarāṁ nirupadhikāṁ me</w:t>
      </w:r>
    </w:p>
    <w:p w14:paraId="6179A0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protector of Vṛndāvana, all glories to you! O husband of Pārvatī, O you whose head is decorated with the moon and who is worshiped by sages like Sanaka, Sanandana, Sanātana, and Nārada! O Gopīśvara, I pray that you bestow upon me uninterrupted, unalloyed love for the lotus feet of the divine couple, who enjoy pastimes in Vraja.”</w:t>
      </w:r>
    </w:p>
    <w:p w14:paraId="1222348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Ignorant people who do not understand either Mahādeva's glorious service to Kṛṣṇa or the actual purport of some Purāṇic incidents think that Śiva is worshiped as the supreme controller by </w:t>
      </w:r>
      <w:r w:rsidRPr="004A2847">
        <w:rPr>
          <w:rStyle w:val="BookTitle"/>
          <w:rFonts w:asciiTheme="minorHAnsi" w:hAnsiTheme="minorHAnsi" w:cstheme="minorHAnsi"/>
          <w:b w:val="0"/>
          <w:bCs w:val="0"/>
          <w:i/>
          <w:iCs/>
          <w:color w:val="000000"/>
          <w:sz w:val="28"/>
          <w:szCs w:val="28"/>
        </w:rPr>
        <w:t xml:space="preserve">viṣṇu-tattvas </w:t>
      </w:r>
      <w:r w:rsidRPr="004A2847">
        <w:rPr>
          <w:rStyle w:val="BookTitle"/>
          <w:rFonts w:asciiTheme="minorHAnsi" w:hAnsiTheme="minorHAnsi" w:cstheme="minorHAnsi"/>
          <w:b w:val="0"/>
          <w:bCs w:val="0"/>
          <w:color w:val="000000"/>
          <w:sz w:val="28"/>
          <w:szCs w:val="28"/>
        </w:rPr>
        <w:t xml:space="preserve">like Rāma and </w:t>
      </w:r>
      <w:r w:rsidRPr="004A2847">
        <w:rPr>
          <w:rStyle w:val="BookTitle"/>
          <w:rFonts w:asciiTheme="minorHAnsi" w:hAnsiTheme="minorHAnsi" w:cstheme="minorHAnsi"/>
          <w:b w:val="0"/>
          <w:bCs w:val="0"/>
          <w:i/>
          <w:iCs/>
          <w:color w:val="000000"/>
          <w:sz w:val="28"/>
          <w:szCs w:val="28"/>
        </w:rPr>
        <w:t xml:space="preserve">lakṣmīs </w:t>
      </w:r>
      <w:r w:rsidRPr="004A2847">
        <w:rPr>
          <w:rStyle w:val="BookTitle"/>
          <w:rFonts w:asciiTheme="minorHAnsi" w:hAnsiTheme="minorHAnsi" w:cstheme="minorHAnsi"/>
          <w:b w:val="0"/>
          <w:bCs w:val="0"/>
          <w:color w:val="000000"/>
          <w:sz w:val="28"/>
          <w:szCs w:val="28"/>
        </w:rPr>
        <w:t>like Sītā, and therefore Rudra is certainly the independent Supreme Lord and Lord Viṣṇu is subordinate to the Supreme Lord Rudra. Some people consider that Viṣṇu is equal to Rudra or that Viṣṇu is another name of Rudra, and they thus try to synthesize without authority. But all Vedic literatures have refuted their philosophy as follows:</w:t>
      </w:r>
    </w:p>
    <w:p w14:paraId="4545C302" w14:textId="52603AB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 tu nārāyaṇaṁ devaṁ</w:t>
      </w:r>
      <w:r w:rsidRPr="004A2847">
        <w:rPr>
          <w:rStyle w:val="BookTitle"/>
          <w:rFonts w:asciiTheme="minorHAnsi" w:hAnsiTheme="minorHAnsi" w:cstheme="minorHAnsi"/>
          <w:b w:val="0"/>
          <w:bCs w:val="0"/>
          <w:color w:val="000000"/>
          <w:sz w:val="28"/>
          <w:szCs w:val="28"/>
        </w:rPr>
        <w:br/>
        <w:t>brahma-rudrādi-daivataiḥ</w:t>
      </w:r>
      <w:r w:rsidRPr="004A2847">
        <w:rPr>
          <w:rStyle w:val="BookTitle"/>
          <w:rFonts w:asciiTheme="minorHAnsi" w:hAnsiTheme="minorHAnsi" w:cstheme="minorHAnsi"/>
          <w:b w:val="0"/>
          <w:bCs w:val="0"/>
          <w:color w:val="000000"/>
          <w:sz w:val="28"/>
          <w:szCs w:val="28"/>
        </w:rPr>
        <w:br/>
        <w:t>samatvenaiva vīkṣeta</w:t>
      </w:r>
      <w:r w:rsidRPr="004A2847">
        <w:rPr>
          <w:rStyle w:val="BookTitle"/>
          <w:rFonts w:asciiTheme="minorHAnsi" w:hAnsiTheme="minorHAnsi" w:cstheme="minorHAnsi"/>
          <w:b w:val="0"/>
          <w:bCs w:val="0"/>
          <w:color w:val="000000"/>
          <w:sz w:val="28"/>
          <w:szCs w:val="28"/>
        </w:rPr>
        <w:br/>
        <w:t>sa pāṣaṇḍī bhaved dhruvam</w:t>
      </w:r>
    </w:p>
    <w:p w14:paraId="205704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person who considers demigods like Brahmā and Śiva to be on an equal level with Nārāyaṇa is to be considered an offender, or </w:t>
      </w:r>
      <w:r w:rsidRPr="004A2847">
        <w:rPr>
          <w:rStyle w:val="BookTitle"/>
          <w:rFonts w:asciiTheme="minorHAnsi" w:hAnsiTheme="minorHAnsi" w:cstheme="minorHAnsi"/>
          <w:b w:val="0"/>
          <w:bCs w:val="0"/>
          <w:i/>
          <w:iCs/>
          <w:color w:val="000000"/>
          <w:sz w:val="28"/>
          <w:szCs w:val="28"/>
        </w:rPr>
        <w:t>pāṣaṇḍī</w:t>
      </w:r>
      <w:r w:rsidRPr="004A2847">
        <w:rPr>
          <w:rStyle w:val="BookTitle"/>
          <w:rFonts w:asciiTheme="minorHAnsi" w:hAnsiTheme="minorHAnsi" w:cstheme="minorHAnsi"/>
          <w:b w:val="0"/>
          <w:bCs w:val="0"/>
          <w:color w:val="000000"/>
          <w:sz w:val="28"/>
          <w:szCs w:val="28"/>
        </w:rPr>
        <w:t>.”</w:t>
      </w:r>
    </w:p>
    <w:p w14:paraId="455E68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narration regarding Upamanyu it is said that Śrī Kṛṣṇa performed austerities to please Rudra for the sake of Jāmbavatī's son and that all the demigods and Viṣṇu emanated from Rudra. But where is the justification for </w:t>
      </w:r>
      <w:r w:rsidRPr="004A2847">
        <w:rPr>
          <w:rStyle w:val="BookTitle"/>
          <w:rFonts w:asciiTheme="minorHAnsi" w:hAnsiTheme="minorHAnsi" w:cstheme="minorHAnsi"/>
          <w:b w:val="0"/>
          <w:bCs w:val="0"/>
          <w:color w:val="000000"/>
          <w:sz w:val="28"/>
          <w:szCs w:val="28"/>
        </w:rPr>
        <w:lastRenderedPageBreak/>
        <w:t>this conclusion?</w:t>
      </w:r>
    </w:p>
    <w:p w14:paraId="51EC663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understanding of those who conclude in this way without realizing the actual purport of the scriptures is extremely crude. The reason for this is that the scriptures describe that when Rudra was fighting on behalf of King Bāṇa, he was defeated by Viṣṇu and he then glorified Viṣṇu as the original Personality of Godhead. He was also bewildered by Mohinī, saved from the hands of Vṛkāsura, and delivered from the sin of killing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The reason why Lord Viṣṇu sometimes displays the pastime of worshiping Rudra is described in the scriptures as follows:</w:t>
      </w:r>
    </w:p>
    <w:p w14:paraId="751A8A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Siddhānta-ratna</w:t>
      </w:r>
      <w:r w:rsidRPr="004A2847">
        <w:rPr>
          <w:rStyle w:val="BookTitle"/>
          <w:rFonts w:asciiTheme="minorHAnsi" w:hAnsiTheme="minorHAnsi" w:cstheme="minorHAnsi"/>
          <w:b w:val="0"/>
          <w:bCs w:val="0"/>
          <w:color w:val="000000"/>
          <w:sz w:val="28"/>
          <w:szCs w:val="28"/>
        </w:rPr>
        <w:t xml:space="preserve">, Third </w:t>
      </w:r>
      <w:r w:rsidRPr="004A2847">
        <w:rPr>
          <w:rStyle w:val="BookTitle"/>
          <w:rFonts w:asciiTheme="minorHAnsi" w:hAnsiTheme="minorHAnsi" w:cstheme="minorHAnsi"/>
          <w:b w:val="0"/>
          <w:bCs w:val="0"/>
          <w:i/>
          <w:iCs/>
          <w:color w:val="000000"/>
          <w:sz w:val="28"/>
          <w:szCs w:val="28"/>
        </w:rPr>
        <w:t>Pāda</w:t>
      </w:r>
      <w:r w:rsidRPr="004A2847">
        <w:rPr>
          <w:rStyle w:val="BookTitle"/>
          <w:rFonts w:asciiTheme="minorHAnsi" w:hAnsiTheme="minorHAnsi" w:cstheme="minorHAnsi"/>
          <w:b w:val="0"/>
          <w:bCs w:val="0"/>
          <w:color w:val="000000"/>
          <w:sz w:val="28"/>
          <w:szCs w:val="28"/>
        </w:rPr>
        <w:t xml:space="preserve">, texts 22, 23, 26, 27 it is stated: “By displaying the pastime of worshiping His own form as Rudra, Lord Viṣṇu taught the worship of Rudra not to His own sincere devotees but to the insincere living entities who desire religiosity, economic development, sense gratification, and liberation. This fact has been confirmed by the Lord Himself when He spoke in the </w:t>
      </w:r>
      <w:r w:rsidRPr="004A2847">
        <w:rPr>
          <w:rStyle w:val="BookTitle"/>
          <w:rFonts w:asciiTheme="minorHAnsi" w:hAnsiTheme="minorHAnsi" w:cstheme="minorHAnsi"/>
          <w:b w:val="0"/>
          <w:bCs w:val="0"/>
          <w:i/>
          <w:iCs/>
          <w:color w:val="000000"/>
          <w:sz w:val="28"/>
          <w:szCs w:val="28"/>
        </w:rPr>
        <w:t>Nārāyaṇīya</w:t>
      </w:r>
      <w:r w:rsidRPr="004A2847">
        <w:rPr>
          <w:rStyle w:val="BookTitle"/>
          <w:rFonts w:asciiTheme="minorHAnsi" w:hAnsiTheme="minorHAnsi" w:cstheme="minorHAnsi"/>
          <w:b w:val="0"/>
          <w:bCs w:val="0"/>
          <w:color w:val="000000"/>
          <w:sz w:val="28"/>
          <w:szCs w:val="28"/>
        </w:rPr>
        <w:t xml:space="preserve"> to Arjuna as follows: `O Arjuna, I am the soul of the universe. My worship of Rudra is worship of My own Self. Whatever I do, common people follow. Examples set by Me should be followed. That is why I worship Rudra. Viṣṇu does not offer obeisances to any demigod. I worship Rudra, considering him to be My own Self. I am the indwelling Supersoul of the entire universe. I worship My own partial expansion, Rudra, who is nondifferent from Me as molten iron is nondifferent from fire. I have set the standard that the demigods headed by Rudra should be worshiped. If I did not set the example of worshiping Rudra, then people would not follow that standard.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I teach the worship of My servants through My personal behavior. There is no one greater than or equal to Me. Therefore, since I am the greatest, I do not worship anyone. But since Rudra is My partial </w:t>
      </w:r>
      <w:proofErr w:type="gramStart"/>
      <w:r w:rsidRPr="004A2847">
        <w:rPr>
          <w:rStyle w:val="BookTitle"/>
          <w:rFonts w:asciiTheme="minorHAnsi" w:hAnsiTheme="minorHAnsi" w:cstheme="minorHAnsi"/>
          <w:b w:val="0"/>
          <w:bCs w:val="0"/>
          <w:color w:val="000000"/>
          <w:sz w:val="28"/>
          <w:szCs w:val="28"/>
        </w:rPr>
        <w:t>expansion</w:t>
      </w:r>
      <w:proofErr w:type="gramEnd"/>
      <w:r w:rsidRPr="004A2847">
        <w:rPr>
          <w:rStyle w:val="BookTitle"/>
          <w:rFonts w:asciiTheme="minorHAnsi" w:hAnsiTheme="minorHAnsi" w:cstheme="minorHAnsi"/>
          <w:b w:val="0"/>
          <w:bCs w:val="0"/>
          <w:color w:val="000000"/>
          <w:sz w:val="28"/>
          <w:szCs w:val="28"/>
        </w:rPr>
        <w:t xml:space="preserve"> I display the example of worshiping Rudra and other demigods to teach ordinary people.' In this connection Brahmā told Rudra that Viṣṇu alone is the Supersoul of everyone including Brahmā and Rudra. He said, `Lord Viṣṇu is the Supersoul of you, me, and all other embodied living entities. No one can restrict Him within the confines of their mundane knowledge.'</w:t>
      </w:r>
    </w:p>
    <w:p w14:paraId="164F6C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simply because Śrī Rāmacandra displayed the pastime of worshiping Lord Śiva to teach the worship of that great Vaiṣṇava, Śiva should be considered the Supreme Lord and Rāmacandra should be considered subordinate, then since Śrī Rāmacandra worshiped the ocean, the ocean should also be considered the Supreme Lord. </w:t>
      </w:r>
      <w:proofErr w:type="gramStart"/>
      <w:r w:rsidRPr="004A2847">
        <w:rPr>
          <w:rStyle w:val="BookTitle"/>
          <w:rFonts w:asciiTheme="minorHAnsi" w:hAnsiTheme="minorHAnsi" w:cstheme="minorHAnsi"/>
          <w:b w:val="0"/>
          <w:bCs w:val="0"/>
          <w:color w:val="000000"/>
          <w:sz w:val="28"/>
          <w:szCs w:val="28"/>
        </w:rPr>
        <w:t>It should be understood that whenever</w:t>
      </w:r>
      <w:proofErr w:type="gramEnd"/>
      <w:r w:rsidRPr="004A2847">
        <w:rPr>
          <w:rStyle w:val="BookTitle"/>
          <w:rFonts w:asciiTheme="minorHAnsi" w:hAnsiTheme="minorHAnsi" w:cstheme="minorHAnsi"/>
          <w:b w:val="0"/>
          <w:bCs w:val="0"/>
          <w:color w:val="000000"/>
          <w:sz w:val="28"/>
          <w:szCs w:val="28"/>
        </w:rPr>
        <w:t xml:space="preserve"> the associates of the Supreme Lord have enacted the pastime of worshiping demigods, their purpose was to teach the worship of the demigods, who are subordinate to Viṣṇu. It is the </w:t>
      </w:r>
      <w:r w:rsidRPr="004A2847">
        <w:rPr>
          <w:rStyle w:val="BookTitle"/>
          <w:rFonts w:asciiTheme="minorHAnsi" w:hAnsiTheme="minorHAnsi" w:cstheme="minorHAnsi"/>
          <w:b w:val="0"/>
          <w:bCs w:val="0"/>
          <w:color w:val="000000"/>
          <w:sz w:val="28"/>
          <w:szCs w:val="28"/>
        </w:rPr>
        <w:lastRenderedPageBreak/>
        <w:t xml:space="preserve">pastime of the Lord's associates to teach, `all demigods are subordinate to Viṣṇu,' yet such worship should never be accepted as the </w:t>
      </w:r>
      <w:proofErr w:type="gramStart"/>
      <w:r w:rsidRPr="004A2847">
        <w:rPr>
          <w:rStyle w:val="BookTitle"/>
          <w:rFonts w:asciiTheme="minorHAnsi" w:hAnsiTheme="minorHAnsi" w:cstheme="minorHAnsi"/>
          <w:b w:val="0"/>
          <w:bCs w:val="0"/>
          <w:color w:val="000000"/>
          <w:sz w:val="28"/>
          <w:szCs w:val="28"/>
        </w:rPr>
        <w:t>ultimate conclusion</w:t>
      </w:r>
      <w:proofErr w:type="gramEnd"/>
      <w:r w:rsidRPr="004A2847">
        <w:rPr>
          <w:rStyle w:val="BookTitle"/>
          <w:rFonts w:asciiTheme="minorHAnsi" w:hAnsiTheme="minorHAnsi" w:cstheme="minorHAnsi"/>
          <w:b w:val="0"/>
          <w:bCs w:val="0"/>
          <w:color w:val="000000"/>
          <w:sz w:val="28"/>
          <w:szCs w:val="28"/>
        </w:rPr>
        <w:t xml:space="preserve">. Lord Viṣṇu is certainly the controller of everyone. His activity of maintaining the universe, like Brahmā's activity of creation and Rudra's activity of annihilation, and His interaction with the demigods is just like a king's interaction with thieves. </w:t>
      </w:r>
      <w:proofErr w:type="gramStart"/>
      <w:r w:rsidRPr="004A2847">
        <w:rPr>
          <w:rStyle w:val="BookTitle"/>
          <w:rFonts w:asciiTheme="minorHAnsi" w:hAnsiTheme="minorHAnsi" w:cstheme="minorHAnsi"/>
          <w:b w:val="0"/>
          <w:bCs w:val="0"/>
          <w:color w:val="000000"/>
          <w:sz w:val="28"/>
          <w:szCs w:val="28"/>
        </w:rPr>
        <w:t>Actually</w:t>
      </w:r>
      <w:proofErr w:type="gramEnd"/>
      <w:r w:rsidRPr="004A2847">
        <w:rPr>
          <w:rStyle w:val="BookTitle"/>
          <w:rFonts w:asciiTheme="minorHAnsi" w:hAnsiTheme="minorHAnsi" w:cstheme="minorHAnsi"/>
          <w:b w:val="0"/>
          <w:bCs w:val="0"/>
          <w:color w:val="000000"/>
          <w:sz w:val="28"/>
          <w:szCs w:val="28"/>
        </w:rPr>
        <w:t xml:space="preserve"> Brahmā and Rudra create and annihilate only after being empowered by Viṣṇu.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Lord Viṣṇu is certainly eternally worshipable to all the demigods headed by Brahmā and Rudra.”</w:t>
      </w:r>
    </w:p>
    <w:p w14:paraId="0002475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further stated in the </w:t>
      </w:r>
      <w:r w:rsidRPr="004A2847">
        <w:rPr>
          <w:rStyle w:val="BookTitle"/>
          <w:rFonts w:asciiTheme="minorHAnsi" w:hAnsiTheme="minorHAnsi" w:cstheme="minorHAnsi"/>
          <w:b w:val="0"/>
          <w:bCs w:val="0"/>
          <w:i/>
          <w:iCs/>
          <w:color w:val="000000"/>
          <w:sz w:val="28"/>
          <w:szCs w:val="28"/>
        </w:rPr>
        <w:t>Siddhānta-ratna</w:t>
      </w:r>
      <w:r w:rsidRPr="004A2847">
        <w:rPr>
          <w:rStyle w:val="BookTitle"/>
          <w:rFonts w:asciiTheme="minorHAnsi" w:hAnsiTheme="minorHAnsi" w:cstheme="minorHAnsi"/>
          <w:b w:val="0"/>
          <w:bCs w:val="0"/>
          <w:color w:val="000000"/>
          <w:sz w:val="28"/>
          <w:szCs w:val="28"/>
        </w:rPr>
        <w:t xml:space="preserve">, Third </w:t>
      </w:r>
      <w:r w:rsidRPr="004A2847">
        <w:rPr>
          <w:rStyle w:val="BookTitle"/>
          <w:rFonts w:asciiTheme="minorHAnsi" w:hAnsiTheme="minorHAnsi" w:cstheme="minorHAnsi"/>
          <w:b w:val="0"/>
          <w:bCs w:val="0"/>
          <w:i/>
          <w:iCs/>
          <w:color w:val="000000"/>
          <w:sz w:val="28"/>
          <w:szCs w:val="28"/>
        </w:rPr>
        <w:t>Pāda</w:t>
      </w:r>
      <w:r w:rsidRPr="004A2847">
        <w:rPr>
          <w:rStyle w:val="BookTitle"/>
          <w:rFonts w:asciiTheme="minorHAnsi" w:hAnsiTheme="minorHAnsi" w:cstheme="minorHAnsi"/>
          <w:b w:val="0"/>
          <w:bCs w:val="0"/>
          <w:color w:val="000000"/>
          <w:sz w:val="28"/>
          <w:szCs w:val="28"/>
        </w:rPr>
        <w:t xml:space="preserve">, texts 13-14: “In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it is stated that Lord Viṣṇu kept some names like Nārāyaṇa for Himself, and He gave some names like Brahmā and Rudra to the demigods. As a king gives villages other than his own capitol to his ministers and servants for their residence, the supremely independent Personality of Godhead Viṣṇu also gives names other than a few special ones to the demigods for their use.</w:t>
      </w:r>
    </w:p>
    <w:p w14:paraId="72778A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“Rudra is known for deriding the desire for liberation and for having a fierce form.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it is stated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(1.2.26):</w:t>
      </w:r>
    </w:p>
    <w:p w14:paraId="6EF9FB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mumukṣavo ghora-rūpān   hitvā bhūta-patīn atha</w:t>
      </w:r>
      <w:r w:rsidRPr="004A2847">
        <w:rPr>
          <w:rStyle w:val="BookTitle"/>
          <w:rFonts w:asciiTheme="minorHAnsi" w:hAnsiTheme="minorHAnsi" w:cstheme="minorHAnsi"/>
          <w:b w:val="0"/>
          <w:bCs w:val="0"/>
          <w:color w:val="000000"/>
          <w:sz w:val="28"/>
          <w:szCs w:val="28"/>
        </w:rPr>
        <w:br/>
        <w:t>nārāyaṇa-kalāḥśāntā   bhajanti hy anasūyavaḥ</w:t>
      </w:r>
    </w:p>
    <w:p w14:paraId="073E1F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who are serious about liberation are certainly nonenvious, and they respect all. Yet they reject the horrible and ghastly forms of the demigods and worship only the all-blissful forms of Lord Viṣṇu and His plenary portions.'”</w:t>
      </w:r>
    </w:p>
    <w:p w14:paraId="754289A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has already been shown by quoting Vyāsadeva's words and it has been proved by quoting the Purāṇic incident mentioned in </w:t>
      </w:r>
      <w:r w:rsidRPr="004A2847">
        <w:rPr>
          <w:rStyle w:val="BookTitle"/>
          <w:rFonts w:asciiTheme="minorHAnsi" w:hAnsiTheme="minorHAnsi" w:cstheme="minorHAnsi"/>
          <w:b w:val="0"/>
          <w:bCs w:val="0"/>
          <w:i/>
          <w:iCs/>
          <w:color w:val="000000"/>
          <w:sz w:val="28"/>
          <w:szCs w:val="28"/>
        </w:rPr>
        <w:t>Śrī Caitanya-bhāgavata</w:t>
      </w:r>
      <w:r w:rsidRPr="004A2847">
        <w:rPr>
          <w:rStyle w:val="BookTitle"/>
          <w:rFonts w:asciiTheme="minorHAnsi" w:hAnsiTheme="minorHAnsi" w:cstheme="minorHAnsi"/>
          <w:b w:val="0"/>
          <w:bCs w:val="0"/>
          <w:color w:val="000000"/>
          <w:sz w:val="28"/>
          <w:szCs w:val="28"/>
        </w:rPr>
        <w:t xml:space="preserve"> that Śrī Bhuvaneśvara should not be seen as a fierce form of Rudra or as an ordinary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In the consideration of pure Vaiṣṇavas, Śrī Bhuvaneśvara is most dear to Kṛṣṇa and is therefore nondifferent from Kṛṣṇa. The Śrī Rūpānuga Vaiṣṇavas consider Śrī Bhuvaneśvara in the form of Śrī Gopālinī-śakti and pray to him for the service of the divine young couple, Śrī Śrī Rādhā-Govinda.</w:t>
      </w:r>
    </w:p>
    <w:p w14:paraId="14A6F774" w14:textId="001CA3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2.400</w:t>
      </w:r>
    </w:p>
    <w:p w14:paraId="646FCA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400</w:t>
      </w:r>
    </w:p>
    <w:p w14:paraId="2FB199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śikṣā-guru īśvarera śikṣā ye nā māne</w:t>
      </w:r>
      <w:r w:rsidRPr="004A2847">
        <w:rPr>
          <w:rStyle w:val="BookTitle"/>
          <w:rFonts w:asciiTheme="minorHAnsi" w:hAnsiTheme="minorHAnsi" w:cstheme="minorHAnsi"/>
          <w:b w:val="0"/>
          <w:bCs w:val="0"/>
          <w:color w:val="000000"/>
          <w:sz w:val="28"/>
          <w:szCs w:val="28"/>
        </w:rPr>
        <w:br/>
        <w:t>nija-doṣe duḥkha pāya sei saba jane</w:t>
      </w:r>
    </w:p>
    <w:p w14:paraId="4B6B40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do not follow the teachings of the Supreme Lord, who is the instructing spiritual master of all, suffer miseries because of their own faults.</w:t>
      </w:r>
    </w:p>
    <w:p w14:paraId="6C876DA7" w14:textId="0CB22A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2.401</w:t>
      </w:r>
    </w:p>
    <w:p w14:paraId="228686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401</w:t>
      </w:r>
    </w:p>
    <w:p w14:paraId="1DEA2B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śiva-grāme prabhu bhakta-vṛnda-saṅge</w:t>
      </w:r>
      <w:r w:rsidRPr="004A2847">
        <w:rPr>
          <w:rStyle w:val="BookTitle"/>
          <w:rFonts w:asciiTheme="minorHAnsi" w:hAnsiTheme="minorHAnsi" w:cstheme="minorHAnsi"/>
          <w:b w:val="0"/>
          <w:bCs w:val="0"/>
          <w:color w:val="000000"/>
          <w:sz w:val="28"/>
          <w:szCs w:val="28"/>
        </w:rPr>
        <w:br/>
        <w:t>śiva-liṅga dekhi' dekhi' bhramilena raṅge</w:t>
      </w:r>
    </w:p>
    <w:p w14:paraId="3B889A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that abode of Śiva, the Lord and His associates happily wandered about seeing the Śiva-liṅgas.</w:t>
      </w:r>
    </w:p>
    <w:p w14:paraId="029EB8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Of the deities situated within the walls of the temple, Ekāmraka-śiva is situated at the base of the mango tree and is facing west. North of the mango tree is a Śiva-liṅga named Ugreśvara, who is the chief of eleven hundred thousand </w:t>
      </w:r>
      <w:r w:rsidRPr="004A2847">
        <w:rPr>
          <w:rStyle w:val="BookTitle"/>
          <w:rFonts w:asciiTheme="minorHAnsi" w:hAnsiTheme="minorHAnsi" w:cstheme="minorHAnsi"/>
          <w:b w:val="0"/>
          <w:bCs w:val="0"/>
          <w:i/>
          <w:iCs/>
          <w:color w:val="000000"/>
          <w:sz w:val="28"/>
          <w:szCs w:val="28"/>
        </w:rPr>
        <w:t>liṅgas</w:t>
      </w:r>
      <w:r w:rsidRPr="004A2847">
        <w:rPr>
          <w:rStyle w:val="BookTitle"/>
          <w:rFonts w:asciiTheme="minorHAnsi" w:hAnsiTheme="minorHAnsi" w:cstheme="minorHAnsi"/>
          <w:b w:val="0"/>
          <w:bCs w:val="0"/>
          <w:color w:val="000000"/>
          <w:sz w:val="28"/>
          <w:szCs w:val="28"/>
        </w:rPr>
        <w:t xml:space="preserve">. Beyond him is Viśveśvara-liṅga. West of Gaṇanātha </w:t>
      </w:r>
      <w:proofErr w:type="gramStart"/>
      <w:r w:rsidRPr="004A2847">
        <w:rPr>
          <w:rStyle w:val="BookTitle"/>
          <w:rFonts w:asciiTheme="minorHAnsi" w:hAnsiTheme="minorHAnsi" w:cstheme="minorHAnsi"/>
          <w:b w:val="0"/>
          <w:bCs w:val="0"/>
          <w:color w:val="000000"/>
          <w:sz w:val="28"/>
          <w:szCs w:val="28"/>
        </w:rPr>
        <w:t>are</w:t>
      </w:r>
      <w:proofErr w:type="gramEnd"/>
      <w:r w:rsidRPr="004A2847">
        <w:rPr>
          <w:rStyle w:val="BookTitle"/>
          <w:rFonts w:asciiTheme="minorHAnsi" w:hAnsiTheme="minorHAnsi" w:cstheme="minorHAnsi"/>
          <w:b w:val="0"/>
          <w:bCs w:val="0"/>
          <w:color w:val="000000"/>
          <w:sz w:val="28"/>
          <w:szCs w:val="28"/>
        </w:rPr>
        <w:t xml:space="preserve"> Nandī and Mahākāla. These two were worshiped by Citragupta, so they are also known as Citragupteśa. Nearby is Sabareśvara-liṅga. In the southwest is Laḍḍukeśvara Śiva, the chief of nine hundred thousand </w:t>
      </w:r>
      <w:r w:rsidRPr="004A2847">
        <w:rPr>
          <w:rStyle w:val="BookTitle"/>
          <w:rFonts w:asciiTheme="minorHAnsi" w:hAnsiTheme="minorHAnsi" w:cstheme="minorHAnsi"/>
          <w:b w:val="0"/>
          <w:bCs w:val="0"/>
          <w:i/>
          <w:iCs/>
          <w:color w:val="000000"/>
          <w:sz w:val="28"/>
          <w:szCs w:val="28"/>
        </w:rPr>
        <w:t>liṅgas</w:t>
      </w:r>
      <w:r w:rsidRPr="004A2847">
        <w:rPr>
          <w:rStyle w:val="BookTitle"/>
          <w:rFonts w:asciiTheme="minorHAnsi" w:hAnsiTheme="minorHAnsi" w:cstheme="minorHAnsi"/>
          <w:b w:val="0"/>
          <w:bCs w:val="0"/>
          <w:color w:val="000000"/>
          <w:sz w:val="28"/>
          <w:szCs w:val="28"/>
        </w:rPr>
        <w:t>. Near him is Śakreśvara Śiva.</w:t>
      </w:r>
    </w:p>
    <w:p w14:paraId="1E2130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Bindu-sarovara, Ananta Vāsudeva, Puruṣottama, Padaharā, Tīrtheśvara, and Bhuvaneśvara, who is the combination of eight forms, are found in the first of eight concentric rings. Kapila-kuṇḍa, Pāpanāśana-kuṇḍa, Maitreśa, and Vāruṇeśa are situated in the second ring. Beyond this is Pāpanāśana-tīrtha.</w:t>
      </w:r>
    </w:p>
    <w:p w14:paraId="7A60C142" w14:textId="71959D92"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South of Pāpanāśana-kuṇḍa is Īśāneśvara Śiva. Northwest of him is Yameśvara-liṅga. Gaṅgeśvara-liṅga is situated in the third concentric ring. Gaṅgā and Yamunā flow a short distance northeast of there. In the Satya-yuga, Gaṅgā and Yamunā flowed there slowly with a desire to see Bhuvaneśvara and offered prayers to Bhuvaneśvara by chanting mantras from the four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When Bhuvaneśvara was satisfied by their prayers and asked what they desired, they expressed their desire to live eternally in Ekāmraka-kṣetra. Śrī Bhuvaneśvara then awarded them a place in the southeast. By taking bath in these two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—Gaṅgā and Yamunā</w:t>
      </w:r>
      <w:ins w:id="98" w:author="your servant" w:date="2020-04-13T04:35:00Z">
        <w:r w:rsidR="006F777E"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one attains devotional service to Viṣṇu, the result of taking bath in the Gaṅgā and Yamunā. There is also a place known as Devī-pada-tīrtha in this third ring. We have already described the Purāṇic incident regarding this Devī-pada-tīrtha. The beautiful lake that Pārvatīdevī created after killing the two demons Kṛtti and Vāsa is renowned as Devī-pada-tīrtha. By taking bath in that Devī-pada-tīrtha and worshiping Gopālinī on the eighth day of the waxing moon in the month of Phālguna one attains one's desired results. Southeast of this </w:t>
      </w:r>
      <w:r w:rsidRPr="004A2847">
        <w:rPr>
          <w:rStyle w:val="BookTitle"/>
          <w:rFonts w:asciiTheme="minorHAnsi" w:hAnsiTheme="minorHAnsi" w:cstheme="minorHAnsi"/>
          <w:b w:val="0"/>
          <w:bCs w:val="0"/>
          <w:i/>
          <w:iCs/>
          <w:color w:val="000000"/>
          <w:sz w:val="28"/>
          <w:szCs w:val="28"/>
        </w:rPr>
        <w:t>tīrtha</w:t>
      </w:r>
      <w:r w:rsidRPr="004A2847">
        <w:rPr>
          <w:rStyle w:val="BookTitle"/>
          <w:rFonts w:asciiTheme="minorHAnsi" w:hAnsiTheme="minorHAnsi" w:cstheme="minorHAnsi"/>
          <w:b w:val="0"/>
          <w:bCs w:val="0"/>
          <w:color w:val="000000"/>
          <w:sz w:val="28"/>
          <w:szCs w:val="28"/>
        </w:rPr>
        <w:t xml:space="preserve"> Śrī Lakṣmīdevī established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in a temple constructed by Viśvakarmā. That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is known as Lakṣmīśvara. In the fourth ring, Koṭī-tīrtha and Koṭīśvara are situated. When the demigods attempted to construct temples in Bhuvaneśvara, Śrī Bhuvaneśvara </w:t>
      </w:r>
      <w:r w:rsidRPr="004A2847">
        <w:rPr>
          <w:rStyle w:val="BookTitle"/>
          <w:rFonts w:asciiTheme="minorHAnsi" w:hAnsiTheme="minorHAnsi" w:cstheme="minorHAnsi"/>
          <w:b w:val="0"/>
          <w:bCs w:val="0"/>
          <w:color w:val="000000"/>
          <w:sz w:val="28"/>
          <w:szCs w:val="28"/>
        </w:rPr>
        <w:lastRenderedPageBreak/>
        <w:t xml:space="preserve">ordered them through a voice in the sky to perform a sacrifice in the northeast corner. When the demigods followed his order by constructing temples, establishing deities, performing fire sacrifices, and offering prayers, Bhuvaneśvara was pleased and decided to give them a benediction. The demigods then prayed that their sacrificial pit would become a </w:t>
      </w:r>
      <w:r w:rsidRPr="004A2847">
        <w:rPr>
          <w:rStyle w:val="BookTitle"/>
          <w:rFonts w:asciiTheme="minorHAnsi" w:hAnsiTheme="minorHAnsi" w:cstheme="minorHAnsi"/>
          <w:b w:val="0"/>
          <w:bCs w:val="0"/>
          <w:i/>
          <w:iCs/>
          <w:color w:val="000000"/>
          <w:sz w:val="28"/>
          <w:szCs w:val="28"/>
        </w:rPr>
        <w:t>tīrtha,</w:t>
      </w:r>
      <w:r w:rsidRPr="004A2847">
        <w:rPr>
          <w:rStyle w:val="BookTitle"/>
          <w:rFonts w:asciiTheme="minorHAnsi" w:hAnsiTheme="minorHAnsi" w:cstheme="minorHAnsi"/>
          <w:b w:val="0"/>
          <w:bCs w:val="0"/>
          <w:color w:val="000000"/>
          <w:sz w:val="28"/>
          <w:szCs w:val="28"/>
        </w:rPr>
        <w:t xml:space="preserve"> and their desire was fulfilled. This place is renowned as Koṭī-tīrtha. By taking bath in this Koṭī-tīrtha, one attains the supreme destination. In the fourth ring, the Śiva-liṅga known as Svarṇa-jaleśvara is situated. This Svarṇa-jaleśvara-liṅga is situated 70 </w:t>
      </w:r>
      <w:r w:rsidRPr="004A2847">
        <w:rPr>
          <w:rStyle w:val="BookTitle"/>
          <w:rFonts w:asciiTheme="minorHAnsi" w:hAnsiTheme="minorHAnsi" w:cstheme="minorHAnsi"/>
          <w:b w:val="0"/>
          <w:bCs w:val="0"/>
          <w:i/>
          <w:iCs/>
          <w:color w:val="000000"/>
          <w:sz w:val="28"/>
          <w:szCs w:val="28"/>
        </w:rPr>
        <w:t>dhanu</w:t>
      </w:r>
      <w:r w:rsidRPr="004A2847">
        <w:rPr>
          <w:rStyle w:val="BookTitle"/>
          <w:rFonts w:asciiTheme="minorHAnsi" w:hAnsiTheme="minorHAnsi" w:cstheme="minorHAnsi"/>
          <w:b w:val="0"/>
          <w:bCs w:val="0"/>
          <w:color w:val="000000"/>
          <w:sz w:val="28"/>
          <w:szCs w:val="28"/>
        </w:rPr>
        <w:t xml:space="preserve">, or 280 cubits (a cubit is about a foot and a half), northeast of Bindu-sarovara. Near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there is a </w:t>
      </w:r>
      <w:r w:rsidRPr="004A2847">
        <w:rPr>
          <w:rStyle w:val="BookTitle"/>
          <w:rFonts w:asciiTheme="minorHAnsi" w:hAnsiTheme="minorHAnsi" w:cstheme="minorHAnsi"/>
          <w:b w:val="0"/>
          <w:bCs w:val="0"/>
          <w:i/>
          <w:iCs/>
          <w:color w:val="000000"/>
          <w:sz w:val="28"/>
          <w:szCs w:val="28"/>
        </w:rPr>
        <w:t>kuṇḍa</w:t>
      </w:r>
      <w:r w:rsidRPr="004A2847">
        <w:rPr>
          <w:rStyle w:val="BookTitle"/>
          <w:rFonts w:asciiTheme="minorHAnsi" w:hAnsiTheme="minorHAnsi" w:cstheme="minorHAnsi"/>
          <w:b w:val="0"/>
          <w:bCs w:val="0"/>
          <w:color w:val="000000"/>
          <w:sz w:val="28"/>
          <w:szCs w:val="28"/>
        </w:rPr>
        <w:t xml:space="preserve">, the water of which is used for bathing the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There is a Svarneśvara-liṅga within that</w:t>
      </w:r>
      <w:r w:rsidRPr="004A2847">
        <w:rPr>
          <w:rStyle w:val="BookTitle"/>
          <w:rFonts w:asciiTheme="minorHAnsi" w:hAnsiTheme="minorHAnsi" w:cstheme="minorHAnsi"/>
          <w:b w:val="0"/>
          <w:bCs w:val="0"/>
          <w:i/>
          <w:iCs/>
          <w:color w:val="000000"/>
          <w:sz w:val="28"/>
          <w:szCs w:val="28"/>
        </w:rPr>
        <w:t xml:space="preserve"> kuṇḍa</w:t>
      </w:r>
      <w:r w:rsidRPr="004A2847">
        <w:rPr>
          <w:rStyle w:val="BookTitle"/>
          <w:rFonts w:asciiTheme="minorHAnsi" w:hAnsiTheme="minorHAnsi" w:cstheme="minorHAnsi"/>
          <w:b w:val="0"/>
          <w:bCs w:val="0"/>
          <w:color w:val="000000"/>
          <w:sz w:val="28"/>
          <w:szCs w:val="28"/>
        </w:rPr>
        <w:t>.</w:t>
      </w:r>
    </w:p>
    <w:p w14:paraId="6CE2FB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Sureśvara-tīrtha, which measures 200 </w:t>
      </w:r>
      <w:proofErr w:type="gramStart"/>
      <w:r w:rsidRPr="004A2847">
        <w:rPr>
          <w:rStyle w:val="BookTitle"/>
          <w:rFonts w:asciiTheme="minorHAnsi" w:hAnsiTheme="minorHAnsi" w:cstheme="minorHAnsi"/>
          <w:b w:val="0"/>
          <w:bCs w:val="0"/>
          <w:color w:val="000000"/>
          <w:sz w:val="28"/>
          <w:szCs w:val="28"/>
        </w:rPr>
        <w:t>cubit</w:t>
      </w:r>
      <w:proofErr w:type="gramEnd"/>
      <w:r w:rsidRPr="004A2847">
        <w:rPr>
          <w:rStyle w:val="BookTitle"/>
          <w:rFonts w:asciiTheme="minorHAnsi" w:hAnsiTheme="minorHAnsi" w:cstheme="minorHAnsi"/>
          <w:b w:val="0"/>
          <w:bCs w:val="0"/>
          <w:color w:val="000000"/>
          <w:sz w:val="28"/>
          <w:szCs w:val="28"/>
        </w:rPr>
        <w:t xml:space="preserve"> in diameter, is situated four hundred cubits northeast of Bhuvaneśvara. Sureśvara Mahādeva is situated there. Nearby are Siddheśvara, Mukteśvara, Svarṇa-jaleśvara, Parameśvara, Āmrātakeśvara, Brahmeśvara, Megheśvara, Kedāreśvara, Cakreśvara, Viśveśvara, and Kapileśvara. By worshiping these </w:t>
      </w:r>
      <w:r w:rsidRPr="004A2847">
        <w:rPr>
          <w:rStyle w:val="BookTitle"/>
          <w:rFonts w:asciiTheme="minorHAnsi" w:hAnsiTheme="minorHAnsi" w:cstheme="minorHAnsi"/>
          <w:b w:val="0"/>
          <w:bCs w:val="0"/>
          <w:i/>
          <w:iCs/>
          <w:color w:val="000000"/>
          <w:sz w:val="28"/>
          <w:szCs w:val="28"/>
        </w:rPr>
        <w:t>liṅgas</w:t>
      </w:r>
      <w:r w:rsidRPr="004A2847">
        <w:rPr>
          <w:rStyle w:val="BookTitle"/>
          <w:rFonts w:asciiTheme="minorHAnsi" w:hAnsiTheme="minorHAnsi" w:cstheme="minorHAnsi"/>
          <w:b w:val="0"/>
          <w:bCs w:val="0"/>
          <w:color w:val="000000"/>
          <w:sz w:val="28"/>
          <w:szCs w:val="28"/>
        </w:rPr>
        <w:t xml:space="preserve"> one attains devotional service to Viṣṇu. Southeast of Siddheśvara is the famous Kedāreśvara, a Śiva-liṅga that faces south. East of Siddheśvara is Cakreśvara Śiva, and beyond that is Yajñeśvara, or Indreśvara, Śiva.</w:t>
      </w:r>
    </w:p>
    <w:p w14:paraId="5AC55E1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demigods worshiped that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out of devotion to Viṣṇu and had Viśvakarmā construct a temple. As a result, Bhuvaneśa (Viṣṇu) became pleased and gave them the benediction that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would be known as Siddheśvara, because Śiva, who is very dear to Viṣṇu, was directly present in that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and would award perfection in the worship of Viṣṇu. Siddhāśrama, which awards perfection, is situated 800 cubits from the Siddheśvara-liṅga. Near Siddhāśrama is Mukteśvara Śiva. Near Mukteśvara is Siddha-kuṇḍa, and south of Siddha-kuṇḍa is Puṇya-kuṇḍa. South of Siddheśvara is Kedāradeva, with Gaurīdevī situated by his side. Near Gaurīdevī is Gaurī-kuṇḍa. Since Himālaya worshiped that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it became known as Hema-kedāra. Streams of </w:t>
      </w:r>
      <w:proofErr w:type="gramStart"/>
      <w:r w:rsidRPr="004A2847">
        <w:rPr>
          <w:rStyle w:val="BookTitle"/>
          <w:rFonts w:asciiTheme="minorHAnsi" w:hAnsiTheme="minorHAnsi" w:cstheme="minorHAnsi"/>
          <w:b w:val="0"/>
          <w:bCs w:val="0"/>
          <w:color w:val="000000"/>
          <w:sz w:val="28"/>
          <w:szCs w:val="28"/>
        </w:rPr>
        <w:t>crystal clear</w:t>
      </w:r>
      <w:proofErr w:type="gramEnd"/>
      <w:r w:rsidRPr="004A2847">
        <w:rPr>
          <w:rStyle w:val="BookTitle"/>
          <w:rFonts w:asciiTheme="minorHAnsi" w:hAnsiTheme="minorHAnsi" w:cstheme="minorHAnsi"/>
          <w:b w:val="0"/>
          <w:bCs w:val="0"/>
          <w:color w:val="000000"/>
          <w:sz w:val="28"/>
          <w:szCs w:val="28"/>
        </w:rPr>
        <w:t xml:space="preserve"> water emanate west, south, and north of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In front of this self-manifested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is a Bhava-pīṭha. Near this Bhava-pīṭha there are three Rudra-liṅgas—Śānti-śiva, Śānta-śiva, and Daityeśvara—who were worshiped by the Maruts. Hiraṇyakaśipu heard a voice from the sky say, “Worship Daityeśvara-śiva, who is generally worshiped by the Daityas and who is situated west of Siddheśvara.” East of Siddheśvara is Indreśvara, who was worshiped by Indra. In the fifth concentric ring there is Brahmeśvara-liṅga and Brahma-kuṇḍa, which appeared during the sacrifice performed by Brahmā. Four hundred forty cubits northeast (a little southeast) past Kṛtti-Vāsa is Gokarṇeśvara. Suṣeṇa and Gokarṇāsura worshiped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color w:val="000000"/>
          <w:sz w:val="28"/>
          <w:szCs w:val="28"/>
        </w:rPr>
        <w:lastRenderedPageBreak/>
        <w:t xml:space="preserve">Near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are Utpaleśvara and Āmrātakeśvara liṅgas. In the sixth ring Megheśvara-liṅga is situated. Since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which is 6800 cubits northeast of </w:t>
      </w:r>
      <w:r w:rsidRPr="004A2847">
        <w:rPr>
          <w:rStyle w:val="BookTitle"/>
          <w:rFonts w:asciiTheme="minorHAnsi" w:hAnsiTheme="minorHAnsi" w:cstheme="minorHAnsi"/>
          <w:b w:val="0"/>
          <w:bCs w:val="0"/>
          <w:i/>
          <w:iCs/>
          <w:color w:val="000000"/>
          <w:sz w:val="28"/>
          <w:szCs w:val="28"/>
        </w:rPr>
        <w:t>kalpa-vṛkṣa</w:t>
      </w:r>
      <w:r w:rsidRPr="004A2847">
        <w:rPr>
          <w:rStyle w:val="BookTitle"/>
          <w:rFonts w:asciiTheme="minorHAnsi" w:hAnsiTheme="minorHAnsi" w:cstheme="minorHAnsi"/>
          <w:b w:val="0"/>
          <w:bCs w:val="0"/>
          <w:color w:val="000000"/>
          <w:sz w:val="28"/>
          <w:szCs w:val="28"/>
        </w:rPr>
        <w:t>, was established and worshiped by the clouds (</w:t>
      </w:r>
      <w:r w:rsidRPr="004A2847">
        <w:rPr>
          <w:rStyle w:val="BookTitle"/>
          <w:rFonts w:asciiTheme="minorHAnsi" w:hAnsiTheme="minorHAnsi" w:cstheme="minorHAnsi"/>
          <w:b w:val="0"/>
          <w:bCs w:val="0"/>
          <w:i/>
          <w:iCs/>
          <w:color w:val="000000"/>
          <w:sz w:val="28"/>
          <w:szCs w:val="28"/>
        </w:rPr>
        <w:t>megha</w:t>
      </w:r>
      <w:r w:rsidRPr="004A2847">
        <w:rPr>
          <w:rStyle w:val="BookTitle"/>
          <w:rFonts w:asciiTheme="minorHAnsi" w:hAnsiTheme="minorHAnsi" w:cstheme="minorHAnsi"/>
          <w:b w:val="0"/>
          <w:bCs w:val="0"/>
          <w:color w:val="000000"/>
          <w:sz w:val="28"/>
          <w:szCs w:val="28"/>
        </w:rPr>
        <w:t xml:space="preserve">),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became renowned as Megheśvara. West of Megheśvara is Bhāskareśvara-liṅga, which was worshiped by Bhāskara, the sun-</w:t>
      </w:r>
      <w:proofErr w:type="gramStart"/>
      <w:r w:rsidRPr="004A2847">
        <w:rPr>
          <w:rStyle w:val="BookTitle"/>
          <w:rFonts w:asciiTheme="minorHAnsi" w:hAnsiTheme="minorHAnsi" w:cstheme="minorHAnsi"/>
          <w:b w:val="0"/>
          <w:bCs w:val="0"/>
          <w:color w:val="000000"/>
          <w:sz w:val="28"/>
          <w:szCs w:val="28"/>
        </w:rPr>
        <w:t>god</w:t>
      </w:r>
      <w:proofErr w:type="gramEnd"/>
      <w:r w:rsidRPr="004A2847">
        <w:rPr>
          <w:rStyle w:val="BookTitle"/>
          <w:rFonts w:asciiTheme="minorHAnsi" w:hAnsiTheme="minorHAnsi" w:cstheme="minorHAnsi"/>
          <w:b w:val="0"/>
          <w:bCs w:val="0"/>
          <w:color w:val="000000"/>
          <w:sz w:val="28"/>
          <w:szCs w:val="28"/>
        </w:rPr>
        <w:t xml:space="preserve">. Mahādeva and Sūrya are perpetually worshiped six thousand cubits past this place. Three thousand two hundred cubits west of Bhāskareśvara is Kapāla-mocana-śiva. In the seventh ring is Alābu-tīrtha. When one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friend of Indra performed austerities for one thousand years of the demigods, Bhuvaneśa became pleased with him and awarded him the benediction that his begging bowl and waterpot (made of </w:t>
      </w:r>
      <w:r w:rsidRPr="004A2847">
        <w:rPr>
          <w:rStyle w:val="BookTitle"/>
          <w:rFonts w:asciiTheme="minorHAnsi" w:hAnsiTheme="minorHAnsi" w:cstheme="minorHAnsi"/>
          <w:b w:val="0"/>
          <w:bCs w:val="0"/>
          <w:i/>
          <w:iCs/>
          <w:color w:val="000000"/>
          <w:sz w:val="28"/>
          <w:szCs w:val="28"/>
        </w:rPr>
        <w:t>alābu</w:t>
      </w:r>
      <w:r w:rsidRPr="004A2847">
        <w:rPr>
          <w:rStyle w:val="BookTitle"/>
          <w:rFonts w:asciiTheme="minorHAnsi" w:hAnsiTheme="minorHAnsi" w:cstheme="minorHAnsi"/>
          <w:b w:val="0"/>
          <w:bCs w:val="0"/>
          <w:color w:val="000000"/>
          <w:sz w:val="28"/>
          <w:szCs w:val="28"/>
        </w:rPr>
        <w:t xml:space="preserve">, or squash) would transform into a </w:t>
      </w:r>
      <w:r w:rsidRPr="004A2847">
        <w:rPr>
          <w:rStyle w:val="BookTitle"/>
          <w:rFonts w:asciiTheme="minorHAnsi" w:hAnsiTheme="minorHAnsi" w:cstheme="minorHAnsi"/>
          <w:b w:val="0"/>
          <w:bCs w:val="0"/>
          <w:i/>
          <w:iCs/>
          <w:color w:val="000000"/>
          <w:sz w:val="28"/>
          <w:szCs w:val="28"/>
        </w:rPr>
        <w:t>tīrtha</w:t>
      </w:r>
      <w:r w:rsidRPr="004A2847">
        <w:rPr>
          <w:rStyle w:val="BookTitle"/>
          <w:rFonts w:asciiTheme="minorHAnsi" w:hAnsiTheme="minorHAnsi" w:cstheme="minorHAnsi"/>
          <w:b w:val="0"/>
          <w:bCs w:val="0"/>
          <w:color w:val="000000"/>
          <w:sz w:val="28"/>
          <w:szCs w:val="28"/>
        </w:rPr>
        <w:t xml:space="preserve">. When the Lord touched that waterpot, it turned into a divine lake. South of this lake is Auttareśa. Auttareśvara is situated west of Kedāreśvara. This three-eyed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is effulgent, marked with the impression of the moon on his forehead, decorated with a garland of planets and stars, smeared with the ashes from a funeral pyre, decorated with snakes, endowed with a fierce face, and naked. Near this Auttareśvara-liṅga there are three witches who are fond of flesh and blood, who are fully intoxicated, who have crooked reddish eyes, and who are fond of singing and playing instruments. It is heard that Vasiṣṭha and Vāmadeva live at this place. Near this place there is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named Bhīmeśa, who takes away everyone's fear. In the eighth ring there is a Rāma-kuṇḍa, also called Aśoka-jhara, which appeared from the Aśvamedha (horse) sacrifice. Within this ring are </w:t>
      </w:r>
      <w:r w:rsidRPr="004A2847">
        <w:rPr>
          <w:rStyle w:val="BookTitle"/>
          <w:rFonts w:asciiTheme="minorHAnsi" w:hAnsiTheme="minorHAnsi" w:cstheme="minorHAnsi"/>
          <w:b w:val="0"/>
          <w:bCs w:val="0"/>
          <w:i/>
          <w:iCs/>
          <w:color w:val="000000"/>
          <w:sz w:val="28"/>
          <w:szCs w:val="28"/>
        </w:rPr>
        <w:t>liṅgas</w:t>
      </w:r>
      <w:r w:rsidRPr="004A2847">
        <w:rPr>
          <w:rStyle w:val="BookTitle"/>
          <w:rFonts w:asciiTheme="minorHAnsi" w:hAnsiTheme="minorHAnsi" w:cstheme="minorHAnsi"/>
          <w:b w:val="0"/>
          <w:bCs w:val="0"/>
          <w:color w:val="000000"/>
          <w:sz w:val="28"/>
          <w:szCs w:val="28"/>
        </w:rPr>
        <w:t xml:space="preserve"> like Rāmeśvara, Sīteśvara, Hanumadīśvara, Lakṣmaṇīśvara, Bharateśvara, Śatrughneśvara, Laveśvara, and Gosahasreśvara.</w:t>
      </w:r>
    </w:p>
    <w:p w14:paraId="60B664E7" w14:textId="4CA007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2.402</w:t>
      </w:r>
    </w:p>
    <w:p w14:paraId="5049CA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402</w:t>
      </w:r>
    </w:p>
    <w:p w14:paraId="39EF8517" w14:textId="5A99B91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nibhṛta eka dekhi' śiva-sthāna</w:t>
      </w:r>
      <w:r w:rsidRPr="004A2847">
        <w:rPr>
          <w:rStyle w:val="BookTitle"/>
          <w:rFonts w:asciiTheme="minorHAnsi" w:hAnsiTheme="minorHAnsi" w:cstheme="minorHAnsi"/>
          <w:b w:val="0"/>
          <w:bCs w:val="0"/>
          <w:color w:val="000000"/>
          <w:sz w:val="28"/>
          <w:szCs w:val="28"/>
        </w:rPr>
        <w:br/>
        <w:t>sukhī hailā</w:t>
      </w:r>
      <w:ins w:id="99" w:author="your servant" w:date="2020-04-13T19:56:00Z">
        <w:r w:rsidR="008A2E48"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śrī-gaurasundara bhagavān</w:t>
      </w:r>
      <w:commentRangeStart w:id="100"/>
      <w:ins w:id="101" w:author="your servant" w:date="2020-04-13T19:55:00Z">
        <w:r w:rsidR="008A2E48" w:rsidRPr="004A2847">
          <w:rPr>
            <w:rStyle w:val="BookTitle"/>
            <w:rFonts w:asciiTheme="minorHAnsi" w:hAnsiTheme="minorHAnsi" w:cstheme="minorHAnsi"/>
            <w:b w:val="0"/>
            <w:bCs w:val="0"/>
            <w:color w:val="000000"/>
            <w:sz w:val="28"/>
            <w:szCs w:val="28"/>
          </w:rPr>
          <w:t>a</w:t>
        </w:r>
      </w:ins>
      <w:commentRangeEnd w:id="100"/>
      <w:ins w:id="102" w:author="your servant" w:date="2020-04-13T19:56:00Z">
        <w:r w:rsidR="008A2E48" w:rsidRPr="004A2847">
          <w:rPr>
            <w:rStyle w:val="CommentReference"/>
            <w:i w:val="0"/>
            <w:iCs w:val="0"/>
          </w:rPr>
          <w:commentReference w:id="100"/>
        </w:r>
      </w:ins>
    </w:p>
    <w:p w14:paraId="34D18D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Śrī Gaurasundara saw a temple of Śiva in a most solitary place, He became joyful.</w:t>
      </w:r>
    </w:p>
    <w:p w14:paraId="663B1358" w14:textId="10F86C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2.403</w:t>
      </w:r>
    </w:p>
    <w:p w14:paraId="036217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403</w:t>
      </w:r>
    </w:p>
    <w:p w14:paraId="652E24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grāme yateka āchaye devālaya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saba dekhilena śrī-gaurāṅga mahāśaya</w:t>
      </w:r>
    </w:p>
    <w:p w14:paraId="36284B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Gaurāṅga visited all the temples in that place.</w:t>
      </w:r>
    </w:p>
    <w:p w14:paraId="42F3A079" w14:textId="5FCAD8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2.404</w:t>
      </w:r>
    </w:p>
    <w:p w14:paraId="176022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404</w:t>
      </w:r>
    </w:p>
    <w:p w14:paraId="5E1707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sarva-pathe santoṣe āsite</w:t>
      </w:r>
      <w:r w:rsidRPr="004A2847">
        <w:rPr>
          <w:rStyle w:val="BookTitle"/>
          <w:rFonts w:asciiTheme="minorHAnsi" w:hAnsiTheme="minorHAnsi" w:cstheme="minorHAnsi"/>
          <w:b w:val="0"/>
          <w:bCs w:val="0"/>
          <w:color w:val="000000"/>
          <w:sz w:val="28"/>
          <w:szCs w:val="28"/>
        </w:rPr>
        <w:br/>
        <w:t>uttarilā āsi' prabhu kamalapurete</w:t>
      </w:r>
    </w:p>
    <w:p w14:paraId="347ECC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happily traveled all the way and eventually arrived at Kamalapura.</w:t>
      </w:r>
    </w:p>
    <w:p w14:paraId="7F7108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5.141), which states: </w:t>
      </w:r>
      <w:r w:rsidRPr="004A2847">
        <w:rPr>
          <w:rStyle w:val="BookTitle"/>
          <w:rFonts w:asciiTheme="minorHAnsi" w:hAnsiTheme="minorHAnsi" w:cstheme="minorHAnsi"/>
          <w:b w:val="0"/>
          <w:bCs w:val="0"/>
          <w:i/>
          <w:iCs/>
          <w:color w:val="000000"/>
          <w:sz w:val="28"/>
          <w:szCs w:val="28"/>
        </w:rPr>
        <w:t>kamalapure āsi bhārgīnadī-snāna kaila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When Śrī Caitanya Mahāprabhu arrived at Kamalapura, He took His bath in the Bhārgīnadī River.” The flag on top of the Jagannātha temple can be seen from this village. This ancient village is situated in the district of Purī.</w:t>
      </w:r>
    </w:p>
    <w:p w14:paraId="2E64F416" w14:textId="75A591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2.405</w:t>
      </w:r>
    </w:p>
    <w:p w14:paraId="71F4C3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405</w:t>
      </w:r>
    </w:p>
    <w:p w14:paraId="55FE4C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deulera dhvaja-mātra dekhilena dūre</w:t>
      </w:r>
      <w:r w:rsidRPr="004A2847">
        <w:rPr>
          <w:rStyle w:val="BookTitle"/>
          <w:rFonts w:asciiTheme="minorHAnsi" w:hAnsiTheme="minorHAnsi" w:cstheme="minorHAnsi"/>
          <w:b w:val="0"/>
          <w:bCs w:val="0"/>
          <w:color w:val="000000"/>
          <w:sz w:val="28"/>
          <w:szCs w:val="28"/>
        </w:rPr>
        <w:br/>
        <w:t>praveśilā prabhu nija-ānanda-sāgare</w:t>
      </w:r>
    </w:p>
    <w:p w14:paraId="17D987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Lord saw the flag on top of the temple, He floated in an ocean of happiness.</w:t>
      </w:r>
    </w:p>
    <w:p w14:paraId="0F2E0379" w14:textId="71A423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2.406</w:t>
      </w:r>
    </w:p>
    <w:p w14:paraId="7347F1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406</w:t>
      </w:r>
    </w:p>
    <w:p w14:paraId="2A03E7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akathya adbhuta prabhu karena huṅkāra</w:t>
      </w:r>
      <w:r w:rsidRPr="004A2847">
        <w:rPr>
          <w:rStyle w:val="BookTitle"/>
          <w:rFonts w:asciiTheme="minorHAnsi" w:hAnsiTheme="minorHAnsi" w:cstheme="minorHAnsi"/>
          <w:b w:val="0"/>
          <w:bCs w:val="0"/>
          <w:color w:val="000000"/>
          <w:sz w:val="28"/>
          <w:szCs w:val="28"/>
        </w:rPr>
        <w:br/>
        <w:t>viśāla garjana kampa sarva-deha-bhāra</w:t>
      </w:r>
    </w:p>
    <w:p w14:paraId="72D36F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Lord's loud roaring was wonderful and beyond description. His entire body began to tremble, and He was unable to move.</w:t>
      </w:r>
    </w:p>
    <w:p w14:paraId="34753F27" w14:textId="7E5977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2.407</w:t>
      </w:r>
    </w:p>
    <w:p w14:paraId="110484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407</w:t>
      </w:r>
    </w:p>
    <w:p w14:paraId="75685B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prāsādera dike mātra cāhite cāhite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calilena prabhu śloka paḍite paḍite</w:t>
      </w:r>
    </w:p>
    <w:p w14:paraId="3F84AD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then </w:t>
      </w:r>
      <w:proofErr w:type="gramStart"/>
      <w:r w:rsidRPr="004A2847">
        <w:rPr>
          <w:rStyle w:val="BookTitle"/>
          <w:rFonts w:asciiTheme="minorHAnsi" w:hAnsiTheme="minorHAnsi" w:cstheme="minorHAnsi"/>
          <w:b/>
          <w:bCs/>
          <w:color w:val="800000"/>
          <w:sz w:val="28"/>
          <w:szCs w:val="28"/>
        </w:rPr>
        <w:t>continued on</w:t>
      </w:r>
      <w:proofErr w:type="gramEnd"/>
      <w:r w:rsidRPr="004A2847">
        <w:rPr>
          <w:rStyle w:val="BookTitle"/>
          <w:rFonts w:asciiTheme="minorHAnsi" w:hAnsiTheme="minorHAnsi" w:cstheme="minorHAnsi"/>
          <w:b/>
          <w:bCs/>
          <w:color w:val="800000"/>
          <w:sz w:val="28"/>
          <w:szCs w:val="28"/>
        </w:rPr>
        <w:t>, constantly looking at the temple and reciting verses.</w:t>
      </w:r>
    </w:p>
    <w:p w14:paraId="5FF008EA" w14:textId="1911E5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2.408</w:t>
      </w:r>
    </w:p>
    <w:p w14:paraId="1692EB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408</w:t>
      </w:r>
    </w:p>
    <w:p w14:paraId="1D6155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śrī-mukhera ardha-śloka śuna sāvadhāne</w:t>
      </w:r>
      <w:r w:rsidRPr="004A2847">
        <w:rPr>
          <w:rStyle w:val="BookTitle"/>
          <w:rFonts w:asciiTheme="minorHAnsi" w:hAnsiTheme="minorHAnsi" w:cstheme="minorHAnsi"/>
          <w:b w:val="0"/>
          <w:bCs w:val="0"/>
          <w:color w:val="000000"/>
          <w:sz w:val="28"/>
          <w:szCs w:val="28"/>
        </w:rPr>
        <w:br/>
        <w:t>ye līlā karilā gauracandra bhagavāne</w:t>
      </w:r>
    </w:p>
    <w:p w14:paraId="3A2B64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hear carefully about Lord Gauracandra's pastime of composing and reciting half of a verse.</w:t>
      </w:r>
    </w:p>
    <w:p w14:paraId="2DB2F48D" w14:textId="4C2D60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2.409</w:t>
      </w:r>
    </w:p>
    <w:p w14:paraId="455C89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409</w:t>
      </w:r>
    </w:p>
    <w:p w14:paraId="0A0A80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prāsādāgre nivasita puraḥ smera-vaktrāravindo</w:t>
      </w:r>
      <w:r w:rsidRPr="004A2847">
        <w:rPr>
          <w:rStyle w:val="BookTitle"/>
          <w:rFonts w:asciiTheme="minorHAnsi" w:hAnsiTheme="minorHAnsi" w:cstheme="minorHAnsi"/>
          <w:b w:val="0"/>
          <w:bCs w:val="0"/>
          <w:color w:val="000000"/>
          <w:sz w:val="28"/>
          <w:szCs w:val="28"/>
        </w:rPr>
        <w:br/>
        <w:t>mām ālokya smita-suvadano bāla-gopāla-mūrtiḥ</w:t>
      </w:r>
    </w:p>
    <w:p w14:paraId="4FE1E2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look at the top of the temple. There, in the form of a cowherd boy with His face resembling a fully blossomed lotus, Lord Śrī Kṛṣṇa is looking at Me and smiling sweetly. In this way the beauty of His face is increasing.”</w:t>
      </w:r>
    </w:p>
    <w:p w14:paraId="27B1ABE9" w14:textId="1799F4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2.410</w:t>
      </w:r>
    </w:p>
    <w:p w14:paraId="661CCA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410</w:t>
      </w:r>
    </w:p>
    <w:p w14:paraId="798CE9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“dekha prāsādera agramūle</w:t>
      </w:r>
      <w:r w:rsidRPr="004A2847">
        <w:rPr>
          <w:rStyle w:val="BookTitle"/>
          <w:rFonts w:asciiTheme="minorHAnsi" w:hAnsiTheme="minorHAnsi" w:cstheme="minorHAnsi"/>
          <w:b w:val="0"/>
          <w:bCs w:val="0"/>
          <w:color w:val="000000"/>
          <w:sz w:val="28"/>
          <w:szCs w:val="28"/>
        </w:rPr>
        <w:br/>
        <w:t>hāsena āmāre dekhi' śrī-bāla-gopāle”</w:t>
      </w:r>
    </w:p>
    <w:p w14:paraId="2DD523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“Just see, at the top of the temple Śrī Bāla-gopāla is looking at Me and smiling!”</w:t>
      </w:r>
    </w:p>
    <w:p w14:paraId="64CD99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Regarding the top of the temple, one should see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Chapters Nineteen and Twenty.</w:t>
      </w:r>
    </w:p>
    <w:p w14:paraId="3E7CD60F" w14:textId="3185EB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2.411</w:t>
      </w:r>
    </w:p>
    <w:p w14:paraId="562CE4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411</w:t>
      </w:r>
    </w:p>
    <w:p w14:paraId="13572C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ei śloka punaḥ punaḥ paḍiyā paḍiyā </w:t>
      </w:r>
      <w:r w:rsidRPr="004A2847">
        <w:rPr>
          <w:rStyle w:val="BookTitle"/>
          <w:rFonts w:asciiTheme="minorHAnsi" w:hAnsiTheme="minorHAnsi" w:cstheme="minorHAnsi"/>
          <w:b w:val="0"/>
          <w:bCs w:val="0"/>
          <w:color w:val="000000"/>
          <w:sz w:val="28"/>
          <w:szCs w:val="28"/>
        </w:rPr>
        <w:br/>
        <w:t>āchāḍa khāyena prabhu vivaśa haiyā</w:t>
      </w:r>
    </w:p>
    <w:p w14:paraId="124080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Reciting this verse again and again, the Lord helplessly fell with great force to the ground.</w:t>
      </w:r>
    </w:p>
    <w:p w14:paraId="4F7E44F3" w14:textId="4C56EF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2.412</w:t>
      </w:r>
    </w:p>
    <w:p w14:paraId="3A27F5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412</w:t>
      </w:r>
    </w:p>
    <w:p w14:paraId="29F92D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dinera ye āchāḍa, ye ārti-krandana</w:t>
      </w:r>
      <w:r w:rsidRPr="004A2847">
        <w:rPr>
          <w:rStyle w:val="BookTitle"/>
          <w:rFonts w:asciiTheme="minorHAnsi" w:hAnsiTheme="minorHAnsi" w:cstheme="minorHAnsi"/>
          <w:b w:val="0"/>
          <w:bCs w:val="0"/>
          <w:color w:val="000000"/>
          <w:sz w:val="28"/>
          <w:szCs w:val="28"/>
        </w:rPr>
        <w:br/>
        <w:t>anantera jihvāya se nā yāya varṇana</w:t>
      </w:r>
    </w:p>
    <w:p w14:paraId="5752CA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Ananta cannot describe the way He forcefully fell to the ground and the way He pathetically cried that day.</w:t>
      </w:r>
    </w:p>
    <w:p w14:paraId="1E329C7C" w14:textId="2E468D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2.413</w:t>
      </w:r>
    </w:p>
    <w:p w14:paraId="16A9F9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413</w:t>
      </w:r>
    </w:p>
    <w:p w14:paraId="11C8C2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cakra-prati dṛṣṭi-mātra karena sakale</w:t>
      </w:r>
      <w:r w:rsidRPr="004A2847">
        <w:rPr>
          <w:rStyle w:val="BookTitle"/>
          <w:rFonts w:asciiTheme="minorHAnsi" w:hAnsiTheme="minorHAnsi" w:cstheme="minorHAnsi"/>
          <w:b w:val="0"/>
          <w:bCs w:val="0"/>
          <w:color w:val="000000"/>
          <w:sz w:val="28"/>
          <w:szCs w:val="28"/>
        </w:rPr>
        <w:br/>
        <w:t>sei śloka paḍiyā paḍena bhūmi-tale</w:t>
      </w:r>
    </w:p>
    <w:p w14:paraId="5DD41D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and His associates looked at the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xml:space="preserve"> on top of the temple, they offered obeisances and recited that verse.</w:t>
      </w:r>
    </w:p>
    <w:p w14:paraId="2D751ECA" w14:textId="048495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2.414</w:t>
      </w:r>
    </w:p>
    <w:p w14:paraId="012B02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414</w:t>
      </w:r>
    </w:p>
    <w:p w14:paraId="6A1DF1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daṇḍavat haite haite</w:t>
      </w:r>
      <w:r w:rsidRPr="004A2847">
        <w:rPr>
          <w:rStyle w:val="BookTitle"/>
          <w:rFonts w:asciiTheme="minorHAnsi" w:hAnsiTheme="minorHAnsi" w:cstheme="minorHAnsi"/>
          <w:b w:val="0"/>
          <w:bCs w:val="0"/>
          <w:color w:val="000000"/>
          <w:sz w:val="28"/>
          <w:szCs w:val="28"/>
        </w:rPr>
        <w:br/>
        <w:t>sarva-patha āilena prema prakāśite</w:t>
      </w:r>
    </w:p>
    <w:p w14:paraId="19BD52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exhibited ecstatic love of God while offering obeisances the entire way.</w:t>
      </w:r>
    </w:p>
    <w:p w14:paraId="0F228319" w14:textId="673B7B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2.415</w:t>
      </w:r>
    </w:p>
    <w:p w14:paraId="3A0C10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415</w:t>
      </w:r>
    </w:p>
    <w:p w14:paraId="7BDD18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ihāre se bali prema-maya avatāra</w:t>
      </w:r>
      <w:r w:rsidRPr="004A2847">
        <w:rPr>
          <w:rStyle w:val="BookTitle"/>
          <w:rFonts w:asciiTheme="minorHAnsi" w:hAnsiTheme="minorHAnsi" w:cstheme="minorHAnsi"/>
          <w:b w:val="0"/>
          <w:bCs w:val="0"/>
          <w:color w:val="000000"/>
          <w:sz w:val="28"/>
          <w:szCs w:val="28"/>
        </w:rPr>
        <w:br/>
        <w:t>e śakti caitanya vahi anye nāhi āra</w:t>
      </w:r>
    </w:p>
    <w:p w14:paraId="6C0F45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is why He is called the </w:t>
      </w:r>
      <w:commentRangeStart w:id="103"/>
      <w:r w:rsidRPr="004A2847">
        <w:rPr>
          <w:rStyle w:val="BookTitle"/>
          <w:rFonts w:asciiTheme="minorHAnsi" w:hAnsiTheme="minorHAnsi" w:cstheme="minorHAnsi"/>
          <w:b/>
          <w:bCs/>
          <w:color w:val="800000"/>
          <w:sz w:val="28"/>
          <w:szCs w:val="28"/>
        </w:rPr>
        <w:t>incarnation of love of God</w:t>
      </w:r>
      <w:commentRangeEnd w:id="103"/>
      <w:r w:rsidR="00586DCC" w:rsidRPr="004A2847">
        <w:rPr>
          <w:rStyle w:val="CommentReference"/>
          <w:b w:val="0"/>
          <w:bCs w:val="0"/>
          <w:color w:val="auto"/>
        </w:rPr>
        <w:commentReference w:id="103"/>
      </w:r>
      <w:r w:rsidRPr="004A2847">
        <w:rPr>
          <w:rStyle w:val="BookTitle"/>
          <w:rFonts w:asciiTheme="minorHAnsi" w:hAnsiTheme="minorHAnsi" w:cstheme="minorHAnsi"/>
          <w:b/>
          <w:bCs/>
          <w:color w:val="800000"/>
          <w:sz w:val="28"/>
          <w:szCs w:val="28"/>
        </w:rPr>
        <w:t>. No one other than Śrī Caitanya has the power to display such love.</w:t>
      </w:r>
    </w:p>
    <w:p w14:paraId="20DEA5D9" w14:textId="09BA0E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2.416</w:t>
      </w:r>
    </w:p>
    <w:p w14:paraId="188D34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416</w:t>
      </w:r>
    </w:p>
    <w:p w14:paraId="7C147A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yata dekhaye sukṛti nara-gaṇa</w:t>
      </w:r>
      <w:r w:rsidRPr="004A2847">
        <w:rPr>
          <w:rStyle w:val="BookTitle"/>
          <w:rFonts w:asciiTheme="minorHAnsi" w:hAnsiTheme="minorHAnsi" w:cstheme="minorHAnsi"/>
          <w:b w:val="0"/>
          <w:bCs w:val="0"/>
          <w:color w:val="000000"/>
          <w:sz w:val="28"/>
          <w:szCs w:val="28"/>
        </w:rPr>
        <w:br/>
        <w:t xml:space="preserve">tārā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“ei ta' sākṣāt nārāyaṇa”</w:t>
      </w:r>
    </w:p>
    <w:p w14:paraId="38B5DF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pious persons who saw the Lord on the road said, “He is directly Lord Nārāyaṇa.”</w:t>
      </w:r>
    </w:p>
    <w:p w14:paraId="343EDF6B" w14:textId="1880B0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2.417</w:t>
      </w:r>
    </w:p>
    <w:p w14:paraId="6B0DD6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417</w:t>
      </w:r>
    </w:p>
    <w:p w14:paraId="0CDF43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veḍiyā āise bhakta-gaṇa</w:t>
      </w:r>
      <w:r w:rsidRPr="004A2847">
        <w:rPr>
          <w:rStyle w:val="BookTitle"/>
          <w:rFonts w:asciiTheme="minorHAnsi" w:hAnsiTheme="minorHAnsi" w:cstheme="minorHAnsi"/>
          <w:b w:val="0"/>
          <w:bCs w:val="0"/>
          <w:color w:val="000000"/>
          <w:sz w:val="28"/>
          <w:szCs w:val="28"/>
        </w:rPr>
        <w:br/>
        <w:t>ānanda-dhārāya pūrṇa sabāra nayana</w:t>
      </w:r>
    </w:p>
    <w:p w14:paraId="6C2FA7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surrounded the Lord as they walked down the road. Everyone's eyes were filled with tears of ecstasy.</w:t>
      </w:r>
    </w:p>
    <w:p w14:paraId="7B38EE0D" w14:textId="4E9E03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2.418</w:t>
      </w:r>
    </w:p>
    <w:p w14:paraId="521156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418</w:t>
      </w:r>
    </w:p>
    <w:p w14:paraId="7E413C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cāri-daṇḍa patha premera āveśe</w:t>
      </w:r>
      <w:r w:rsidRPr="004A2847">
        <w:rPr>
          <w:rStyle w:val="BookTitle"/>
          <w:rFonts w:asciiTheme="minorHAnsi" w:hAnsiTheme="minorHAnsi" w:cstheme="minorHAnsi"/>
          <w:b w:val="0"/>
          <w:bCs w:val="0"/>
          <w:color w:val="000000"/>
          <w:sz w:val="28"/>
          <w:szCs w:val="28"/>
        </w:rPr>
        <w:br/>
        <w:t>prahara-tinete āsi' haila praveśe</w:t>
      </w:r>
    </w:p>
    <w:p w14:paraId="27C982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road that could be covered in one and a half hours took them nine hours because of the Lord's absorption in ecstatic love.</w:t>
      </w:r>
    </w:p>
    <w:p w14:paraId="788FA99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journey between Kamalapura and the Jagannātha temple takes only one and a half hours. But since the Lord was fully absorbed in ecstatic love and He was repeatedly offering obeisances, it took Him nine hours.</w:t>
      </w:r>
    </w:p>
    <w:p w14:paraId="3A6A7A92" w14:textId="70422F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2.419</w:t>
      </w:r>
    </w:p>
    <w:p w14:paraId="21ED16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419</w:t>
      </w:r>
    </w:p>
    <w:p w14:paraId="1F7855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āilena mātra prabhu āṭhāranālāya</w:t>
      </w:r>
      <w:r w:rsidRPr="004A2847">
        <w:rPr>
          <w:rStyle w:val="BookTitle"/>
          <w:rFonts w:asciiTheme="minorHAnsi" w:hAnsiTheme="minorHAnsi" w:cstheme="minorHAnsi"/>
          <w:b w:val="0"/>
          <w:bCs w:val="0"/>
          <w:color w:val="000000"/>
          <w:sz w:val="28"/>
          <w:szCs w:val="28"/>
        </w:rPr>
        <w:br/>
        <w:t>sarva-bhāva samvaraṇa kailā gaura-rāya</w:t>
      </w:r>
    </w:p>
    <w:p w14:paraId="667010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Lord Gaurāṅga arrived at Āṭhāranālā He concealed the symptoms of His ecstatic love.</w:t>
      </w:r>
    </w:p>
    <w:p w14:paraId="74481D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 the entrance to Jagannātha Purī there is a bridge called Āṭhāranālā. Since that bridge over a small river has eighteen arches it is called Āṭhāranālā. [</w:t>
      </w:r>
      <w:r w:rsidRPr="004A2847">
        <w:rPr>
          <w:rStyle w:val="BookTitle"/>
          <w:rFonts w:asciiTheme="minorHAnsi" w:hAnsiTheme="minorHAnsi" w:cstheme="minorHAnsi"/>
          <w:b w:val="0"/>
          <w:bCs w:val="0"/>
          <w:i/>
          <w:iCs/>
          <w:color w:val="000000"/>
          <w:sz w:val="28"/>
          <w:szCs w:val="28"/>
        </w:rPr>
        <w:t>Āṭhāra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color w:val="000000"/>
          <w:sz w:val="28"/>
          <w:szCs w:val="28"/>
        </w:rPr>
        <w:lastRenderedPageBreak/>
        <w:t xml:space="preserve">means “eighteen,” and </w:t>
      </w:r>
      <w:r w:rsidRPr="004A2847">
        <w:rPr>
          <w:rStyle w:val="BookTitle"/>
          <w:rFonts w:asciiTheme="minorHAnsi" w:hAnsiTheme="minorHAnsi" w:cstheme="minorHAnsi"/>
          <w:b w:val="0"/>
          <w:bCs w:val="0"/>
          <w:i/>
          <w:iCs/>
          <w:color w:val="000000"/>
          <w:sz w:val="28"/>
          <w:szCs w:val="28"/>
        </w:rPr>
        <w:t>nālā</w:t>
      </w:r>
      <w:r w:rsidRPr="004A2847">
        <w:rPr>
          <w:rStyle w:val="BookTitle"/>
          <w:rFonts w:asciiTheme="minorHAnsi" w:hAnsiTheme="minorHAnsi" w:cstheme="minorHAnsi"/>
          <w:b w:val="0"/>
          <w:bCs w:val="0"/>
          <w:color w:val="000000"/>
          <w:sz w:val="28"/>
          <w:szCs w:val="28"/>
        </w:rPr>
        <w:t xml:space="preserve"> means “canal.]</w:t>
      </w:r>
    </w:p>
    <w:p w14:paraId="0D92AB26" w14:textId="3C262E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2.420</w:t>
      </w:r>
    </w:p>
    <w:p w14:paraId="4EBC85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420</w:t>
      </w:r>
    </w:p>
    <w:p w14:paraId="31650D3E" w14:textId="248AA0D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sthira hai' vasilena prabhu sabā' la'yā</w:t>
      </w:r>
      <w:ins w:id="104" w:author="your servant" w:date="2020-04-13T20:08:00Z">
        <w:r w:rsidR="00586DCC"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sabāre balena ati vinaya kariyā</w:t>
      </w:r>
    </w:p>
    <w:p w14:paraId="0CB9D7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peacefully sat down with His associates and humbly spoke to them.</w:t>
      </w:r>
    </w:p>
    <w:p w14:paraId="50825510" w14:textId="77FC0A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2.421</w:t>
      </w:r>
    </w:p>
    <w:p w14:paraId="330618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421</w:t>
      </w:r>
    </w:p>
    <w:p w14:paraId="0BF485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“tomarā ta' āmāra karilā bandhu-kāja</w:t>
      </w:r>
      <w:r w:rsidRPr="004A2847">
        <w:rPr>
          <w:rStyle w:val="BookTitle"/>
          <w:rFonts w:asciiTheme="minorHAnsi" w:hAnsiTheme="minorHAnsi" w:cstheme="minorHAnsi"/>
          <w:b w:val="0"/>
          <w:bCs w:val="0"/>
          <w:color w:val="000000"/>
          <w:sz w:val="28"/>
          <w:szCs w:val="28"/>
        </w:rPr>
        <w:br/>
        <w:t>dekhāilā āni' jagannātha mahārāja</w:t>
      </w:r>
    </w:p>
    <w:p w14:paraId="3EBD76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all done a favor to Me, for you have brought Me to see Lord Jagannātha.</w:t>
      </w:r>
    </w:p>
    <w:p w14:paraId="0572C1C7" w14:textId="364809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2.422</w:t>
      </w:r>
    </w:p>
    <w:p w14:paraId="1E80A9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422</w:t>
      </w:r>
    </w:p>
    <w:p w14:paraId="48F9A5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āge tomarā calaha dekhibāre</w:t>
      </w:r>
      <w:r w:rsidRPr="004A2847">
        <w:rPr>
          <w:rStyle w:val="BookTitle"/>
          <w:rFonts w:asciiTheme="minorHAnsi" w:hAnsiTheme="minorHAnsi" w:cstheme="minorHAnsi"/>
          <w:b w:val="0"/>
          <w:bCs w:val="0"/>
          <w:color w:val="000000"/>
          <w:sz w:val="28"/>
          <w:szCs w:val="28"/>
        </w:rPr>
        <w:br/>
        <w:t>āmi vā yāiba āge, tāhā bala more”</w:t>
      </w:r>
    </w:p>
    <w:p w14:paraId="2C48D8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tell Me whether you should go first to see Jagannātha or I should go first.”</w:t>
      </w:r>
    </w:p>
    <w:p w14:paraId="01A6241B" w14:textId="14D378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2.423</w:t>
      </w:r>
    </w:p>
    <w:p w14:paraId="5DC3DA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423</w:t>
      </w:r>
    </w:p>
    <w:p w14:paraId="3DA15C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mukunda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“tabe tumi āge yāo”`</w:t>
      </w:r>
      <w:r w:rsidRPr="004A2847">
        <w:rPr>
          <w:rStyle w:val="BookTitle"/>
          <w:rFonts w:asciiTheme="minorHAnsi" w:hAnsiTheme="minorHAnsi" w:cstheme="minorHAnsi"/>
          <w:b w:val="0"/>
          <w:bCs w:val="0"/>
          <w:color w:val="000000"/>
          <w:sz w:val="28"/>
          <w:szCs w:val="28"/>
        </w:rPr>
        <w:br/>
        <w:t>bhāla', bali' calilena śrī-gaurāṅga-rāo</w:t>
      </w:r>
    </w:p>
    <w:p w14:paraId="727117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Mukunda said, “Then You </w:t>
      </w:r>
      <w:commentRangeStart w:id="105"/>
      <w:r w:rsidRPr="004A2847">
        <w:rPr>
          <w:rStyle w:val="BookTitle"/>
          <w:rFonts w:asciiTheme="minorHAnsi" w:hAnsiTheme="minorHAnsi" w:cstheme="minorHAnsi"/>
          <w:b/>
          <w:bCs/>
          <w:color w:val="800000"/>
          <w:sz w:val="28"/>
          <w:szCs w:val="28"/>
        </w:rPr>
        <w:t xml:space="preserve">should </w:t>
      </w:r>
      <w:commentRangeEnd w:id="105"/>
      <w:r w:rsidR="00586DCC" w:rsidRPr="004A2847">
        <w:rPr>
          <w:rStyle w:val="CommentReference"/>
          <w:b w:val="0"/>
          <w:bCs w:val="0"/>
          <w:color w:val="auto"/>
        </w:rPr>
        <w:commentReference w:id="105"/>
      </w:r>
      <w:r w:rsidRPr="004A2847">
        <w:rPr>
          <w:rStyle w:val="BookTitle"/>
          <w:rFonts w:asciiTheme="minorHAnsi" w:hAnsiTheme="minorHAnsi" w:cstheme="minorHAnsi"/>
          <w:b/>
          <w:bCs/>
          <w:color w:val="800000"/>
          <w:sz w:val="28"/>
          <w:szCs w:val="28"/>
        </w:rPr>
        <w:t>go first.” Gaurāṅga replied, “All right,” and then departed.</w:t>
      </w:r>
    </w:p>
    <w:p w14:paraId="779243B4" w14:textId="019B0D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2.424</w:t>
      </w:r>
    </w:p>
    <w:p w14:paraId="413C39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424</w:t>
      </w:r>
    </w:p>
    <w:p w14:paraId="3E6611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matta-siṁha-gati jini' calilā satvara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praviṣṭa haila āsi' purīra bhitara</w:t>
      </w:r>
    </w:p>
    <w:p w14:paraId="6CBD0A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walked like an intoxicated lion and soon entered the within the town of Jagannātha Purī.</w:t>
      </w:r>
    </w:p>
    <w:p w14:paraId="2B4598CB" w14:textId="78BC5B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2.425</w:t>
      </w:r>
    </w:p>
    <w:p w14:paraId="280369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425</w:t>
      </w:r>
    </w:p>
    <w:p w14:paraId="25E7D8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praveśa hailā gauracandra nīlācale</w:t>
      </w:r>
      <w:r w:rsidRPr="004A2847">
        <w:rPr>
          <w:rStyle w:val="BookTitle"/>
          <w:rFonts w:asciiTheme="minorHAnsi" w:hAnsiTheme="minorHAnsi" w:cstheme="minorHAnsi"/>
          <w:b w:val="0"/>
          <w:bCs w:val="0"/>
          <w:color w:val="000000"/>
          <w:sz w:val="28"/>
          <w:szCs w:val="28"/>
        </w:rPr>
        <w:br/>
        <w:t>ihā ye śunaye sei bhāse prema-jale</w:t>
      </w:r>
    </w:p>
    <w:p w14:paraId="4A6363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hears about Gauracandra's entrance into Nīlācala floats in an ocean of ecstatic love.</w:t>
      </w:r>
    </w:p>
    <w:p w14:paraId="61E8A860" w14:textId="38467A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2.426</w:t>
      </w:r>
    </w:p>
    <w:p w14:paraId="35905B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426</w:t>
      </w:r>
    </w:p>
    <w:p w14:paraId="7E1E4A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īśvara-icchāya sārvabhauma sei kāle</w:t>
      </w:r>
      <w:r w:rsidRPr="004A2847">
        <w:rPr>
          <w:rStyle w:val="BookTitle"/>
          <w:rFonts w:asciiTheme="minorHAnsi" w:hAnsiTheme="minorHAnsi" w:cstheme="minorHAnsi"/>
          <w:b w:val="0"/>
          <w:bCs w:val="0"/>
          <w:color w:val="000000"/>
          <w:sz w:val="28"/>
          <w:szCs w:val="28"/>
        </w:rPr>
        <w:br/>
        <w:t>jagannātha dekhite āchena kutūhale</w:t>
      </w:r>
    </w:p>
    <w:p w14:paraId="6B1601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will of the Supreme Lord, Sārvabhauma was happily taking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of Lord Jagannātha at that time.</w:t>
      </w:r>
    </w:p>
    <w:p w14:paraId="465309B4" w14:textId="35B451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2.427</w:t>
      </w:r>
    </w:p>
    <w:p w14:paraId="7AA806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427</w:t>
      </w:r>
    </w:p>
    <w:p w14:paraId="1B15BF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hena-kāle gauracandra jagata-jīvana</w:t>
      </w:r>
      <w:r w:rsidRPr="004A2847">
        <w:rPr>
          <w:rStyle w:val="BookTitle"/>
          <w:rFonts w:asciiTheme="minorHAnsi" w:hAnsiTheme="minorHAnsi" w:cstheme="minorHAnsi"/>
          <w:b w:val="0"/>
          <w:bCs w:val="0"/>
          <w:color w:val="000000"/>
          <w:sz w:val="28"/>
          <w:szCs w:val="28"/>
        </w:rPr>
        <w:br/>
        <w:t>dekhilena jagannātha, subhadrā, saṅkarṣaṇa</w:t>
      </w:r>
    </w:p>
    <w:p w14:paraId="2C5B57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then Gauracandra, the life and soul of the universe, came to see Jagannātha, Subhadrā, and Saṅkarṣaṇa (Baladeva).</w:t>
      </w:r>
    </w:p>
    <w:p w14:paraId="47437D4E" w14:textId="373710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2.428</w:t>
      </w:r>
    </w:p>
    <w:p w14:paraId="032AF7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428</w:t>
      </w:r>
    </w:p>
    <w:p w14:paraId="22668F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mātra prabhu kare parama huṅkāre</w:t>
      </w:r>
      <w:r w:rsidRPr="004A2847">
        <w:rPr>
          <w:rStyle w:val="BookTitle"/>
          <w:rFonts w:asciiTheme="minorHAnsi" w:hAnsiTheme="minorHAnsi" w:cstheme="minorHAnsi"/>
          <w:b w:val="0"/>
          <w:bCs w:val="0"/>
          <w:color w:val="000000"/>
          <w:sz w:val="28"/>
          <w:szCs w:val="28"/>
        </w:rPr>
        <w:br/>
        <w:t>icchā haila jagannātha kole karibāre</w:t>
      </w:r>
    </w:p>
    <w:p w14:paraId="539CB1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Lord saw Jagannātha, He roared loudly and felt an intense desire to embrace Him.</w:t>
      </w:r>
    </w:p>
    <w:p w14:paraId="3D60663E" w14:textId="4AB2AE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2.429</w:t>
      </w:r>
    </w:p>
    <w:p w14:paraId="363F35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429</w:t>
      </w:r>
    </w:p>
    <w:p w14:paraId="31E646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lampha dena viśvambhara ānande vihvala</w:t>
      </w:r>
      <w:r w:rsidRPr="004A2847">
        <w:rPr>
          <w:rStyle w:val="BookTitle"/>
          <w:rFonts w:asciiTheme="minorHAnsi" w:hAnsiTheme="minorHAnsi" w:cstheme="minorHAnsi"/>
          <w:b w:val="0"/>
          <w:bCs w:val="0"/>
          <w:color w:val="000000"/>
          <w:sz w:val="28"/>
          <w:szCs w:val="28"/>
        </w:rPr>
        <w:br/>
        <w:t>catur-dike chuṭe saba nayanera jala</w:t>
      </w:r>
    </w:p>
    <w:p w14:paraId="6A320E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overwhelmed with ecstatic love, Viśvambhara leapt into the air and tears shot from His eyes in all directions.</w:t>
      </w:r>
    </w:p>
    <w:p w14:paraId="1D7076EC" w14:textId="1B666B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2.430</w:t>
      </w:r>
    </w:p>
    <w:p w14:paraId="7E8EF8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430</w:t>
      </w:r>
    </w:p>
    <w:p w14:paraId="4DD78C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paḍilā hai' ānande mūrcchita</w:t>
      </w:r>
      <w:r w:rsidRPr="004A2847">
        <w:rPr>
          <w:rStyle w:val="BookTitle"/>
          <w:rFonts w:asciiTheme="minorHAnsi" w:hAnsiTheme="minorHAnsi" w:cstheme="minorHAnsi"/>
          <w:b w:val="0"/>
          <w:bCs w:val="0"/>
          <w:color w:val="000000"/>
          <w:sz w:val="28"/>
          <w:szCs w:val="28"/>
        </w:rPr>
        <w:br/>
        <w:t>ke bujhe e īśvarera agādha carita</w:t>
      </w:r>
    </w:p>
    <w:p w14:paraId="613B49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next moment He fell to the ground unconscious in ecstasy. Who can understand the unfathomable characteristics of the Supreme Lord?</w:t>
      </w:r>
    </w:p>
    <w:p w14:paraId="3A70E010" w14:textId="4ED7E1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2.431</w:t>
      </w:r>
    </w:p>
    <w:p w14:paraId="175089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431</w:t>
      </w:r>
    </w:p>
    <w:p w14:paraId="07B101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ajña paḍihārī saba uṭhila mārite</w:t>
      </w:r>
      <w:r w:rsidRPr="004A2847">
        <w:rPr>
          <w:rStyle w:val="BookTitle"/>
          <w:rFonts w:asciiTheme="minorHAnsi" w:hAnsiTheme="minorHAnsi" w:cstheme="minorHAnsi"/>
          <w:b w:val="0"/>
          <w:bCs w:val="0"/>
          <w:color w:val="000000"/>
          <w:sz w:val="28"/>
          <w:szCs w:val="28"/>
        </w:rPr>
        <w:br/>
        <w:t>āthe-vyathe sārvabhauma paḍilā pṛṣṭhete</w:t>
      </w:r>
    </w:p>
    <w:p w14:paraId="2CA1EE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ignorant guards prepared to beat the Lord, Sārvabhauma hurriedly threw himself on to the Lord's back.</w:t>
      </w:r>
    </w:p>
    <w:p w14:paraId="5B4A75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guards are supposed to chastise those pilgrims who commit </w:t>
      </w:r>
      <w:r w:rsidRPr="004A2847">
        <w:rPr>
          <w:rStyle w:val="BookTitle"/>
          <w:rFonts w:asciiTheme="minorHAnsi" w:hAnsiTheme="minorHAnsi" w:cstheme="minorHAnsi"/>
          <w:b w:val="0"/>
          <w:bCs w:val="0"/>
          <w:i/>
          <w:iCs/>
          <w:color w:val="000000"/>
          <w:sz w:val="28"/>
          <w:szCs w:val="28"/>
        </w:rPr>
        <w:t>sevā-aparādha</w:t>
      </w:r>
      <w:r w:rsidRPr="004A2847">
        <w:rPr>
          <w:rStyle w:val="BookTitle"/>
          <w:rFonts w:asciiTheme="minorHAnsi" w:hAnsiTheme="minorHAnsi" w:cstheme="minorHAnsi"/>
          <w:b w:val="0"/>
          <w:bCs w:val="0"/>
          <w:color w:val="000000"/>
          <w:sz w:val="28"/>
          <w:szCs w:val="28"/>
        </w:rPr>
        <w:t>, or offenses in Deity worship. As those extremely foolish guards prepared to beat Śrī Gaurasundara for falling unconscious in ecstatic love within the temple, which they considered an offense, Sārvabhauma checked them.</w:t>
      </w:r>
    </w:p>
    <w:p w14:paraId="528823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paḍihārī</w:t>
      </w:r>
      <w:r w:rsidRPr="004A2847">
        <w:rPr>
          <w:rStyle w:val="BookTitle"/>
          <w:rFonts w:asciiTheme="minorHAnsi" w:hAnsiTheme="minorHAnsi" w:cstheme="minorHAnsi"/>
          <w:b w:val="0"/>
          <w:bCs w:val="0"/>
          <w:color w:val="000000"/>
          <w:sz w:val="28"/>
          <w:szCs w:val="28"/>
        </w:rPr>
        <w:t xml:space="preserve">, which is a corruption of the word </w:t>
      </w:r>
      <w:r w:rsidRPr="004A2847">
        <w:rPr>
          <w:rStyle w:val="BookTitle"/>
          <w:rFonts w:asciiTheme="minorHAnsi" w:hAnsiTheme="minorHAnsi" w:cstheme="minorHAnsi"/>
          <w:b w:val="0"/>
          <w:bCs w:val="0"/>
          <w:i/>
          <w:iCs/>
          <w:color w:val="000000"/>
          <w:sz w:val="28"/>
          <w:szCs w:val="28"/>
        </w:rPr>
        <w:t>pratihārī</w:t>
      </w:r>
      <w:r w:rsidRPr="004A2847">
        <w:rPr>
          <w:rStyle w:val="BookTitle"/>
          <w:rFonts w:asciiTheme="minorHAnsi" w:hAnsiTheme="minorHAnsi" w:cstheme="minorHAnsi"/>
          <w:b w:val="0"/>
          <w:bCs w:val="0"/>
          <w:color w:val="000000"/>
          <w:sz w:val="28"/>
          <w:szCs w:val="28"/>
        </w:rPr>
        <w:t>, means “watchman” or “internal security guard.”</w:t>
      </w:r>
    </w:p>
    <w:p w14:paraId="4BB6847E" w14:textId="7009F9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2.432</w:t>
      </w:r>
    </w:p>
    <w:p w14:paraId="3405A1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432</w:t>
      </w:r>
    </w:p>
    <w:p w14:paraId="571284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hṛdaye cintena sārvabhauma mahāśaya</w:t>
      </w:r>
      <w:r w:rsidRPr="004A2847">
        <w:rPr>
          <w:rStyle w:val="BookTitle"/>
          <w:rFonts w:asciiTheme="minorHAnsi" w:hAnsiTheme="minorHAnsi" w:cstheme="minorHAnsi"/>
          <w:b w:val="0"/>
          <w:bCs w:val="0"/>
          <w:color w:val="000000"/>
          <w:sz w:val="28"/>
          <w:szCs w:val="28"/>
        </w:rPr>
        <w:br/>
        <w:t>“eta śakti mānuṣera kona kāle naya</w:t>
      </w:r>
    </w:p>
    <w:p w14:paraId="7C5F94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Sārvabhauma Mahāśaya thought, “No human being can ever exhibit such potency.</w:t>
      </w:r>
    </w:p>
    <w:p w14:paraId="79D86B8B" w14:textId="3A3DF8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2.433</w:t>
      </w:r>
    </w:p>
    <w:p w14:paraId="7EA2AF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433</w:t>
      </w:r>
    </w:p>
    <w:p w14:paraId="4233B3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huṅkāra e garjana e premera dhāra</w:t>
      </w:r>
      <w:r w:rsidRPr="004A2847">
        <w:rPr>
          <w:rStyle w:val="BookTitle"/>
          <w:rFonts w:asciiTheme="minorHAnsi" w:hAnsiTheme="minorHAnsi" w:cstheme="minorHAnsi"/>
          <w:b w:val="0"/>
          <w:bCs w:val="0"/>
          <w:color w:val="000000"/>
          <w:sz w:val="28"/>
          <w:szCs w:val="28"/>
        </w:rPr>
        <w:br/>
        <w:t>yata kichu alaukika-śaktira pracāra</w:t>
      </w:r>
    </w:p>
    <w:p w14:paraId="546781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loud roaring, this bellowing, and this current of ecstatic love are all exhibitions of extraordinary potencies.</w:t>
      </w:r>
    </w:p>
    <w:p w14:paraId="21DF5481" w14:textId="1AFA01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2.434</w:t>
      </w:r>
    </w:p>
    <w:p w14:paraId="0FB9A6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434</w:t>
      </w:r>
    </w:p>
    <w:p w14:paraId="602C4A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jana hena bujhi—śrī-kṛṣṇa-caitanya”</w:t>
      </w:r>
      <w:r w:rsidRPr="004A2847">
        <w:rPr>
          <w:rStyle w:val="BookTitle"/>
          <w:rFonts w:asciiTheme="minorHAnsi" w:hAnsiTheme="minorHAnsi" w:cstheme="minorHAnsi"/>
          <w:b w:val="0"/>
          <w:bCs w:val="0"/>
          <w:color w:val="000000"/>
          <w:sz w:val="28"/>
          <w:szCs w:val="28"/>
        </w:rPr>
        <w:br/>
        <w:t>ei mata cinte sārvabhauma ati dhanya</w:t>
      </w:r>
    </w:p>
    <w:p w14:paraId="1E3416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person appears to be Śrī Kṛṣṇa Caitanya.” The fortunate Sārvabhauma thought in this way.</w:t>
      </w:r>
    </w:p>
    <w:p w14:paraId="4F4A5775" w14:textId="610D6B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2.435</w:t>
      </w:r>
    </w:p>
    <w:p w14:paraId="7209F8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435</w:t>
      </w:r>
    </w:p>
    <w:p w14:paraId="038B33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sārvabhauma-nivāraṇe sarva paḍihārī</w:t>
      </w:r>
      <w:r w:rsidRPr="004A2847">
        <w:rPr>
          <w:rStyle w:val="BookTitle"/>
          <w:rFonts w:asciiTheme="minorHAnsi" w:hAnsiTheme="minorHAnsi" w:cstheme="minorHAnsi"/>
          <w:b w:val="0"/>
          <w:bCs w:val="0"/>
          <w:color w:val="000000"/>
          <w:sz w:val="28"/>
          <w:szCs w:val="28"/>
        </w:rPr>
        <w:br/>
        <w:t>rahilena dūre sabe mahā-bhaya kari'</w:t>
      </w:r>
    </w:p>
    <w:p w14:paraId="0E3722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checked by Sārvabhauma, the guards were frightened and stood at a distance.</w:t>
      </w:r>
    </w:p>
    <w:p w14:paraId="742740EF" w14:textId="27BFF7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2.436</w:t>
      </w:r>
    </w:p>
    <w:p w14:paraId="20F305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436</w:t>
      </w:r>
    </w:p>
    <w:p w14:paraId="261ADF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se haiyā āchena acetana-prāya</w:t>
      </w:r>
      <w:r w:rsidRPr="004A2847">
        <w:rPr>
          <w:rStyle w:val="BookTitle"/>
          <w:rFonts w:asciiTheme="minorHAnsi" w:hAnsiTheme="minorHAnsi" w:cstheme="minorHAnsi"/>
          <w:b w:val="0"/>
          <w:bCs w:val="0"/>
          <w:color w:val="000000"/>
          <w:sz w:val="28"/>
          <w:szCs w:val="28"/>
        </w:rPr>
        <w:br/>
        <w:t>dekhi' mātra jagannātha-nija-priya-kāya</w:t>
      </w:r>
    </w:p>
    <w:p w14:paraId="70059B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the moment the Lord saw the form of His beloved Jagannātha, He remained unconscious.</w:t>
      </w:r>
    </w:p>
    <w:p w14:paraId="222BF298" w14:textId="00D0E2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2.437</w:t>
      </w:r>
    </w:p>
    <w:p w14:paraId="0B066A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437</w:t>
      </w:r>
    </w:p>
    <w:p w14:paraId="102C48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ānande magna hailā vaikuṇṭha-īśvara</w:t>
      </w:r>
      <w:r w:rsidRPr="004A2847">
        <w:rPr>
          <w:rStyle w:val="BookTitle"/>
          <w:rFonts w:asciiTheme="minorHAnsi" w:hAnsiTheme="minorHAnsi" w:cstheme="minorHAnsi"/>
          <w:b w:val="0"/>
          <w:bCs w:val="0"/>
          <w:color w:val="000000"/>
          <w:sz w:val="28"/>
          <w:szCs w:val="28"/>
        </w:rPr>
        <w:br/>
        <w:t>vede o e saba tattva jānite duṣkara</w:t>
      </w:r>
    </w:p>
    <w:p w14:paraId="0DE676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It is difficult for even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to know how deeply the Lord of Vaikuṇṭha merged in ecstatic love.</w:t>
      </w:r>
    </w:p>
    <w:p w14:paraId="5D56127C" w14:textId="353C6D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2.438</w:t>
      </w:r>
    </w:p>
    <w:p w14:paraId="4A1012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438</w:t>
      </w:r>
    </w:p>
    <w:p w14:paraId="6591C2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prabhu gauracandra catur-vyūha-rūpe</w:t>
      </w:r>
      <w:r w:rsidRPr="004A2847">
        <w:rPr>
          <w:rStyle w:val="BookTitle"/>
          <w:rFonts w:asciiTheme="minorHAnsi" w:hAnsiTheme="minorHAnsi" w:cstheme="minorHAnsi"/>
          <w:b w:val="0"/>
          <w:bCs w:val="0"/>
          <w:color w:val="000000"/>
          <w:sz w:val="28"/>
          <w:szCs w:val="28"/>
        </w:rPr>
        <w:br/>
        <w:t>āpane vasiyā āche siṁhāsane sukhe</w:t>
      </w:r>
    </w:p>
    <w:p w14:paraId="23E689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same Lord Gauracandra was happily sitting on the </w:t>
      </w:r>
      <w:r w:rsidRPr="004A2847">
        <w:rPr>
          <w:rStyle w:val="BookTitle"/>
          <w:rFonts w:asciiTheme="minorHAnsi" w:hAnsiTheme="minorHAnsi" w:cstheme="minorHAnsi"/>
          <w:b/>
          <w:bCs/>
          <w:i/>
          <w:iCs/>
          <w:color w:val="800000"/>
          <w:sz w:val="28"/>
          <w:szCs w:val="28"/>
        </w:rPr>
        <w:t>siṁhāsana</w:t>
      </w:r>
      <w:r w:rsidRPr="004A2847">
        <w:rPr>
          <w:rStyle w:val="BookTitle"/>
          <w:rFonts w:asciiTheme="minorHAnsi" w:hAnsiTheme="minorHAnsi" w:cstheme="minorHAnsi"/>
          <w:b/>
          <w:bCs/>
          <w:color w:val="800000"/>
          <w:sz w:val="28"/>
          <w:szCs w:val="28"/>
        </w:rPr>
        <w:t xml:space="preserve"> in His quadruple expansions as </w:t>
      </w:r>
      <w:commentRangeStart w:id="106"/>
      <w:r w:rsidRPr="004A2847">
        <w:rPr>
          <w:rStyle w:val="BookTitle"/>
          <w:rFonts w:asciiTheme="minorHAnsi" w:hAnsiTheme="minorHAnsi" w:cstheme="minorHAnsi"/>
          <w:b/>
          <w:bCs/>
          <w:color w:val="800000"/>
          <w:sz w:val="28"/>
          <w:szCs w:val="28"/>
        </w:rPr>
        <w:t>Jagannātha and Saṅkarṣaṇa</w:t>
      </w:r>
      <w:commentRangeEnd w:id="106"/>
      <w:r w:rsidR="00586DCC" w:rsidRPr="004A2847">
        <w:rPr>
          <w:rStyle w:val="CommentReference"/>
          <w:b w:val="0"/>
          <w:bCs w:val="0"/>
          <w:color w:val="auto"/>
        </w:rPr>
        <w:commentReference w:id="106"/>
      </w:r>
      <w:r w:rsidRPr="004A2847">
        <w:rPr>
          <w:rStyle w:val="BookTitle"/>
          <w:rFonts w:asciiTheme="minorHAnsi" w:hAnsiTheme="minorHAnsi" w:cstheme="minorHAnsi"/>
          <w:b/>
          <w:bCs/>
          <w:color w:val="800000"/>
          <w:sz w:val="28"/>
          <w:szCs w:val="28"/>
        </w:rPr>
        <w:t>.</w:t>
      </w:r>
    </w:p>
    <w:p w14:paraId="5E30B42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(12.11.21) it is stated:</w:t>
      </w:r>
    </w:p>
    <w:p w14:paraId="0D7C81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vāsudevaḥ saṅkarṣaṇaḥ   pradyumnaḥ puruṣaḥ svayam</w:t>
      </w:r>
      <w:r w:rsidRPr="004A2847">
        <w:rPr>
          <w:rStyle w:val="BookTitle"/>
          <w:rFonts w:asciiTheme="minorHAnsi" w:hAnsiTheme="minorHAnsi" w:cstheme="minorHAnsi"/>
          <w:b w:val="0"/>
          <w:bCs w:val="0"/>
          <w:color w:val="000000"/>
          <w:sz w:val="28"/>
          <w:szCs w:val="28"/>
        </w:rPr>
        <w:br/>
        <w:t>aniruddha iti brahman   mūrti-vyūho 'bhidhīyate</w:t>
      </w:r>
    </w:p>
    <w:p w14:paraId="7C6DE3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“Vāsudeva, Saṅkarṣaṇa, Pradyumna, and Aniruddha are the names of the direct personal expansions of the Supreme Godhead, 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Śaunaka.”</w:t>
      </w:r>
    </w:p>
    <w:p w14:paraId="1EC5FA50" w14:textId="04CA6B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2.439-440</w:t>
      </w:r>
    </w:p>
    <w:p w14:paraId="2C209B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439-440</w:t>
      </w:r>
    </w:p>
    <w:p w14:paraId="79F14F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āpanei upāsaka hai' kare bhakti</w:t>
      </w:r>
      <w:r w:rsidRPr="004A2847">
        <w:rPr>
          <w:rStyle w:val="BookTitle"/>
          <w:rFonts w:asciiTheme="minorHAnsi" w:hAnsiTheme="minorHAnsi" w:cstheme="minorHAnsi"/>
          <w:b w:val="0"/>
          <w:bCs w:val="0"/>
          <w:color w:val="000000"/>
          <w:sz w:val="28"/>
          <w:szCs w:val="28"/>
        </w:rPr>
        <w:br/>
        <w:t>ataeva ke bujhaye īśvarera śakti</w:t>
      </w:r>
    </w:p>
    <w:p w14:paraId="39756D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tattva prabhu āpane se jāne</w:t>
      </w:r>
      <w:r w:rsidRPr="004A2847">
        <w:rPr>
          <w:rStyle w:val="BookTitle"/>
          <w:rFonts w:asciiTheme="minorHAnsi" w:hAnsiTheme="minorHAnsi" w:cstheme="minorHAnsi"/>
          <w:b w:val="0"/>
          <w:bCs w:val="0"/>
          <w:color w:val="000000"/>
          <w:sz w:val="28"/>
          <w:szCs w:val="28"/>
        </w:rPr>
        <w:br/>
        <w:t>vede, bhāgavate ei mata se vākhāne</w:t>
      </w:r>
    </w:p>
    <w:p w14:paraId="68E8FB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Himself became the worshiper and executed devotional service.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who can understand the potencies of the Supreme Lord? The Lord alone knows His own glories. This is the explanation of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and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4CFCE7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Gaurasundara jumped on to the jewel-studded altar on which the three deities were seated, the consideration of </w:t>
      </w:r>
      <w:r w:rsidRPr="004A2847">
        <w:rPr>
          <w:rStyle w:val="BookTitle"/>
          <w:rFonts w:asciiTheme="minorHAnsi" w:hAnsiTheme="minorHAnsi" w:cstheme="minorHAnsi"/>
          <w:b w:val="0"/>
          <w:bCs w:val="0"/>
          <w:i/>
          <w:iCs/>
          <w:color w:val="000000"/>
          <w:sz w:val="28"/>
          <w:szCs w:val="28"/>
        </w:rPr>
        <w:t xml:space="preserve">catur-vyūha </w:t>
      </w:r>
      <w:r w:rsidRPr="004A2847">
        <w:rPr>
          <w:rStyle w:val="BookTitle"/>
          <w:rFonts w:asciiTheme="minorHAnsi" w:hAnsiTheme="minorHAnsi" w:cstheme="minorHAnsi"/>
          <w:b w:val="0"/>
          <w:bCs w:val="0"/>
          <w:color w:val="000000"/>
          <w:sz w:val="28"/>
          <w:szCs w:val="28"/>
        </w:rPr>
        <w:t xml:space="preserve">arose. In this case Gaurasundara considered Himself a worshiper and not the object of worship as </w:t>
      </w:r>
      <w:r w:rsidRPr="004A2847">
        <w:rPr>
          <w:rStyle w:val="BookTitle"/>
          <w:rFonts w:asciiTheme="minorHAnsi" w:hAnsiTheme="minorHAnsi" w:cstheme="minorHAnsi"/>
          <w:b w:val="0"/>
          <w:bCs w:val="0"/>
          <w:color w:val="000000"/>
          <w:sz w:val="28"/>
          <w:szCs w:val="28"/>
        </w:rPr>
        <w:lastRenderedPageBreak/>
        <w:t>Māyāvādīs do.</w:t>
      </w:r>
    </w:p>
    <w:p w14:paraId="1D36CF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(10.87.41) it is stated:</w:t>
      </w:r>
    </w:p>
    <w:p w14:paraId="5ACDEA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dyu-pataya eva te na yayur antam anantata</w:t>
      </w:r>
      <w:r w:rsidRPr="004A2847">
        <w:rPr>
          <w:rStyle w:val="BookTitle"/>
          <w:rFonts w:asciiTheme="minorHAnsi" w:hAnsiTheme="minorHAnsi" w:cstheme="minorHAnsi"/>
          <w:b w:val="0"/>
          <w:bCs w:val="0"/>
          <w:color w:val="000000"/>
          <w:sz w:val="28"/>
          <w:szCs w:val="28"/>
        </w:rPr>
        <w:br/>
        <w:t>yātvam api yad-antarāṇḍa-nicayā nanu sāvaraṇāḥ</w:t>
      </w:r>
    </w:p>
    <w:p w14:paraId="28B938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You are unlimited, neither the lords of heaven nor even You Yourself can ever reach the end of Your glories. The countless universes, each enveloped in its shell, wander within You.”</w:t>
      </w:r>
    </w:p>
    <w:p w14:paraId="64C1C967" w14:textId="798BC6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2.441</w:t>
      </w:r>
    </w:p>
    <w:p w14:paraId="795857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441</w:t>
      </w:r>
    </w:p>
    <w:p w14:paraId="4D123C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ye līlā prabhu karena yakhane</w:t>
      </w:r>
      <w:r w:rsidRPr="004A2847">
        <w:rPr>
          <w:rStyle w:val="BookTitle"/>
          <w:rFonts w:asciiTheme="minorHAnsi" w:hAnsiTheme="minorHAnsi" w:cstheme="minorHAnsi"/>
          <w:b w:val="0"/>
          <w:bCs w:val="0"/>
          <w:color w:val="000000"/>
          <w:sz w:val="28"/>
          <w:szCs w:val="28"/>
        </w:rPr>
        <w:br/>
        <w:t>tāhā kahe vede jīva-uddhāra-kāraṇe</w:t>
      </w:r>
    </w:p>
    <w:p w14:paraId="4FA387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Yet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describe the pastimes that the Lord performs for the purpose of delivering the living entities.</w:t>
      </w:r>
    </w:p>
    <w:p w14:paraId="4F9D4AD1" w14:textId="5BA4B0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2.442</w:t>
      </w:r>
    </w:p>
    <w:p w14:paraId="604C06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442</w:t>
      </w:r>
    </w:p>
    <w:p w14:paraId="5F93B7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magna hailena prabhu vaiṣṇava-āveśe</w:t>
      </w:r>
      <w:r w:rsidRPr="004A2847">
        <w:rPr>
          <w:rStyle w:val="BookTitle"/>
          <w:rFonts w:asciiTheme="minorHAnsi" w:hAnsiTheme="minorHAnsi" w:cstheme="minorHAnsi"/>
          <w:b w:val="0"/>
          <w:bCs w:val="0"/>
          <w:color w:val="000000"/>
          <w:sz w:val="28"/>
          <w:szCs w:val="28"/>
        </w:rPr>
        <w:br/>
        <w:t>bāhya dūre gela prema-sindhu-mājhe bhāse</w:t>
      </w:r>
    </w:p>
    <w:p w14:paraId="40E2DE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became absorbed in the mood of a Vaiṣṇava. He lost external consciousness and floated in an ocean of ecstatic love.</w:t>
      </w:r>
    </w:p>
    <w:p w14:paraId="5A8EABBF" w14:textId="0E05C9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2.443</w:t>
      </w:r>
    </w:p>
    <w:p w14:paraId="2E5F98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443</w:t>
      </w:r>
    </w:p>
    <w:p w14:paraId="2459FB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āvariyā sārvabhauma āchena āpane</w:t>
      </w:r>
      <w:r w:rsidRPr="004A2847">
        <w:rPr>
          <w:rStyle w:val="BookTitle"/>
          <w:rFonts w:asciiTheme="minorHAnsi" w:hAnsiTheme="minorHAnsi" w:cstheme="minorHAnsi"/>
          <w:b w:val="0"/>
          <w:bCs w:val="0"/>
          <w:color w:val="000000"/>
          <w:sz w:val="28"/>
          <w:szCs w:val="28"/>
        </w:rPr>
        <w:br/>
        <w:t>prabhura ānanda-mūrcchā nā haya khaṇḍane</w:t>
      </w:r>
    </w:p>
    <w:p w14:paraId="2AFF10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continued to guard the Lord, whose ecstatic trance remained unbroken.</w:t>
      </w:r>
    </w:p>
    <w:p w14:paraId="162DE455" w14:textId="489E0F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2.444</w:t>
      </w:r>
    </w:p>
    <w:p w14:paraId="799D3D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444</w:t>
      </w:r>
    </w:p>
    <w:p w14:paraId="2045F4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śeṣe sārvabhauma yukti karilena mane</w:t>
      </w:r>
      <w:r w:rsidRPr="004A2847">
        <w:rPr>
          <w:rStyle w:val="BookTitle"/>
          <w:rFonts w:asciiTheme="minorHAnsi" w:hAnsiTheme="minorHAnsi" w:cstheme="minorHAnsi"/>
          <w:b w:val="0"/>
          <w:bCs w:val="0"/>
          <w:color w:val="000000"/>
          <w:sz w:val="28"/>
          <w:szCs w:val="28"/>
        </w:rPr>
        <w:br/>
        <w:t>prabhu lai' yāibāre āpana bhavane</w:t>
      </w:r>
    </w:p>
    <w:p w14:paraId="36D085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Eventually Sārvabhauma decided to take the Lord to his house.</w:t>
      </w:r>
    </w:p>
    <w:p w14:paraId="78A23650" w14:textId="02A471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2.445</w:t>
      </w:r>
    </w:p>
    <w:p w14:paraId="020AA5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445</w:t>
      </w:r>
    </w:p>
    <w:p w14:paraId="6D7480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“bhāi paḍihāri-gaṇa!</w:t>
      </w:r>
      <w:r w:rsidRPr="004A2847">
        <w:rPr>
          <w:rStyle w:val="BookTitle"/>
          <w:rFonts w:asciiTheme="minorHAnsi" w:hAnsiTheme="minorHAnsi" w:cstheme="minorHAnsi"/>
          <w:b w:val="0"/>
          <w:bCs w:val="0"/>
          <w:color w:val="000000"/>
          <w:sz w:val="28"/>
          <w:szCs w:val="28"/>
        </w:rPr>
        <w:br/>
        <w:t>sabe tuli' laha ei puruṣa-ratana”</w:t>
      </w:r>
    </w:p>
    <w:p w14:paraId="2963F6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said, “O brother guards, please pick up this jewel-like personality.”</w:t>
      </w:r>
    </w:p>
    <w:p w14:paraId="7AF3E010" w14:textId="317CFC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2.446</w:t>
      </w:r>
    </w:p>
    <w:p w14:paraId="78E7D1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446</w:t>
      </w:r>
    </w:p>
    <w:p w14:paraId="704AE6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pāṇḍu-vijayera yata nija bhṛtya-gaṇa</w:t>
      </w:r>
      <w:r w:rsidRPr="004A2847">
        <w:rPr>
          <w:rStyle w:val="BookTitle"/>
          <w:rFonts w:asciiTheme="minorHAnsi" w:hAnsiTheme="minorHAnsi" w:cstheme="minorHAnsi"/>
          <w:b w:val="0"/>
          <w:bCs w:val="0"/>
          <w:color w:val="000000"/>
          <w:sz w:val="28"/>
          <w:szCs w:val="28"/>
        </w:rPr>
        <w:br/>
        <w:t>sabe prabhu kole kari' karilā gamana</w:t>
      </w:r>
    </w:p>
    <w:p w14:paraId="047087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Jagannātha's personal servants, who carry the deities to their chariots during the Pāṇḍu-vijaya ceremony, then picked up the Lord and departed.</w:t>
      </w:r>
    </w:p>
    <w:p w14:paraId="6C14FB3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Lord Jagannātha is carried to His chariot during the Pāṇḍu-vijaya ceremony, the servants of Jagannātha picked up the unconscious Gaurasundara and brought Him to Sārvabhauma's house.</w:t>
      </w:r>
    </w:p>
    <w:p w14:paraId="7BF6295F" w14:textId="5DBBD1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2.447</w:t>
      </w:r>
    </w:p>
    <w:p w14:paraId="2D9E0A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447</w:t>
      </w:r>
    </w:p>
    <w:p w14:paraId="231662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 bujhibe īśvarera caritra gahana</w:t>
      </w:r>
      <w:r w:rsidRPr="004A2847">
        <w:rPr>
          <w:rStyle w:val="BookTitle"/>
          <w:rFonts w:asciiTheme="minorHAnsi" w:hAnsiTheme="minorHAnsi" w:cstheme="minorHAnsi"/>
          <w:b w:val="0"/>
          <w:bCs w:val="0"/>
          <w:color w:val="000000"/>
          <w:sz w:val="28"/>
          <w:szCs w:val="28"/>
        </w:rPr>
        <w:br/>
        <w:t>hena-rūpe sārvabhauma-mandire gamana</w:t>
      </w:r>
    </w:p>
    <w:p w14:paraId="2CCF41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grave characteristics of the Supreme Lord? In this way the Lord was carried to Sārvabhauma's house.</w:t>
      </w:r>
    </w:p>
    <w:p w14:paraId="2617086D" w14:textId="2D52C7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2.448</w:t>
      </w:r>
    </w:p>
    <w:p w14:paraId="5CAB06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448</w:t>
      </w:r>
    </w:p>
    <w:p w14:paraId="2816F3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hari-dhvani kariyā kariyā</w:t>
      </w:r>
      <w:r w:rsidRPr="004A2847">
        <w:rPr>
          <w:rStyle w:val="BookTitle"/>
          <w:rFonts w:asciiTheme="minorHAnsi" w:hAnsiTheme="minorHAnsi" w:cstheme="minorHAnsi"/>
          <w:b w:val="0"/>
          <w:bCs w:val="0"/>
          <w:color w:val="000000"/>
          <w:sz w:val="28"/>
          <w:szCs w:val="28"/>
        </w:rPr>
        <w:br/>
        <w:t>vahiyā ānena sabe hariṣa haiyā</w:t>
      </w:r>
    </w:p>
    <w:p w14:paraId="137E17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Those servants all became joyful as they carried the Lord and filled the four directions with their chanting of Hari's names.</w:t>
      </w:r>
    </w:p>
    <w:p w14:paraId="6747D1F2" w14:textId="46E57B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2.449</w:t>
      </w:r>
    </w:p>
    <w:p w14:paraId="494E2A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449</w:t>
      </w:r>
    </w:p>
    <w:p w14:paraId="56D088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sarva bhakta siṁha-dvāre</w:t>
      </w:r>
      <w:r w:rsidRPr="004A2847">
        <w:rPr>
          <w:rStyle w:val="BookTitle"/>
          <w:rFonts w:asciiTheme="minorHAnsi" w:hAnsiTheme="minorHAnsi" w:cstheme="minorHAnsi"/>
          <w:b w:val="0"/>
          <w:bCs w:val="0"/>
          <w:color w:val="000000"/>
          <w:sz w:val="28"/>
          <w:szCs w:val="28"/>
        </w:rPr>
        <w:br/>
        <w:t>āsiyā mililā sabe hariṣa-antare</w:t>
      </w:r>
    </w:p>
    <w:p w14:paraId="1909EE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the devotees arrived at the Siṁha-dvāra entrance and became filled with happiness when they saw the Lord.</w:t>
      </w:r>
    </w:p>
    <w:p w14:paraId="2D0FA05C" w14:textId="6BB5D9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2.450</w:t>
      </w:r>
    </w:p>
    <w:p w14:paraId="4B87A6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450</w:t>
      </w:r>
    </w:p>
    <w:p w14:paraId="2E0DC4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adbhuta sabe dekhena āsiyā</w:t>
      </w:r>
      <w:r w:rsidRPr="004A2847">
        <w:rPr>
          <w:rStyle w:val="BookTitle"/>
          <w:rFonts w:asciiTheme="minorHAnsi" w:hAnsiTheme="minorHAnsi" w:cstheme="minorHAnsi"/>
          <w:b w:val="0"/>
          <w:bCs w:val="0"/>
          <w:color w:val="000000"/>
          <w:sz w:val="28"/>
          <w:szCs w:val="28"/>
        </w:rPr>
        <w:br/>
        <w:t>pipīlikā-gaṇa yena anna yāya la'yā</w:t>
      </w:r>
    </w:p>
    <w:p w14:paraId="6139E7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came and saw that supremely wonderful scene, which resembled ants carrying away a lump of food grains.</w:t>
      </w:r>
    </w:p>
    <w:p w14:paraId="056D6641" w14:textId="48B7B1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2.451</w:t>
      </w:r>
    </w:p>
    <w:p w14:paraId="50F877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451</w:t>
      </w:r>
    </w:p>
    <w:p w14:paraId="66FCD4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prabhure aneka loka dhari'</w:t>
      </w:r>
      <w:r w:rsidRPr="004A2847">
        <w:rPr>
          <w:rStyle w:val="BookTitle"/>
          <w:rFonts w:asciiTheme="minorHAnsi" w:hAnsiTheme="minorHAnsi" w:cstheme="minorHAnsi"/>
          <w:b w:val="0"/>
          <w:bCs w:val="0"/>
          <w:color w:val="000000"/>
          <w:sz w:val="28"/>
          <w:szCs w:val="28"/>
        </w:rPr>
        <w:br/>
        <w:t>laiyā yāyena sabe mahānanda kari'</w:t>
      </w:r>
    </w:p>
    <w:p w14:paraId="0C7F0E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many people caught hold of the Lord and carried Him in great ecstasy.</w:t>
      </w:r>
    </w:p>
    <w:p w14:paraId="0161295C" w14:textId="3F33E1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2.452</w:t>
      </w:r>
    </w:p>
    <w:p w14:paraId="077C4C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452</w:t>
      </w:r>
    </w:p>
    <w:p w14:paraId="46A28A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siṁha-dvāre namaskari' sarva bhakta-gaṇa</w:t>
      </w:r>
      <w:r w:rsidRPr="004A2847">
        <w:rPr>
          <w:rStyle w:val="BookTitle"/>
          <w:rFonts w:asciiTheme="minorHAnsi" w:hAnsiTheme="minorHAnsi" w:cstheme="minorHAnsi"/>
          <w:b w:val="0"/>
          <w:bCs w:val="0"/>
          <w:color w:val="000000"/>
          <w:sz w:val="28"/>
          <w:szCs w:val="28"/>
        </w:rPr>
        <w:br/>
        <w:t>hariṣe prabhura pāche karilā gamana</w:t>
      </w:r>
    </w:p>
    <w:p w14:paraId="64A0DC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their obeisances at the Siṁha-dvāra, the devotees joyfully followed the Lord.</w:t>
      </w:r>
    </w:p>
    <w:p w14:paraId="0A36A8A3" w14:textId="5EBC62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2.453</w:t>
      </w:r>
    </w:p>
    <w:p w14:paraId="6DF01B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453</w:t>
      </w:r>
    </w:p>
    <w:p w14:paraId="2F6776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sarva-loke dhari' sārvabhaumera mandire</w:t>
      </w:r>
      <w:r w:rsidRPr="004A2847">
        <w:rPr>
          <w:rStyle w:val="BookTitle"/>
          <w:rFonts w:asciiTheme="minorHAnsi" w:hAnsiTheme="minorHAnsi" w:cstheme="minorHAnsi"/>
          <w:b w:val="0"/>
          <w:bCs w:val="0"/>
          <w:color w:val="000000"/>
          <w:sz w:val="28"/>
          <w:szCs w:val="28"/>
        </w:rPr>
        <w:br/>
        <w:t>ānilena, kapāṭa paḍila tāṅra dvāre</w:t>
      </w:r>
    </w:p>
    <w:p w14:paraId="2F2F07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people brought the Lord into Sārvabhauma's house, and then the door was locked from within.</w:t>
      </w:r>
    </w:p>
    <w:p w14:paraId="3A4B2BEC" w14:textId="0C0431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2.454</w:t>
      </w:r>
    </w:p>
    <w:p w14:paraId="70E0DE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454</w:t>
      </w:r>
    </w:p>
    <w:p w14:paraId="7DC549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prabhure āsiyā ye mililā bhakta-gaṇa</w:t>
      </w:r>
      <w:r w:rsidRPr="004A2847">
        <w:rPr>
          <w:rStyle w:val="BookTitle"/>
          <w:rFonts w:asciiTheme="minorHAnsi" w:hAnsiTheme="minorHAnsi" w:cstheme="minorHAnsi"/>
          <w:b w:val="0"/>
          <w:bCs w:val="0"/>
          <w:color w:val="000000"/>
          <w:sz w:val="28"/>
          <w:szCs w:val="28"/>
        </w:rPr>
        <w:br/>
        <w:t>dekhi' hailā sārvabhauma haraṣita mana</w:t>
      </w:r>
    </w:p>
    <w:p w14:paraId="149C65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was pleased to see all the devotees who had come to see the Lord.</w:t>
      </w:r>
    </w:p>
    <w:p w14:paraId="4EF67A0A" w14:textId="06CDEB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2.455</w:t>
      </w:r>
    </w:p>
    <w:p w14:paraId="60B4AE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455</w:t>
      </w:r>
    </w:p>
    <w:p w14:paraId="0E9EAD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yathāyogya sambhāṣā kariyā sabā'-sane</w:t>
      </w:r>
      <w:r w:rsidRPr="004A2847">
        <w:rPr>
          <w:rStyle w:val="BookTitle"/>
          <w:rFonts w:asciiTheme="minorHAnsi" w:hAnsiTheme="minorHAnsi" w:cstheme="minorHAnsi"/>
          <w:b w:val="0"/>
          <w:bCs w:val="0"/>
          <w:color w:val="000000"/>
          <w:sz w:val="28"/>
          <w:szCs w:val="28"/>
        </w:rPr>
        <w:br/>
        <w:t>vasilena, sandeha bhāṅgila tata-kṣaṇe</w:t>
      </w:r>
    </w:p>
    <w:p w14:paraId="78624D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appropriately greeting the devotees, Sārvabhauma sat down and his doubts were removed.</w:t>
      </w:r>
    </w:p>
    <w:p w14:paraId="6E3795AE" w14:textId="1CFC7C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2.456</w:t>
      </w:r>
    </w:p>
    <w:p w14:paraId="657628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456</w:t>
      </w:r>
    </w:p>
    <w:p w14:paraId="00F9AC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 sukhī hailā sārvabhauma mahāśaya</w:t>
      </w:r>
      <w:r w:rsidRPr="004A2847">
        <w:rPr>
          <w:rStyle w:val="BookTitle"/>
          <w:rFonts w:asciiTheme="minorHAnsi" w:hAnsiTheme="minorHAnsi" w:cstheme="minorHAnsi"/>
          <w:b w:val="0"/>
          <w:bCs w:val="0"/>
          <w:color w:val="000000"/>
          <w:sz w:val="28"/>
          <w:szCs w:val="28"/>
        </w:rPr>
        <w:br/>
        <w:t>āra tāṅra kibā bhāgya-phalera udaya</w:t>
      </w:r>
    </w:p>
    <w:p w14:paraId="056CA7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Mahāśaya was most pleased. Who could be more fortunate than him?</w:t>
      </w:r>
    </w:p>
    <w:p w14:paraId="34615B1F" w14:textId="02AC0F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2.457</w:t>
      </w:r>
    </w:p>
    <w:p w14:paraId="15F17F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457</w:t>
      </w:r>
    </w:p>
    <w:p w14:paraId="6CC467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kīrti-mātra sarva vede vyākhyā kare</w:t>
      </w:r>
      <w:r w:rsidRPr="004A2847">
        <w:rPr>
          <w:rStyle w:val="BookTitle"/>
          <w:rFonts w:asciiTheme="minorHAnsi" w:hAnsiTheme="minorHAnsi" w:cstheme="minorHAnsi"/>
          <w:b w:val="0"/>
          <w:bCs w:val="0"/>
          <w:color w:val="000000"/>
          <w:sz w:val="28"/>
          <w:szCs w:val="28"/>
        </w:rPr>
        <w:br/>
        <w:t>anāyāse se īśvara āilā mandire</w:t>
      </w:r>
    </w:p>
    <w:p w14:paraId="45C7FE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The Lord, whose glories are described in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has now personally come to his house.</w:t>
      </w:r>
    </w:p>
    <w:p w14:paraId="2477FA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(6.4.25) it is stated:</w:t>
      </w:r>
    </w:p>
    <w:p w14:paraId="29DF6E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sarvaṁ pumān veda guṇāṁś ca taj-jño</w:t>
      </w:r>
      <w:r w:rsidRPr="004A2847">
        <w:rPr>
          <w:rStyle w:val="BookTitle"/>
          <w:rFonts w:asciiTheme="minorHAnsi" w:hAnsiTheme="minorHAnsi" w:cstheme="minorHAnsi"/>
          <w:b w:val="0"/>
          <w:bCs w:val="0"/>
          <w:color w:val="000000"/>
          <w:sz w:val="28"/>
          <w:szCs w:val="28"/>
        </w:rPr>
        <w:br/>
        <w:t>na veda sarva-jñam anantam īḍe</w:t>
      </w:r>
    </w:p>
    <w:p w14:paraId="7BAFBC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the living being may know the qualities of material nature, he is unable to see the Supreme Being, who is omniscient and unlimited. I therefore offer my respectful obeisances unto Him.”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Svargārohaṇa-parva</w:t>
      </w:r>
      <w:r w:rsidRPr="004A2847">
        <w:rPr>
          <w:rStyle w:val="BookTitle"/>
          <w:rFonts w:asciiTheme="minorHAnsi" w:hAnsiTheme="minorHAnsi" w:cstheme="minorHAnsi"/>
          <w:b w:val="0"/>
          <w:bCs w:val="0"/>
          <w:color w:val="000000"/>
          <w:sz w:val="28"/>
          <w:szCs w:val="28"/>
        </w:rPr>
        <w:t xml:space="preserve"> 6.93) and in the </w:t>
      </w:r>
      <w:r w:rsidRPr="004A2847">
        <w:rPr>
          <w:rStyle w:val="BookTitle"/>
          <w:rFonts w:asciiTheme="minorHAnsi" w:hAnsiTheme="minorHAnsi" w:cstheme="minorHAnsi"/>
          <w:b w:val="0"/>
          <w:bCs w:val="0"/>
          <w:i/>
          <w:iCs/>
          <w:color w:val="000000"/>
          <w:sz w:val="28"/>
          <w:szCs w:val="28"/>
        </w:rPr>
        <w:t>Hari-vaṁśa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Bhaviṣyat-parva</w:t>
      </w:r>
      <w:r w:rsidRPr="004A2847">
        <w:rPr>
          <w:rStyle w:val="BookTitle"/>
          <w:rFonts w:asciiTheme="minorHAnsi" w:hAnsiTheme="minorHAnsi" w:cstheme="minorHAnsi"/>
          <w:b w:val="0"/>
          <w:bCs w:val="0"/>
          <w:color w:val="000000"/>
          <w:sz w:val="28"/>
          <w:szCs w:val="28"/>
        </w:rPr>
        <w:t xml:space="preserve"> 132.95) it is stated:</w:t>
      </w:r>
    </w:p>
    <w:p w14:paraId="1FE67B10" w14:textId="463566E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vede rāmāyaṇe caiva</w:t>
      </w:r>
      <w:r w:rsidRPr="004A2847">
        <w:rPr>
          <w:rStyle w:val="BookTitle"/>
          <w:rFonts w:asciiTheme="minorHAnsi" w:hAnsiTheme="minorHAnsi" w:cstheme="minorHAnsi"/>
          <w:b w:val="0"/>
          <w:bCs w:val="0"/>
          <w:color w:val="000000"/>
          <w:sz w:val="28"/>
          <w:szCs w:val="28"/>
        </w:rPr>
        <w:br/>
        <w:t>purāṇe bhārate tathā</w:t>
      </w:r>
      <w:r w:rsidRPr="004A2847">
        <w:rPr>
          <w:rStyle w:val="BookTitle"/>
          <w:rFonts w:asciiTheme="minorHAnsi" w:hAnsiTheme="minorHAnsi" w:cstheme="minorHAnsi"/>
          <w:b w:val="0"/>
          <w:bCs w:val="0"/>
          <w:color w:val="000000"/>
          <w:sz w:val="28"/>
          <w:szCs w:val="28"/>
        </w:rPr>
        <w:br/>
        <w:t>ādāv ante ca madhye ca</w:t>
      </w:r>
      <w:r w:rsidRPr="004A2847">
        <w:rPr>
          <w:rStyle w:val="BookTitle"/>
          <w:rFonts w:asciiTheme="minorHAnsi" w:hAnsiTheme="minorHAnsi" w:cstheme="minorHAnsi"/>
          <w:b w:val="0"/>
          <w:bCs w:val="0"/>
          <w:color w:val="000000"/>
          <w:sz w:val="28"/>
          <w:szCs w:val="28"/>
        </w:rPr>
        <w:br/>
        <w:t>hariḥ sarvatra gīyate</w:t>
      </w:r>
    </w:p>
    <w:p w14:paraId="680BE7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Vedic literature, including the </w:t>
      </w:r>
      <w:r w:rsidRPr="004A2847">
        <w:rPr>
          <w:rStyle w:val="BookTitle"/>
          <w:rFonts w:asciiTheme="minorHAnsi" w:hAnsiTheme="minorHAnsi" w:cstheme="minorHAnsi"/>
          <w:b w:val="0"/>
          <w:bCs w:val="0"/>
          <w:i/>
          <w:iCs/>
          <w:color w:val="000000"/>
          <w:sz w:val="28"/>
          <w:szCs w:val="28"/>
        </w:rPr>
        <w:t>Rāmāyaṇa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Purāṇas,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from the very beginning (</w:t>
      </w:r>
      <w:r w:rsidRPr="004A2847">
        <w:rPr>
          <w:rStyle w:val="BookTitle"/>
          <w:rFonts w:asciiTheme="minorHAnsi" w:hAnsiTheme="minorHAnsi" w:cstheme="minorHAnsi"/>
          <w:b w:val="0"/>
          <w:bCs w:val="0"/>
          <w:i/>
          <w:iCs/>
          <w:color w:val="000000"/>
          <w:sz w:val="28"/>
          <w:szCs w:val="28"/>
        </w:rPr>
        <w:t>ādau</w:t>
      </w:r>
      <w:r w:rsidRPr="004A2847">
        <w:rPr>
          <w:rStyle w:val="BookTitle"/>
          <w:rFonts w:asciiTheme="minorHAnsi" w:hAnsiTheme="minorHAnsi" w:cstheme="minorHAnsi"/>
          <w:b w:val="0"/>
          <w:bCs w:val="0"/>
          <w:color w:val="000000"/>
          <w:sz w:val="28"/>
          <w:szCs w:val="28"/>
        </w:rPr>
        <w:t>) to the end (</w:t>
      </w:r>
      <w:r w:rsidRPr="004A2847">
        <w:rPr>
          <w:rStyle w:val="BookTitle"/>
          <w:rFonts w:asciiTheme="minorHAnsi" w:hAnsiTheme="minorHAnsi" w:cstheme="minorHAnsi"/>
          <w:b w:val="0"/>
          <w:bCs w:val="0"/>
          <w:i/>
          <w:iCs/>
          <w:color w:val="000000"/>
          <w:sz w:val="28"/>
          <w:szCs w:val="28"/>
        </w:rPr>
        <w:t>ante ca</w:t>
      </w:r>
      <w:r w:rsidRPr="004A2847">
        <w:rPr>
          <w:rStyle w:val="BookTitle"/>
          <w:rFonts w:asciiTheme="minorHAnsi" w:hAnsiTheme="minorHAnsi" w:cstheme="minorHAnsi"/>
          <w:b w:val="0"/>
          <w:bCs w:val="0"/>
          <w:color w:val="000000"/>
          <w:sz w:val="28"/>
          <w:szCs w:val="28"/>
        </w:rPr>
        <w:t>), as well as within the middle (</w:t>
      </w:r>
      <w:r w:rsidRPr="004A2847">
        <w:rPr>
          <w:rStyle w:val="BookTitle"/>
          <w:rFonts w:asciiTheme="minorHAnsi" w:hAnsiTheme="minorHAnsi" w:cstheme="minorHAnsi"/>
          <w:b w:val="0"/>
          <w:bCs w:val="0"/>
          <w:i/>
          <w:iCs/>
          <w:color w:val="000000"/>
          <w:sz w:val="28"/>
          <w:szCs w:val="28"/>
        </w:rPr>
        <w:t>madhye ca</w:t>
      </w:r>
      <w:r w:rsidRPr="004A2847">
        <w:rPr>
          <w:rStyle w:val="BookTitle"/>
          <w:rFonts w:asciiTheme="minorHAnsi" w:hAnsiTheme="minorHAnsi" w:cstheme="minorHAnsi"/>
          <w:b w:val="0"/>
          <w:bCs w:val="0"/>
          <w:color w:val="000000"/>
          <w:sz w:val="28"/>
          <w:szCs w:val="28"/>
        </w:rPr>
        <w:t>), only Hari, the Supreme Personality of Godhead, is explained.”</w:t>
      </w:r>
    </w:p>
    <w:p w14:paraId="2BBB5AC2" w14:textId="04A9F8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2.458</w:t>
      </w:r>
    </w:p>
    <w:p w14:paraId="4D9583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458</w:t>
      </w:r>
    </w:p>
    <w:p w14:paraId="7BE249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dekhi' sārvabhauma mahāśaya</w:t>
      </w:r>
      <w:r w:rsidRPr="004A2847">
        <w:rPr>
          <w:rStyle w:val="BookTitle"/>
          <w:rFonts w:asciiTheme="minorHAnsi" w:hAnsiTheme="minorHAnsi" w:cstheme="minorHAnsi"/>
          <w:b w:val="0"/>
          <w:bCs w:val="0"/>
          <w:color w:val="000000"/>
          <w:sz w:val="28"/>
          <w:szCs w:val="28"/>
        </w:rPr>
        <w:br/>
        <w:t>lailā caraṇa-dhūli kariyā vinaya</w:t>
      </w:r>
    </w:p>
    <w:p w14:paraId="332692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Sārvabhauma Mahāśaya saw Nityānanda, he humbly took dust from His lotus feet.</w:t>
      </w:r>
    </w:p>
    <w:p w14:paraId="69D372AA" w14:textId="1E6040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2.459</w:t>
      </w:r>
    </w:p>
    <w:p w14:paraId="6FE2D7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459</w:t>
      </w:r>
    </w:p>
    <w:p w14:paraId="6C75DB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manuṣya dilena sārvabhauma sabā'-sane</w:t>
      </w:r>
      <w:r w:rsidRPr="004A2847">
        <w:rPr>
          <w:rStyle w:val="BookTitle"/>
          <w:rFonts w:asciiTheme="minorHAnsi" w:hAnsiTheme="minorHAnsi" w:cstheme="minorHAnsi"/>
          <w:b w:val="0"/>
          <w:bCs w:val="0"/>
          <w:color w:val="000000"/>
          <w:sz w:val="28"/>
          <w:szCs w:val="28"/>
        </w:rPr>
        <w:br/>
        <w:t>calilena sabe jagannātha-daraśane</w:t>
      </w:r>
    </w:p>
    <w:p w14:paraId="006DE7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Sārvabhauma then deputed one man to take them for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of Lord Jagannātha.</w:t>
      </w:r>
    </w:p>
    <w:p w14:paraId="13490DE6" w14:textId="79DD7A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2.460</w:t>
      </w:r>
    </w:p>
    <w:p w14:paraId="74A6DE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460</w:t>
      </w:r>
    </w:p>
    <w:p w14:paraId="40AF4D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ye manuṣya yāya dekhāite jagannātha</w:t>
      </w:r>
      <w:r w:rsidRPr="004A2847">
        <w:rPr>
          <w:rStyle w:val="BookTitle"/>
          <w:rFonts w:asciiTheme="minorHAnsi" w:hAnsiTheme="minorHAnsi" w:cstheme="minorHAnsi"/>
          <w:b w:val="0"/>
          <w:bCs w:val="0"/>
          <w:color w:val="000000"/>
          <w:sz w:val="28"/>
          <w:szCs w:val="28"/>
        </w:rPr>
        <w:br/>
        <w:t>nivedana kare se kariyā yoḍa-hāta</w:t>
      </w:r>
    </w:p>
    <w:p w14:paraId="2047B5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man who was deputed to take them to see Jagannātha folded his hands and appealed to them.</w:t>
      </w:r>
    </w:p>
    <w:p w14:paraId="7A0F3E92" w14:textId="1C6376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2.461</w:t>
      </w:r>
    </w:p>
    <w:p w14:paraId="35E04E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461</w:t>
      </w:r>
    </w:p>
    <w:p w14:paraId="7930F1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sthira</w:t>
      </w:r>
      <w:proofErr w:type="gramEnd"/>
      <w:r w:rsidRPr="004A2847">
        <w:rPr>
          <w:rStyle w:val="BookTitle"/>
          <w:rFonts w:asciiTheme="minorHAnsi" w:hAnsiTheme="minorHAnsi" w:cstheme="minorHAnsi"/>
          <w:b w:val="0"/>
          <w:bCs w:val="0"/>
          <w:color w:val="000000"/>
          <w:sz w:val="28"/>
          <w:szCs w:val="28"/>
        </w:rPr>
        <w:t xml:space="preserve"> hai' jagannātha sabei dekhibā</w:t>
      </w:r>
      <w:r w:rsidRPr="004A2847">
        <w:rPr>
          <w:rStyle w:val="BookTitle"/>
          <w:rFonts w:asciiTheme="minorHAnsi" w:hAnsiTheme="minorHAnsi" w:cstheme="minorHAnsi"/>
          <w:b w:val="0"/>
          <w:bCs w:val="0"/>
          <w:color w:val="000000"/>
          <w:sz w:val="28"/>
          <w:szCs w:val="28"/>
        </w:rPr>
        <w:br/>
        <w:t>pūrva-gosāñira mata keha nā karibā</w:t>
      </w:r>
    </w:p>
    <w:p w14:paraId="65BEC2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“Maintain your composure while seeing Lord Jagannātha. </w:t>
      </w:r>
      <w:proofErr w:type="gramStart"/>
      <w:r w:rsidRPr="004A2847">
        <w:rPr>
          <w:rStyle w:val="BookTitle"/>
          <w:rFonts w:asciiTheme="minorHAnsi" w:hAnsiTheme="minorHAnsi" w:cstheme="minorHAnsi"/>
          <w:b/>
          <w:bCs/>
          <w:color w:val="800000"/>
          <w:sz w:val="28"/>
          <w:szCs w:val="28"/>
        </w:rPr>
        <w:t>Don't</w:t>
      </w:r>
      <w:proofErr w:type="gramEnd"/>
      <w:r w:rsidRPr="004A2847">
        <w:rPr>
          <w:rStyle w:val="BookTitle"/>
          <w:rFonts w:asciiTheme="minorHAnsi" w:hAnsiTheme="minorHAnsi" w:cstheme="minorHAnsi"/>
          <w:b/>
          <w:bCs/>
          <w:color w:val="800000"/>
          <w:sz w:val="28"/>
          <w:szCs w:val="28"/>
        </w:rPr>
        <w:t xml:space="preserve"> do anything like that last Gosvāmī has done.</w:t>
      </w:r>
    </w:p>
    <w:p w14:paraId="6238B6C9" w14:textId="2521DC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2.462</w:t>
      </w:r>
    </w:p>
    <w:p w14:paraId="34C93A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462</w:t>
      </w:r>
    </w:p>
    <w:p w14:paraId="26DFA9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ki-rūpa tomarā, kichu nā pāri bujhite</w:t>
      </w:r>
      <w:r w:rsidRPr="004A2847">
        <w:rPr>
          <w:rStyle w:val="BookTitle"/>
          <w:rFonts w:asciiTheme="minorHAnsi" w:hAnsiTheme="minorHAnsi" w:cstheme="minorHAnsi"/>
          <w:b w:val="0"/>
          <w:bCs w:val="0"/>
          <w:color w:val="000000"/>
          <w:sz w:val="28"/>
          <w:szCs w:val="28"/>
        </w:rPr>
        <w:br/>
        <w:t>sthira hai' dekha, tabe yāi dekhāite</w:t>
      </w:r>
    </w:p>
    <w:p w14:paraId="6D7C0D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cannot understand what kind of persons you are. If you remain peaceful while seeing Jagannātha, then I will take you.</w:t>
      </w:r>
    </w:p>
    <w:p w14:paraId="4B149F06" w14:textId="1796F1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2.463</w:t>
      </w:r>
    </w:p>
    <w:p w14:paraId="712576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463</w:t>
      </w:r>
    </w:p>
    <w:p w14:paraId="4531BE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ye-rūpa tomāra karilena eka jane</w:t>
      </w:r>
      <w:r w:rsidRPr="004A2847">
        <w:rPr>
          <w:rStyle w:val="BookTitle"/>
          <w:rFonts w:asciiTheme="minorHAnsi" w:hAnsiTheme="minorHAnsi" w:cstheme="minorHAnsi"/>
          <w:b w:val="0"/>
          <w:bCs w:val="0"/>
          <w:color w:val="000000"/>
          <w:sz w:val="28"/>
          <w:szCs w:val="28"/>
        </w:rPr>
        <w:br/>
        <w:t>jagannātha daive rahilena siṁhāsane</w:t>
      </w:r>
    </w:p>
    <w:p w14:paraId="206EF7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“It was by the arrangement of providence that Jagannātha remained on His </w:t>
      </w:r>
      <w:r w:rsidRPr="004A2847">
        <w:rPr>
          <w:rStyle w:val="BookTitle"/>
          <w:rFonts w:asciiTheme="minorHAnsi" w:hAnsiTheme="minorHAnsi" w:cstheme="minorHAnsi"/>
          <w:b/>
          <w:bCs/>
          <w:i/>
          <w:iCs/>
          <w:color w:val="800000"/>
          <w:sz w:val="28"/>
          <w:szCs w:val="28"/>
        </w:rPr>
        <w:t>siṁhāsana</w:t>
      </w:r>
      <w:r w:rsidRPr="004A2847">
        <w:rPr>
          <w:rStyle w:val="BookTitle"/>
          <w:rFonts w:asciiTheme="minorHAnsi" w:hAnsiTheme="minorHAnsi" w:cstheme="minorHAnsi"/>
          <w:b/>
          <w:bCs/>
          <w:color w:val="800000"/>
          <w:sz w:val="28"/>
          <w:szCs w:val="28"/>
        </w:rPr>
        <w:t xml:space="preserve"> after what your companion did.</w:t>
      </w:r>
    </w:p>
    <w:p w14:paraId="5C238F90" w14:textId="512E4B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2.464</w:t>
      </w:r>
    </w:p>
    <w:p w14:paraId="5B4769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464</w:t>
      </w:r>
    </w:p>
    <w:p w14:paraId="5D9799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viśeṣe vā ki kahiba ye dekhila tāna</w:t>
      </w:r>
      <w:r w:rsidRPr="004A2847">
        <w:rPr>
          <w:rStyle w:val="BookTitle"/>
          <w:rFonts w:asciiTheme="minorHAnsi" w:hAnsiTheme="minorHAnsi" w:cstheme="minorHAnsi"/>
          <w:b w:val="0"/>
          <w:bCs w:val="0"/>
          <w:color w:val="000000"/>
          <w:sz w:val="28"/>
          <w:szCs w:val="28"/>
        </w:rPr>
        <w:br/>
        <w:t>se āchāḍe anyera ki dehe rahe prāṇa</w:t>
      </w:r>
    </w:p>
    <w:p w14:paraId="1BDA77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 more will I say? Everyone who saw Him fall forcefully to the ground </w:t>
      </w:r>
      <w:r w:rsidRPr="004A2847">
        <w:rPr>
          <w:rStyle w:val="BookTitle"/>
          <w:rFonts w:asciiTheme="minorHAnsi" w:hAnsiTheme="minorHAnsi" w:cstheme="minorHAnsi"/>
          <w:b/>
          <w:bCs/>
          <w:color w:val="800000"/>
          <w:sz w:val="28"/>
          <w:szCs w:val="28"/>
        </w:rPr>
        <w:lastRenderedPageBreak/>
        <w:t>thought that He could not survive.</w:t>
      </w:r>
    </w:p>
    <w:p w14:paraId="2736CEDB" w14:textId="1B8D96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2.465</w:t>
      </w:r>
    </w:p>
    <w:p w14:paraId="7CAA7D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465</w:t>
      </w:r>
    </w:p>
    <w:p w14:paraId="33A33E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tomarā saba-acintya-kathana</w:t>
      </w:r>
      <w:r w:rsidRPr="004A2847">
        <w:rPr>
          <w:rStyle w:val="BookTitle"/>
          <w:rFonts w:asciiTheme="minorHAnsi" w:hAnsiTheme="minorHAnsi" w:cstheme="minorHAnsi"/>
          <w:b w:val="0"/>
          <w:bCs w:val="0"/>
          <w:color w:val="000000"/>
          <w:sz w:val="28"/>
          <w:szCs w:val="28"/>
        </w:rPr>
        <w:br/>
        <w:t>samvariyā dekhibā, kariluṅ nivedana”</w:t>
      </w:r>
    </w:p>
    <w:p w14:paraId="1895C5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“These topics are beyond my understanding.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my request is that you should all control yourselves while taking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w:t>
      </w:r>
    </w:p>
    <w:p w14:paraId="44C3C874" w14:textId="4D90E3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2.466</w:t>
      </w:r>
    </w:p>
    <w:p w14:paraId="25EDEC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466</w:t>
      </w:r>
    </w:p>
    <w:p w14:paraId="339797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sabe hāsite lāgilā bhakta-gaṇa</w:t>
      </w:r>
      <w:r w:rsidRPr="004A2847">
        <w:rPr>
          <w:rStyle w:val="BookTitle"/>
          <w:rFonts w:asciiTheme="minorHAnsi" w:hAnsiTheme="minorHAnsi" w:cstheme="minorHAnsi"/>
          <w:b w:val="0"/>
          <w:bCs w:val="0"/>
          <w:color w:val="000000"/>
          <w:sz w:val="28"/>
          <w:szCs w:val="28"/>
        </w:rPr>
        <w:br/>
        <w:t>`cintā nāhi' bali' sabe karilā gamana</w:t>
      </w:r>
    </w:p>
    <w:p w14:paraId="598D03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his words, the devotees began to laugh. They told him, “Don't worry,” and departed.</w:t>
      </w:r>
    </w:p>
    <w:p w14:paraId="11CB7E9F" w14:textId="47163A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2.467</w:t>
      </w:r>
    </w:p>
    <w:p w14:paraId="46C553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467</w:t>
      </w:r>
    </w:p>
    <w:p w14:paraId="1B2823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āsi' dekhilena catur-vyūha jagannātha</w:t>
      </w:r>
      <w:r w:rsidRPr="004A2847">
        <w:rPr>
          <w:rStyle w:val="BookTitle"/>
          <w:rFonts w:asciiTheme="minorHAnsi" w:hAnsiTheme="minorHAnsi" w:cstheme="minorHAnsi"/>
          <w:b w:val="0"/>
          <w:bCs w:val="0"/>
          <w:color w:val="000000"/>
          <w:sz w:val="28"/>
          <w:szCs w:val="28"/>
        </w:rPr>
        <w:br/>
        <w:t>prakaṭa-paramānanda bhakta-varga-sātha</w:t>
      </w:r>
    </w:p>
    <w:p w14:paraId="6DEECD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went to the temple and saw </w:t>
      </w:r>
      <w:r w:rsidRPr="004A2847">
        <w:rPr>
          <w:rStyle w:val="BookTitle"/>
          <w:rFonts w:asciiTheme="minorHAnsi" w:hAnsiTheme="minorHAnsi" w:cstheme="minorHAnsi"/>
          <w:b/>
          <w:bCs/>
          <w:i/>
          <w:iCs/>
          <w:color w:val="800000"/>
          <w:sz w:val="28"/>
          <w:szCs w:val="28"/>
        </w:rPr>
        <w:t xml:space="preserve">catur-vyūha </w:t>
      </w:r>
      <w:r w:rsidRPr="004A2847">
        <w:rPr>
          <w:rStyle w:val="BookTitle"/>
          <w:rFonts w:asciiTheme="minorHAnsi" w:hAnsiTheme="minorHAnsi" w:cstheme="minorHAnsi"/>
          <w:b/>
          <w:bCs/>
          <w:color w:val="800000"/>
          <w:sz w:val="28"/>
          <w:szCs w:val="28"/>
        </w:rPr>
        <w:t>Jagannātha, who is the source of all transcendental happiness and who is accompanied by His devotees.</w:t>
      </w:r>
    </w:p>
    <w:p w14:paraId="7D4957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Jagannātha is nondifferent from Vāsudeva, one of the quadruple expansions of the Supreme Lord. Pradyumna and Aniruddha are included in Him.</w:t>
      </w:r>
    </w:p>
    <w:p w14:paraId="01A44263" w14:textId="791EBF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2.468</w:t>
      </w:r>
    </w:p>
    <w:p w14:paraId="15937C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468</w:t>
      </w:r>
    </w:p>
    <w:p w14:paraId="561264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sabe lāgilena karite krandana</w:t>
      </w:r>
      <w:r w:rsidRPr="004A2847">
        <w:rPr>
          <w:rStyle w:val="BookTitle"/>
          <w:rFonts w:asciiTheme="minorHAnsi" w:hAnsiTheme="minorHAnsi" w:cstheme="minorHAnsi"/>
          <w:b w:val="0"/>
          <w:bCs w:val="0"/>
          <w:color w:val="000000"/>
          <w:sz w:val="28"/>
          <w:szCs w:val="28"/>
        </w:rPr>
        <w:br/>
        <w:t>daṇḍavata pradakṣiṇa karena stavana</w:t>
      </w:r>
    </w:p>
    <w:p w14:paraId="1A9883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saw Jagannātha, they began to cry. They offered their obeisances, circumambulated the Lord, and then recited prayers.</w:t>
      </w:r>
    </w:p>
    <w:p w14:paraId="67FD3D87" w14:textId="2C35F5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2.469</w:t>
      </w:r>
    </w:p>
    <w:p w14:paraId="792E3F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469</w:t>
      </w:r>
    </w:p>
    <w:p w14:paraId="7E4DD5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galāra mālā brāhmaṇa āniyā</w:t>
      </w:r>
      <w:r w:rsidRPr="004A2847">
        <w:rPr>
          <w:rStyle w:val="BookTitle"/>
          <w:rFonts w:asciiTheme="minorHAnsi" w:hAnsiTheme="minorHAnsi" w:cstheme="minorHAnsi"/>
          <w:b w:val="0"/>
          <w:bCs w:val="0"/>
          <w:color w:val="000000"/>
          <w:sz w:val="28"/>
          <w:szCs w:val="28"/>
        </w:rPr>
        <w:br/>
        <w:t>dilena sabāra gale santoṣita haiyā</w:t>
      </w:r>
    </w:p>
    <w:p w14:paraId="0B0AEA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priests happily brought Lord Jagannātha's flower garlands and offered them to the devotees.</w:t>
      </w:r>
    </w:p>
    <w:p w14:paraId="3CE045B3" w14:textId="7FF1ED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2.470</w:t>
      </w:r>
    </w:p>
    <w:p w14:paraId="02DEA6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470</w:t>
      </w:r>
    </w:p>
    <w:p w14:paraId="32AE87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ājñā-mālā pāiyā sabe santoṣita-mane</w:t>
      </w:r>
      <w:r w:rsidRPr="004A2847">
        <w:rPr>
          <w:rStyle w:val="BookTitle"/>
          <w:rFonts w:asciiTheme="minorHAnsi" w:hAnsiTheme="minorHAnsi" w:cstheme="minorHAnsi"/>
          <w:b w:val="0"/>
          <w:bCs w:val="0"/>
          <w:color w:val="000000"/>
          <w:sz w:val="28"/>
          <w:szCs w:val="28"/>
        </w:rPr>
        <w:br/>
        <w:t>āilā satvare sārvabhaumera bhavane</w:t>
      </w:r>
    </w:p>
    <w:p w14:paraId="6C88B5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Lord's mercy in the form of His garlands, the devotees joyfully returned to Sārvabhauma's house.</w:t>
      </w:r>
    </w:p>
    <w:p w14:paraId="53B9A949" w14:textId="003FF3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2.471</w:t>
      </w:r>
    </w:p>
    <w:p w14:paraId="14A026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471</w:t>
      </w:r>
    </w:p>
    <w:p w14:paraId="5EECBD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ānanda-mūrcchā haila ye-mate</w:t>
      </w:r>
      <w:r w:rsidRPr="004A2847">
        <w:rPr>
          <w:rStyle w:val="BookTitle"/>
          <w:rFonts w:asciiTheme="minorHAnsi" w:hAnsiTheme="minorHAnsi" w:cstheme="minorHAnsi"/>
          <w:b w:val="0"/>
          <w:bCs w:val="0"/>
          <w:color w:val="000000"/>
          <w:sz w:val="28"/>
          <w:szCs w:val="28"/>
        </w:rPr>
        <w:br/>
        <w:t>bāhya nāhi bhileka, āchena sei mate</w:t>
      </w:r>
    </w:p>
    <w:p w14:paraId="3B3305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remained unconscious in ecstasy. He did not display even a tinge of external consciousness.</w:t>
      </w:r>
    </w:p>
    <w:p w14:paraId="2F5C7011" w14:textId="4AFF0C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2.472</w:t>
      </w:r>
    </w:p>
    <w:p w14:paraId="084408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472</w:t>
      </w:r>
    </w:p>
    <w:p w14:paraId="350800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vasiyā āchena sārvabhauma pada-tale</w:t>
      </w:r>
      <w:r w:rsidRPr="004A2847">
        <w:rPr>
          <w:rStyle w:val="BookTitle"/>
          <w:rFonts w:asciiTheme="minorHAnsi" w:hAnsiTheme="minorHAnsi" w:cstheme="minorHAnsi"/>
          <w:b w:val="0"/>
          <w:bCs w:val="0"/>
          <w:color w:val="000000"/>
          <w:sz w:val="28"/>
          <w:szCs w:val="28"/>
        </w:rPr>
        <w:br/>
        <w:t>catur-dike bhakta-gaṇa `rāma-kṛṣṇa' bale</w:t>
      </w:r>
    </w:p>
    <w:p w14:paraId="0F0455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was sitting at the Lord's feet, and the devotees chanted the names of Rāma and Kṛṣṇa on all sides.</w:t>
      </w:r>
    </w:p>
    <w:p w14:paraId="3458652E" w14:textId="671798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2.473</w:t>
      </w:r>
    </w:p>
    <w:p w14:paraId="3E2E75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473</w:t>
      </w:r>
    </w:p>
    <w:p w14:paraId="17603B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acintya agamya gauracandrera carita</w:t>
      </w:r>
      <w:r w:rsidRPr="004A2847">
        <w:rPr>
          <w:rStyle w:val="BookTitle"/>
          <w:rFonts w:asciiTheme="minorHAnsi" w:hAnsiTheme="minorHAnsi" w:cstheme="minorHAnsi"/>
          <w:b w:val="0"/>
          <w:bCs w:val="0"/>
          <w:color w:val="000000"/>
          <w:sz w:val="28"/>
          <w:szCs w:val="28"/>
        </w:rPr>
        <w:br/>
        <w:t>tina-prahare o bāhya nahe kadācita</w:t>
      </w:r>
    </w:p>
    <w:p w14:paraId="61D952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characteristics of Gauracandra are inconceivable and unfathomable. He did not regain external consciousness even after nine hours.</w:t>
      </w:r>
    </w:p>
    <w:p w14:paraId="694BA19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see Madhvācārya's commentary on the </w:t>
      </w:r>
      <w:r w:rsidRPr="004A2847">
        <w:rPr>
          <w:rStyle w:val="BookTitle"/>
          <w:rFonts w:asciiTheme="minorHAnsi" w:hAnsiTheme="minorHAnsi" w:cstheme="minorHAnsi"/>
          <w:b w:val="0"/>
          <w:bCs w:val="0"/>
          <w:i/>
          <w:iCs/>
          <w:color w:val="000000"/>
          <w:sz w:val="28"/>
          <w:szCs w:val="28"/>
        </w:rPr>
        <w:t>Vedānta-sūtra</w:t>
      </w:r>
      <w:r w:rsidRPr="004A2847">
        <w:rPr>
          <w:rStyle w:val="BookTitle"/>
          <w:rFonts w:asciiTheme="minorHAnsi" w:hAnsiTheme="minorHAnsi" w:cstheme="minorHAnsi"/>
          <w:b w:val="0"/>
          <w:bCs w:val="0"/>
          <w:color w:val="000000"/>
          <w:sz w:val="28"/>
          <w:szCs w:val="28"/>
        </w:rPr>
        <w:t xml:space="preserve"> (1.1.10).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Śānti-parva</w:t>
      </w:r>
      <w:r w:rsidRPr="004A2847">
        <w:rPr>
          <w:rStyle w:val="BookTitle"/>
          <w:rFonts w:asciiTheme="minorHAnsi" w:hAnsiTheme="minorHAnsi" w:cstheme="minorHAnsi"/>
          <w:b w:val="0"/>
          <w:bCs w:val="0"/>
          <w:color w:val="000000"/>
          <w:sz w:val="28"/>
          <w:szCs w:val="28"/>
        </w:rPr>
        <w:t xml:space="preserve"> 207.49) it is stated:</w:t>
      </w:r>
    </w:p>
    <w:p w14:paraId="15826955" w14:textId="12042F6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evam esa mahābāhuḥ</w:t>
      </w:r>
      <w:r w:rsidRPr="004A2847">
        <w:rPr>
          <w:rStyle w:val="BookTitle"/>
          <w:rFonts w:asciiTheme="minorHAnsi" w:hAnsiTheme="minorHAnsi" w:cstheme="minorHAnsi"/>
          <w:b w:val="0"/>
          <w:bCs w:val="0"/>
          <w:color w:val="000000"/>
          <w:sz w:val="28"/>
          <w:szCs w:val="28"/>
        </w:rPr>
        <w:br/>
        <w:t>keśavaḥ satya-vikramaḥ</w:t>
      </w:r>
      <w:r w:rsidRPr="004A2847">
        <w:rPr>
          <w:rStyle w:val="BookTitle"/>
          <w:rFonts w:asciiTheme="minorHAnsi" w:hAnsiTheme="minorHAnsi" w:cstheme="minorHAnsi"/>
          <w:b w:val="0"/>
          <w:bCs w:val="0"/>
          <w:color w:val="000000"/>
          <w:sz w:val="28"/>
          <w:szCs w:val="28"/>
        </w:rPr>
        <w:br/>
        <w:t>acintya-puṇḍarīkākṣo</w:t>
      </w:r>
      <w:r w:rsidRPr="004A2847">
        <w:rPr>
          <w:rStyle w:val="BookTitle"/>
          <w:rFonts w:asciiTheme="minorHAnsi" w:hAnsiTheme="minorHAnsi" w:cstheme="minorHAnsi"/>
          <w:b w:val="0"/>
          <w:bCs w:val="0"/>
          <w:color w:val="000000"/>
          <w:sz w:val="28"/>
          <w:szCs w:val="28"/>
        </w:rPr>
        <w:br/>
        <w:t>naiṣa kevala-mānuṣaḥ</w:t>
      </w:r>
    </w:p>
    <w:p w14:paraId="470FAF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Yudhiṣṭhira, this most powerful, lotus-eyed Keśava is the inconceivable Personality of Godhead. No one should consider Him an ordinary human being.”</w:t>
      </w:r>
    </w:p>
    <w:p w14:paraId="3FBB895F" w14:textId="004261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2.474</w:t>
      </w:r>
    </w:p>
    <w:p w14:paraId="1891E0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474</w:t>
      </w:r>
    </w:p>
    <w:p w14:paraId="2F6AB3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uṭhilā sarva-jagata-jīvana</w:t>
      </w:r>
      <w:r w:rsidRPr="004A2847">
        <w:rPr>
          <w:rStyle w:val="BookTitle"/>
          <w:rFonts w:asciiTheme="minorHAnsi" w:hAnsiTheme="minorHAnsi" w:cstheme="minorHAnsi"/>
          <w:b w:val="0"/>
          <w:bCs w:val="0"/>
          <w:color w:val="000000"/>
          <w:sz w:val="28"/>
          <w:szCs w:val="28"/>
        </w:rPr>
        <w:br/>
        <w:t>hari-dhvani karite lāgilā bhakta-gaṇa</w:t>
      </w:r>
    </w:p>
    <w:p w14:paraId="2B856A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the life and soul of the universe regained external consciousness and the devotees began chanting the name of Hari.</w:t>
      </w:r>
    </w:p>
    <w:p w14:paraId="3855B329" w14:textId="7EB857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2.475</w:t>
      </w:r>
    </w:p>
    <w:p w14:paraId="4AC703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475</w:t>
      </w:r>
    </w:p>
    <w:p w14:paraId="4FCF33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sthira hai' prabhu jijñāsena sabā'-sthāne</w:t>
      </w:r>
      <w:r w:rsidRPr="004A2847">
        <w:rPr>
          <w:rStyle w:val="BookTitle"/>
          <w:rFonts w:asciiTheme="minorHAnsi" w:hAnsiTheme="minorHAnsi" w:cstheme="minorHAnsi"/>
          <w:b w:val="0"/>
          <w:bCs w:val="0"/>
          <w:color w:val="000000"/>
          <w:sz w:val="28"/>
          <w:szCs w:val="28"/>
        </w:rPr>
        <w:br/>
        <w:t>“kaha dekhi āji mora kon vivaraṇe”</w:t>
      </w:r>
    </w:p>
    <w:p w14:paraId="5AF75F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peacefully asked everyone, “Tell Me, what happened to Me today?”</w:t>
      </w:r>
    </w:p>
    <w:p w14:paraId="5F10412C" w14:textId="6FDC15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2.476</w:t>
      </w:r>
    </w:p>
    <w:p w14:paraId="0DA12F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476</w:t>
      </w:r>
    </w:p>
    <w:p w14:paraId="7B9F2E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śeṣe nityānanda prabhu kahite lāgilā</w:t>
      </w:r>
      <w:r w:rsidRPr="004A2847">
        <w:rPr>
          <w:rStyle w:val="BookTitle"/>
          <w:rFonts w:asciiTheme="minorHAnsi" w:hAnsiTheme="minorHAnsi" w:cstheme="minorHAnsi"/>
          <w:b w:val="0"/>
          <w:bCs w:val="0"/>
          <w:color w:val="000000"/>
          <w:sz w:val="28"/>
          <w:szCs w:val="28"/>
        </w:rPr>
        <w:br/>
        <w:t>“jagannātha dekhi' mātra tumi mūrcchā gelā</w:t>
      </w:r>
    </w:p>
    <w:p w14:paraId="24C112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Prabhu replied, “Immediately after seeing Jagannātha,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fell unconscious.</w:t>
      </w:r>
    </w:p>
    <w:p w14:paraId="1DE405AC" w14:textId="5FC995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2.477</w:t>
      </w:r>
    </w:p>
    <w:p w14:paraId="4FBA54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477</w:t>
      </w:r>
    </w:p>
    <w:p w14:paraId="3A47A0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sārvabhauma āchilena sei sthāne</w:t>
      </w:r>
      <w:r w:rsidRPr="004A2847">
        <w:rPr>
          <w:rStyle w:val="BookTitle"/>
          <w:rFonts w:asciiTheme="minorHAnsi" w:hAnsiTheme="minorHAnsi" w:cstheme="minorHAnsi"/>
          <w:b w:val="0"/>
          <w:bCs w:val="0"/>
          <w:color w:val="000000"/>
          <w:sz w:val="28"/>
          <w:szCs w:val="28"/>
        </w:rPr>
        <w:br/>
        <w:t>dhari' tomā' ānilena āpana-bhavane</w:t>
      </w:r>
    </w:p>
    <w:p w14:paraId="68E98E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providence, Sārvabhauma was present there at the time. He caught hold of You and brought You to his house.</w:t>
      </w:r>
    </w:p>
    <w:p w14:paraId="62FEAC28" w14:textId="3C65E6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2.478</w:t>
      </w:r>
    </w:p>
    <w:p w14:paraId="5F1F53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478</w:t>
      </w:r>
    </w:p>
    <w:p w14:paraId="4FCF33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ānanda-āveśe tumi hai' paravaśa</w:t>
      </w:r>
      <w:r w:rsidRPr="004A2847">
        <w:rPr>
          <w:rStyle w:val="BookTitle"/>
          <w:rFonts w:asciiTheme="minorHAnsi" w:hAnsiTheme="minorHAnsi" w:cstheme="minorHAnsi"/>
          <w:b w:val="0"/>
          <w:bCs w:val="0"/>
          <w:color w:val="000000"/>
          <w:sz w:val="28"/>
          <w:szCs w:val="28"/>
        </w:rPr>
        <w:br/>
        <w:t>bāhya nā jānilā tina-prahara divasa</w:t>
      </w:r>
    </w:p>
    <w:p w14:paraId="5B058D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were so overwhelmed in ecstasy that You did not regain consciousness for nine hours.</w:t>
      </w:r>
    </w:p>
    <w:p w14:paraId="7F2106D1" w14:textId="2C4F94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2.479</w:t>
      </w:r>
    </w:p>
    <w:p w14:paraId="310F79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479</w:t>
      </w:r>
    </w:p>
    <w:p w14:paraId="39B36F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sārvabhauma namaskarena tomāre”</w:t>
      </w:r>
      <w:r w:rsidRPr="004A2847">
        <w:rPr>
          <w:rStyle w:val="BookTitle"/>
          <w:rFonts w:asciiTheme="minorHAnsi" w:hAnsiTheme="minorHAnsi" w:cstheme="minorHAnsi"/>
          <w:b w:val="0"/>
          <w:bCs w:val="0"/>
          <w:color w:val="000000"/>
          <w:sz w:val="28"/>
          <w:szCs w:val="28"/>
        </w:rPr>
        <w:br/>
        <w:t>āthe-vyathe prabhu sārvabhaume kole kare</w:t>
      </w:r>
    </w:p>
    <w:p w14:paraId="33C273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is Sārvabhauma offering You obeisances.” The Lord then hurriedly embraced Sārvabhauma.</w:t>
      </w:r>
    </w:p>
    <w:p w14:paraId="45CC75FB" w14:textId="50223F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2.480</w:t>
      </w:r>
    </w:p>
    <w:p w14:paraId="4FD6F1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480</w:t>
      </w:r>
    </w:p>
    <w:p w14:paraId="03F03B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“jagannātha baḍa kṛpā-maya</w:t>
      </w:r>
      <w:r w:rsidRPr="004A2847">
        <w:rPr>
          <w:rStyle w:val="BookTitle"/>
          <w:rFonts w:asciiTheme="minorHAnsi" w:hAnsiTheme="minorHAnsi" w:cstheme="minorHAnsi"/>
          <w:b w:val="0"/>
          <w:bCs w:val="0"/>
          <w:color w:val="000000"/>
          <w:sz w:val="28"/>
          <w:szCs w:val="28"/>
        </w:rPr>
        <w:br/>
        <w:t>ānilena more sārvabhaumera ālaya</w:t>
      </w:r>
    </w:p>
    <w:p w14:paraId="322C13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“Jagannātha is most merciful, for He brought Me to the house of Sārvabhauma.</w:t>
      </w:r>
    </w:p>
    <w:p w14:paraId="5FF64144" w14:textId="6470B4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2.481</w:t>
      </w:r>
    </w:p>
    <w:p w14:paraId="0532A7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481</w:t>
      </w:r>
    </w:p>
    <w:p w14:paraId="033E32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sandeha citte āchila āmāra</w:t>
      </w:r>
      <w:r w:rsidRPr="004A2847">
        <w:rPr>
          <w:rStyle w:val="BookTitle"/>
          <w:rFonts w:asciiTheme="minorHAnsi" w:hAnsiTheme="minorHAnsi" w:cstheme="minorHAnsi"/>
          <w:b w:val="0"/>
          <w:bCs w:val="0"/>
          <w:color w:val="000000"/>
          <w:sz w:val="28"/>
          <w:szCs w:val="28"/>
        </w:rPr>
        <w:br/>
        <w:t>ki-rūpe pāiba āmi saṁhati tomāra</w:t>
      </w:r>
    </w:p>
    <w:p w14:paraId="0413D2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 was greatly anxious about how I would attain your association.</w:t>
      </w:r>
    </w:p>
    <w:p w14:paraId="0789E7E7" w14:textId="348FBA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2.482</w:t>
      </w:r>
    </w:p>
    <w:p w14:paraId="509237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482</w:t>
      </w:r>
    </w:p>
    <w:p w14:paraId="146B6C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tāhā pūrṇa karilena anāyāse”</w:t>
      </w:r>
      <w:r w:rsidRPr="004A2847">
        <w:rPr>
          <w:rStyle w:val="BookTitle"/>
          <w:rFonts w:asciiTheme="minorHAnsi" w:hAnsiTheme="minorHAnsi" w:cstheme="minorHAnsi"/>
          <w:b w:val="0"/>
          <w:bCs w:val="0"/>
          <w:color w:val="000000"/>
          <w:sz w:val="28"/>
          <w:szCs w:val="28"/>
        </w:rPr>
        <w:br/>
        <w:t>eta bali' sārvabhaume cāhi' prabhu hāse</w:t>
      </w:r>
    </w:p>
    <w:p w14:paraId="783442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Kṛṣṇa has easily fulfilled My desire.” After speaking these words, the Lord looked at Sārvabhauma and smiled.</w:t>
      </w:r>
    </w:p>
    <w:p w14:paraId="07F9168F" w14:textId="269AE5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2.483</w:t>
      </w:r>
    </w:p>
    <w:p w14:paraId="79E31A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483</w:t>
      </w:r>
    </w:p>
    <w:p w14:paraId="188CF2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āji āmāra ākhyāna</w:t>
      </w:r>
      <w:r w:rsidRPr="004A2847">
        <w:rPr>
          <w:rStyle w:val="BookTitle"/>
          <w:rFonts w:asciiTheme="minorHAnsi" w:hAnsiTheme="minorHAnsi" w:cstheme="minorHAnsi"/>
          <w:b w:val="0"/>
          <w:bCs w:val="0"/>
          <w:color w:val="000000"/>
          <w:sz w:val="28"/>
          <w:szCs w:val="28"/>
        </w:rPr>
        <w:br/>
        <w:t>jagannātha āsi' dekhilāṅa vidyamāna</w:t>
      </w:r>
    </w:p>
    <w:p w14:paraId="722DE1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said, “Now hear what happened to Me today. I went and saw Jagannātha.</w:t>
      </w:r>
    </w:p>
    <w:p w14:paraId="6523F44D" w14:textId="41AD33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2.484</w:t>
      </w:r>
    </w:p>
    <w:p w14:paraId="2F602B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484</w:t>
      </w:r>
    </w:p>
    <w:p w14:paraId="1770CA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 citte haila āmāra</w:t>
      </w:r>
      <w:r w:rsidRPr="004A2847">
        <w:rPr>
          <w:rStyle w:val="BookTitle"/>
          <w:rFonts w:asciiTheme="minorHAnsi" w:hAnsiTheme="minorHAnsi" w:cstheme="minorHAnsi"/>
          <w:b w:val="0"/>
          <w:bCs w:val="0"/>
          <w:color w:val="000000"/>
          <w:sz w:val="28"/>
          <w:szCs w:val="28"/>
        </w:rPr>
        <w:br/>
        <w:t>dhari' āni' vakṣa-mājhe thui āpanāra</w:t>
      </w:r>
    </w:p>
    <w:p w14:paraId="5D1C23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I saw Jagannātha, I had an urge to grab Him and embrace Him to My chest.</w:t>
      </w:r>
    </w:p>
    <w:p w14:paraId="1B7D032F" w14:textId="7C6325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2.485</w:t>
      </w:r>
    </w:p>
    <w:p w14:paraId="25EFD3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485</w:t>
      </w:r>
    </w:p>
    <w:p w14:paraId="7C8458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dharite gelāma mātra jagannātha āmi</w:t>
      </w:r>
      <w:r w:rsidRPr="004A2847">
        <w:rPr>
          <w:rStyle w:val="BookTitle"/>
          <w:rFonts w:asciiTheme="minorHAnsi" w:hAnsiTheme="minorHAnsi" w:cstheme="minorHAnsi"/>
          <w:b w:val="0"/>
          <w:bCs w:val="0"/>
          <w:color w:val="000000"/>
          <w:sz w:val="28"/>
          <w:szCs w:val="28"/>
        </w:rPr>
        <w:br/>
        <w:t>tabe ki haila śeṣe āra nāhi jāni</w:t>
      </w:r>
    </w:p>
    <w:p w14:paraId="7C3215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“But after I went to embrace Jagannātha, I </w:t>
      </w:r>
      <w:proofErr w:type="gramStart"/>
      <w:r w:rsidRPr="004A2847">
        <w:rPr>
          <w:rStyle w:val="BookTitle"/>
          <w:rFonts w:asciiTheme="minorHAnsi" w:hAnsiTheme="minorHAnsi" w:cstheme="minorHAnsi"/>
          <w:b/>
          <w:bCs/>
          <w:color w:val="800000"/>
          <w:sz w:val="28"/>
          <w:szCs w:val="28"/>
        </w:rPr>
        <w:t>don't</w:t>
      </w:r>
      <w:proofErr w:type="gramEnd"/>
      <w:r w:rsidRPr="004A2847">
        <w:rPr>
          <w:rStyle w:val="BookTitle"/>
          <w:rFonts w:asciiTheme="minorHAnsi" w:hAnsiTheme="minorHAnsi" w:cstheme="minorHAnsi"/>
          <w:b/>
          <w:bCs/>
          <w:color w:val="800000"/>
          <w:sz w:val="28"/>
          <w:szCs w:val="28"/>
        </w:rPr>
        <w:t xml:space="preserve"> know what happened.</w:t>
      </w:r>
    </w:p>
    <w:p w14:paraId="285F88F1" w14:textId="70713A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2.486</w:t>
      </w:r>
    </w:p>
    <w:p w14:paraId="741555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486</w:t>
      </w:r>
    </w:p>
    <w:p w14:paraId="718F21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daive sārvabhauma āji āchilā nikaṭe</w:t>
      </w:r>
      <w:r w:rsidRPr="004A2847">
        <w:rPr>
          <w:rStyle w:val="BookTitle"/>
          <w:rFonts w:asciiTheme="minorHAnsi" w:hAnsiTheme="minorHAnsi" w:cstheme="minorHAnsi"/>
          <w:b w:val="0"/>
          <w:bCs w:val="0"/>
          <w:color w:val="000000"/>
          <w:sz w:val="28"/>
          <w:szCs w:val="28"/>
        </w:rPr>
        <w:br/>
        <w:t>ataeva rakṣā haila e mahāsaṅkaṭe</w:t>
      </w:r>
    </w:p>
    <w:p w14:paraId="1AFD28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providence Sārvabhauma was there at the time, so I was saved from a great calamity.</w:t>
      </w:r>
    </w:p>
    <w:p w14:paraId="7CFABF14" w14:textId="517CC5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2.487</w:t>
      </w:r>
    </w:p>
    <w:p w14:paraId="3A814A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487</w:t>
      </w:r>
    </w:p>
    <w:p w14:paraId="0D1C30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haite āmi ei bali daḍāiyā</w:t>
      </w:r>
      <w:r w:rsidRPr="004A2847">
        <w:rPr>
          <w:rStyle w:val="BookTitle"/>
          <w:rFonts w:asciiTheme="minorHAnsi" w:hAnsiTheme="minorHAnsi" w:cstheme="minorHAnsi"/>
          <w:b w:val="0"/>
          <w:bCs w:val="0"/>
          <w:color w:val="000000"/>
          <w:sz w:val="28"/>
          <w:szCs w:val="28"/>
        </w:rPr>
        <w:br/>
        <w:t>jagannātha dekhibāṅa bāhire thākiyā</w:t>
      </w:r>
    </w:p>
    <w:p w14:paraId="0D7A15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declare that from today on I will take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of Lord Jagannātha from outside.</w:t>
      </w:r>
    </w:p>
    <w:p w14:paraId="1F976B73" w14:textId="7CB5D7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2.488</w:t>
      </w:r>
    </w:p>
    <w:p w14:paraId="0F01EB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488</w:t>
      </w:r>
    </w:p>
    <w:p w14:paraId="57A513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abhyantare āra āmi praveśa nahiba</w:t>
      </w:r>
      <w:r w:rsidRPr="004A2847">
        <w:rPr>
          <w:rStyle w:val="BookTitle"/>
          <w:rFonts w:asciiTheme="minorHAnsi" w:hAnsiTheme="minorHAnsi" w:cstheme="minorHAnsi"/>
          <w:b w:val="0"/>
          <w:bCs w:val="0"/>
          <w:color w:val="000000"/>
          <w:sz w:val="28"/>
          <w:szCs w:val="28"/>
        </w:rPr>
        <w:br/>
        <w:t>garuḍera pāche rahi' īśvara dekhiba</w:t>
      </w:r>
    </w:p>
    <w:p w14:paraId="72E9BA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not enter the temple. I will see the Lord while standing next to Garuḍa.</w:t>
      </w:r>
    </w:p>
    <w:p w14:paraId="0BB0A8F0" w14:textId="2FAEEA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2.489</w:t>
      </w:r>
    </w:p>
    <w:p w14:paraId="134DBD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489</w:t>
      </w:r>
    </w:p>
    <w:p w14:paraId="287B22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bhāgye āmi āji nā dhariluṅ jagannātha</w:t>
      </w:r>
      <w:r w:rsidRPr="004A2847">
        <w:rPr>
          <w:rStyle w:val="BookTitle"/>
          <w:rFonts w:asciiTheme="minorHAnsi" w:hAnsiTheme="minorHAnsi" w:cstheme="minorHAnsi"/>
          <w:b w:val="0"/>
          <w:bCs w:val="0"/>
          <w:color w:val="000000"/>
          <w:sz w:val="28"/>
          <w:szCs w:val="28"/>
        </w:rPr>
        <w:br/>
        <w:t>tabe ta' saṅkaṭa āji haita āmā'ta”</w:t>
      </w:r>
    </w:p>
    <w:p w14:paraId="16D561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was fortunate that I did not grab Jagannātha today. If I had done so, I would be in trouble.”</w:t>
      </w:r>
    </w:p>
    <w:p w14:paraId="131B8757" w14:textId="251BB6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2.490</w:t>
      </w:r>
    </w:p>
    <w:p w14:paraId="2223C2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490</w:t>
      </w:r>
    </w:p>
    <w:p w14:paraId="50F668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nityānanda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“baḍa eḍāile bhāla</w:t>
      </w:r>
      <w:r w:rsidRPr="004A2847">
        <w:rPr>
          <w:rStyle w:val="BookTitle"/>
          <w:rFonts w:asciiTheme="minorHAnsi" w:hAnsiTheme="minorHAnsi" w:cstheme="minorHAnsi"/>
          <w:b w:val="0"/>
          <w:bCs w:val="0"/>
          <w:color w:val="000000"/>
          <w:sz w:val="28"/>
          <w:szCs w:val="28"/>
        </w:rPr>
        <w:br/>
        <w:t>velā nāhi ebe, snāna karaha sakāla”</w:t>
      </w:r>
    </w:p>
    <w:p w14:paraId="180E32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then said, “It is good that You avoided that calamity. Now it is late. Let us all go take bath.”</w:t>
      </w:r>
    </w:p>
    <w:p w14:paraId="73A19DD0" w14:textId="7C361C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2.491</w:t>
      </w:r>
    </w:p>
    <w:p w14:paraId="1A3037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491</w:t>
      </w:r>
    </w:p>
    <w:p w14:paraId="46BB51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“nityānanda, samvariyā more</w:t>
      </w:r>
      <w:r w:rsidRPr="004A2847">
        <w:rPr>
          <w:rStyle w:val="BookTitle"/>
          <w:rFonts w:asciiTheme="minorHAnsi" w:hAnsiTheme="minorHAnsi" w:cstheme="minorHAnsi"/>
          <w:b w:val="0"/>
          <w:bCs w:val="0"/>
          <w:color w:val="000000"/>
          <w:sz w:val="28"/>
          <w:szCs w:val="28"/>
        </w:rPr>
        <w:br/>
        <w:t>ei āmi deha samarpilāṅa tomāre”</w:t>
      </w:r>
    </w:p>
    <w:p w14:paraId="1B21F7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replied, “Nityānanda,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should protect Me. I am surrendering My body to You.”</w:t>
      </w:r>
    </w:p>
    <w:p w14:paraId="011B3368" w14:textId="5CAD24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2.492</w:t>
      </w:r>
    </w:p>
    <w:p w14:paraId="0B8FCB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492</w:t>
      </w:r>
    </w:p>
    <w:p w14:paraId="26916D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kata-kṣaṇe snāna kari' prema-sukhe</w:t>
      </w:r>
      <w:r w:rsidRPr="004A2847">
        <w:rPr>
          <w:rStyle w:val="BookTitle"/>
          <w:rFonts w:asciiTheme="minorHAnsi" w:hAnsiTheme="minorHAnsi" w:cstheme="minorHAnsi"/>
          <w:b w:val="0"/>
          <w:bCs w:val="0"/>
          <w:color w:val="000000"/>
          <w:sz w:val="28"/>
          <w:szCs w:val="28"/>
        </w:rPr>
        <w:br/>
        <w:t>vasilena sabāra sahita hāsya-mukhe</w:t>
      </w:r>
    </w:p>
    <w:p w14:paraId="341042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enjoyed ecstatic love as He took bath thereafter. He then smiled as He sat down with the devotees.</w:t>
      </w:r>
    </w:p>
    <w:p w14:paraId="6ED13D7A" w14:textId="3983FE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2.493</w:t>
      </w:r>
    </w:p>
    <w:p w14:paraId="6C306C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493</w:t>
      </w:r>
    </w:p>
    <w:p w14:paraId="18C96B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bahuvidha mahāprasāda āniyā satvare</w:t>
      </w:r>
      <w:r w:rsidRPr="004A2847">
        <w:rPr>
          <w:rStyle w:val="BookTitle"/>
          <w:rFonts w:asciiTheme="minorHAnsi" w:hAnsiTheme="minorHAnsi" w:cstheme="minorHAnsi"/>
          <w:b w:val="0"/>
          <w:bCs w:val="0"/>
          <w:color w:val="000000"/>
          <w:sz w:val="28"/>
          <w:szCs w:val="28"/>
        </w:rPr>
        <w:br/>
        <w:t>sārvabhauma thuilena prabhura gocare</w:t>
      </w:r>
    </w:p>
    <w:p w14:paraId="0231C9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Sārvabhauma quickly brought many varieties of </w:t>
      </w:r>
      <w:r w:rsidRPr="004A2847">
        <w:rPr>
          <w:rStyle w:val="BookTitle"/>
          <w:rFonts w:asciiTheme="minorHAnsi" w:hAnsiTheme="minorHAnsi" w:cstheme="minorHAnsi"/>
          <w:b/>
          <w:bCs/>
          <w:i/>
          <w:iCs/>
          <w:color w:val="800000"/>
          <w:sz w:val="28"/>
          <w:szCs w:val="28"/>
        </w:rPr>
        <w:t>mahā-prasāda</w:t>
      </w:r>
      <w:r w:rsidRPr="004A2847">
        <w:rPr>
          <w:rStyle w:val="BookTitle"/>
          <w:rFonts w:asciiTheme="minorHAnsi" w:hAnsiTheme="minorHAnsi" w:cstheme="minorHAnsi"/>
          <w:b/>
          <w:bCs/>
          <w:color w:val="800000"/>
          <w:sz w:val="28"/>
          <w:szCs w:val="28"/>
        </w:rPr>
        <w:t xml:space="preserve"> and placed them before the Lord.</w:t>
      </w:r>
    </w:p>
    <w:p w14:paraId="4AFA5328" w14:textId="3B9152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2.494</w:t>
      </w:r>
    </w:p>
    <w:p w14:paraId="00550D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494</w:t>
      </w:r>
    </w:p>
    <w:p w14:paraId="59E6B0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mahāprasādere prabhu kari' namaskāra</w:t>
      </w:r>
      <w:r w:rsidRPr="004A2847">
        <w:rPr>
          <w:rStyle w:val="BookTitle"/>
          <w:rFonts w:asciiTheme="minorHAnsi" w:hAnsiTheme="minorHAnsi" w:cstheme="minorHAnsi"/>
          <w:b w:val="0"/>
          <w:bCs w:val="0"/>
          <w:color w:val="000000"/>
          <w:sz w:val="28"/>
          <w:szCs w:val="28"/>
        </w:rPr>
        <w:br/>
        <w:t>vasilā bhuñjite lai' sarva parivāra</w:t>
      </w:r>
    </w:p>
    <w:p w14:paraId="0209C5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offering His obeisances to the </w:t>
      </w:r>
      <w:r w:rsidRPr="004A2847">
        <w:rPr>
          <w:rStyle w:val="BookTitle"/>
          <w:rFonts w:asciiTheme="minorHAnsi" w:hAnsiTheme="minorHAnsi" w:cstheme="minorHAnsi"/>
          <w:b/>
          <w:bCs/>
          <w:i/>
          <w:iCs/>
          <w:color w:val="800000"/>
          <w:sz w:val="28"/>
          <w:szCs w:val="28"/>
        </w:rPr>
        <w:t>mahā-prasāda</w:t>
      </w:r>
      <w:r w:rsidRPr="004A2847">
        <w:rPr>
          <w:rStyle w:val="BookTitle"/>
          <w:rFonts w:asciiTheme="minorHAnsi" w:hAnsiTheme="minorHAnsi" w:cstheme="minorHAnsi"/>
          <w:b/>
          <w:bCs/>
          <w:color w:val="800000"/>
          <w:sz w:val="28"/>
          <w:szCs w:val="28"/>
        </w:rPr>
        <w:t>, the Lord began to eat along with His associates.</w:t>
      </w:r>
    </w:p>
    <w:p w14:paraId="4BF02096" w14:textId="708C8A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2.495</w:t>
      </w:r>
    </w:p>
    <w:p w14:paraId="561EE5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495</w:t>
      </w:r>
    </w:p>
    <w:p w14:paraId="7A5A03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“vistara lāpharā more deha'</w:t>
      </w:r>
      <w:r w:rsidRPr="004A2847">
        <w:rPr>
          <w:rStyle w:val="BookTitle"/>
          <w:rFonts w:asciiTheme="minorHAnsi" w:hAnsiTheme="minorHAnsi" w:cstheme="minorHAnsi"/>
          <w:b w:val="0"/>
          <w:bCs w:val="0"/>
          <w:color w:val="000000"/>
          <w:sz w:val="28"/>
          <w:szCs w:val="28"/>
        </w:rPr>
        <w:br/>
        <w:t>pīṭhāpānā chenā-baḍā tomarā sabe laha”</w:t>
      </w:r>
    </w:p>
    <w:p w14:paraId="6A3320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“Give Me a large portion of boiled vegetables. You can all take the curd sweetballs, cakes, and preparations made with condensed milk.”</w:t>
      </w:r>
    </w:p>
    <w:p w14:paraId="4670ADD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6.43-44) it is stated:</w:t>
      </w:r>
    </w:p>
    <w:p w14:paraId="6BC94D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kahe,—</w:t>
      </w:r>
      <w:proofErr w:type="gramEnd"/>
      <w:r w:rsidRPr="004A2847">
        <w:rPr>
          <w:rStyle w:val="BookTitle"/>
          <w:rFonts w:asciiTheme="minorHAnsi" w:hAnsiTheme="minorHAnsi" w:cstheme="minorHAnsi"/>
          <w:b w:val="0"/>
          <w:bCs w:val="0"/>
          <w:color w:val="000000"/>
          <w:sz w:val="28"/>
          <w:szCs w:val="28"/>
        </w:rPr>
        <w:t>more deha lāphrā-vyañjane</w:t>
      </w:r>
      <w:r w:rsidRPr="004A2847">
        <w:rPr>
          <w:rStyle w:val="BookTitle"/>
          <w:rFonts w:asciiTheme="minorHAnsi" w:hAnsiTheme="minorHAnsi" w:cstheme="minorHAnsi"/>
          <w:b w:val="0"/>
          <w:bCs w:val="0"/>
          <w:color w:val="000000"/>
          <w:sz w:val="28"/>
          <w:szCs w:val="28"/>
        </w:rPr>
        <w:br/>
        <w:t>pīṭhā-pānā deha tumi iṅhā-sabākāre</w:t>
      </w:r>
    </w:p>
    <w:p w14:paraId="24AFC7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Caitanya Mahāprabhu requested, `Please give Me only boiled vegetables. You can offer the cakes and preparations made with condensed milk to all the devotees.'”</w:t>
      </w:r>
    </w:p>
    <w:p w14:paraId="067DA2A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proofErr w:type="gramStart"/>
      <w:r w:rsidRPr="004A2847">
        <w:rPr>
          <w:rStyle w:val="BookTitle"/>
          <w:rFonts w:asciiTheme="minorHAnsi" w:hAnsiTheme="minorHAnsi" w:cstheme="minorHAnsi"/>
          <w:b w:val="0"/>
          <w:bCs w:val="0"/>
          <w:color w:val="000000"/>
          <w:sz w:val="28"/>
          <w:szCs w:val="28"/>
        </w:rPr>
        <w:t>Also</w:t>
      </w:r>
      <w:proofErr w:type="gramEnd"/>
      <w:r w:rsidRPr="004A2847">
        <w:rPr>
          <w:rStyle w:val="BookTitle"/>
          <w:rFonts w:asciiTheme="minorHAnsi" w:hAnsiTheme="minorHAnsi" w:cstheme="minorHAnsi"/>
          <w:b w:val="0"/>
          <w:bCs w:val="0"/>
          <w:color w:val="000000"/>
          <w:sz w:val="28"/>
          <w:szCs w:val="28"/>
        </w:rPr>
        <w:t xml:space="preserve"> in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12.167) it is stated:</w:t>
      </w:r>
    </w:p>
    <w:p w14:paraId="1CD688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kahe,—</w:t>
      </w:r>
      <w:proofErr w:type="gramEnd"/>
      <w:r w:rsidRPr="004A2847">
        <w:rPr>
          <w:rStyle w:val="BookTitle"/>
          <w:rFonts w:asciiTheme="minorHAnsi" w:hAnsiTheme="minorHAnsi" w:cstheme="minorHAnsi"/>
          <w:b w:val="0"/>
          <w:bCs w:val="0"/>
          <w:color w:val="000000"/>
          <w:sz w:val="28"/>
          <w:szCs w:val="28"/>
        </w:rPr>
        <w:t>more deha' lāphrā-vyañjane</w:t>
      </w:r>
      <w:r w:rsidRPr="004A2847">
        <w:rPr>
          <w:rStyle w:val="BookTitle"/>
          <w:rFonts w:asciiTheme="minorHAnsi" w:hAnsiTheme="minorHAnsi" w:cstheme="minorHAnsi"/>
          <w:b w:val="0"/>
          <w:bCs w:val="0"/>
          <w:color w:val="000000"/>
          <w:sz w:val="28"/>
          <w:szCs w:val="28"/>
        </w:rPr>
        <w:br/>
        <w:t>piṭhā-pānā, amṛta-guṭikā deha' bhakta-gaṇe</w:t>
      </w:r>
    </w:p>
    <w:p w14:paraId="6D335B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Caitanya Mahāprabhu said, `You can give Me the ordinary vegetable known as </w:t>
      </w:r>
      <w:r w:rsidRPr="004A2847">
        <w:rPr>
          <w:rStyle w:val="BookTitle"/>
          <w:rFonts w:asciiTheme="minorHAnsi" w:hAnsiTheme="minorHAnsi" w:cstheme="minorHAnsi"/>
          <w:b w:val="0"/>
          <w:bCs w:val="0"/>
          <w:i/>
          <w:iCs/>
          <w:color w:val="000000"/>
          <w:sz w:val="28"/>
          <w:szCs w:val="28"/>
        </w:rPr>
        <w:t>lāphrā-vyañjana</w:t>
      </w:r>
      <w:r w:rsidRPr="004A2847">
        <w:rPr>
          <w:rStyle w:val="BookTitle"/>
          <w:rFonts w:asciiTheme="minorHAnsi" w:hAnsiTheme="minorHAnsi" w:cstheme="minorHAnsi"/>
          <w:b w:val="0"/>
          <w:bCs w:val="0"/>
          <w:color w:val="000000"/>
          <w:sz w:val="28"/>
          <w:szCs w:val="28"/>
        </w:rPr>
        <w:t xml:space="preserve">, and you may deliver to all the devotees better preparations like cakes, sweet rice, and </w:t>
      </w:r>
      <w:r w:rsidRPr="004A2847">
        <w:rPr>
          <w:rStyle w:val="BookTitle"/>
          <w:rFonts w:asciiTheme="minorHAnsi" w:hAnsiTheme="minorHAnsi" w:cstheme="minorHAnsi"/>
          <w:b w:val="0"/>
          <w:bCs w:val="0"/>
          <w:i/>
          <w:iCs/>
          <w:color w:val="000000"/>
          <w:sz w:val="28"/>
          <w:szCs w:val="28"/>
        </w:rPr>
        <w:t>amṛta-guṭikā</w:t>
      </w:r>
      <w:r w:rsidRPr="004A2847">
        <w:rPr>
          <w:rStyle w:val="BookTitle"/>
          <w:rFonts w:asciiTheme="minorHAnsi" w:hAnsiTheme="minorHAnsi" w:cstheme="minorHAnsi"/>
          <w:b w:val="0"/>
          <w:bCs w:val="0"/>
          <w:color w:val="000000"/>
          <w:sz w:val="28"/>
          <w:szCs w:val="28"/>
        </w:rPr>
        <w:t>.'”</w:t>
      </w:r>
    </w:p>
    <w:p w14:paraId="665964D0" w14:textId="5F70D1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2.496</w:t>
      </w:r>
    </w:p>
    <w:p w14:paraId="0E7D6C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496</w:t>
      </w:r>
    </w:p>
    <w:p w14:paraId="7CC6F4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bali' prabhu mahāprema-rase</w:t>
      </w:r>
      <w:r w:rsidRPr="004A2847">
        <w:rPr>
          <w:rStyle w:val="BookTitle"/>
          <w:rFonts w:asciiTheme="minorHAnsi" w:hAnsiTheme="minorHAnsi" w:cstheme="minorHAnsi"/>
          <w:b w:val="0"/>
          <w:bCs w:val="0"/>
          <w:color w:val="000000"/>
          <w:sz w:val="28"/>
          <w:szCs w:val="28"/>
        </w:rPr>
        <w:br/>
        <w:t>lāpharā khāyena prabhu, bhakta-gaṇa hāse</w:t>
      </w:r>
    </w:p>
    <w:p w14:paraId="779D55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in this way, the Lord began to eat the boiled vegetables in ecstatic love and the devotees began to laugh.</w:t>
      </w:r>
    </w:p>
    <w:p w14:paraId="69DEE767" w14:textId="597B85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2.497</w:t>
      </w:r>
    </w:p>
    <w:p w14:paraId="276058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497</w:t>
      </w:r>
    </w:p>
    <w:p w14:paraId="36369A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janma janma sārvabhauma prabhura pārṣada</w:t>
      </w:r>
      <w:r w:rsidRPr="004A2847">
        <w:rPr>
          <w:rStyle w:val="BookTitle"/>
          <w:rFonts w:asciiTheme="minorHAnsi" w:hAnsiTheme="minorHAnsi" w:cstheme="minorHAnsi"/>
          <w:b w:val="0"/>
          <w:bCs w:val="0"/>
          <w:color w:val="000000"/>
          <w:sz w:val="28"/>
          <w:szCs w:val="28"/>
        </w:rPr>
        <w:br/>
        <w:t>anyathā anyera nāhi haya e sampada</w:t>
      </w:r>
    </w:p>
    <w:p w14:paraId="67DD55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is an associate of the Lord birth after birth. Otherwise, who else could have such good fortune?</w:t>
      </w:r>
    </w:p>
    <w:p w14:paraId="3128136F" w14:textId="06639C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2.498</w:t>
      </w:r>
    </w:p>
    <w:p w14:paraId="697E63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498</w:t>
      </w:r>
    </w:p>
    <w:p w14:paraId="30CBD2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suvarṇa-thālite anna āniyā āpane</w:t>
      </w:r>
      <w:r w:rsidRPr="004A2847">
        <w:rPr>
          <w:rStyle w:val="BookTitle"/>
          <w:rFonts w:asciiTheme="minorHAnsi" w:hAnsiTheme="minorHAnsi" w:cstheme="minorHAnsi"/>
          <w:b w:val="0"/>
          <w:bCs w:val="0"/>
          <w:color w:val="000000"/>
          <w:sz w:val="28"/>
          <w:szCs w:val="28"/>
        </w:rPr>
        <w:br/>
        <w:t>sārvabhauma dena, prabhu karena bhojane</w:t>
      </w:r>
    </w:p>
    <w:p w14:paraId="165C8D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brought rice on a gold plate and offered it to the Lord, and the Lord ate.</w:t>
      </w:r>
    </w:p>
    <w:p w14:paraId="77B71D7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fed the Lord on a gold plate. Foolish people will think, “How can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eat off of a metal plate?” Since foolish people think they are equal to the object of service, their mentality leads them to hell.</w:t>
      </w:r>
    </w:p>
    <w:p w14:paraId="46F193AD" w14:textId="1A37B6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2.499</w:t>
      </w:r>
    </w:p>
    <w:p w14:paraId="3CBB38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499</w:t>
      </w:r>
    </w:p>
    <w:p w14:paraId="756138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bhojane yateka haila prema-raṅga</w:t>
      </w:r>
      <w:r w:rsidRPr="004A2847">
        <w:rPr>
          <w:rStyle w:val="BookTitle"/>
          <w:rFonts w:asciiTheme="minorHAnsi" w:hAnsiTheme="minorHAnsi" w:cstheme="minorHAnsi"/>
          <w:b w:val="0"/>
          <w:bCs w:val="0"/>
          <w:color w:val="000000"/>
          <w:sz w:val="28"/>
          <w:szCs w:val="28"/>
        </w:rPr>
        <w:br/>
        <w:t>vedavyāsa varṇibena se saba prasaṅga</w:t>
      </w:r>
    </w:p>
    <w:p w14:paraId="2DCB70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ecstatic happiness that manifested while the Lord ate will be described in the future by Vedavyāsa.</w:t>
      </w:r>
    </w:p>
    <w:p w14:paraId="70B9DC17" w14:textId="5FC22B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2.500</w:t>
      </w:r>
    </w:p>
    <w:p w14:paraId="253D64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500</w:t>
      </w:r>
    </w:p>
    <w:p w14:paraId="3F38FC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aśeṣa kautuke kari' bhojana-vilāsa</w:t>
      </w:r>
      <w:r w:rsidRPr="004A2847">
        <w:rPr>
          <w:rStyle w:val="BookTitle"/>
          <w:rFonts w:asciiTheme="minorHAnsi" w:hAnsiTheme="minorHAnsi" w:cstheme="minorHAnsi"/>
          <w:b w:val="0"/>
          <w:bCs w:val="0"/>
          <w:color w:val="000000"/>
          <w:sz w:val="28"/>
          <w:szCs w:val="28"/>
        </w:rPr>
        <w:br/>
        <w:t>vasilena prabhu, bhakta-varga cāri-pāśa</w:t>
      </w:r>
    </w:p>
    <w:p w14:paraId="082B23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joyfully completing His pastime of eating, the Lord sat down </w:t>
      </w:r>
      <w:proofErr w:type="gramStart"/>
      <w:r w:rsidRPr="004A2847">
        <w:rPr>
          <w:rStyle w:val="BookTitle"/>
          <w:rFonts w:asciiTheme="minorHAnsi" w:hAnsiTheme="minorHAnsi" w:cstheme="minorHAnsi"/>
          <w:b/>
          <w:bCs/>
          <w:color w:val="800000"/>
          <w:sz w:val="28"/>
          <w:szCs w:val="28"/>
        </w:rPr>
        <w:t>in the midst of</w:t>
      </w:r>
      <w:proofErr w:type="gramEnd"/>
      <w:r w:rsidRPr="004A2847">
        <w:rPr>
          <w:rStyle w:val="BookTitle"/>
          <w:rFonts w:asciiTheme="minorHAnsi" w:hAnsiTheme="minorHAnsi" w:cstheme="minorHAnsi"/>
          <w:b/>
          <w:bCs/>
          <w:color w:val="800000"/>
          <w:sz w:val="28"/>
          <w:szCs w:val="28"/>
        </w:rPr>
        <w:t xml:space="preserve"> His devotees.</w:t>
      </w:r>
    </w:p>
    <w:p w14:paraId="7A051F61" w14:textId="2D5F5B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2.501</w:t>
      </w:r>
    </w:p>
    <w:p w14:paraId="3191C3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501</w:t>
      </w:r>
    </w:p>
    <w:p w14:paraId="4006CC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nīlācale prabhura bhojana mahā-raṅga</w:t>
      </w:r>
      <w:r w:rsidRPr="004A2847">
        <w:rPr>
          <w:rStyle w:val="BookTitle"/>
          <w:rFonts w:asciiTheme="minorHAnsi" w:hAnsiTheme="minorHAnsi" w:cstheme="minorHAnsi"/>
          <w:b w:val="0"/>
          <w:bCs w:val="0"/>
          <w:color w:val="000000"/>
          <w:sz w:val="28"/>
          <w:szCs w:val="28"/>
        </w:rPr>
        <w:br/>
        <w:t>ihāra śravaṇe haya caitanyera saṅga</w:t>
      </w:r>
    </w:p>
    <w:p w14:paraId="5FD145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hearing the ecstatic pastimes of the Lord's eating at Nīlācala, one attains the association of Lord Caitanya.</w:t>
      </w:r>
    </w:p>
    <w:p w14:paraId="7A6839AD" w14:textId="188A65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2.502</w:t>
      </w:r>
    </w:p>
    <w:p w14:paraId="0B7991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502</w:t>
      </w:r>
    </w:p>
    <w:p w14:paraId="51BE1B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śeṣa-khaṇḍe caitanya āilā nīlācale</w:t>
      </w:r>
      <w:r w:rsidRPr="004A2847">
        <w:rPr>
          <w:rStyle w:val="BookTitle"/>
          <w:rFonts w:asciiTheme="minorHAnsi" w:hAnsiTheme="minorHAnsi" w:cstheme="minorHAnsi"/>
          <w:b w:val="0"/>
          <w:bCs w:val="0"/>
          <w:color w:val="000000"/>
          <w:sz w:val="28"/>
          <w:szCs w:val="28"/>
        </w:rPr>
        <w:br/>
        <w:t>e ākhyāna śunile bhāsaye prema-jale</w:t>
      </w:r>
    </w:p>
    <w:p w14:paraId="053B7C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Anyone who hears these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xml:space="preserve"> descriptions of Lord Caitanya's journey to Nīlācala will float in the ocean of love of God.</w:t>
      </w:r>
    </w:p>
    <w:p w14:paraId="56336FD3" w14:textId="6FC1F6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2.503</w:t>
      </w:r>
    </w:p>
    <w:p w14:paraId="0E55DD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503</w:t>
      </w:r>
    </w:p>
    <w:p w14:paraId="0F2133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kṛṣṇa-caitanya nityānanda-cānda jāna</w:t>
      </w:r>
      <w:r w:rsidRPr="004A2847">
        <w:rPr>
          <w:rStyle w:val="BookTitle"/>
          <w:rFonts w:asciiTheme="minorHAnsi" w:hAnsiTheme="minorHAnsi" w:cstheme="minorHAnsi"/>
          <w:b w:val="0"/>
          <w:bCs w:val="0"/>
          <w:color w:val="000000"/>
          <w:sz w:val="28"/>
          <w:szCs w:val="28"/>
        </w:rPr>
        <w:br/>
        <w:t>vṛndāvana-dāsa tachu pada-yuge gāna</w:t>
      </w:r>
    </w:p>
    <w:p w14:paraId="07B908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08625ED"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 xml:space="preserve">Thus ends this English translation of the </w:t>
      </w:r>
      <w:r w:rsidRPr="004A2847">
        <w:rPr>
          <w:rStyle w:val="BookTitle"/>
          <w:rFonts w:asciiTheme="minorHAnsi" w:hAnsiTheme="minorHAnsi" w:cstheme="minorHAnsi"/>
          <w:b w:val="0"/>
          <w:bCs w:val="0"/>
          <w:color w:val="000000"/>
          <w:sz w:val="28"/>
          <w:szCs w:val="28"/>
        </w:rPr>
        <w:t>Gauḍīya-bhāṣya</w:t>
      </w:r>
      <w:r w:rsidRPr="004A2847">
        <w:rPr>
          <w:rStyle w:val="BookTitle"/>
          <w:rFonts w:asciiTheme="minorHAnsi" w:hAnsiTheme="minorHAnsi" w:cstheme="minorHAnsi"/>
          <w:b w:val="0"/>
          <w:bCs w:val="0"/>
          <w:i/>
          <w:iCs/>
          <w:color w:val="000000"/>
          <w:sz w:val="28"/>
          <w:szCs w:val="28"/>
        </w:rPr>
        <w:t xml:space="preserve"> of</w:t>
      </w:r>
      <w:r w:rsidRPr="004A2847">
        <w:rPr>
          <w:rStyle w:val="BookTitle"/>
          <w:rFonts w:asciiTheme="minorHAnsi" w:hAnsiTheme="minorHAnsi" w:cstheme="minorHAnsi"/>
          <w:b w:val="0"/>
          <w:bCs w:val="0"/>
          <w:color w:val="000000"/>
          <w:sz w:val="28"/>
          <w:szCs w:val="28"/>
        </w:rPr>
        <w:t xml:space="preserve"> Śrī Caitanya-bhāgavata, Antya-khaṇḍa,</w:t>
      </w:r>
      <w:r w:rsidRPr="004A2847">
        <w:rPr>
          <w:rStyle w:val="BookTitle"/>
          <w:rFonts w:asciiTheme="minorHAnsi" w:hAnsiTheme="minorHAnsi" w:cstheme="minorHAnsi"/>
          <w:b w:val="0"/>
          <w:bCs w:val="0"/>
          <w:i/>
          <w:iCs/>
          <w:color w:val="000000"/>
          <w:sz w:val="28"/>
          <w:szCs w:val="28"/>
        </w:rPr>
        <w:t xml:space="preserve"> Chapter Two, entitled “Description of the Lord's Travel Through Bhuvaneśvara and Other Places to Jagannātha Purī.”</w:t>
      </w:r>
    </w:p>
    <w:p w14:paraId="1569E27F" w14:textId="77777777"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CBP 3: Mahäprabhu's Deliverance of Sarvabhauma, Exhibition of His Six-armed Form, and Journey to Bengal</w:t>
      </w:r>
    </w:p>
    <w:p w14:paraId="1A22DD1C" w14:textId="77777777" w:rsidR="00A969AE" w:rsidRPr="004A2847" w:rsidRDefault="00A969AE">
      <w:pPr>
        <w:pStyle w:val="ChapterDesc"/>
        <w:rPr>
          <w:rStyle w:val="BookTitle"/>
          <w:rFonts w:asciiTheme="minorHAnsi" w:hAnsiTheme="minorHAnsi" w:cstheme="minorHAnsi"/>
          <w:b/>
          <w:bCs/>
          <w:color w:val="FFFFFF"/>
          <w:sz w:val="36"/>
          <w:szCs w:val="36"/>
        </w:rPr>
      </w:pPr>
      <w:r w:rsidRPr="004A2847">
        <w:rPr>
          <w:rStyle w:val="BookTitle"/>
          <w:rFonts w:asciiTheme="minorHAnsi" w:hAnsiTheme="minorHAnsi" w:cstheme="minorHAnsi"/>
          <w:b/>
          <w:bCs/>
          <w:color w:val="FFFFFF"/>
          <w:sz w:val="36"/>
          <w:szCs w:val="36"/>
        </w:rPr>
        <w:t>Chapter Three: Mahāprabhu's Deliverance of Sarvabhauma, Exhibition of His Six-armed Form, and Journey to Bengal</w:t>
      </w:r>
    </w:p>
    <w:p w14:paraId="46892CC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Sārvabhauma Bhaṭṭācārya's bewilderment by the Lord's illusory energy and his offering instructions to Mahāprabhu, Mahāprabhu's manifestation of His six-armed form before Sārvabhauma Bhaṭṭācārya, Sārvabhauma's offering of prayers to Mahāprabhu and his acceptance of Mahāprabhu as the original Personality of Godhead, the Lord's meeting with Paramānanda Purī, the arrival of the devotees, Śrī Nityānanda's act of embracing Śrī Balarāma, the Lord's invoking the Ganges in Śrī Paramānanda Purī's well, the Lord's auspicious arrival in Gauḍa-deśa and His stay at the house of Vidyā Vācaspati in Vidyānagara, the Lord's visit to Kuliyā and His excusing the offenses of the offenders there, and the Lord's glorification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His description of the process of reciting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in reply to Devānanda Paṇḍita's inquiry on the process of reciting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w:t>
      </w:r>
    </w:p>
    <w:p w14:paraId="17878B3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in Nīlācala, Mahāprabhu, on the pretext of humility and with His actual </w:t>
      </w:r>
      <w:r w:rsidRPr="004A2847">
        <w:rPr>
          <w:rStyle w:val="BookTitle"/>
          <w:rFonts w:asciiTheme="minorHAnsi" w:hAnsiTheme="minorHAnsi" w:cstheme="minorHAnsi"/>
          <w:b w:val="0"/>
          <w:bCs w:val="0"/>
          <w:color w:val="000000"/>
          <w:sz w:val="28"/>
          <w:szCs w:val="28"/>
        </w:rPr>
        <w:lastRenderedPageBreak/>
        <w:t xml:space="preserve">identity concealed, inquired from Sārvabhauma Bhaṭṭācārya about His prescribed duties. Being bewildered by the Lord's illusory energy and considering Mahāprabhu an ordinary living entity and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Sārvabhauma gave the Lord various instructions and ascertained the uselessness of accepting Māyāvāda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in Vaiṣṇava dharma. He also quoted statements of Śrī Śaṅkarācārya to substantiate that it was not Śrī Śaṅkara's internal intention to establish the philosophy of oneness between the living entities and the Lord. On the pretext of </w:t>
      </w:r>
      <w:proofErr w:type="gramStart"/>
      <w:r w:rsidRPr="004A2847">
        <w:rPr>
          <w:rStyle w:val="BookTitle"/>
          <w:rFonts w:asciiTheme="minorHAnsi" w:hAnsiTheme="minorHAnsi" w:cstheme="minorHAnsi"/>
          <w:b w:val="0"/>
          <w:bCs w:val="0"/>
          <w:color w:val="000000"/>
          <w:sz w:val="28"/>
          <w:szCs w:val="28"/>
        </w:rPr>
        <w:t>humility</w:t>
      </w:r>
      <w:proofErr w:type="gramEnd"/>
      <w:r w:rsidRPr="004A2847">
        <w:rPr>
          <w:rStyle w:val="BookTitle"/>
          <w:rFonts w:asciiTheme="minorHAnsi" w:hAnsiTheme="minorHAnsi" w:cstheme="minorHAnsi"/>
          <w:b w:val="0"/>
          <w:bCs w:val="0"/>
          <w:color w:val="000000"/>
          <w:sz w:val="28"/>
          <w:szCs w:val="28"/>
        </w:rPr>
        <w:t xml:space="preserve"> the Lord revealed to Sārvabhauma that His sole purpose in 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was to display the pastime of cultivating Kṛṣṇa consciousness. Sārvabhauma Bhaṭṭācārya was considering Mahāprabhu as simply an exalted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When Mahāprabhu inquired from Sārvabhauma Bhaṭṭācārya about the meaning of the </w:t>
      </w:r>
      <w:r w:rsidRPr="004A2847">
        <w:rPr>
          <w:rStyle w:val="BookTitle"/>
          <w:rFonts w:asciiTheme="minorHAnsi" w:hAnsiTheme="minorHAnsi" w:cstheme="minorHAnsi"/>
          <w:b w:val="0"/>
          <w:bCs w:val="0"/>
          <w:i/>
          <w:iCs/>
          <w:color w:val="000000"/>
          <w:sz w:val="28"/>
          <w:szCs w:val="28"/>
        </w:rPr>
        <w:t>ātmārāma</w:t>
      </w:r>
      <w:r w:rsidRPr="004A2847">
        <w:rPr>
          <w:rStyle w:val="BookTitle"/>
          <w:rFonts w:asciiTheme="minorHAnsi" w:hAnsiTheme="minorHAnsi" w:cstheme="minorHAnsi"/>
          <w:b w:val="0"/>
          <w:bCs w:val="0"/>
          <w:color w:val="000000"/>
          <w:sz w:val="28"/>
          <w:szCs w:val="28"/>
        </w:rPr>
        <w:t xml:space="preserve"> verse, Sārvabhauma Bhaṭṭācārya explained it in thirteen different ways. Without touching any of those explanations, Mahāprabhu astonished Sārvabhauma with many new meanings and then displayed to Sārvabhauma His six-armed form. Sārvabhauma thus fell unconscious to the ground, and Mahāprabhu brought him back to consciousness by placing His hand on Sārvabhauma's body. Then, out of His causeless mercy, Mahāprabhu placed His lotus feet on the chest of Sārvabhauma, who by the Lord's mercy became filled with ecstasy and profusely repented for his audacity of previously instructing Mahāprabhu. He then prayed to the Lord for loving devotional service and began to glorify Him by composing one hundred verses. Mahāprabhu then told Sārvabhauma that persons who recite those one hundred verses, called </w:t>
      </w:r>
      <w:r w:rsidRPr="004A2847">
        <w:rPr>
          <w:rStyle w:val="BookTitle"/>
          <w:rFonts w:asciiTheme="minorHAnsi" w:hAnsiTheme="minorHAnsi" w:cstheme="minorHAnsi"/>
          <w:b w:val="0"/>
          <w:bCs w:val="0"/>
          <w:i/>
          <w:iCs/>
          <w:color w:val="000000"/>
          <w:sz w:val="28"/>
          <w:szCs w:val="28"/>
        </w:rPr>
        <w:t xml:space="preserve">Sārvabhauma-śataka, </w:t>
      </w:r>
      <w:r w:rsidRPr="004A2847">
        <w:rPr>
          <w:rStyle w:val="BookTitle"/>
          <w:rFonts w:asciiTheme="minorHAnsi" w:hAnsiTheme="minorHAnsi" w:cstheme="minorHAnsi"/>
          <w:b w:val="0"/>
          <w:bCs w:val="0"/>
          <w:color w:val="000000"/>
          <w:sz w:val="28"/>
          <w:szCs w:val="28"/>
        </w:rPr>
        <w:t xml:space="preserve">would certainly attain pure devotional service to Him. The Lord also told Sārvabhauma not to inform the public about the six-armed form that He had manifested for as long as He remained in this world. After delivering Sārvabhauma, the Lord made the lives of the residents of Nīlācala successful by distributing to them the mellows of the holy names of Hari. Gradually devotees like Śrī Paramānanda Purī, Śrī Svarūpa Dāmodara, Pradyumna Miśra, and Rāya Rāmānanda came to join the Lord and began to enjoy ecstatic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pastimes with the Lord. While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 Śrī Nityānanda, who was intoxicated by the mellows of ecstatic love for Śrī Caitanya, would sometimes attempt to grab Jagannātha. One day He climbed on the golden throne, and after embracing Balarāma, He took the flower garland from Balarāma's neck and put it on His own neck. Mahāprabhu lived with the devotees on the seashore and would pass the entire night enjoying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pastimes and displaying symptoms of ecstatic love. The Lord would exhibit wonderful ecstatic emotions whenever He heard Śrī Gadādhara Paṇḍita's recitation of </w:t>
      </w:r>
      <w:r w:rsidRPr="004A2847">
        <w:rPr>
          <w:rStyle w:val="BookTitle"/>
          <w:rFonts w:asciiTheme="minorHAnsi" w:hAnsiTheme="minorHAnsi" w:cstheme="minorHAnsi"/>
          <w:b w:val="0"/>
          <w:bCs w:val="0"/>
          <w:i/>
          <w:iCs/>
          <w:color w:val="000000"/>
          <w:sz w:val="28"/>
          <w:szCs w:val="28"/>
        </w:rPr>
        <w:t xml:space="preserve">Śrīmad </w:t>
      </w:r>
      <w:r w:rsidRPr="004A2847">
        <w:rPr>
          <w:rStyle w:val="BookTitle"/>
          <w:rFonts w:asciiTheme="minorHAnsi" w:hAnsiTheme="minorHAnsi" w:cstheme="minorHAnsi"/>
          <w:b w:val="0"/>
          <w:bCs w:val="0"/>
          <w:i/>
          <w:iCs/>
          <w:color w:val="000000"/>
          <w:sz w:val="28"/>
          <w:szCs w:val="28"/>
        </w:rPr>
        <w:lastRenderedPageBreak/>
        <w:t>Bhāgavatam</w:t>
      </w:r>
      <w:r w:rsidRPr="004A2847">
        <w:rPr>
          <w:rStyle w:val="BookTitle"/>
          <w:rFonts w:asciiTheme="minorHAnsi" w:hAnsiTheme="minorHAnsi" w:cstheme="minorHAnsi"/>
          <w:b w:val="0"/>
          <w:bCs w:val="0"/>
          <w:color w:val="000000"/>
          <w:sz w:val="28"/>
          <w:szCs w:val="28"/>
        </w:rPr>
        <w:t xml:space="preserve">. One day Mahāprabhu came to Śrī Purī Gosvāmī's monastery and found out that the water in his well was unfit for any use. By the Lord's benediction the sacred Ganges entered his well the very next day, and the well was filled with pure water. When Mahāprabhu came to see the well water, He told the devotees that anyone who takes bath in that water would attain pure devotional service to Kṛṣṇa, the same result one attains by taking bath in the Ganges. At that time Mahāprabhu elaborately described the glories of Śrīla Purī Gosvāmī. When Mahāprabhu first arrived in Nīlācala, Pratāparudra, the King of Utkal, was engaged elsewhere in a military campaign, so he was not able to see the Lord. After Mahāprabhu stayed for some time in Nīlācala, He returned to Gauḍa-deśa. </w:t>
      </w:r>
      <w:proofErr w:type="gramStart"/>
      <w:r w:rsidRPr="004A2847">
        <w:rPr>
          <w:rStyle w:val="BookTitle"/>
          <w:rFonts w:asciiTheme="minorHAnsi" w:hAnsiTheme="minorHAnsi" w:cstheme="minorHAnsi"/>
          <w:b w:val="0"/>
          <w:bCs w:val="0"/>
          <w:color w:val="000000"/>
          <w:sz w:val="28"/>
          <w:szCs w:val="28"/>
        </w:rPr>
        <w:t>In spite of</w:t>
      </w:r>
      <w:proofErr w:type="gramEnd"/>
      <w:r w:rsidRPr="004A2847">
        <w:rPr>
          <w:rStyle w:val="BookTitle"/>
          <w:rFonts w:asciiTheme="minorHAnsi" w:hAnsiTheme="minorHAnsi" w:cstheme="minorHAnsi"/>
          <w:b w:val="0"/>
          <w:bCs w:val="0"/>
          <w:color w:val="000000"/>
          <w:sz w:val="28"/>
          <w:szCs w:val="28"/>
        </w:rPr>
        <w:t xml:space="preserve"> trying to live secretly in Vidyānagara at the house of Vidyā Vācaspati, the brother of Sārvabhauma, news of His arrival was made public and the place of Vācaspati filled with people. On hearing the loud commotion of the holy name of Hari, Mahāprabhu gave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to everyone. He blessed everyone by saying, “May your minds be fixed on Kṛṣṇa,” and He instructed them to worship Kṛṣṇa. </w:t>
      </w:r>
      <w:proofErr w:type="gramStart"/>
      <w:r w:rsidRPr="004A2847">
        <w:rPr>
          <w:rStyle w:val="BookTitle"/>
          <w:rFonts w:asciiTheme="minorHAnsi" w:hAnsiTheme="minorHAnsi" w:cstheme="minorHAnsi"/>
          <w:b w:val="0"/>
          <w:bCs w:val="0"/>
          <w:color w:val="000000"/>
          <w:sz w:val="28"/>
          <w:szCs w:val="28"/>
        </w:rPr>
        <w:t>In order to</w:t>
      </w:r>
      <w:proofErr w:type="gramEnd"/>
      <w:r w:rsidRPr="004A2847">
        <w:rPr>
          <w:rStyle w:val="BookTitle"/>
          <w:rFonts w:asciiTheme="minorHAnsi" w:hAnsiTheme="minorHAnsi" w:cstheme="minorHAnsi"/>
          <w:b w:val="0"/>
          <w:bCs w:val="0"/>
          <w:color w:val="000000"/>
          <w:sz w:val="28"/>
          <w:szCs w:val="28"/>
        </w:rPr>
        <w:t xml:space="preserve"> avoid the crowd Mahāprabhu secretly left for Kuliyā without informing Vācaspati. Meanwhile, Vācaspati became afflicted by the Lord's separation on one hand and on the other hand the crowd continually accused him of hiding Mahāprabhu in his house. When Vācaspati heard from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about the Lord's departure for Kuliyā, he immediately informed everyone and personally led them to Kuliyā. To counter people's baseless charge against Vācaspati, Mahāprabhu, on Vācaspati's request, gave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to everyone and made their lives glorious by awarding them the mellows of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desired by the best of the sages and yogis. When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asked the Lord about the atonement for committing offenses to a Vaiṣṇava, the Lord said that one who drinks poison should counteract the effect of the poison by drinking nectar with the same mouth. Similarly, glorification of a Vaiṣṇava's transcendental qualities is the only atonement for blaspheming a Vaiṣṇava. By the influence of Vakreśvara Paṇḍita's association, Devānanda Paṇḍita developed faith in Mahāprabhu and attained His mercy. Mahāprabhu described the glories of Vakreśvara Paṇḍita to Devānanda Paṇḍita. After his offense was nullified, Devānanda Paṇḍita developed humility and inquired from the Lord about the process of explaining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Mahāprabhu replied that pure devotional service is the </w:t>
      </w:r>
      <w:proofErr w:type="gramStart"/>
      <w:r w:rsidRPr="004A2847">
        <w:rPr>
          <w:rStyle w:val="BookTitle"/>
          <w:rFonts w:asciiTheme="minorHAnsi" w:hAnsiTheme="minorHAnsi" w:cstheme="minorHAnsi"/>
          <w:b w:val="0"/>
          <w:bCs w:val="0"/>
          <w:color w:val="000000"/>
          <w:sz w:val="28"/>
          <w:szCs w:val="28"/>
        </w:rPr>
        <w:t>ultimate goal</w:t>
      </w:r>
      <w:proofErr w:type="gramEnd"/>
      <w:r w:rsidRPr="004A2847">
        <w:rPr>
          <w:rStyle w:val="BookTitle"/>
          <w:rFonts w:asciiTheme="minorHAnsi" w:hAnsiTheme="minorHAnsi" w:cstheme="minorHAnsi"/>
          <w:b w:val="0"/>
          <w:bCs w:val="0"/>
          <w:color w:val="000000"/>
          <w:sz w:val="28"/>
          <w:szCs w:val="28"/>
        </w:rPr>
        <w:t xml:space="preserve">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that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eternal and unique. Those who try to equate other literatures with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or try to equate other opinions, paths, or mental speculations with pure devotional service, which is the goal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do not know anything about </w:t>
      </w:r>
      <w:r w:rsidRPr="004A2847">
        <w:rPr>
          <w:rStyle w:val="BookTitle"/>
          <w:rFonts w:asciiTheme="minorHAnsi" w:hAnsiTheme="minorHAnsi" w:cstheme="minorHAnsi"/>
          <w:b w:val="0"/>
          <w:bCs w:val="0"/>
          <w:i/>
          <w:iCs/>
          <w:color w:val="000000"/>
          <w:sz w:val="28"/>
          <w:szCs w:val="28"/>
        </w:rPr>
        <w:lastRenderedPageBreak/>
        <w:t>Śrīmad Bhāgavatam.</w:t>
      </w:r>
      <w:r w:rsidRPr="004A2847">
        <w:rPr>
          <w:rStyle w:val="BookTitle"/>
          <w:rFonts w:asciiTheme="minorHAnsi" w:hAnsiTheme="minorHAnsi" w:cstheme="minorHAnsi"/>
          <w:b w:val="0"/>
          <w:bCs w:val="0"/>
          <w:color w:val="000000"/>
          <w:sz w:val="28"/>
          <w:szCs w:val="28"/>
        </w:rPr>
        <w:t xml:space="preserve"> Accepting the book </w:t>
      </w:r>
      <w:r w:rsidRPr="004A2847">
        <w:rPr>
          <w:rStyle w:val="BookTitle"/>
          <w:rFonts w:asciiTheme="minorHAnsi" w:hAnsiTheme="minorHAnsi" w:cstheme="minorHAnsi"/>
          <w:b w:val="0"/>
          <w:bCs w:val="0"/>
          <w:i/>
          <w:iCs/>
          <w:color w:val="000000"/>
          <w:sz w:val="28"/>
          <w:szCs w:val="28"/>
        </w:rPr>
        <w:t xml:space="preserve">Bhāgavata </w:t>
      </w:r>
      <w:r w:rsidRPr="004A2847">
        <w:rPr>
          <w:rStyle w:val="BookTitle"/>
          <w:rFonts w:asciiTheme="minorHAnsi" w:hAnsiTheme="minorHAnsi" w:cstheme="minorHAnsi"/>
          <w:b w:val="0"/>
          <w:bCs w:val="0"/>
          <w:color w:val="000000"/>
          <w:sz w:val="28"/>
          <w:szCs w:val="28"/>
        </w:rPr>
        <w:t xml:space="preserve">and the devotee </w:t>
      </w:r>
      <w:r w:rsidRPr="004A2847">
        <w:rPr>
          <w:rStyle w:val="BookTitle"/>
          <w:rFonts w:asciiTheme="minorHAnsi" w:hAnsiTheme="minorHAnsi" w:cstheme="minorHAnsi"/>
          <w:b w:val="0"/>
          <w:bCs w:val="0"/>
          <w:i/>
          <w:iCs/>
          <w:color w:val="000000"/>
          <w:sz w:val="28"/>
          <w:szCs w:val="28"/>
        </w:rPr>
        <w:t xml:space="preserve">Bhāgavata </w:t>
      </w:r>
      <w:r w:rsidRPr="004A2847">
        <w:rPr>
          <w:rStyle w:val="BookTitle"/>
          <w:rFonts w:asciiTheme="minorHAnsi" w:hAnsiTheme="minorHAnsi" w:cstheme="minorHAnsi"/>
          <w:b w:val="0"/>
          <w:bCs w:val="0"/>
          <w:color w:val="000000"/>
          <w:sz w:val="28"/>
          <w:szCs w:val="28"/>
        </w:rPr>
        <w:t xml:space="preserve">to be nondifferent, one should always serve the </w:t>
      </w:r>
      <w:r w:rsidRPr="004A2847">
        <w:rPr>
          <w:rStyle w:val="BookTitle"/>
          <w:rFonts w:asciiTheme="minorHAnsi" w:hAnsiTheme="minorHAnsi" w:cstheme="minorHAnsi"/>
          <w:b w:val="0"/>
          <w:bCs w:val="0"/>
          <w:i/>
          <w:iCs/>
          <w:color w:val="000000"/>
          <w:sz w:val="28"/>
          <w:szCs w:val="28"/>
        </w:rPr>
        <w:t>Bhāgavata</w:t>
      </w:r>
      <w:r w:rsidRPr="004A2847">
        <w:rPr>
          <w:rStyle w:val="BookTitle"/>
          <w:rFonts w:asciiTheme="minorHAnsi" w:hAnsiTheme="minorHAnsi" w:cstheme="minorHAnsi"/>
          <w:b w:val="0"/>
          <w:bCs w:val="0"/>
          <w:color w:val="000000"/>
          <w:sz w:val="28"/>
          <w:szCs w:val="28"/>
        </w:rPr>
        <w:t xml:space="preserve"> by offerings of glorification. Lord Nityānanda is the personification of the devotional mellows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The fully transcendental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not under the jurisdiction of mundane imagination.</w:t>
      </w:r>
    </w:p>
    <w:p w14:paraId="45F463F1" w14:textId="58267D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3.001</w:t>
      </w:r>
    </w:p>
    <w:p w14:paraId="4BAAFF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7A2325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śrī-kṛṣṇa-caitanya-guṇa-dhāma</w:t>
      </w:r>
      <w:r w:rsidRPr="004A2847">
        <w:rPr>
          <w:rStyle w:val="BookTitle"/>
          <w:rFonts w:asciiTheme="minorHAnsi" w:hAnsiTheme="minorHAnsi" w:cstheme="minorHAnsi"/>
          <w:b w:val="0"/>
          <w:bCs w:val="0"/>
          <w:color w:val="000000"/>
          <w:sz w:val="28"/>
          <w:szCs w:val="28"/>
        </w:rPr>
        <w:br/>
        <w:t>jaya jaya nityānanda-svarūpera prāṇa</w:t>
      </w:r>
    </w:p>
    <w:p w14:paraId="317584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the reservoir of all transcendental qualities! All glories to the life and soul of Nityānanda Svarūpa!</w:t>
      </w:r>
    </w:p>
    <w:p w14:paraId="0456B2AD" w14:textId="423157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3.002</w:t>
      </w:r>
    </w:p>
    <w:p w14:paraId="0D1137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689723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vaikuṇṭha-nāyaka kṛpā-sindhu</w:t>
      </w:r>
      <w:r w:rsidRPr="004A2847">
        <w:rPr>
          <w:rStyle w:val="BookTitle"/>
          <w:rFonts w:asciiTheme="minorHAnsi" w:hAnsiTheme="minorHAnsi" w:cstheme="minorHAnsi"/>
          <w:b w:val="0"/>
          <w:bCs w:val="0"/>
          <w:color w:val="000000"/>
          <w:sz w:val="28"/>
          <w:szCs w:val="28"/>
        </w:rPr>
        <w:br/>
        <w:t>jaya jaya nyāsi-cūḍāmaṇi dīna-bandhu</w:t>
      </w:r>
    </w:p>
    <w:p w14:paraId="094404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the Lord of Vaikuṇṭha, who is an ocean of mercy! All glories to the crest jewel of all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and friend of the poor!</w:t>
      </w:r>
    </w:p>
    <w:p w14:paraId="115C2524" w14:textId="21FD0E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3.003</w:t>
      </w:r>
    </w:p>
    <w:p w14:paraId="170995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5B229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śeṣa-khaṇḍa kathā bhāi śuna eka cite</w:t>
      </w:r>
      <w:r w:rsidRPr="004A2847">
        <w:rPr>
          <w:rStyle w:val="BookTitle"/>
          <w:rFonts w:asciiTheme="minorHAnsi" w:hAnsiTheme="minorHAnsi" w:cstheme="minorHAnsi"/>
          <w:b w:val="0"/>
          <w:bCs w:val="0"/>
          <w:color w:val="000000"/>
          <w:sz w:val="28"/>
          <w:szCs w:val="28"/>
        </w:rPr>
        <w:br/>
        <w:t>śrī-gaurāṅga-candra viharila yena mate</w:t>
      </w:r>
    </w:p>
    <w:p w14:paraId="7F0054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brothers, hear with attention the topics of the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wherein Śrī Gauracandra's pastimes are described.</w:t>
      </w:r>
    </w:p>
    <w:p w14:paraId="4AAB0B35" w14:textId="58273F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3.004</w:t>
      </w:r>
    </w:p>
    <w:p w14:paraId="1ED9D2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25727D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amṛtera amṛta śrī-gaurāṅgera kathā</w:t>
      </w:r>
      <w:r w:rsidRPr="004A2847">
        <w:rPr>
          <w:rStyle w:val="BookTitle"/>
          <w:rFonts w:asciiTheme="minorHAnsi" w:hAnsiTheme="minorHAnsi" w:cstheme="minorHAnsi"/>
          <w:b w:val="0"/>
          <w:bCs w:val="0"/>
          <w:color w:val="000000"/>
          <w:sz w:val="28"/>
          <w:szCs w:val="28"/>
        </w:rPr>
        <w:br/>
        <w:t>brahmā, śiva ye amṛta vāñchena sarvathā</w:t>
      </w:r>
    </w:p>
    <w:p w14:paraId="344B19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topics of Śrī Gaurāṅga are the essence of all nectar. Such nectar is always </w:t>
      </w:r>
      <w:r w:rsidRPr="004A2847">
        <w:rPr>
          <w:rStyle w:val="BookTitle"/>
          <w:rFonts w:asciiTheme="minorHAnsi" w:hAnsiTheme="minorHAnsi" w:cstheme="minorHAnsi"/>
          <w:b/>
          <w:bCs/>
          <w:color w:val="800000"/>
          <w:sz w:val="28"/>
          <w:szCs w:val="28"/>
        </w:rPr>
        <w:lastRenderedPageBreak/>
        <w:t>desired by personalities like Brahmā and Śiva.</w:t>
      </w:r>
    </w:p>
    <w:p w14:paraId="4014A52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topics of Śrī Gaura are the most relishable of all nectar. Since these topics are not influenced by temporary time factors like birth and death, these eternal topics are worshipable and desired by personalities like Brahmā and Śiva. In the </w:t>
      </w:r>
      <w:r w:rsidRPr="004A2847">
        <w:rPr>
          <w:rStyle w:val="BookTitle"/>
          <w:rFonts w:asciiTheme="minorHAnsi" w:hAnsiTheme="minorHAnsi" w:cstheme="minorHAnsi"/>
          <w:b w:val="0"/>
          <w:bCs w:val="0"/>
          <w:i/>
          <w:iCs/>
          <w:color w:val="000000"/>
          <w:sz w:val="28"/>
          <w:szCs w:val="28"/>
        </w:rPr>
        <w:t>Muṇḍaka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(2.2.5) it is stated:</w:t>
      </w:r>
    </w:p>
    <w:p w14:paraId="7311DC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tam evaikaṁ jānatha ātmānam</w:t>
      </w:r>
      <w:r w:rsidRPr="004A2847">
        <w:rPr>
          <w:rStyle w:val="BookTitle"/>
          <w:rFonts w:asciiTheme="minorHAnsi" w:hAnsiTheme="minorHAnsi" w:cstheme="minorHAnsi"/>
          <w:b w:val="0"/>
          <w:bCs w:val="0"/>
          <w:color w:val="000000"/>
          <w:sz w:val="28"/>
          <w:szCs w:val="28"/>
        </w:rPr>
        <w:br/>
        <w:t>anyā vāco vimuñcathāmṛtasyaiṣa setuḥ</w:t>
      </w:r>
    </w:p>
    <w:p w14:paraId="0F3F78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“Know that He is the all-pervading Supersoul. Give up talking of anyone else. He is the bridge to immortality.”</w:t>
      </w:r>
    </w:p>
    <w:p w14:paraId="1100D63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(10.31.9).</w:t>
      </w:r>
    </w:p>
    <w:p w14:paraId="68262A9B" w14:textId="1A38F8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3.005</w:t>
      </w:r>
    </w:p>
    <w:p w14:paraId="1B3D72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1F5D50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śrī-caitanya-kathāra śravaṇe</w:t>
      </w:r>
      <w:r w:rsidRPr="004A2847">
        <w:rPr>
          <w:rStyle w:val="BookTitle"/>
          <w:rFonts w:asciiTheme="minorHAnsi" w:hAnsiTheme="minorHAnsi" w:cstheme="minorHAnsi"/>
          <w:b w:val="0"/>
          <w:bCs w:val="0"/>
          <w:color w:val="000000"/>
          <w:sz w:val="28"/>
          <w:szCs w:val="28"/>
        </w:rPr>
        <w:br/>
        <w:t>sabāra santoṣa haya, duṣṭa-gaṇa vine</w:t>
      </w:r>
    </w:p>
    <w:p w14:paraId="59E99961"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simply by hearing topics of Śrī Caitanya everyone except the miscreant becomes pleased.</w:t>
      </w:r>
    </w:p>
    <w:p w14:paraId="71AE06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topics of Śrī Caitanya please everyone except unfortunate, wicked people, because by hearing topics of Śrī Caitanya living beings attain knowledge of Kṛṣṇa, service to Kṛṣṇa, and love for Kṛṣṇa. In this regard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(10.60.44, 3.13.50, and 10.1.4)</w:t>
      </w:r>
    </w:p>
    <w:p w14:paraId="3C4EEF34" w14:textId="2D477A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3.006</w:t>
      </w:r>
    </w:p>
    <w:p w14:paraId="3B3B68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7133EC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śeṣa-khaṇḍa kathā caitanya-rahasya</w:t>
      </w:r>
      <w:r w:rsidRPr="004A2847">
        <w:rPr>
          <w:rStyle w:val="BookTitle"/>
          <w:rFonts w:asciiTheme="minorHAnsi" w:hAnsiTheme="minorHAnsi" w:cstheme="minorHAnsi"/>
          <w:b w:val="0"/>
          <w:bCs w:val="0"/>
          <w:color w:val="000000"/>
          <w:sz w:val="28"/>
          <w:szCs w:val="28"/>
        </w:rPr>
        <w:br/>
        <w:t>ihāra śravaṇe kṛṣṇa pāibā avaśya</w:t>
      </w:r>
    </w:p>
    <w:p w14:paraId="6FF9B7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Hear the confidential topics of Lord Caitanya described in the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for by hearing these topics one will certainly attain Kṛṣṇa.</w:t>
      </w:r>
    </w:p>
    <w:p w14:paraId="59FBA22E" w14:textId="07B52B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3.007</w:t>
      </w:r>
    </w:p>
    <w:p w14:paraId="258998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2AA2AB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śrī-gaurasundara nīlācale</w:t>
      </w:r>
      <w:r w:rsidRPr="004A2847">
        <w:rPr>
          <w:rStyle w:val="BookTitle"/>
          <w:rFonts w:asciiTheme="minorHAnsi" w:hAnsiTheme="minorHAnsi" w:cstheme="minorHAnsi"/>
          <w:b w:val="0"/>
          <w:bCs w:val="0"/>
          <w:color w:val="000000"/>
          <w:sz w:val="28"/>
          <w:szCs w:val="28"/>
        </w:rPr>
        <w:br/>
        <w:t>ātma-saṅgopana kari' āche kutūhale</w:t>
      </w:r>
    </w:p>
    <w:p w14:paraId="3D96C5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Śrī Gaurasundara concealed His identity while happily residing in Nīlācala.</w:t>
      </w:r>
    </w:p>
    <w:p w14:paraId="5C111D8B" w14:textId="5E02B3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3.008</w:t>
      </w:r>
    </w:p>
    <w:p w14:paraId="17A737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0502AF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tiṅho vyakta nā karena āpanāre</w:t>
      </w:r>
      <w:r w:rsidRPr="004A2847">
        <w:rPr>
          <w:rStyle w:val="BookTitle"/>
          <w:rFonts w:asciiTheme="minorHAnsi" w:hAnsiTheme="minorHAnsi" w:cstheme="minorHAnsi"/>
          <w:b w:val="0"/>
          <w:bCs w:val="0"/>
          <w:color w:val="000000"/>
          <w:sz w:val="28"/>
          <w:szCs w:val="28"/>
        </w:rPr>
        <w:br/>
        <w:t>tabe kāra śakti āche tāṅre jānibāre</w:t>
      </w:r>
    </w:p>
    <w:p w14:paraId="53237D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know Him if He does not reveal Himself?</w:t>
      </w:r>
    </w:p>
    <w:p w14:paraId="138E8048" w14:textId="653ACD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3.009</w:t>
      </w:r>
    </w:p>
    <w:p w14:paraId="5CDC15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024157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eka-dina sārvabhaumera sahite</w:t>
      </w:r>
      <w:r w:rsidRPr="004A2847">
        <w:rPr>
          <w:rStyle w:val="BookTitle"/>
          <w:rFonts w:asciiTheme="minorHAnsi" w:hAnsiTheme="minorHAnsi" w:cstheme="minorHAnsi"/>
          <w:b w:val="0"/>
          <w:bCs w:val="0"/>
          <w:color w:val="000000"/>
          <w:sz w:val="28"/>
          <w:szCs w:val="28"/>
        </w:rPr>
        <w:br/>
        <w:t>vasilena prabhu tāne laiyā nibhṛte</w:t>
      </w:r>
    </w:p>
    <w:p w14:paraId="1FCB4F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arrangement of </w:t>
      </w:r>
      <w:proofErr w:type="gramStart"/>
      <w:r w:rsidRPr="004A2847">
        <w:rPr>
          <w:rStyle w:val="BookTitle"/>
          <w:rFonts w:asciiTheme="minorHAnsi" w:hAnsiTheme="minorHAnsi" w:cstheme="minorHAnsi"/>
          <w:b/>
          <w:bCs/>
          <w:color w:val="800000"/>
          <w:sz w:val="28"/>
          <w:szCs w:val="28"/>
        </w:rPr>
        <w:t>providence</w:t>
      </w:r>
      <w:proofErr w:type="gramEnd"/>
      <w:r w:rsidRPr="004A2847">
        <w:rPr>
          <w:rStyle w:val="BookTitle"/>
          <w:rFonts w:asciiTheme="minorHAnsi" w:hAnsiTheme="minorHAnsi" w:cstheme="minorHAnsi"/>
          <w:b/>
          <w:bCs/>
          <w:color w:val="800000"/>
          <w:sz w:val="28"/>
          <w:szCs w:val="28"/>
        </w:rPr>
        <w:t xml:space="preserve"> the Lord one day sat down in a solitary place with Sārvabhauma.</w:t>
      </w:r>
    </w:p>
    <w:p w14:paraId="55BB4176" w14:textId="0D0B0A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3.010</w:t>
      </w:r>
    </w:p>
    <w:p w14:paraId="0BCB38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0E43E1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sārvabhauma mahāśaya!</w:t>
      </w:r>
      <w:r w:rsidRPr="004A2847">
        <w:rPr>
          <w:rStyle w:val="BookTitle"/>
          <w:rFonts w:asciiTheme="minorHAnsi" w:hAnsiTheme="minorHAnsi" w:cstheme="minorHAnsi"/>
          <w:b w:val="0"/>
          <w:bCs w:val="0"/>
          <w:color w:val="000000"/>
          <w:sz w:val="28"/>
          <w:szCs w:val="28"/>
        </w:rPr>
        <w:br/>
        <w:t>tomāre kahi ye āmi āpana-hṛdaya</w:t>
      </w:r>
    </w:p>
    <w:p w14:paraId="5D409B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“Listen, Sārvabhauma Mahāśaya! Let Me reveal My heart to you.</w:t>
      </w:r>
    </w:p>
    <w:p w14:paraId="129C0308" w14:textId="4E3859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3.011</w:t>
      </w:r>
    </w:p>
    <w:p w14:paraId="062D14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0A6863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dekhite ye āilāma āmi</w:t>
      </w:r>
      <w:r w:rsidRPr="004A2847">
        <w:rPr>
          <w:rStyle w:val="BookTitle"/>
          <w:rFonts w:asciiTheme="minorHAnsi" w:hAnsiTheme="minorHAnsi" w:cstheme="minorHAnsi"/>
          <w:b w:val="0"/>
          <w:bCs w:val="0"/>
          <w:color w:val="000000"/>
          <w:sz w:val="28"/>
          <w:szCs w:val="28"/>
        </w:rPr>
        <w:br/>
        <w:t>uddeśya āmāra mūla-ethā ācha tumi</w:t>
      </w:r>
    </w:p>
    <w:p w14:paraId="61AE2D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I came to see Jagannātha, </w:t>
      </w:r>
      <w:proofErr w:type="gramStart"/>
      <w:r w:rsidRPr="004A2847">
        <w:rPr>
          <w:rStyle w:val="BookTitle"/>
          <w:rFonts w:asciiTheme="minorHAnsi" w:hAnsiTheme="minorHAnsi" w:cstheme="minorHAnsi"/>
          <w:b/>
          <w:bCs/>
          <w:color w:val="800000"/>
          <w:sz w:val="28"/>
          <w:szCs w:val="28"/>
        </w:rPr>
        <w:t>My</w:t>
      </w:r>
      <w:proofErr w:type="gramEnd"/>
      <w:r w:rsidRPr="004A2847">
        <w:rPr>
          <w:rStyle w:val="BookTitle"/>
          <w:rFonts w:asciiTheme="minorHAnsi" w:hAnsiTheme="minorHAnsi" w:cstheme="minorHAnsi"/>
          <w:b/>
          <w:bCs/>
          <w:color w:val="800000"/>
          <w:sz w:val="28"/>
          <w:szCs w:val="28"/>
        </w:rPr>
        <w:t xml:space="preserve"> main purpose here was to meet you.</w:t>
      </w:r>
    </w:p>
    <w:p w14:paraId="721BABF3" w14:textId="5137C0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3.012</w:t>
      </w:r>
    </w:p>
    <w:p w14:paraId="2AA082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6ABBB1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āmāre ki kahibena kathā?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tumi se āmāra bandha chiṇḍibe sarvathā</w:t>
      </w:r>
    </w:p>
    <w:p w14:paraId="3D9695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“Will Jagannātha speak to Me? It is you who will </w:t>
      </w:r>
      <w:proofErr w:type="gramStart"/>
      <w:r w:rsidRPr="004A2847">
        <w:rPr>
          <w:rStyle w:val="BookTitle"/>
          <w:rFonts w:asciiTheme="minorHAnsi" w:hAnsiTheme="minorHAnsi" w:cstheme="minorHAnsi"/>
          <w:b/>
          <w:bCs/>
          <w:color w:val="800000"/>
          <w:sz w:val="28"/>
          <w:szCs w:val="28"/>
        </w:rPr>
        <w:t>completely destroy</w:t>
      </w:r>
      <w:proofErr w:type="gramEnd"/>
      <w:r w:rsidRPr="004A2847">
        <w:rPr>
          <w:rStyle w:val="BookTitle"/>
          <w:rFonts w:asciiTheme="minorHAnsi" w:hAnsiTheme="minorHAnsi" w:cstheme="minorHAnsi"/>
          <w:b/>
          <w:bCs/>
          <w:color w:val="800000"/>
          <w:sz w:val="28"/>
          <w:szCs w:val="28"/>
        </w:rPr>
        <w:t xml:space="preserve"> My material bondage.</w:t>
      </w:r>
    </w:p>
    <w:p w14:paraId="54ECB3E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bandha chiṇḍibe </w:t>
      </w:r>
      <w:r w:rsidRPr="004A2847">
        <w:rPr>
          <w:rStyle w:val="BookTitle"/>
          <w:rFonts w:asciiTheme="minorHAnsi" w:hAnsiTheme="minorHAnsi" w:cstheme="minorHAnsi"/>
          <w:b w:val="0"/>
          <w:bCs w:val="0"/>
          <w:color w:val="000000"/>
          <w:sz w:val="28"/>
          <w:szCs w:val="28"/>
        </w:rPr>
        <w:t xml:space="preserve">(“will destroy bondage”) is </w:t>
      </w:r>
      <w:r w:rsidRPr="004A2847">
        <w:rPr>
          <w:rStyle w:val="BookTitle"/>
          <w:rFonts w:asciiTheme="minorHAnsi" w:hAnsiTheme="minorHAnsi" w:cstheme="minorHAnsi"/>
          <w:b w:val="0"/>
          <w:bCs w:val="0"/>
          <w:i/>
          <w:iCs/>
          <w:color w:val="000000"/>
          <w:sz w:val="28"/>
          <w:szCs w:val="28"/>
        </w:rPr>
        <w:t xml:space="preserve">bandhu āchaha </w:t>
      </w:r>
      <w:r w:rsidRPr="004A2847">
        <w:rPr>
          <w:rStyle w:val="BookTitle"/>
          <w:rFonts w:asciiTheme="minorHAnsi" w:hAnsiTheme="minorHAnsi" w:cstheme="minorHAnsi"/>
          <w:b w:val="0"/>
          <w:bCs w:val="0"/>
          <w:color w:val="000000"/>
          <w:sz w:val="28"/>
          <w:szCs w:val="28"/>
        </w:rPr>
        <w:t>(“you are My friend”).</w:t>
      </w:r>
    </w:p>
    <w:p w14:paraId="17BF6C35" w14:textId="2EF264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3.013</w:t>
      </w:r>
    </w:p>
    <w:p w14:paraId="25A6F0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105E1C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tomāte se vaise śrī-kṛṣṇera pūrṇa śakti</w:t>
      </w:r>
      <w:r w:rsidRPr="004A2847">
        <w:rPr>
          <w:rStyle w:val="BookTitle"/>
          <w:rFonts w:asciiTheme="minorHAnsi" w:hAnsiTheme="minorHAnsi" w:cstheme="minorHAnsi"/>
          <w:b w:val="0"/>
          <w:bCs w:val="0"/>
          <w:color w:val="000000"/>
          <w:sz w:val="28"/>
          <w:szCs w:val="28"/>
        </w:rPr>
        <w:br/>
        <w:t>tumi se dibāre pāra' kṛṣṇa-prema-bhakti</w:t>
      </w:r>
    </w:p>
    <w:p w14:paraId="058017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fully empowered by Lord Kṛṣṇa, so you </w:t>
      </w:r>
      <w:proofErr w:type="gramStart"/>
      <w:r w:rsidRPr="004A2847">
        <w:rPr>
          <w:rStyle w:val="BookTitle"/>
          <w:rFonts w:asciiTheme="minorHAnsi" w:hAnsiTheme="minorHAnsi" w:cstheme="minorHAnsi"/>
          <w:b/>
          <w:bCs/>
          <w:color w:val="800000"/>
          <w:sz w:val="28"/>
          <w:szCs w:val="28"/>
        </w:rPr>
        <w:t>are able to</w:t>
      </w:r>
      <w:proofErr w:type="gramEnd"/>
      <w:r w:rsidRPr="004A2847">
        <w:rPr>
          <w:rStyle w:val="BookTitle"/>
          <w:rFonts w:asciiTheme="minorHAnsi" w:hAnsiTheme="minorHAnsi" w:cstheme="minorHAnsi"/>
          <w:b/>
          <w:bCs/>
          <w:color w:val="800000"/>
          <w:sz w:val="28"/>
          <w:szCs w:val="28"/>
        </w:rPr>
        <w:t xml:space="preserve"> award one loving devotional service to Kṛṣṇa.</w:t>
      </w:r>
    </w:p>
    <w:p w14:paraId="1E23E16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(5.18.12).</w:t>
      </w:r>
    </w:p>
    <w:p w14:paraId="618C01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Realizing that Sārvabhauma's desire for the four objectives of life was simply deceitful, Śrī Gaurasundara also deceitfully told him that He had come to Nīlācala to take instruction from Sārvabhauma and that Sārvabhauma had the power to bestow on one loving devotional service to Kṛṣṇa.</w:t>
      </w:r>
    </w:p>
    <w:p w14:paraId="5313B2AA" w14:textId="49078D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3.014</w:t>
      </w:r>
    </w:p>
    <w:p w14:paraId="35BA0A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3D36D1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tomāra āmi lainu āśraya</w:t>
      </w:r>
      <w:r w:rsidRPr="004A2847">
        <w:rPr>
          <w:rStyle w:val="BookTitle"/>
          <w:rFonts w:asciiTheme="minorHAnsi" w:hAnsiTheme="minorHAnsi" w:cstheme="minorHAnsi"/>
          <w:b w:val="0"/>
          <w:bCs w:val="0"/>
          <w:color w:val="000000"/>
          <w:sz w:val="28"/>
          <w:szCs w:val="28"/>
        </w:rPr>
        <w:br/>
        <w:t>tāhā kara' ye-rūpe āmāra bhāla haya</w:t>
      </w:r>
    </w:p>
    <w:p w14:paraId="7B1997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 take shelter of You. Do whatever you consider is beneficial for Me.</w:t>
      </w:r>
    </w:p>
    <w:p w14:paraId="1FE83ADF" w14:textId="7A5FFD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3.015</w:t>
      </w:r>
    </w:p>
    <w:p w14:paraId="2B2749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1D4D51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vidhi kariba muñi, thākiba ki-rūpe?</w:t>
      </w:r>
      <w:r w:rsidRPr="004A2847">
        <w:rPr>
          <w:rStyle w:val="BookTitle"/>
          <w:rFonts w:asciiTheme="minorHAnsi" w:hAnsiTheme="minorHAnsi" w:cstheme="minorHAnsi"/>
          <w:b w:val="0"/>
          <w:bCs w:val="0"/>
          <w:color w:val="000000"/>
          <w:sz w:val="28"/>
          <w:szCs w:val="28"/>
        </w:rPr>
        <w:br/>
        <w:t>ye-mate nā paḍoṅ muñi e saṁsāra-kūpe</w:t>
      </w:r>
    </w:p>
    <w:p w14:paraId="3A2D8A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rules and regulations should I follow? How should I live? Please instruct Me so that I do not fall into the well of material life.</w:t>
      </w:r>
    </w:p>
    <w:p w14:paraId="00345AFD" w14:textId="370390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3.016</w:t>
      </w:r>
    </w:p>
    <w:p w14:paraId="739339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720680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saba upadeśa more kaha amāyāya</w:t>
      </w:r>
      <w:r w:rsidRPr="004A2847">
        <w:rPr>
          <w:rStyle w:val="BookTitle"/>
          <w:rFonts w:asciiTheme="minorHAnsi" w:hAnsiTheme="minorHAnsi" w:cstheme="minorHAnsi"/>
          <w:b w:val="0"/>
          <w:bCs w:val="0"/>
          <w:color w:val="000000"/>
          <w:sz w:val="28"/>
          <w:szCs w:val="28"/>
        </w:rPr>
        <w:br/>
        <w:t>`āmi se tomāra hai jāna sarvathāya'”</w:t>
      </w:r>
    </w:p>
    <w:p w14:paraId="7E8C97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instruct Me without reservation. Know for certain that I am a soul surrendered to you.”</w:t>
      </w:r>
    </w:p>
    <w:p w14:paraId="72974BC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the second line is </w:t>
      </w:r>
      <w:r w:rsidRPr="004A2847">
        <w:rPr>
          <w:rStyle w:val="BookTitle"/>
          <w:rFonts w:asciiTheme="minorHAnsi" w:hAnsiTheme="minorHAnsi" w:cstheme="minorHAnsi"/>
          <w:b w:val="0"/>
          <w:bCs w:val="0"/>
          <w:i/>
          <w:iCs/>
          <w:color w:val="000000"/>
          <w:sz w:val="28"/>
          <w:szCs w:val="28"/>
        </w:rPr>
        <w:t>tomāri se āmi ihā jāniha niścaya</w:t>
      </w:r>
      <w:r w:rsidRPr="004A2847">
        <w:rPr>
          <w:rStyle w:val="BookTitle"/>
          <w:rFonts w:asciiTheme="minorHAnsi" w:hAnsiTheme="minorHAnsi" w:cstheme="minorHAnsi"/>
          <w:b w:val="0"/>
          <w:bCs w:val="0"/>
          <w:color w:val="000000"/>
          <w:sz w:val="28"/>
          <w:szCs w:val="28"/>
        </w:rPr>
        <w:t>, which means the same.</w:t>
      </w:r>
    </w:p>
    <w:p w14:paraId="31423941" w14:textId="7CCB1A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3.017</w:t>
      </w:r>
    </w:p>
    <w:p w14:paraId="549B3C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625E2C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aneka-prakāre māyā kari'</w:t>
      </w:r>
      <w:r w:rsidRPr="004A2847">
        <w:rPr>
          <w:rStyle w:val="BookTitle"/>
          <w:rFonts w:asciiTheme="minorHAnsi" w:hAnsiTheme="minorHAnsi" w:cstheme="minorHAnsi"/>
          <w:b w:val="0"/>
          <w:bCs w:val="0"/>
          <w:color w:val="000000"/>
          <w:sz w:val="28"/>
          <w:szCs w:val="28"/>
        </w:rPr>
        <w:br/>
        <w:t>sārvabhauma-prati kahilena gaurahari</w:t>
      </w:r>
    </w:p>
    <w:p w14:paraId="51CB0B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Gaurahari used various means to delude Sārvabhauma while speaking to him.</w:t>
      </w:r>
    </w:p>
    <w:p w14:paraId="75900DA9" w14:textId="4485B8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3.018</w:t>
      </w:r>
    </w:p>
    <w:p w14:paraId="3268FE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0109F2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jāniyā sārvabhauma īśvarera marma</w:t>
      </w:r>
      <w:r w:rsidRPr="004A2847">
        <w:rPr>
          <w:rStyle w:val="BookTitle"/>
          <w:rFonts w:asciiTheme="minorHAnsi" w:hAnsiTheme="minorHAnsi" w:cstheme="minorHAnsi"/>
          <w:b w:val="0"/>
          <w:bCs w:val="0"/>
          <w:color w:val="000000"/>
          <w:sz w:val="28"/>
          <w:szCs w:val="28"/>
        </w:rPr>
        <w:br/>
        <w:t>kahite lāgilā ye jīvera yata dharma</w:t>
      </w:r>
    </w:p>
    <w:p w14:paraId="75B6FD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Without realizing the Lord's intention, Sārvabhauma began to speak about the religious duties of living entities.</w:t>
      </w:r>
    </w:p>
    <w:p w14:paraId="08326795" w14:textId="13CEE7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3.019</w:t>
      </w:r>
    </w:p>
    <w:p w14:paraId="10BC65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2685CD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“kahilā yata tumi</w:t>
      </w:r>
      <w:r w:rsidRPr="004A2847">
        <w:rPr>
          <w:rStyle w:val="BookTitle"/>
          <w:rFonts w:asciiTheme="minorHAnsi" w:hAnsiTheme="minorHAnsi" w:cstheme="minorHAnsi"/>
          <w:b w:val="0"/>
          <w:bCs w:val="0"/>
          <w:color w:val="000000"/>
          <w:sz w:val="28"/>
          <w:szCs w:val="28"/>
        </w:rPr>
        <w:br/>
        <w:t>sakala tomāra bhāla vāsilāma āmi</w:t>
      </w:r>
    </w:p>
    <w:p w14:paraId="761657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said, “I appreciate everything You have said.</w:t>
      </w:r>
    </w:p>
    <w:p w14:paraId="5215CC89" w14:textId="715BAB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3.020</w:t>
      </w:r>
    </w:p>
    <w:p w14:paraId="29547C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29411C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tomāra haiyāche bhaktira udaya</w:t>
      </w:r>
      <w:r w:rsidRPr="004A2847">
        <w:rPr>
          <w:rStyle w:val="BookTitle"/>
          <w:rFonts w:asciiTheme="minorHAnsi" w:hAnsiTheme="minorHAnsi" w:cstheme="minorHAnsi"/>
          <w:b w:val="0"/>
          <w:bCs w:val="0"/>
          <w:color w:val="000000"/>
          <w:sz w:val="28"/>
          <w:szCs w:val="28"/>
        </w:rPr>
        <w:br/>
        <w:t>atyanta apūrva se kahile kabhu naya</w:t>
      </w:r>
    </w:p>
    <w:p w14:paraId="41FE61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devotion that has awakened in You is certainly most wonderful and beyond description.</w:t>
      </w:r>
    </w:p>
    <w:p w14:paraId="56F5CD36" w14:textId="7D2EC5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3.021</w:t>
      </w:r>
    </w:p>
    <w:p w14:paraId="2ECE86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440FAB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kṛṣṇa-kṛpā haiyāche tomāra upare</w:t>
      </w:r>
      <w:r w:rsidRPr="004A2847">
        <w:rPr>
          <w:rStyle w:val="BookTitle"/>
          <w:rFonts w:asciiTheme="minorHAnsi" w:hAnsiTheme="minorHAnsi" w:cstheme="minorHAnsi"/>
          <w:b w:val="0"/>
          <w:bCs w:val="0"/>
          <w:color w:val="000000"/>
          <w:sz w:val="28"/>
          <w:szCs w:val="28"/>
        </w:rPr>
        <w:br/>
        <w:t>sabe eka kariyācha nahe vyavahāre</w:t>
      </w:r>
    </w:p>
    <w:p w14:paraId="28350A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attained Kṛṣṇa's mercy, but You have done one thing that is improper.</w:t>
      </w:r>
    </w:p>
    <w:p w14:paraId="15E58421" w14:textId="21AC2B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3.022</w:t>
      </w:r>
    </w:p>
    <w:p w14:paraId="210A9D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2F5AB4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subuddhi tumi haiyā āpane</w:t>
      </w:r>
      <w:r w:rsidRPr="004A2847">
        <w:rPr>
          <w:rStyle w:val="BookTitle"/>
          <w:rFonts w:asciiTheme="minorHAnsi" w:hAnsiTheme="minorHAnsi" w:cstheme="minorHAnsi"/>
          <w:b w:val="0"/>
          <w:bCs w:val="0"/>
          <w:color w:val="000000"/>
          <w:sz w:val="28"/>
          <w:szCs w:val="28"/>
        </w:rPr>
        <w:br/>
        <w:t>tabe tumi sannyāsa karilā ki kāraṇe</w:t>
      </w:r>
    </w:p>
    <w:p w14:paraId="45BDB7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You are most intelligent, why did You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1A3EFF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said, “O Kṛṣṇa Caitanya,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have attained Kṛṣṇa's mercy and You are most intelligent. So why did You take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What qualification do You have to take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You are too young. Personalities like Mādhavendra Purī have taken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but they have done so after maturely enjoying material life. Before 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should have particularly considered that everyone respects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as a member of the topmost </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Since You have accepted Vaiṣṇava principles, which entail becoming humbler than a blade of grass, what need was there to become a candidate for receiving the highest respect found in social etiquette? Giving up </w:t>
      </w:r>
      <w:r w:rsidRPr="004A2847">
        <w:rPr>
          <w:rStyle w:val="BookTitle"/>
          <w:rFonts w:asciiTheme="minorHAnsi" w:hAnsiTheme="minorHAnsi" w:cstheme="minorHAnsi"/>
          <w:b w:val="0"/>
          <w:bCs w:val="0"/>
          <w:i/>
          <w:iCs/>
          <w:color w:val="000000"/>
          <w:sz w:val="28"/>
          <w:szCs w:val="28"/>
        </w:rPr>
        <w:t>śikhā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thread is an example of pride. It is simply the desire to ascend to the highest level of fame. A person following Vaiṣṇava principles should offer obeisances to a dog, a dog-eater, a cow, and an ass, and he should not accept respect from anyone. Māyāvādī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in particular consider</w:t>
      </w:r>
      <w:proofErr w:type="gramEnd"/>
      <w:r w:rsidRPr="004A2847">
        <w:rPr>
          <w:rStyle w:val="BookTitle"/>
          <w:rFonts w:asciiTheme="minorHAnsi" w:hAnsiTheme="minorHAnsi" w:cstheme="minorHAnsi"/>
          <w:b w:val="0"/>
          <w:bCs w:val="0"/>
          <w:color w:val="000000"/>
          <w:sz w:val="28"/>
          <w:szCs w:val="28"/>
        </w:rPr>
        <w:t xml:space="preserve"> themselves equal to the Supreme Lord, who is the creator, maintainer, and annihilator.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they are unworthy sons and foolish.</w:t>
      </w:r>
    </w:p>
    <w:p w14:paraId="7DCCF3FD" w14:textId="2A652D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3.023</w:t>
      </w:r>
    </w:p>
    <w:p w14:paraId="3AB91A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6A3CBE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bujha dekhi vicāriyā ki āche sannyāse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prathamei baddha haya ahaṅkāra-pāśe</w:t>
      </w:r>
    </w:p>
    <w:p w14:paraId="375CC4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“Just consider, what is the use of accepting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One immediately becomes bound by the ropes of false ego.</w:t>
      </w:r>
    </w:p>
    <w:p w14:paraId="7CE35FE9" w14:textId="0D8902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3.024</w:t>
      </w:r>
    </w:p>
    <w:p w14:paraId="39E378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669ABC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 dhari' mahā-jñāna haya āpanāre</w:t>
      </w:r>
      <w:r w:rsidRPr="004A2847">
        <w:rPr>
          <w:rStyle w:val="BookTitle"/>
          <w:rFonts w:asciiTheme="minorHAnsi" w:hAnsiTheme="minorHAnsi" w:cstheme="minorHAnsi"/>
          <w:b w:val="0"/>
          <w:bCs w:val="0"/>
          <w:color w:val="000000"/>
          <w:sz w:val="28"/>
          <w:szCs w:val="28"/>
        </w:rPr>
        <w:br/>
        <w:t>kāhāreo bale yoḍa-hasta nāhi kare</w:t>
      </w:r>
    </w:p>
    <w:p w14:paraId="5947FB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who carries a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considers himself a great person and does not fold his hands before anyone.</w:t>
      </w:r>
    </w:p>
    <w:p w14:paraId="3984563E" w14:textId="404467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3.025</w:t>
      </w:r>
    </w:p>
    <w:p w14:paraId="24ED48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3DFDE8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pada-dhūli laite vedera vihita</w:t>
      </w:r>
      <w:r w:rsidRPr="004A2847">
        <w:rPr>
          <w:rStyle w:val="BookTitle"/>
          <w:rFonts w:asciiTheme="minorHAnsi" w:hAnsiTheme="minorHAnsi" w:cstheme="minorHAnsi"/>
          <w:b w:val="0"/>
          <w:bCs w:val="0"/>
          <w:color w:val="000000"/>
          <w:sz w:val="28"/>
          <w:szCs w:val="28"/>
        </w:rPr>
        <w:br/>
        <w:t>hena jane namaskare, tabu nahe bhīta</w:t>
      </w:r>
    </w:p>
    <w:p w14:paraId="50C6E8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is not afraid to accept obeisances from such a personality that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the dust of his feet should be respected.</w:t>
      </w:r>
    </w:p>
    <w:p w14:paraId="79DF19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namaskare </w:t>
      </w:r>
      <w:r w:rsidRPr="004A2847">
        <w:rPr>
          <w:rStyle w:val="BookTitle"/>
          <w:rFonts w:asciiTheme="minorHAnsi" w:hAnsiTheme="minorHAnsi" w:cstheme="minorHAnsi"/>
          <w:b w:val="0"/>
          <w:bCs w:val="0"/>
          <w:color w:val="000000"/>
          <w:sz w:val="28"/>
          <w:szCs w:val="28"/>
        </w:rPr>
        <w:t>means “offers obeisances.”</w:t>
      </w:r>
    </w:p>
    <w:p w14:paraId="7ED11A94" w14:textId="665DB1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3.026</w:t>
      </w:r>
    </w:p>
    <w:p w14:paraId="36F5A0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081DBD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ahaṅkāra dharma ei kabhu bhāla nahe</w:t>
      </w:r>
      <w:r w:rsidRPr="004A2847">
        <w:rPr>
          <w:rStyle w:val="BookTitle"/>
          <w:rFonts w:asciiTheme="minorHAnsi" w:hAnsiTheme="minorHAnsi" w:cstheme="minorHAnsi"/>
          <w:b w:val="0"/>
          <w:bCs w:val="0"/>
          <w:color w:val="000000"/>
          <w:sz w:val="28"/>
          <w:szCs w:val="28"/>
        </w:rPr>
        <w:br/>
        <w:t>bujha ei bhāgavate yena mata kahe</w:t>
      </w:r>
    </w:p>
    <w:p w14:paraId="78076D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“False ego is never good. Try to understand the words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in this regard.</w:t>
      </w:r>
    </w:p>
    <w:p w14:paraId="500406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yena mata</w:t>
      </w:r>
      <w:r w:rsidRPr="004A2847">
        <w:rPr>
          <w:rStyle w:val="BookTitle"/>
          <w:rFonts w:asciiTheme="minorHAnsi" w:hAnsiTheme="minorHAnsi" w:cstheme="minorHAnsi"/>
          <w:b w:val="0"/>
          <w:bCs w:val="0"/>
          <w:color w:val="000000"/>
          <w:sz w:val="28"/>
          <w:szCs w:val="28"/>
        </w:rPr>
        <w:t xml:space="preserve"> means “the way” or “as.”</w:t>
      </w:r>
    </w:p>
    <w:p w14:paraId="458BBB65" w14:textId="3287B8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3.027</w:t>
      </w:r>
    </w:p>
    <w:p w14:paraId="1CA0FC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66F3D5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11.29.16 and 3.29.34 it is stated:</w:t>
      </w:r>
    </w:p>
    <w:p w14:paraId="33524C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praṇamed daṇḍa-vad bhūmāv   </w:t>
      </w:r>
      <w:r w:rsidRPr="004A2847">
        <w:rPr>
          <w:rStyle w:val="BookTitle"/>
          <w:rFonts w:asciiTheme="minorHAnsi" w:hAnsiTheme="minorHAnsi" w:cstheme="minorHAnsi"/>
          <w:b w:val="0"/>
          <w:bCs w:val="0"/>
          <w:color w:val="000000"/>
          <w:sz w:val="28"/>
          <w:szCs w:val="28"/>
        </w:rPr>
        <w:br/>
        <w:t>ā-śva-cāṇḍāla-go-kharam</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 xml:space="preserve">praviṣṭo jīva-kalayā   </w:t>
      </w:r>
      <w:r w:rsidRPr="004A2847">
        <w:rPr>
          <w:rStyle w:val="BookTitle"/>
          <w:rFonts w:asciiTheme="minorHAnsi" w:hAnsiTheme="minorHAnsi" w:cstheme="minorHAnsi"/>
          <w:b w:val="0"/>
          <w:bCs w:val="0"/>
          <w:color w:val="000000"/>
          <w:sz w:val="28"/>
          <w:szCs w:val="28"/>
        </w:rPr>
        <w:br/>
        <w:t>tatraiva bhagavān iti</w:t>
      </w:r>
    </w:p>
    <w:p w14:paraId="774D52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Realizing that the Supreme Personality of Godhead has entered the body of every living entity as the Supersoul, one should offer obeisances before all—even the dogs, outcastes, cows, and asses—falling flat upon the ground like a rod.</w:t>
      </w:r>
    </w:p>
    <w:p w14:paraId="6C523D46" w14:textId="50DEF4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3.028</w:t>
      </w:r>
    </w:p>
    <w:p w14:paraId="2A05A4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357A6A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“brāhmaṇādi kukkura caṇḍāla anta kari'</w:t>
      </w:r>
      <w:r w:rsidRPr="004A2847">
        <w:rPr>
          <w:rStyle w:val="BookTitle"/>
          <w:rFonts w:asciiTheme="minorHAnsi" w:hAnsiTheme="minorHAnsi" w:cstheme="minorHAnsi"/>
          <w:b w:val="0"/>
          <w:bCs w:val="0"/>
          <w:color w:val="000000"/>
          <w:sz w:val="28"/>
          <w:szCs w:val="28"/>
        </w:rPr>
        <w:br/>
        <w:t>daṇḍavat karibeka bahu mānya kari'</w:t>
      </w:r>
    </w:p>
    <w:p w14:paraId="345D9F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should offer full obeisances to all living entities, including 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dogs, and dog-eaters.</w:t>
      </w:r>
    </w:p>
    <w:p w14:paraId="06BA70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(3.29.34) it is stated:</w:t>
      </w:r>
    </w:p>
    <w:p w14:paraId="396DEB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manasaitāni bhūtāni   praṇamed bahu-mānayan</w:t>
      </w:r>
      <w:r w:rsidRPr="004A2847">
        <w:rPr>
          <w:rStyle w:val="BookTitle"/>
          <w:rFonts w:asciiTheme="minorHAnsi" w:hAnsiTheme="minorHAnsi" w:cstheme="minorHAnsi"/>
          <w:b w:val="0"/>
          <w:bCs w:val="0"/>
          <w:color w:val="000000"/>
          <w:sz w:val="28"/>
          <w:szCs w:val="28"/>
        </w:rPr>
        <w:br/>
        <w:t>īśvaro jīva-kalayā   praviṣṭo bhagavān iti</w:t>
      </w:r>
    </w:p>
    <w:p w14:paraId="48EAAB5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“Such a perfect devotee offers respects to every living entity because he is under the firm conviction that the Supreme Personality of Godhead has entered the body of every living entity as the Supersoul, or controller.” In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w:t>
      </w:r>
      <w:r w:rsidRPr="004A2847">
        <w:rPr>
          <w:rStyle w:val="BookTitle"/>
          <w:rFonts w:asciiTheme="minorHAnsi" w:hAnsiTheme="minorHAnsi" w:cstheme="minorHAnsi"/>
          <w:b w:val="0"/>
          <w:bCs w:val="0"/>
          <w:color w:val="000000"/>
          <w:sz w:val="28"/>
          <w:szCs w:val="28"/>
        </w:rPr>
        <w:t xml:space="preserve"> 20.25) it is stated:</w:t>
      </w:r>
    </w:p>
    <w:p w14:paraId="6DBC2C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uttama hañā vaiṣṇava habe nirabhimāna</w:t>
      </w:r>
      <w:r w:rsidRPr="004A2847">
        <w:rPr>
          <w:rStyle w:val="BookTitle"/>
          <w:rFonts w:asciiTheme="minorHAnsi" w:hAnsiTheme="minorHAnsi" w:cstheme="minorHAnsi"/>
          <w:b w:val="0"/>
          <w:bCs w:val="0"/>
          <w:color w:val="000000"/>
          <w:sz w:val="28"/>
          <w:szCs w:val="28"/>
        </w:rPr>
        <w:br/>
        <w:t>jīve sammāna dibe jāni' `kṛṣṇa'-adhiṣṭhāna</w:t>
      </w:r>
    </w:p>
    <w:p w14:paraId="66F1F9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a Vaiṣṇava is the most exalted person, he is prideless and gives all respect to everyone, knowing everyone to be the resting place of Kṛṣṇa.”</w:t>
      </w:r>
    </w:p>
    <w:p w14:paraId="6BF633C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kari </w:t>
      </w:r>
      <w:r w:rsidRPr="004A2847">
        <w:rPr>
          <w:rStyle w:val="BookTitle"/>
          <w:rFonts w:asciiTheme="minorHAnsi" w:hAnsiTheme="minorHAnsi" w:cstheme="minorHAnsi"/>
          <w:b w:val="0"/>
          <w:bCs w:val="0"/>
          <w:color w:val="000000"/>
          <w:sz w:val="28"/>
          <w:szCs w:val="28"/>
        </w:rPr>
        <w:t xml:space="preserve">(“to do”) is </w:t>
      </w:r>
      <w:r w:rsidRPr="004A2847">
        <w:rPr>
          <w:rStyle w:val="BookTitle"/>
          <w:rFonts w:asciiTheme="minorHAnsi" w:hAnsiTheme="minorHAnsi" w:cstheme="minorHAnsi"/>
          <w:b w:val="0"/>
          <w:bCs w:val="0"/>
          <w:i/>
          <w:iCs/>
          <w:color w:val="000000"/>
          <w:sz w:val="28"/>
          <w:szCs w:val="28"/>
        </w:rPr>
        <w:t xml:space="preserve">dhari </w:t>
      </w:r>
      <w:r w:rsidRPr="004A2847">
        <w:rPr>
          <w:rStyle w:val="BookTitle"/>
          <w:rFonts w:asciiTheme="minorHAnsi" w:hAnsiTheme="minorHAnsi" w:cstheme="minorHAnsi"/>
          <w:b w:val="0"/>
          <w:bCs w:val="0"/>
          <w:color w:val="000000"/>
          <w:sz w:val="28"/>
          <w:szCs w:val="28"/>
        </w:rPr>
        <w:t>(“to hold”).</w:t>
      </w:r>
    </w:p>
    <w:p w14:paraId="5F2D183B" w14:textId="1FC379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3.029</w:t>
      </w:r>
    </w:p>
    <w:p w14:paraId="60077F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1AB14D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se vaiṣṇava-dharma-sabāre praṇati</w:t>
      </w:r>
      <w:r w:rsidRPr="004A2847">
        <w:rPr>
          <w:rStyle w:val="BookTitle"/>
          <w:rFonts w:asciiTheme="minorHAnsi" w:hAnsiTheme="minorHAnsi" w:cstheme="minorHAnsi"/>
          <w:b w:val="0"/>
          <w:bCs w:val="0"/>
          <w:color w:val="000000"/>
          <w:sz w:val="28"/>
          <w:szCs w:val="28"/>
        </w:rPr>
        <w:br/>
        <w:t>sei dharmadhvajī, yāra ithe nāhi rati</w:t>
      </w:r>
    </w:p>
    <w:p w14:paraId="1F0352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Vaiṣṇava etiquette is to offer respects to everyone, but one who is a hypocrite has no attachment for this.</w:t>
      </w:r>
    </w:p>
    <w:p w14:paraId="5D7FB5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The word </w:t>
      </w:r>
      <w:r w:rsidRPr="004A2847">
        <w:rPr>
          <w:rStyle w:val="BookTitle"/>
          <w:rFonts w:asciiTheme="minorHAnsi" w:hAnsiTheme="minorHAnsi" w:cstheme="minorHAnsi"/>
          <w:b w:val="0"/>
          <w:bCs w:val="0"/>
          <w:i/>
          <w:iCs/>
          <w:color w:val="000000"/>
          <w:sz w:val="28"/>
          <w:szCs w:val="28"/>
        </w:rPr>
        <w:t xml:space="preserve">dharmadhvajī </w:t>
      </w:r>
      <w:r w:rsidRPr="004A2847">
        <w:rPr>
          <w:rStyle w:val="BookTitle"/>
          <w:rFonts w:asciiTheme="minorHAnsi" w:hAnsiTheme="minorHAnsi" w:cstheme="minorHAnsi"/>
          <w:b w:val="0"/>
          <w:bCs w:val="0"/>
          <w:color w:val="000000"/>
          <w:sz w:val="28"/>
          <w:szCs w:val="28"/>
        </w:rPr>
        <w:t>refers to a pseudo devotee or hypocrite.</w:t>
      </w:r>
    </w:p>
    <w:p w14:paraId="07757013" w14:textId="01E69A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3.030</w:t>
      </w:r>
    </w:p>
    <w:p w14:paraId="3F592F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5B715D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śikhā-sūtra ghucāiyā sabe ei lābha</w:t>
      </w:r>
      <w:r w:rsidRPr="004A2847">
        <w:rPr>
          <w:rStyle w:val="BookTitle"/>
          <w:rFonts w:asciiTheme="minorHAnsi" w:hAnsiTheme="minorHAnsi" w:cstheme="minorHAnsi"/>
          <w:b w:val="0"/>
          <w:bCs w:val="0"/>
          <w:color w:val="000000"/>
          <w:sz w:val="28"/>
          <w:szCs w:val="28"/>
        </w:rPr>
        <w:br/>
        <w:t>namaskāra kare āsi' mahā-mahā-bhāga</w:t>
      </w:r>
    </w:p>
    <w:p w14:paraId="27285B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only gain in giving up one's </w:t>
      </w:r>
      <w:r w:rsidRPr="004A2847">
        <w:rPr>
          <w:rStyle w:val="BookTitle"/>
          <w:rFonts w:asciiTheme="minorHAnsi" w:hAnsiTheme="minorHAnsi" w:cstheme="minorHAnsi"/>
          <w:b/>
          <w:bCs/>
          <w:i/>
          <w:iCs/>
          <w:color w:val="800000"/>
          <w:sz w:val="28"/>
          <w:szCs w:val="28"/>
        </w:rPr>
        <w:t>śikhā</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thread is that respectable people offer one their obeisances.</w:t>
      </w:r>
    </w:p>
    <w:p w14:paraId="5246BD9B" w14:textId="56E002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3.031</w:t>
      </w:r>
    </w:p>
    <w:p w14:paraId="7EE4B8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2789D4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prathame śuniye ei eka apaceya</w:t>
      </w:r>
      <w:r w:rsidRPr="004A2847">
        <w:rPr>
          <w:rStyle w:val="BookTitle"/>
          <w:rFonts w:asciiTheme="minorHAnsi" w:hAnsiTheme="minorHAnsi" w:cstheme="minorHAnsi"/>
          <w:b w:val="0"/>
          <w:bCs w:val="0"/>
          <w:color w:val="000000"/>
          <w:sz w:val="28"/>
          <w:szCs w:val="28"/>
        </w:rPr>
        <w:br/>
        <w:t>ebe āra śuna sarva-nāśa buddhi-kṣaya</w:t>
      </w:r>
    </w:p>
    <w:p w14:paraId="6DA4E2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“This is the first loss in accepting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Now hear about the other loss by which one's intelligence becomes polluted.</w:t>
      </w:r>
    </w:p>
    <w:p w14:paraId="699060D8" w14:textId="1FEE81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3.032</w:t>
      </w:r>
    </w:p>
    <w:p w14:paraId="62E01D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4AC958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jīvera svabhāva-dharma īśvara-bhajana</w:t>
      </w:r>
      <w:r w:rsidRPr="004A2847">
        <w:rPr>
          <w:rStyle w:val="BookTitle"/>
          <w:rFonts w:asciiTheme="minorHAnsi" w:hAnsiTheme="minorHAnsi" w:cstheme="minorHAnsi"/>
          <w:b w:val="0"/>
          <w:bCs w:val="0"/>
          <w:color w:val="000000"/>
          <w:sz w:val="28"/>
          <w:szCs w:val="28"/>
        </w:rPr>
        <w:br/>
        <w:t>tāhā chāḍi' āpanāre bale `nārāyaṇa'</w:t>
      </w:r>
    </w:p>
    <w:p w14:paraId="29456E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constitutional duty of the living entity is to worship the Supreme Lord. But after taking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one gives up that worship and calls himself Nārāyaṇa.</w:t>
      </w:r>
    </w:p>
    <w:p w14:paraId="67BC7A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(5.10.23) it is stated:</w:t>
      </w:r>
    </w:p>
    <w:p w14:paraId="44A5C7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sva-dharmam ārādhanam acyutasya</w:t>
      </w:r>
      <w:r w:rsidRPr="004A2847">
        <w:rPr>
          <w:rStyle w:val="BookTitle"/>
          <w:rFonts w:asciiTheme="minorHAnsi" w:hAnsiTheme="minorHAnsi" w:cstheme="minorHAnsi"/>
          <w:b w:val="0"/>
          <w:bCs w:val="0"/>
          <w:color w:val="000000"/>
          <w:sz w:val="28"/>
          <w:szCs w:val="28"/>
        </w:rPr>
        <w:br/>
        <w:t>yad īhamāno vijahāty aghaugham</w:t>
      </w:r>
    </w:p>
    <w:p w14:paraId="26EF34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one is engaged in his own occupational duty as ordered by the Supreme Lord, his sinful activities are certainly diminished.” </w:t>
      </w:r>
      <w:proofErr w:type="gramStart"/>
      <w:r w:rsidRPr="004A2847">
        <w:rPr>
          <w:rStyle w:val="BookTitle"/>
          <w:rFonts w:asciiTheme="minorHAnsi" w:hAnsiTheme="minorHAnsi" w:cstheme="minorHAnsi"/>
          <w:b w:val="0"/>
          <w:bCs w:val="0"/>
          <w:color w:val="000000"/>
          <w:sz w:val="28"/>
          <w:szCs w:val="28"/>
        </w:rPr>
        <w:t>Also</w:t>
      </w:r>
      <w:proofErr w:type="gramEnd"/>
      <w:r w:rsidRPr="004A2847">
        <w:rPr>
          <w:rStyle w:val="BookTitle"/>
          <w:rFonts w:asciiTheme="minorHAnsi" w:hAnsiTheme="minorHAnsi" w:cstheme="minorHAnsi"/>
          <w:b w:val="0"/>
          <w:bCs w:val="0"/>
          <w:color w:val="000000"/>
          <w:sz w:val="28"/>
          <w:szCs w:val="28"/>
        </w:rPr>
        <w:t xml:space="preserv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(11.2.33) it is stated:</w:t>
      </w:r>
    </w:p>
    <w:p w14:paraId="41B0A1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manye 'kutaścid-bhayam acyutasya</w:t>
      </w:r>
      <w:r w:rsidRPr="004A2847">
        <w:rPr>
          <w:rStyle w:val="BookTitle"/>
          <w:rFonts w:asciiTheme="minorHAnsi" w:hAnsiTheme="minorHAnsi" w:cstheme="minorHAnsi"/>
          <w:b w:val="0"/>
          <w:bCs w:val="0"/>
          <w:color w:val="000000"/>
          <w:sz w:val="28"/>
          <w:szCs w:val="28"/>
        </w:rPr>
        <w:br/>
        <w:t>pādāmbujopāsanam atra nityam</w:t>
      </w:r>
    </w:p>
    <w:p w14:paraId="303DC7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udvigna-buddher asad-ātma-bhāvād</w:t>
      </w:r>
      <w:r w:rsidRPr="004A2847">
        <w:rPr>
          <w:rStyle w:val="BookTitle"/>
          <w:rFonts w:asciiTheme="minorHAnsi" w:hAnsiTheme="minorHAnsi" w:cstheme="minorHAnsi"/>
          <w:b w:val="0"/>
          <w:bCs w:val="0"/>
          <w:color w:val="000000"/>
          <w:sz w:val="28"/>
          <w:szCs w:val="28"/>
        </w:rPr>
        <w:br/>
        <w:t>viśvātmanā yatra nivartate bhīḥ</w:t>
      </w:r>
    </w:p>
    <w:p w14:paraId="4D2D29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 consider that one whose intelligence is constantly disturbed by his falsely identifying himself with the temporary material world can achieve real freedom from fear only by worshiping the lotus feet of the infallible Supreme Lord. In such devotional service, all fear ceases entirely.”</w:t>
      </w:r>
    </w:p>
    <w:p w14:paraId="589139AD" w14:textId="55BF0E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3.033</w:t>
      </w:r>
    </w:p>
    <w:p w14:paraId="565E80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027998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garbhavāse ye īśvara karilena rakṣāyā</w:t>
      </w:r>
      <w:r w:rsidRPr="004A2847">
        <w:rPr>
          <w:rStyle w:val="BookTitle"/>
          <w:rFonts w:asciiTheme="minorHAnsi" w:hAnsiTheme="minorHAnsi" w:cstheme="minorHAnsi"/>
          <w:b w:val="0"/>
          <w:bCs w:val="0"/>
          <w:color w:val="000000"/>
          <w:sz w:val="28"/>
          <w:szCs w:val="28"/>
        </w:rPr>
        <w:br/>
        <w:t>hāra prasāde haila buddhi-jñāna-śikṣā</w:t>
      </w:r>
    </w:p>
    <w:p w14:paraId="0DCBE6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Supreme Lord protects the living entity when he is within the womb of his mother. By the Lord's mercy that living entity obtains intelligence and knowledge.</w:t>
      </w:r>
    </w:p>
    <w:p w14:paraId="6263D3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Canto Three, Chapter Thirty-one, verses 12-21.</w:t>
      </w:r>
    </w:p>
    <w:p w14:paraId="2AB2B6BE" w14:textId="4DDF22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3.034-037</w:t>
      </w:r>
    </w:p>
    <w:p w14:paraId="25196F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34-37</w:t>
      </w:r>
    </w:p>
    <w:p w14:paraId="5BC6A3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dāsya lāgi' śeṣa-aja-bhava-ramā</w:t>
      </w:r>
      <w:r w:rsidRPr="004A2847">
        <w:rPr>
          <w:rStyle w:val="BookTitle"/>
          <w:rFonts w:asciiTheme="minorHAnsi" w:hAnsiTheme="minorHAnsi" w:cstheme="minorHAnsi"/>
          <w:b w:val="0"/>
          <w:bCs w:val="0"/>
          <w:color w:val="000000"/>
          <w:sz w:val="28"/>
          <w:szCs w:val="28"/>
        </w:rPr>
        <w:br/>
        <w:t>pāiyāo niravadhi karena kāmanā</w:t>
      </w:r>
    </w:p>
    <w:p w14:paraId="6E6A66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sṛṣṭi-sthiti-pralaya yāhāra dāse kare</w:t>
      </w:r>
      <w:r w:rsidRPr="004A2847">
        <w:rPr>
          <w:rStyle w:val="BookTitle"/>
          <w:rFonts w:asciiTheme="minorHAnsi" w:hAnsiTheme="minorHAnsi" w:cstheme="minorHAnsi"/>
          <w:b w:val="0"/>
          <w:bCs w:val="0"/>
          <w:color w:val="000000"/>
          <w:sz w:val="28"/>
          <w:szCs w:val="28"/>
        </w:rPr>
        <w:br/>
        <w:t>lajjā nāhi hena `prabhu' bale āpanāre</w:t>
      </w:r>
    </w:p>
    <w:p w14:paraId="02D893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nidrā haile `āpane ke' ihāo nā jāne</w:t>
      </w:r>
      <w:r w:rsidRPr="004A2847">
        <w:rPr>
          <w:rStyle w:val="BookTitle"/>
          <w:rFonts w:asciiTheme="minorHAnsi" w:hAnsiTheme="minorHAnsi" w:cstheme="minorHAnsi"/>
          <w:b w:val="0"/>
          <w:bCs w:val="0"/>
          <w:color w:val="000000"/>
          <w:sz w:val="28"/>
          <w:szCs w:val="28"/>
        </w:rPr>
        <w:br/>
        <w:t>āpanāre `nārāyaṇa' bale hena jane</w:t>
      </w:r>
    </w:p>
    <w:p w14:paraId="498E2D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`jagatera pitā kṛṣṇa' sarva vede kaya</w:t>
      </w:r>
      <w:r w:rsidRPr="004A2847">
        <w:rPr>
          <w:rStyle w:val="BookTitle"/>
          <w:rFonts w:asciiTheme="minorHAnsi" w:hAnsiTheme="minorHAnsi" w:cstheme="minorHAnsi"/>
          <w:b w:val="0"/>
          <w:bCs w:val="0"/>
          <w:color w:val="000000"/>
          <w:sz w:val="28"/>
          <w:szCs w:val="28"/>
        </w:rPr>
        <w:br/>
        <w:t>pitāre se bhakti kare ye suputra haya</w:t>
      </w:r>
    </w:p>
    <w:p w14:paraId="6E6B77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“Ananta Śeṣa, Brahmā, Śiva, and the goddess of fortune always desire to obtain the service of that Supreme Lord whose servants carry out the creation, maintenance, and destruction of the material manifestation. Yet the shameless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claims to be that Supreme Lord.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claims to be Nārāyaṇa even though he does not know who he is when he sleeps.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w:t>
      </w:r>
      <w:r w:rsidRPr="004A2847">
        <w:rPr>
          <w:rStyle w:val="BookTitle"/>
          <w:rFonts w:asciiTheme="minorHAnsi" w:hAnsiTheme="minorHAnsi" w:cstheme="minorHAnsi"/>
          <w:b/>
          <w:bCs/>
          <w:color w:val="800000"/>
          <w:sz w:val="28"/>
          <w:szCs w:val="28"/>
        </w:rPr>
        <w:lastRenderedPageBreak/>
        <w:t>that Kṛṣṇa is the father of the entire universe, and the obedient son will respect his father.</w:t>
      </w:r>
    </w:p>
    <w:p w14:paraId="2BE1B1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Māyāvāda-śata-dūṣaṇī</w:t>
      </w:r>
      <w:r w:rsidRPr="004A2847">
        <w:rPr>
          <w:rStyle w:val="BookTitle"/>
          <w:rFonts w:asciiTheme="minorHAnsi" w:hAnsiTheme="minorHAnsi" w:cstheme="minorHAnsi"/>
          <w:b w:val="0"/>
          <w:bCs w:val="0"/>
          <w:color w:val="000000"/>
          <w:sz w:val="28"/>
          <w:szCs w:val="28"/>
        </w:rPr>
        <w:t xml:space="preserve"> (7) it is stated:</w:t>
      </w:r>
    </w:p>
    <w:p w14:paraId="0C54E4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sarva-jñaḥ sarva-darśī tribhuvanam akhilaṁ hasta yasyedṛśaṁtat sarveṣāṁ srṣṭi-rakṣālayam api kurute bhruvi-bhaṅgena sadyaḥ, ajñaḥ sāpekṣa-darśī tvam asi sa bhagavān sarva-lokaika sākṣīnānā tvaṁ vai sa eko jaḍa-malinataras tvaṁ hi naivaṁ vidhaḥ saḥ</w:t>
      </w:r>
    </w:p>
    <w:p w14:paraId="2FD5A8B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friend, the Supreme is all-knowing, and He sees everything. From Him, this entire astonishing and variegated material cosmos has emanated. He creates, maintains, and destroys the entire universe by a slight movement of His eyebrows. O friend, you are not like Him. You are ignorant of so many things, and your vision is limited, although you wish to see everything. The Supreme Lord is full of all opulences, and He is the ultimate witness who observes everyone. O friend, the individual living entities are numerous, but the Supreme is one only. You are stunted and impure because of material contact, but He remains always pure and free from the touch of matter. O friend, your nature is completely different from His in these ways.” </w:t>
      </w:r>
      <w:proofErr w:type="gramStart"/>
      <w:r w:rsidRPr="004A2847">
        <w:rPr>
          <w:rStyle w:val="BookTitle"/>
          <w:rFonts w:asciiTheme="minorHAnsi" w:hAnsiTheme="minorHAnsi" w:cstheme="minorHAnsi"/>
          <w:b w:val="0"/>
          <w:bCs w:val="0"/>
          <w:color w:val="000000"/>
          <w:sz w:val="28"/>
          <w:szCs w:val="28"/>
        </w:rPr>
        <w:t>Also</w:t>
      </w:r>
      <w:proofErr w:type="gramEnd"/>
      <w:r w:rsidRPr="004A2847">
        <w:rPr>
          <w:rStyle w:val="BookTitle"/>
          <w:rFonts w:asciiTheme="minorHAnsi" w:hAnsiTheme="minorHAnsi" w:cstheme="minorHAnsi"/>
          <w:b w:val="0"/>
          <w:bCs w:val="0"/>
          <w:color w:val="000000"/>
          <w:sz w:val="28"/>
          <w:szCs w:val="28"/>
        </w:rPr>
        <w:t xml:space="preserve"> in the </w:t>
      </w:r>
      <w:r w:rsidRPr="004A2847">
        <w:rPr>
          <w:rStyle w:val="BookTitle"/>
          <w:rFonts w:asciiTheme="minorHAnsi" w:hAnsiTheme="minorHAnsi" w:cstheme="minorHAnsi"/>
          <w:b w:val="0"/>
          <w:bCs w:val="0"/>
          <w:i/>
          <w:iCs/>
          <w:color w:val="000000"/>
          <w:sz w:val="28"/>
          <w:szCs w:val="28"/>
        </w:rPr>
        <w:t>Māyāvāda-śata-dūṣaṇī</w:t>
      </w:r>
      <w:r w:rsidRPr="004A2847">
        <w:rPr>
          <w:rStyle w:val="BookTitle"/>
          <w:rFonts w:asciiTheme="minorHAnsi" w:hAnsiTheme="minorHAnsi" w:cstheme="minorHAnsi"/>
          <w:b w:val="0"/>
          <w:bCs w:val="0"/>
          <w:color w:val="000000"/>
          <w:sz w:val="28"/>
          <w:szCs w:val="28"/>
        </w:rPr>
        <w:t xml:space="preserve"> (67) it is stated:</w:t>
      </w:r>
    </w:p>
    <w:p w14:paraId="32B5AB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lakṣmī-kāntaḥ prakaṭa paramānanda pūrṇām ṛtābdhiḥsevyo rudra prabhṛti vibudhair yasya pādāmbu gaṅgā, </w:t>
      </w:r>
      <w:r w:rsidRPr="004A2847">
        <w:rPr>
          <w:rStyle w:val="BookTitle"/>
          <w:rFonts w:asciiTheme="minorHAnsi" w:hAnsiTheme="minorHAnsi" w:cstheme="minorHAnsi"/>
          <w:b w:val="0"/>
          <w:bCs w:val="0"/>
          <w:color w:val="000000"/>
          <w:sz w:val="28"/>
          <w:szCs w:val="28"/>
        </w:rPr>
        <w:br/>
        <w:t>sṛṣṭaiḥ pūrvaṁ sṛjati nikhilaṁ bhruvibhaṅgena sadyaḥso 'haṁ vākyaṁ vadasi vata re jīva rakṣyo na rājā</w:t>
      </w:r>
    </w:p>
    <w:p w14:paraId="7E7E4A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Supreme Lord is the husband of the goddess of fortune. He is a nectarean ocean of transcendental bliss. Lord Śiva and all the great demigods serve Him. The sacred Ganges is water that has washed His feet. Before the material cosmos was manifested, He created everything in a moment simply by slightly moving His eyebrows. O individual spirit soul, your continual muttering of </w:t>
      </w:r>
      <w:r w:rsidRPr="004A2847">
        <w:rPr>
          <w:rStyle w:val="BookTitle"/>
          <w:rFonts w:asciiTheme="minorHAnsi" w:hAnsiTheme="minorHAnsi" w:cstheme="minorHAnsi"/>
          <w:b w:val="0"/>
          <w:bCs w:val="0"/>
          <w:i/>
          <w:iCs/>
          <w:color w:val="000000"/>
          <w:sz w:val="28"/>
          <w:szCs w:val="28"/>
        </w:rPr>
        <w:t xml:space="preserve">so 'ham </w:t>
      </w:r>
      <w:r w:rsidRPr="004A2847">
        <w:rPr>
          <w:rStyle w:val="BookTitle"/>
          <w:rFonts w:asciiTheme="minorHAnsi" w:hAnsiTheme="minorHAnsi" w:cstheme="minorHAnsi"/>
          <w:b w:val="0"/>
          <w:bCs w:val="0"/>
          <w:color w:val="000000"/>
          <w:sz w:val="28"/>
          <w:szCs w:val="28"/>
        </w:rPr>
        <w:t>(`I am the Supreme') is completely unreasonable and illogical. He is the supreme master, the monarch who rules all existence, and you are His small son, always dependent on His protection.”</w:t>
      </w:r>
    </w:p>
    <w:p w14:paraId="4E0156F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Praśna Upaniṣad</w:t>
      </w:r>
      <w:r w:rsidRPr="004A2847">
        <w:rPr>
          <w:rStyle w:val="BookTitle"/>
          <w:rFonts w:asciiTheme="minorHAnsi" w:hAnsiTheme="minorHAnsi" w:cstheme="minorHAnsi"/>
          <w:b w:val="0"/>
          <w:bCs w:val="0"/>
          <w:color w:val="000000"/>
          <w:sz w:val="28"/>
          <w:szCs w:val="28"/>
        </w:rPr>
        <w:t xml:space="preserve"> (2.11) it is stated: </w:t>
      </w:r>
      <w:r w:rsidRPr="004A2847">
        <w:rPr>
          <w:rStyle w:val="BookTitle"/>
          <w:rFonts w:asciiTheme="minorHAnsi" w:hAnsiTheme="minorHAnsi" w:cstheme="minorHAnsi"/>
          <w:b w:val="0"/>
          <w:bCs w:val="0"/>
          <w:i/>
          <w:iCs/>
          <w:color w:val="000000"/>
          <w:sz w:val="28"/>
          <w:szCs w:val="28"/>
        </w:rPr>
        <w:t>vayamādyasya dātāraḥ pitā tvaṁ mātariśva naḥ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We are the givers of your food. You are the parent of the wind.”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First Canto, Chapter One, verse 1 and Eleventh Canto, Chapter Five, verses 2 and 3. In the </w:t>
      </w:r>
      <w:r w:rsidRPr="004A2847">
        <w:rPr>
          <w:rStyle w:val="BookTitle"/>
          <w:rFonts w:asciiTheme="minorHAnsi" w:hAnsiTheme="minorHAnsi" w:cstheme="minorHAnsi"/>
          <w:b w:val="0"/>
          <w:bCs w:val="0"/>
          <w:i/>
          <w:iCs/>
          <w:color w:val="000000"/>
          <w:sz w:val="28"/>
          <w:szCs w:val="28"/>
        </w:rPr>
        <w:t>Māyāvāda-śata-dūṣaṇī</w:t>
      </w:r>
      <w:r w:rsidRPr="004A2847">
        <w:rPr>
          <w:rStyle w:val="BookTitle"/>
          <w:rFonts w:asciiTheme="minorHAnsi" w:hAnsiTheme="minorHAnsi" w:cstheme="minorHAnsi"/>
          <w:b w:val="0"/>
          <w:bCs w:val="0"/>
          <w:color w:val="000000"/>
          <w:sz w:val="28"/>
          <w:szCs w:val="28"/>
        </w:rPr>
        <w:t xml:space="preserve"> (69) it is stated:</w:t>
      </w:r>
    </w:p>
    <w:p w14:paraId="2471BA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so 'haṁ mā vada sevya-sevaka-tayā nityaṁ bhaja śrī-hariṁ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tena syāt tava sad-gati dhruvam adhaḥ pāto bhaved anyathā</w:t>
      </w:r>
    </w:p>
    <w:p w14:paraId="3A0B29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nānā-yoniṣu garbha-vāsa-viṣaye duḥkhaṁ mahat prāpyate</w:t>
      </w:r>
      <w:r w:rsidRPr="004A2847">
        <w:rPr>
          <w:rStyle w:val="BookTitle"/>
          <w:rFonts w:asciiTheme="minorHAnsi" w:hAnsiTheme="minorHAnsi" w:cstheme="minorHAnsi"/>
          <w:b w:val="0"/>
          <w:bCs w:val="0"/>
          <w:color w:val="000000"/>
          <w:sz w:val="28"/>
          <w:szCs w:val="28"/>
        </w:rPr>
        <w:br/>
        <w:t>svarge vā narake punaḥ punar aho jīva tvayā bhrāmyate</w:t>
      </w:r>
    </w:p>
    <w:p w14:paraId="593CEA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individual spirit soul, please give up this muttering of </w:t>
      </w:r>
      <w:r w:rsidRPr="004A2847">
        <w:rPr>
          <w:rStyle w:val="BookTitle"/>
          <w:rFonts w:asciiTheme="minorHAnsi" w:hAnsiTheme="minorHAnsi" w:cstheme="minorHAnsi"/>
          <w:b w:val="0"/>
          <w:bCs w:val="0"/>
          <w:i/>
          <w:iCs/>
          <w:color w:val="000000"/>
          <w:sz w:val="28"/>
          <w:szCs w:val="28"/>
        </w:rPr>
        <w:t xml:space="preserve">so 'ham </w:t>
      </w:r>
      <w:r w:rsidRPr="004A2847">
        <w:rPr>
          <w:rStyle w:val="BookTitle"/>
          <w:rFonts w:asciiTheme="minorHAnsi" w:hAnsiTheme="minorHAnsi" w:cstheme="minorHAnsi"/>
          <w:b w:val="0"/>
          <w:bCs w:val="0"/>
          <w:color w:val="000000"/>
          <w:sz w:val="28"/>
          <w:szCs w:val="28"/>
        </w:rPr>
        <w:t xml:space="preserve">(`I am the Supreme'). Know that you are the eternal servant of Lord Hari, engage in His pure devotional service, and thus become qualified to enter the eternal spiritual world. If you reject the service of Lord Hari, you will </w:t>
      </w:r>
      <w:proofErr w:type="gramStart"/>
      <w:r w:rsidRPr="004A2847">
        <w:rPr>
          <w:rStyle w:val="BookTitle"/>
          <w:rFonts w:asciiTheme="minorHAnsi" w:hAnsiTheme="minorHAnsi" w:cstheme="minorHAnsi"/>
          <w:b w:val="0"/>
          <w:bCs w:val="0"/>
          <w:color w:val="000000"/>
          <w:sz w:val="28"/>
          <w:szCs w:val="28"/>
        </w:rPr>
        <w:t>fall down</w:t>
      </w:r>
      <w:proofErr w:type="gramEnd"/>
      <w:r w:rsidRPr="004A2847">
        <w:rPr>
          <w:rStyle w:val="BookTitle"/>
          <w:rFonts w:asciiTheme="minorHAnsi" w:hAnsiTheme="minorHAnsi" w:cstheme="minorHAnsi"/>
          <w:b w:val="0"/>
          <w:bCs w:val="0"/>
          <w:color w:val="000000"/>
          <w:sz w:val="28"/>
          <w:szCs w:val="28"/>
        </w:rPr>
        <w:t xml:space="preserve"> into the wombs of mothers in many different species and you will suffer great anguish as you wander among the hells and heavens of the material world.” In the </w:t>
      </w:r>
      <w:r w:rsidRPr="004A2847">
        <w:rPr>
          <w:rStyle w:val="BookTitle"/>
          <w:rFonts w:asciiTheme="minorHAnsi" w:hAnsiTheme="minorHAnsi" w:cstheme="minorHAnsi"/>
          <w:b w:val="0"/>
          <w:bCs w:val="0"/>
          <w:i/>
          <w:iCs/>
          <w:color w:val="000000"/>
          <w:sz w:val="28"/>
          <w:szCs w:val="28"/>
        </w:rPr>
        <w:t>Māyāvāda-śata-dūṣaṇī</w:t>
      </w:r>
      <w:r w:rsidRPr="004A2847">
        <w:rPr>
          <w:rStyle w:val="BookTitle"/>
          <w:rFonts w:asciiTheme="minorHAnsi" w:hAnsiTheme="minorHAnsi" w:cstheme="minorHAnsi"/>
          <w:b w:val="0"/>
          <w:bCs w:val="0"/>
          <w:color w:val="000000"/>
          <w:sz w:val="28"/>
          <w:szCs w:val="28"/>
        </w:rPr>
        <w:t xml:space="preserve"> (73-74) it is also stated:</w:t>
      </w:r>
    </w:p>
    <w:p w14:paraId="10F1CE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yasyaiva caitanya-lavena jīva</w:t>
      </w:r>
      <w:r w:rsidRPr="004A2847">
        <w:rPr>
          <w:rStyle w:val="BookTitle"/>
          <w:rFonts w:asciiTheme="minorHAnsi" w:hAnsiTheme="minorHAnsi" w:cstheme="minorHAnsi"/>
          <w:b w:val="0"/>
          <w:bCs w:val="0"/>
          <w:color w:val="000000"/>
          <w:sz w:val="28"/>
          <w:szCs w:val="28"/>
        </w:rPr>
        <w:br/>
        <w:t>jāto 'si caitanya-vato vareṇyaḥ</w:t>
      </w:r>
    </w:p>
    <w:p w14:paraId="279240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 bruhi so 'haṁśaṭha kaḥ kṛtaghnād</w:t>
      </w:r>
      <w:r w:rsidRPr="004A2847">
        <w:rPr>
          <w:rStyle w:val="BookTitle"/>
          <w:rFonts w:asciiTheme="minorHAnsi" w:hAnsiTheme="minorHAnsi" w:cstheme="minorHAnsi"/>
          <w:b w:val="0"/>
          <w:bCs w:val="0"/>
          <w:color w:val="000000"/>
          <w:sz w:val="28"/>
          <w:szCs w:val="28"/>
        </w:rPr>
        <w:br/>
        <w:t>anyaḥ padaṁ vañcati hasta bhartuḥ?</w:t>
      </w:r>
    </w:p>
    <w:p w14:paraId="30C7FC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nyastaḥśrī-parameśvareṇa kṛpayā caitanya-leśas tvayi</w:t>
      </w:r>
      <w:r w:rsidRPr="004A2847">
        <w:rPr>
          <w:rStyle w:val="BookTitle"/>
          <w:rFonts w:asciiTheme="minorHAnsi" w:hAnsiTheme="minorHAnsi" w:cstheme="minorHAnsi"/>
          <w:b w:val="0"/>
          <w:bCs w:val="0"/>
          <w:color w:val="000000"/>
          <w:sz w:val="28"/>
          <w:szCs w:val="28"/>
        </w:rPr>
        <w:br/>
        <w:t>tvaṁ tasmāt parameśvaraḥ svayam ahaṁ nāyāti vaktuṁśaṭha</w:t>
      </w:r>
    </w:p>
    <w:p w14:paraId="032B91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labdhvā kaścana durjanaḥ khalu yathā hasty-aśva-pādātakaṁ</w:t>
      </w:r>
      <w:r w:rsidRPr="004A2847">
        <w:rPr>
          <w:rStyle w:val="BookTitle"/>
          <w:rFonts w:asciiTheme="minorHAnsi" w:hAnsiTheme="minorHAnsi" w:cstheme="minorHAnsi"/>
          <w:b w:val="0"/>
          <w:bCs w:val="0"/>
          <w:color w:val="000000"/>
          <w:sz w:val="28"/>
          <w:szCs w:val="28"/>
        </w:rPr>
        <w:br/>
        <w:t>bhūpādeva tadīya rāja-padavīṁ cakre grahītuṁ manaḥ</w:t>
      </w:r>
    </w:p>
    <w:p w14:paraId="397312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the mercy of the Supreme Personality of Godhead, the individual living entities are endowed with a tiny fragment of consciousness. O rascal Māyāvādī, do not, on this account, arrogantly proclaim, `I am </w:t>
      </w:r>
      <w:proofErr w:type="gramStart"/>
      <w:r w:rsidRPr="004A2847">
        <w:rPr>
          <w:rStyle w:val="BookTitle"/>
          <w:rFonts w:asciiTheme="minorHAnsi" w:hAnsiTheme="minorHAnsi" w:cstheme="minorHAnsi"/>
          <w:b w:val="0"/>
          <w:bCs w:val="0"/>
          <w:color w:val="000000"/>
          <w:sz w:val="28"/>
          <w:szCs w:val="28"/>
        </w:rPr>
        <w:t>actually the</w:t>
      </w:r>
      <w:proofErr w:type="gramEnd"/>
      <w:r w:rsidRPr="004A2847">
        <w:rPr>
          <w:rStyle w:val="BookTitle"/>
          <w:rFonts w:asciiTheme="minorHAnsi" w:hAnsiTheme="minorHAnsi" w:cstheme="minorHAnsi"/>
          <w:b w:val="0"/>
          <w:bCs w:val="0"/>
          <w:color w:val="000000"/>
          <w:sz w:val="28"/>
          <w:szCs w:val="28"/>
        </w:rPr>
        <w:t xml:space="preserve"> Supreme.' By saying this, you have become like a criminal-minded person who obtains elephants, cavalry, and infantry from the king on the plea of begging for protection during a journey and then decides to use all those soldiers as his own personal army of bandits to plunder the king's property on the royal roads.”</w:t>
      </w:r>
    </w:p>
    <w:p w14:paraId="0E87F144" w14:textId="21BA7F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3.038</w:t>
      </w:r>
    </w:p>
    <w:p w14:paraId="103F69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6BCC10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pitāham asya jagato   mātā dhātā pitāmahaḥ</w:t>
      </w:r>
    </w:p>
    <w:p w14:paraId="0E90D6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the father of this universe, the mother, the support, and the grandsire.”</w:t>
      </w:r>
    </w:p>
    <w:p w14:paraId="6589ADB3" w14:textId="327FFD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3.039</w:t>
      </w:r>
    </w:p>
    <w:p w14:paraId="6DD9A4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519A51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“gītā-śāstre arjunera sannyāsa-karaṇa</w:t>
      </w:r>
      <w:r w:rsidRPr="004A2847">
        <w:rPr>
          <w:rStyle w:val="BookTitle"/>
          <w:rFonts w:asciiTheme="minorHAnsi" w:hAnsiTheme="minorHAnsi" w:cstheme="minorHAnsi"/>
          <w:b w:val="0"/>
          <w:bCs w:val="0"/>
          <w:color w:val="000000"/>
          <w:sz w:val="28"/>
          <w:szCs w:val="28"/>
        </w:rPr>
        <w:br/>
        <w:t>śuna ei yāhā kahiyāche nārāyaṇa”</w:t>
      </w:r>
    </w:p>
    <w:p w14:paraId="283B36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 hear what Nārāyaṇa said to Arjuna in the </w:t>
      </w:r>
      <w:r w:rsidRPr="004A2847">
        <w:rPr>
          <w:rStyle w:val="BookTitle"/>
          <w:rFonts w:asciiTheme="minorHAnsi" w:hAnsiTheme="minorHAnsi" w:cstheme="minorHAnsi"/>
          <w:b/>
          <w:bCs/>
          <w:i/>
          <w:iCs/>
          <w:color w:val="800000"/>
          <w:sz w:val="28"/>
          <w:szCs w:val="28"/>
        </w:rPr>
        <w:t>Bhagavad-gītā</w:t>
      </w:r>
      <w:r w:rsidRPr="004A2847">
        <w:rPr>
          <w:rStyle w:val="BookTitle"/>
          <w:rFonts w:asciiTheme="minorHAnsi" w:hAnsiTheme="minorHAnsi" w:cstheme="minorHAnsi"/>
          <w:b/>
          <w:bCs/>
          <w:color w:val="800000"/>
          <w:sz w:val="28"/>
          <w:szCs w:val="28"/>
        </w:rPr>
        <w:t xml:space="preserve"> about renouncing one's duty.”</w:t>
      </w:r>
    </w:p>
    <w:p w14:paraId="02B52CF5" w14:textId="41CF47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3.040</w:t>
      </w:r>
    </w:p>
    <w:p w14:paraId="7B8A76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0A02B1E9" w14:textId="1607649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anāśritaḥ karma-phalaṁ    kāryaṁ karma karoti yaḥ</w:t>
      </w:r>
      <w:ins w:id="107" w:author="your servant" w:date="2020-04-16T20:21:00Z">
        <w:r w:rsidR="00FA4403"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 sannyāsī ca yogī ca   na niragnir na cākriyaḥ</w:t>
      </w:r>
    </w:p>
    <w:p w14:paraId="246FE9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is unattached to the fruits of his work and who works as he is obligated is in the renounced order of life, and he is the true mystic, not he who lights no fire and performs no duty.”</w:t>
      </w:r>
    </w:p>
    <w:p w14:paraId="745C98C7" w14:textId="2342A3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3.041</w:t>
      </w:r>
    </w:p>
    <w:p w14:paraId="1F5DF1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720B26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“niṣkāma haiyā kare ye kṛṣṇa-bhajana</w:t>
      </w:r>
      <w:r w:rsidRPr="004A2847">
        <w:rPr>
          <w:rStyle w:val="BookTitle"/>
          <w:rFonts w:asciiTheme="minorHAnsi" w:hAnsiTheme="minorHAnsi" w:cstheme="minorHAnsi"/>
          <w:b w:val="0"/>
          <w:bCs w:val="0"/>
          <w:color w:val="000000"/>
          <w:sz w:val="28"/>
          <w:szCs w:val="28"/>
        </w:rPr>
        <w:br/>
        <w:t>tāhāre se bali `yogī' `sannyāsī' lakṣaṇa</w:t>
      </w:r>
    </w:p>
    <w:p w14:paraId="30DD19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who worships Kṛṣṇa without any selfish desires is called a yogi and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2D320E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who gives up the four objectives of life—religiosity, economic development, sense gratification, and liberation—and cultivates devotional service without motives is an actual yogi or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w:t>
      </w:r>
    </w:p>
    <w:p w14:paraId="746EBAD1" w14:textId="3F180C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3.042</w:t>
      </w:r>
    </w:p>
    <w:p w14:paraId="5701D6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7C99EE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viṣṇu-kriyā nā karile parānna khāile</w:t>
      </w:r>
      <w:r w:rsidRPr="004A2847">
        <w:rPr>
          <w:rStyle w:val="BookTitle"/>
          <w:rFonts w:asciiTheme="minorHAnsi" w:hAnsiTheme="minorHAnsi" w:cstheme="minorHAnsi"/>
          <w:b w:val="0"/>
          <w:bCs w:val="0"/>
          <w:color w:val="000000"/>
          <w:sz w:val="28"/>
          <w:szCs w:val="28"/>
        </w:rPr>
        <w:br/>
        <w:t>kichu nahe, sākṣātei ei vede bale”</w:t>
      </w:r>
    </w:p>
    <w:p w14:paraId="386947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clearly state that if one does not worship Viṣṇu and depends on others for his food, he cannot make any advancement.”</w:t>
      </w:r>
    </w:p>
    <w:p w14:paraId="39DA1E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The phrase </w:t>
      </w:r>
      <w:r w:rsidRPr="004A2847">
        <w:rPr>
          <w:rStyle w:val="BookTitle"/>
          <w:rFonts w:asciiTheme="minorHAnsi" w:hAnsiTheme="minorHAnsi" w:cstheme="minorHAnsi"/>
          <w:b w:val="0"/>
          <w:bCs w:val="0"/>
          <w:i/>
          <w:iCs/>
          <w:color w:val="000000"/>
          <w:sz w:val="28"/>
          <w:szCs w:val="28"/>
        </w:rPr>
        <w:t xml:space="preserve">viṣṇu-kriyā </w:t>
      </w:r>
      <w:r w:rsidRPr="004A2847">
        <w:rPr>
          <w:rStyle w:val="BookTitle"/>
          <w:rFonts w:asciiTheme="minorHAnsi" w:hAnsiTheme="minorHAnsi" w:cstheme="minorHAnsi"/>
          <w:b w:val="0"/>
          <w:bCs w:val="0"/>
          <w:color w:val="000000"/>
          <w:sz w:val="28"/>
          <w:szCs w:val="28"/>
        </w:rPr>
        <w:t>refers to the worship of Hari.</w:t>
      </w:r>
    </w:p>
    <w:p w14:paraId="7FBF65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devoid of devotional service to Viṣṇu is like depending on others for one's food. It is useless. The perfection of activities is to attain love of God, as stated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(3.23.56):</w:t>
      </w:r>
    </w:p>
    <w:p w14:paraId="6C98B5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neha yat karma dharmāya   na virāgāya kalpate</w:t>
      </w:r>
      <w:r w:rsidRPr="004A2847">
        <w:rPr>
          <w:rStyle w:val="BookTitle"/>
          <w:rFonts w:asciiTheme="minorHAnsi" w:hAnsiTheme="minorHAnsi" w:cstheme="minorHAnsi"/>
          <w:b w:val="0"/>
          <w:bCs w:val="0"/>
          <w:color w:val="000000"/>
          <w:sz w:val="28"/>
          <w:szCs w:val="28"/>
        </w:rPr>
        <w:br/>
        <w:t>na tīrtha-pada-sevāyai   jīvann api mṛto hi saḥ</w:t>
      </w:r>
    </w:p>
    <w:p w14:paraId="397AC6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“Anyone whose work is not meant to elevate him to religious life, anyone whose religious ritualistic performances do not raise him to renunciation, and anyone situated in renunciation that does not lead him to devotional service to the Supreme Personality of Godhead, must be considered dead, although he is breathing.”</w:t>
      </w:r>
    </w:p>
    <w:p w14:paraId="362F76E7" w14:textId="73DA8A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3.043</w:t>
      </w:r>
    </w:p>
    <w:p w14:paraId="55F143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23C4C40F"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color w:val="000000"/>
          <w:sz w:val="28"/>
          <w:szCs w:val="28"/>
        </w:rPr>
        <w:t>In the</w:t>
      </w:r>
      <w:r w:rsidRPr="004A2847">
        <w:rPr>
          <w:rStyle w:val="BookTitle"/>
          <w:rFonts w:asciiTheme="minorHAnsi" w:hAnsiTheme="minorHAnsi" w:cstheme="minorHAnsi"/>
          <w:b w:val="0"/>
          <w:bCs w:val="0"/>
          <w:i/>
          <w:iCs/>
          <w:color w:val="000000"/>
          <w:sz w:val="28"/>
          <w:szCs w:val="28"/>
        </w:rPr>
        <w:t xml:space="preserve"> Śrīmad Bhāgavatam </w:t>
      </w:r>
      <w:r w:rsidRPr="004A2847">
        <w:rPr>
          <w:rStyle w:val="BookTitle"/>
          <w:rFonts w:asciiTheme="minorHAnsi" w:hAnsiTheme="minorHAnsi" w:cstheme="minorHAnsi"/>
          <w:b w:val="0"/>
          <w:bCs w:val="0"/>
          <w:color w:val="000000"/>
          <w:sz w:val="28"/>
          <w:szCs w:val="28"/>
        </w:rPr>
        <w:t>(4.29.49-50) it is stated:</w:t>
      </w:r>
    </w:p>
    <w:p w14:paraId="4EA240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āstīrya darbhaiḥ prāg-agraiḥ</w:t>
      </w:r>
      <w:r w:rsidRPr="004A2847">
        <w:rPr>
          <w:rStyle w:val="BookTitle"/>
          <w:rFonts w:asciiTheme="minorHAnsi" w:hAnsiTheme="minorHAnsi" w:cstheme="minorHAnsi"/>
          <w:b w:val="0"/>
          <w:bCs w:val="0"/>
          <w:color w:val="000000"/>
          <w:sz w:val="28"/>
          <w:szCs w:val="28"/>
        </w:rPr>
        <w:br/>
        <w:t>kārtsnyena kṣiti-maṇḍalam</w:t>
      </w:r>
      <w:r w:rsidRPr="004A2847">
        <w:rPr>
          <w:rStyle w:val="BookTitle"/>
          <w:rFonts w:asciiTheme="minorHAnsi" w:hAnsiTheme="minorHAnsi" w:cstheme="minorHAnsi"/>
          <w:b w:val="0"/>
          <w:bCs w:val="0"/>
          <w:color w:val="000000"/>
          <w:sz w:val="28"/>
          <w:szCs w:val="28"/>
        </w:rPr>
        <w:br/>
        <w:t>stabdho bṛhad-vadhān mānī</w:t>
      </w:r>
      <w:r w:rsidRPr="004A2847">
        <w:rPr>
          <w:rStyle w:val="BookTitle"/>
          <w:rFonts w:asciiTheme="minorHAnsi" w:hAnsiTheme="minorHAnsi" w:cstheme="minorHAnsi"/>
          <w:b w:val="0"/>
          <w:bCs w:val="0"/>
          <w:color w:val="000000"/>
          <w:sz w:val="28"/>
          <w:szCs w:val="28"/>
        </w:rPr>
        <w:br/>
        <w:t>karma nāvaiṣi yat param</w:t>
      </w:r>
      <w:r w:rsidRPr="004A2847">
        <w:rPr>
          <w:rStyle w:val="BookTitle"/>
          <w:rFonts w:asciiTheme="minorHAnsi" w:hAnsiTheme="minorHAnsi" w:cstheme="minorHAnsi"/>
          <w:b w:val="0"/>
          <w:bCs w:val="0"/>
          <w:color w:val="000000"/>
          <w:sz w:val="28"/>
          <w:szCs w:val="28"/>
        </w:rPr>
        <w:br/>
        <w:t>tat karma hari-toṣaṁ yat</w:t>
      </w:r>
      <w:r w:rsidRPr="004A2847">
        <w:rPr>
          <w:rStyle w:val="BookTitle"/>
          <w:rFonts w:asciiTheme="minorHAnsi" w:hAnsiTheme="minorHAnsi" w:cstheme="minorHAnsi"/>
          <w:b w:val="0"/>
          <w:bCs w:val="0"/>
          <w:color w:val="000000"/>
          <w:sz w:val="28"/>
          <w:szCs w:val="28"/>
        </w:rPr>
        <w:br/>
        <w:t>sā vidyā tan-matir yayā</w:t>
      </w:r>
    </w:p>
    <w:p w14:paraId="418A97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“One's only activities should be those that can please the Personality of Godhead, and education should be such that one becomes elevated to Kṛṣṇa consciousness. Since Śrī Hari is the Supersoul of all living entities who have accepted material bodies within this world, He is the supreme cause and controller of everything.”</w:t>
      </w:r>
    </w:p>
    <w:p w14:paraId="7CF34EE3" w14:textId="5CCF72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3.044</w:t>
      </w:r>
    </w:p>
    <w:p w14:paraId="1D265A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637CA3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“tāhāre se bali dharma, karma, sadācāra</w:t>
      </w:r>
      <w:r w:rsidRPr="004A2847">
        <w:rPr>
          <w:rStyle w:val="BookTitle"/>
          <w:rFonts w:asciiTheme="minorHAnsi" w:hAnsiTheme="minorHAnsi" w:cstheme="minorHAnsi"/>
          <w:b w:val="0"/>
          <w:bCs w:val="0"/>
          <w:color w:val="000000"/>
          <w:sz w:val="28"/>
          <w:szCs w:val="28"/>
        </w:rPr>
        <w:br/>
        <w:t>īśvare se prīti janme sammata sabāra</w:t>
      </w:r>
    </w:p>
    <w:p w14:paraId="3F9383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 religious principles, activities, and proper codes of conduct are those by which one develops love for the Supreme Lord.</w:t>
      </w:r>
    </w:p>
    <w:p w14:paraId="192B43A5" w14:textId="42410E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3.045</w:t>
      </w:r>
    </w:p>
    <w:p w14:paraId="2BCECE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45</w:t>
      </w:r>
    </w:p>
    <w:p w14:paraId="37E75C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tāhāre se bali vidyā, mantra, adhyayana</w:t>
      </w:r>
      <w:r w:rsidRPr="004A2847">
        <w:rPr>
          <w:rStyle w:val="BookTitle"/>
          <w:rFonts w:asciiTheme="minorHAnsi" w:hAnsiTheme="minorHAnsi" w:cstheme="minorHAnsi"/>
          <w:b w:val="0"/>
          <w:bCs w:val="0"/>
          <w:color w:val="000000"/>
          <w:sz w:val="28"/>
          <w:szCs w:val="28"/>
        </w:rPr>
        <w:br/>
        <w:t>kṛṣṇa-pāda-padme ye karaye sthira mana</w:t>
      </w:r>
    </w:p>
    <w:p w14:paraId="41CD16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 education, chanting of mantras, and study of the scriptures are those by which one fixes his mind at the lotus feet of Kṛṣṇa.</w:t>
      </w:r>
    </w:p>
    <w:p w14:paraId="73E3D6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Other readings for </w:t>
      </w:r>
      <w:r w:rsidRPr="004A2847">
        <w:rPr>
          <w:rStyle w:val="BookTitle"/>
          <w:rFonts w:asciiTheme="minorHAnsi" w:hAnsiTheme="minorHAnsi" w:cstheme="minorHAnsi"/>
          <w:b w:val="0"/>
          <w:bCs w:val="0"/>
          <w:i/>
          <w:iCs/>
          <w:color w:val="000000"/>
          <w:sz w:val="28"/>
          <w:szCs w:val="28"/>
        </w:rPr>
        <w:t xml:space="preserve">mantra </w:t>
      </w:r>
      <w:proofErr w:type="gramStart"/>
      <w:r w:rsidRPr="004A2847">
        <w:rPr>
          <w:rStyle w:val="BookTitle"/>
          <w:rFonts w:asciiTheme="minorHAnsi" w:hAnsiTheme="minorHAnsi" w:cstheme="minorHAnsi"/>
          <w:b w:val="0"/>
          <w:bCs w:val="0"/>
          <w:color w:val="000000"/>
          <w:sz w:val="28"/>
          <w:szCs w:val="28"/>
        </w:rPr>
        <w:t>is</w:t>
      </w:r>
      <w:proofErr w:type="gramEnd"/>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anta</w:t>
      </w:r>
      <w:r w:rsidRPr="004A2847">
        <w:rPr>
          <w:rStyle w:val="BookTitle"/>
          <w:rFonts w:asciiTheme="minorHAnsi" w:hAnsiTheme="minorHAnsi" w:cstheme="minorHAnsi"/>
          <w:b w:val="0"/>
          <w:bCs w:val="0"/>
          <w:color w:val="000000"/>
          <w:sz w:val="28"/>
          <w:szCs w:val="28"/>
        </w:rPr>
        <w:t xml:space="preserve"> (“end”) or </w:t>
      </w:r>
      <w:r w:rsidRPr="004A2847">
        <w:rPr>
          <w:rStyle w:val="BookTitle"/>
          <w:rFonts w:asciiTheme="minorHAnsi" w:hAnsiTheme="minorHAnsi" w:cstheme="minorHAnsi"/>
          <w:b w:val="0"/>
          <w:bCs w:val="0"/>
          <w:i/>
          <w:iCs/>
          <w:color w:val="000000"/>
          <w:sz w:val="28"/>
          <w:szCs w:val="28"/>
        </w:rPr>
        <w:t xml:space="preserve">manta </w:t>
      </w:r>
      <w:r w:rsidRPr="004A2847">
        <w:rPr>
          <w:rStyle w:val="BookTitle"/>
          <w:rFonts w:asciiTheme="minorHAnsi" w:hAnsiTheme="minorHAnsi" w:cstheme="minorHAnsi"/>
          <w:b w:val="0"/>
          <w:bCs w:val="0"/>
          <w:color w:val="000000"/>
          <w:sz w:val="28"/>
          <w:szCs w:val="28"/>
        </w:rPr>
        <w:t>(“opinion”).</w:t>
      </w:r>
    </w:p>
    <w:p w14:paraId="06A05616" w14:textId="1B9293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3.046</w:t>
      </w:r>
    </w:p>
    <w:p w14:paraId="501339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0C9FFC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jīvana kṛṣṇa, janaka sabāra</w:t>
      </w:r>
      <w:r w:rsidRPr="004A2847">
        <w:rPr>
          <w:rStyle w:val="BookTitle"/>
          <w:rFonts w:asciiTheme="minorHAnsi" w:hAnsiTheme="minorHAnsi" w:cstheme="minorHAnsi"/>
          <w:b w:val="0"/>
          <w:bCs w:val="0"/>
          <w:color w:val="000000"/>
          <w:sz w:val="28"/>
          <w:szCs w:val="28"/>
        </w:rPr>
        <w:br/>
        <w:t>hena kṛṣṇa ye nā bhaje, sarva vyartha tāra</w:t>
      </w:r>
    </w:p>
    <w:p w14:paraId="70A58D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is the life and father of everyone. Everything is useless for one who does not worship Kṛṣṇa.</w:t>
      </w:r>
    </w:p>
    <w:p w14:paraId="1A2C2537" w14:textId="57EC4C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3.047</w:t>
      </w:r>
    </w:p>
    <w:p w14:paraId="2A9C63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4CB371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bala śaṅkarera mata seha nahe</w:t>
      </w:r>
      <w:r w:rsidRPr="004A2847">
        <w:rPr>
          <w:rStyle w:val="BookTitle"/>
          <w:rFonts w:asciiTheme="minorHAnsi" w:hAnsiTheme="minorHAnsi" w:cstheme="minorHAnsi"/>
          <w:b w:val="0"/>
          <w:bCs w:val="0"/>
          <w:color w:val="000000"/>
          <w:sz w:val="28"/>
          <w:szCs w:val="28"/>
        </w:rPr>
        <w:br/>
        <w:t>tāṅra abhiprāya dāsya, tāṅri mukhe kahe”</w:t>
      </w:r>
    </w:p>
    <w:p w14:paraId="1B1981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say that the philosophy of Śaṅkarācārya does not agree with this, then I will quote his words to prove that he desired the service of the Lord.</w:t>
      </w:r>
    </w:p>
    <w:p w14:paraId="3C8BD3F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Śaṅkarācārya did not openly say that worship of Kṛṣṇa is the eternal duty of the living entities, he considered himself like a wave of the ocean. A wave is not the ocean; this was his conviction. Suppressing the dualities or conditional state of the material world does not mean liberation. Actual liberation entails renouncing one's unconstitutional position and becoming situated in one's constitutional position.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even in some parts of Śaṅkarācārya's philosophy aversion to devotional service is not seen. Śaṅkara's followers who cannot understand his intentions proudly identify themselves as liberated souls on the strength of their external dress. </w:t>
      </w:r>
      <w:proofErr w:type="gramStart"/>
      <w:r w:rsidRPr="004A2847">
        <w:rPr>
          <w:rStyle w:val="BookTitle"/>
          <w:rFonts w:asciiTheme="minorHAnsi" w:hAnsiTheme="minorHAnsi" w:cstheme="minorHAnsi"/>
          <w:b w:val="0"/>
          <w:bCs w:val="0"/>
          <w:color w:val="000000"/>
          <w:sz w:val="28"/>
          <w:szCs w:val="28"/>
        </w:rPr>
        <w:t>Actually, giving</w:t>
      </w:r>
      <w:proofErr w:type="gramEnd"/>
      <w:r w:rsidRPr="004A2847">
        <w:rPr>
          <w:rStyle w:val="BookTitle"/>
          <w:rFonts w:asciiTheme="minorHAnsi" w:hAnsiTheme="minorHAnsi" w:cstheme="minorHAnsi"/>
          <w:b w:val="0"/>
          <w:bCs w:val="0"/>
          <w:color w:val="000000"/>
          <w:sz w:val="28"/>
          <w:szCs w:val="28"/>
        </w:rPr>
        <w:t xml:space="preserve"> up external signs like the </w:t>
      </w:r>
      <w:r w:rsidRPr="004A2847">
        <w:rPr>
          <w:rStyle w:val="BookTitle"/>
          <w:rFonts w:asciiTheme="minorHAnsi" w:hAnsiTheme="minorHAnsi" w:cstheme="minorHAnsi"/>
          <w:b w:val="0"/>
          <w:bCs w:val="0"/>
          <w:i/>
          <w:iCs/>
          <w:color w:val="000000"/>
          <w:sz w:val="28"/>
          <w:szCs w:val="28"/>
        </w:rPr>
        <w:t>śikhā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thread is not the basis for devotional service. Giving up the </w:t>
      </w:r>
      <w:r w:rsidRPr="004A2847">
        <w:rPr>
          <w:rStyle w:val="BookTitle"/>
          <w:rFonts w:asciiTheme="minorHAnsi" w:hAnsiTheme="minorHAnsi" w:cstheme="minorHAnsi"/>
          <w:b w:val="0"/>
          <w:bCs w:val="0"/>
          <w:i/>
          <w:iCs/>
          <w:color w:val="000000"/>
          <w:sz w:val="28"/>
          <w:szCs w:val="28"/>
        </w:rPr>
        <w:t>śikhā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thread while accepting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is also not the basis for devotional service. Devotional service to Kṛṣṇa becomes enhanced by acceptance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not by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After hearing these </w:t>
      </w:r>
      <w:r w:rsidRPr="004A2847">
        <w:rPr>
          <w:rStyle w:val="BookTitle"/>
          <w:rFonts w:asciiTheme="minorHAnsi" w:hAnsiTheme="minorHAnsi" w:cstheme="minorHAnsi"/>
          <w:b w:val="0"/>
          <w:bCs w:val="0"/>
          <w:color w:val="000000"/>
          <w:sz w:val="28"/>
          <w:szCs w:val="28"/>
        </w:rPr>
        <w:lastRenderedPageBreak/>
        <w:t>explanations of Sārvabhauma, Śrī Gaurasundara became very pleased.</w:t>
      </w:r>
    </w:p>
    <w:p w14:paraId="5B4E9699" w14:textId="38BCF1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3.048</w:t>
      </w:r>
    </w:p>
    <w:p w14:paraId="70F441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657FB8C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Śaṅkarācārya has stated as follows:</w:t>
      </w:r>
    </w:p>
    <w:p w14:paraId="6FDFDE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 api bhedāpagame nātha!   tavāhaṁ na māmakīyas tvam</w:t>
      </w:r>
      <w:r w:rsidRPr="004A2847">
        <w:rPr>
          <w:rStyle w:val="BookTitle"/>
          <w:rFonts w:asciiTheme="minorHAnsi" w:hAnsiTheme="minorHAnsi" w:cstheme="minorHAnsi"/>
          <w:b w:val="0"/>
          <w:bCs w:val="0"/>
          <w:color w:val="000000"/>
          <w:sz w:val="28"/>
          <w:szCs w:val="28"/>
        </w:rPr>
        <w:br/>
        <w:t>sāmudro hi taraṅgaḥ kva   ca na samudro na tāraṅgaḥ</w:t>
      </w:r>
    </w:p>
    <w:p w14:paraId="7A693B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although the living entities and the Supreme Brahman are nondifferent, the living entities are subordinate to You. In other words, their existence is dependent on You. You, however, are never dependent on anyone. Although there is no difference between the ocean and its waves, the existence of the waves is dependent on the ocean. The ocean is never dependent on the waves.”</w:t>
      </w:r>
    </w:p>
    <w:p w14:paraId="322943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Māyāvāda-śata-dūṣaṇī</w:t>
      </w:r>
      <w:r w:rsidRPr="004A2847">
        <w:rPr>
          <w:rStyle w:val="BookTitle"/>
          <w:rFonts w:asciiTheme="minorHAnsi" w:hAnsiTheme="minorHAnsi" w:cstheme="minorHAnsi"/>
          <w:b w:val="0"/>
          <w:bCs w:val="0"/>
          <w:color w:val="000000"/>
          <w:sz w:val="28"/>
          <w:szCs w:val="28"/>
        </w:rPr>
        <w:t xml:space="preserve"> (48 and 10) it is stated:</w:t>
      </w:r>
    </w:p>
    <w:p w14:paraId="74040039" w14:textId="68AC605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avatārāvatāri tvad</w:t>
      </w:r>
      <w:r w:rsidRPr="004A2847">
        <w:rPr>
          <w:rStyle w:val="BookTitle"/>
          <w:rFonts w:asciiTheme="minorHAnsi" w:hAnsiTheme="minorHAnsi" w:cstheme="minorHAnsi"/>
          <w:b w:val="0"/>
          <w:bCs w:val="0"/>
          <w:color w:val="000000"/>
          <w:sz w:val="28"/>
          <w:szCs w:val="28"/>
        </w:rPr>
        <w:br/>
        <w:t>īśo'pi dvividhaḥ smṛtaḥ</w:t>
      </w:r>
      <w:r w:rsidRPr="004A2847">
        <w:rPr>
          <w:rStyle w:val="BookTitle"/>
          <w:rFonts w:asciiTheme="minorHAnsi" w:hAnsiTheme="minorHAnsi" w:cstheme="minorHAnsi"/>
          <w:b w:val="0"/>
          <w:bCs w:val="0"/>
          <w:color w:val="000000"/>
          <w:sz w:val="28"/>
          <w:szCs w:val="28"/>
        </w:rPr>
        <w:br/>
        <w:t>bhaktābhakta vibhedena</w:t>
      </w:r>
      <w:r w:rsidRPr="004A2847">
        <w:rPr>
          <w:rStyle w:val="BookTitle"/>
          <w:rFonts w:asciiTheme="minorHAnsi" w:hAnsiTheme="minorHAnsi" w:cstheme="minorHAnsi"/>
          <w:b w:val="0"/>
          <w:bCs w:val="0"/>
          <w:color w:val="000000"/>
          <w:sz w:val="28"/>
          <w:szCs w:val="28"/>
        </w:rPr>
        <w:br/>
        <w:t>jīvo'pi bhavati dvidhā</w:t>
      </w:r>
    </w:p>
    <w:p w14:paraId="58897E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Supreme Personality of Godhead manifests Himself in two features: (1) in His original form as the source of all incarnations, and (2) in His many </w:t>
      </w:r>
      <w:r w:rsidRPr="004A2847">
        <w:rPr>
          <w:rStyle w:val="BookTitle"/>
          <w:rFonts w:asciiTheme="minorHAnsi" w:hAnsiTheme="minorHAnsi" w:cstheme="minorHAnsi"/>
          <w:b w:val="0"/>
          <w:bCs w:val="0"/>
          <w:i/>
          <w:iCs/>
          <w:color w:val="000000"/>
          <w:sz w:val="28"/>
          <w:szCs w:val="28"/>
        </w:rPr>
        <w:t xml:space="preserve">viṣṇu-tattva </w:t>
      </w:r>
      <w:r w:rsidRPr="004A2847">
        <w:rPr>
          <w:rStyle w:val="BookTitle"/>
          <w:rFonts w:asciiTheme="minorHAnsi" w:hAnsiTheme="minorHAnsi" w:cstheme="minorHAnsi"/>
          <w:b w:val="0"/>
          <w:bCs w:val="0"/>
          <w:color w:val="000000"/>
          <w:sz w:val="28"/>
          <w:szCs w:val="28"/>
        </w:rPr>
        <w:t xml:space="preserve">incarnations. The many living entities may also be divided into two groups: (1) the devotees, who are free from the influence of the illusory energy, and (2) the nondevotees, who are bound by the illusion of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w:t>
      </w:r>
    </w:p>
    <w:p w14:paraId="2DD413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samudre vahavas taraṅgās</w:t>
      </w:r>
      <w:r w:rsidRPr="004A2847">
        <w:rPr>
          <w:rStyle w:val="BookTitle"/>
          <w:rFonts w:asciiTheme="minorHAnsi" w:hAnsiTheme="minorHAnsi" w:cstheme="minorHAnsi"/>
          <w:b w:val="0"/>
          <w:bCs w:val="0"/>
          <w:color w:val="000000"/>
          <w:sz w:val="28"/>
          <w:szCs w:val="28"/>
        </w:rPr>
        <w:br/>
        <w:t>tathā vayaṁ brahmaṇi bhūri-jīvāḥ</w:t>
      </w:r>
    </w:p>
    <w:p w14:paraId="3BF4CA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bhavet taraṅgo na kadācid abdhis</w:t>
      </w:r>
      <w:r w:rsidRPr="004A2847">
        <w:rPr>
          <w:rStyle w:val="BookTitle"/>
          <w:rFonts w:asciiTheme="minorHAnsi" w:hAnsiTheme="minorHAnsi" w:cstheme="minorHAnsi"/>
          <w:b w:val="0"/>
          <w:bCs w:val="0"/>
          <w:color w:val="000000"/>
          <w:sz w:val="28"/>
          <w:szCs w:val="28"/>
        </w:rPr>
        <w:br/>
        <w:t>tvaṁ brahma kasmād bhavitāsi jīva?</w:t>
      </w:r>
    </w:p>
    <w:p w14:paraId="38FC5D4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“Innumerable waves splash within the great ocean and, in the same way, countless spirit souls exist within the Supreme Brahman. O individual spirit soul, a single wave can never become the ocean, so how do you think you will become the Supreme Brahman?”</w:t>
      </w:r>
    </w:p>
    <w:p w14:paraId="4493A3EB" w14:textId="61C3B5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3.049</w:t>
      </w:r>
    </w:p>
    <w:p w14:paraId="6F0445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49</w:t>
      </w:r>
    </w:p>
    <w:p w14:paraId="11EB95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yadyapiha</w:t>
      </w:r>
      <w:proofErr w:type="gramEnd"/>
      <w:r w:rsidRPr="004A2847">
        <w:rPr>
          <w:rStyle w:val="BookTitle"/>
          <w:rFonts w:asciiTheme="minorHAnsi" w:hAnsiTheme="minorHAnsi" w:cstheme="minorHAnsi"/>
          <w:b w:val="0"/>
          <w:bCs w:val="0"/>
          <w:color w:val="000000"/>
          <w:sz w:val="28"/>
          <w:szCs w:val="28"/>
        </w:rPr>
        <w:t xml:space="preserve"> jagate īśvare bheda nāi</w:t>
      </w:r>
      <w:r w:rsidRPr="004A2847">
        <w:rPr>
          <w:rStyle w:val="BookTitle"/>
          <w:rFonts w:asciiTheme="minorHAnsi" w:hAnsiTheme="minorHAnsi" w:cstheme="minorHAnsi"/>
          <w:b w:val="0"/>
          <w:bCs w:val="0"/>
          <w:color w:val="000000"/>
          <w:sz w:val="28"/>
          <w:szCs w:val="28"/>
        </w:rPr>
        <w:br/>
        <w:t>sarva-maya-paripūrṇa āche sarva ṭhāñi</w:t>
      </w:r>
    </w:p>
    <w:p w14:paraId="15E439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there is no difference between the Supreme Lord and this material world, He is present everywhere as the complete whole.</w:t>
      </w:r>
    </w:p>
    <w:p w14:paraId="6F794D18" w14:textId="2B4720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3.050</w:t>
      </w:r>
    </w:p>
    <w:p w14:paraId="1B8F87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6C45AE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tabu tomā' haite se haiyāchi āmi</w:t>
      </w:r>
      <w:r w:rsidRPr="004A2847">
        <w:rPr>
          <w:rStyle w:val="BookTitle"/>
          <w:rFonts w:asciiTheme="minorHAnsi" w:hAnsiTheme="minorHAnsi" w:cstheme="minorHAnsi"/>
          <w:b w:val="0"/>
          <w:bCs w:val="0"/>
          <w:color w:val="000000"/>
          <w:sz w:val="28"/>
          <w:szCs w:val="28"/>
        </w:rPr>
        <w:br/>
        <w:t>āmā' haite nāhi kabhu haiyācha tumi</w:t>
      </w:r>
    </w:p>
    <w:p w14:paraId="48517E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Still</w:t>
      </w:r>
      <w:proofErr w:type="gramEnd"/>
      <w:r w:rsidRPr="004A2847">
        <w:rPr>
          <w:rStyle w:val="BookTitle"/>
          <w:rFonts w:asciiTheme="minorHAnsi" w:hAnsiTheme="minorHAnsi" w:cstheme="minorHAnsi"/>
          <w:b/>
          <w:bCs/>
          <w:color w:val="800000"/>
          <w:sz w:val="28"/>
          <w:szCs w:val="28"/>
        </w:rPr>
        <w:t xml:space="preserve"> I have come from You. You have never come from me.</w:t>
      </w:r>
    </w:p>
    <w:p w14:paraId="7971624E" w14:textId="0FF2FA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3.051</w:t>
      </w:r>
    </w:p>
    <w:p w14:paraId="0DD53E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48BF17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`samudrera se taraṅga' loke bale</w:t>
      </w:r>
      <w:r w:rsidRPr="004A2847">
        <w:rPr>
          <w:rStyle w:val="BookTitle"/>
          <w:rFonts w:asciiTheme="minorHAnsi" w:hAnsiTheme="minorHAnsi" w:cstheme="minorHAnsi"/>
          <w:b w:val="0"/>
          <w:bCs w:val="0"/>
          <w:color w:val="000000"/>
          <w:sz w:val="28"/>
          <w:szCs w:val="28"/>
        </w:rPr>
        <w:br/>
        <w:t>`taraṅgera samudra' nā haya kona kāle</w:t>
      </w:r>
    </w:p>
    <w:p w14:paraId="65ED75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people say, `those waves of the ocean,' they will never say, `the ocean of the waves.'</w:t>
      </w:r>
    </w:p>
    <w:p w14:paraId="61AEA29E" w14:textId="7790AE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3.052</w:t>
      </w:r>
    </w:p>
    <w:p w14:paraId="03A17F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65B3DDF0" w14:textId="3145549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jagata tomāra, tumi pitā</w:t>
      </w:r>
      <w:ins w:id="108" w:author="your servant" w:date="2020-04-16T20:31:00Z">
        <w:r w:rsidR="00181564"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iha-loke para-loke tumi se rakṣitā</w:t>
      </w:r>
    </w:p>
    <w:p w14:paraId="40561C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You are the proprietor and father of the universe. You are the protector in this life and the next.</w:t>
      </w:r>
    </w:p>
    <w:p w14:paraId="427EEC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rakṣitā </w:t>
      </w:r>
      <w:r w:rsidRPr="004A2847">
        <w:rPr>
          <w:rStyle w:val="BookTitle"/>
          <w:rFonts w:asciiTheme="minorHAnsi" w:hAnsiTheme="minorHAnsi" w:cstheme="minorHAnsi"/>
          <w:b w:val="0"/>
          <w:bCs w:val="0"/>
          <w:color w:val="000000"/>
          <w:sz w:val="28"/>
          <w:szCs w:val="28"/>
        </w:rPr>
        <w:t>means “the protector.”</w:t>
      </w:r>
    </w:p>
    <w:p w14:paraId="1A4C526C" w14:textId="1CCA7A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3.053</w:t>
      </w:r>
    </w:p>
    <w:p w14:paraId="7D02AB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6A6F16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 haite haya janma, ye kare pālana</w:t>
      </w:r>
      <w:r w:rsidRPr="004A2847">
        <w:rPr>
          <w:rStyle w:val="BookTitle"/>
          <w:rFonts w:asciiTheme="minorHAnsi" w:hAnsiTheme="minorHAnsi" w:cstheme="minorHAnsi"/>
          <w:b w:val="0"/>
          <w:bCs w:val="0"/>
          <w:color w:val="000000"/>
          <w:sz w:val="28"/>
          <w:szCs w:val="28"/>
        </w:rPr>
        <w:br/>
        <w:t>tāre ye nā bhaje, varjya haya sei jana</w:t>
      </w:r>
    </w:p>
    <w:p w14:paraId="42BA40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“Anyone who does not worship the person from whom he is born and by whom he is maintained is fit to be rejected.</w:t>
      </w:r>
    </w:p>
    <w:p w14:paraId="7E3A46D6" w14:textId="67A8C8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3.054</w:t>
      </w:r>
    </w:p>
    <w:p w14:paraId="1CBC89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07FAE7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śaṅkarera vākya—ei abhiprāya</w:t>
      </w:r>
      <w:r w:rsidRPr="004A2847">
        <w:rPr>
          <w:rStyle w:val="BookTitle"/>
          <w:rFonts w:asciiTheme="minorHAnsi" w:hAnsiTheme="minorHAnsi" w:cstheme="minorHAnsi"/>
          <w:b w:val="0"/>
          <w:bCs w:val="0"/>
          <w:color w:val="000000"/>
          <w:sz w:val="28"/>
          <w:szCs w:val="28"/>
        </w:rPr>
        <w:br/>
        <w:t>ihā nā jāniyā māthā ki kārye muḍāya?</w:t>
      </w:r>
    </w:p>
    <w:p w14:paraId="3F9D51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“These are the statements and intentions of Śaṅkarācārya. Why would one shave his head without understanding this?</w:t>
      </w:r>
    </w:p>
    <w:p w14:paraId="114DEF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vākya </w:t>
      </w:r>
      <w:r w:rsidRPr="004A2847">
        <w:rPr>
          <w:rStyle w:val="BookTitle"/>
          <w:rFonts w:asciiTheme="minorHAnsi" w:hAnsiTheme="minorHAnsi" w:cstheme="minorHAnsi"/>
          <w:b w:val="0"/>
          <w:bCs w:val="0"/>
          <w:color w:val="000000"/>
          <w:sz w:val="28"/>
          <w:szCs w:val="28"/>
        </w:rPr>
        <w:t xml:space="preserve">(“statements”) is </w:t>
      </w:r>
      <w:r w:rsidRPr="004A2847">
        <w:rPr>
          <w:rStyle w:val="BookTitle"/>
          <w:rFonts w:asciiTheme="minorHAnsi" w:hAnsiTheme="minorHAnsi" w:cstheme="minorHAnsi"/>
          <w:b w:val="0"/>
          <w:bCs w:val="0"/>
          <w:i/>
          <w:iCs/>
          <w:color w:val="000000"/>
          <w:sz w:val="28"/>
          <w:szCs w:val="28"/>
        </w:rPr>
        <w:t xml:space="preserve">śloka </w:t>
      </w:r>
      <w:r w:rsidRPr="004A2847">
        <w:rPr>
          <w:rStyle w:val="BookTitle"/>
          <w:rFonts w:asciiTheme="minorHAnsi" w:hAnsiTheme="minorHAnsi" w:cstheme="minorHAnsi"/>
          <w:b w:val="0"/>
          <w:bCs w:val="0"/>
          <w:color w:val="000000"/>
          <w:sz w:val="28"/>
          <w:szCs w:val="28"/>
        </w:rPr>
        <w:t>(“verse”).</w:t>
      </w:r>
    </w:p>
    <w:p w14:paraId="75ECCF70" w14:textId="044EB2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3.055</w:t>
      </w:r>
    </w:p>
    <w:p w14:paraId="18DEF1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3BD9FD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 haiyā niravadhi `nārāyaṇa'</w:t>
      </w:r>
      <w:r w:rsidRPr="004A2847">
        <w:rPr>
          <w:rStyle w:val="BookTitle"/>
          <w:rFonts w:asciiTheme="minorHAnsi" w:hAnsiTheme="minorHAnsi" w:cstheme="minorHAnsi"/>
          <w:b w:val="0"/>
          <w:bCs w:val="0"/>
          <w:color w:val="000000"/>
          <w:sz w:val="28"/>
          <w:szCs w:val="28"/>
        </w:rPr>
        <w:br/>
        <w:t>balibeka prema-bhakti-yoge anukṣaṇa</w:t>
      </w:r>
    </w:p>
    <w:p w14:paraId="34EFCA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should constantly chant the name of Nārāyaṇa with love and devotion.</w:t>
      </w:r>
    </w:p>
    <w:p w14:paraId="6E303426" w14:textId="453F0F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3.056</w:t>
      </w:r>
    </w:p>
    <w:p w14:paraId="4A4D89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1BA651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bujhiyā śaṅkarācāryera abhiprāya</w:t>
      </w:r>
      <w:r w:rsidRPr="004A2847">
        <w:rPr>
          <w:rStyle w:val="BookTitle"/>
          <w:rFonts w:asciiTheme="minorHAnsi" w:hAnsiTheme="minorHAnsi" w:cstheme="minorHAnsi"/>
          <w:b w:val="0"/>
          <w:bCs w:val="0"/>
          <w:color w:val="000000"/>
          <w:sz w:val="28"/>
          <w:szCs w:val="28"/>
        </w:rPr>
        <w:br/>
        <w:t>bhakti chāḍi' māthā muḍāiyā duḥkha pāya</w:t>
      </w:r>
    </w:p>
    <w:p w14:paraId="56A04E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do not understand Śaṅkarācārya's intention and give up devotional service suffer even after shaving their heads.</w:t>
      </w:r>
    </w:p>
    <w:p w14:paraId="5EE5DBF6" w14:textId="7D4E09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3.057</w:t>
      </w:r>
    </w:p>
    <w:p w14:paraId="333464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7C0DDC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tomāre se kahi ei āmi</w:t>
      </w:r>
      <w:r w:rsidRPr="004A2847">
        <w:rPr>
          <w:rStyle w:val="BookTitle"/>
          <w:rFonts w:asciiTheme="minorHAnsi" w:hAnsiTheme="minorHAnsi" w:cstheme="minorHAnsi"/>
          <w:b w:val="0"/>
          <w:bCs w:val="0"/>
          <w:color w:val="000000"/>
          <w:sz w:val="28"/>
          <w:szCs w:val="28"/>
        </w:rPr>
        <w:br/>
        <w:t>hena pathe praviṣṭa hailā kene tumi?</w:t>
      </w:r>
    </w:p>
    <w:p w14:paraId="3ABEFA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 ask You, why have You taken such a path?</w:t>
      </w:r>
    </w:p>
    <w:p w14:paraId="4BA725B7" w14:textId="3E91D2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3.058</w:t>
      </w:r>
    </w:p>
    <w:p w14:paraId="665EC8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58</w:t>
      </w:r>
    </w:p>
    <w:p w14:paraId="5D4398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kṛṣṇa-bhakti-yoge kariba uddhāra</w:t>
      </w:r>
      <w:r w:rsidRPr="004A2847">
        <w:rPr>
          <w:rStyle w:val="BookTitle"/>
          <w:rFonts w:asciiTheme="minorHAnsi" w:hAnsiTheme="minorHAnsi" w:cstheme="minorHAnsi"/>
          <w:b w:val="0"/>
          <w:bCs w:val="0"/>
          <w:color w:val="000000"/>
          <w:sz w:val="28"/>
          <w:szCs w:val="28"/>
        </w:rPr>
        <w:br/>
        <w:t>tabe śikhā-sutra-tyāge kon labhya āra</w:t>
      </w:r>
    </w:p>
    <w:p w14:paraId="054193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“If You wish to deliver the world by distributing devotional service to Lord Kṛṣṇa, then what need is there to give up Your </w:t>
      </w:r>
      <w:r w:rsidRPr="004A2847">
        <w:rPr>
          <w:rStyle w:val="BookTitle"/>
          <w:rFonts w:asciiTheme="minorHAnsi" w:hAnsiTheme="minorHAnsi" w:cstheme="minorHAnsi"/>
          <w:b/>
          <w:bCs/>
          <w:i/>
          <w:iCs/>
          <w:color w:val="800000"/>
          <w:sz w:val="28"/>
          <w:szCs w:val="28"/>
        </w:rPr>
        <w:t>śikhā</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thread?</w:t>
      </w:r>
    </w:p>
    <w:p w14:paraId="3FB13F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āra</w:t>
      </w:r>
      <w:r w:rsidRPr="004A2847">
        <w:rPr>
          <w:rStyle w:val="BookTitle"/>
          <w:rFonts w:asciiTheme="minorHAnsi" w:hAnsiTheme="minorHAnsi" w:cstheme="minorHAnsi"/>
          <w:b w:val="0"/>
          <w:bCs w:val="0"/>
          <w:color w:val="000000"/>
          <w:sz w:val="28"/>
          <w:szCs w:val="28"/>
        </w:rPr>
        <w:t xml:space="preserve"> (“what else”) is </w:t>
      </w:r>
      <w:r w:rsidRPr="004A2847">
        <w:rPr>
          <w:rStyle w:val="BookTitle"/>
          <w:rFonts w:asciiTheme="minorHAnsi" w:hAnsiTheme="minorHAnsi" w:cstheme="minorHAnsi"/>
          <w:b w:val="0"/>
          <w:bCs w:val="0"/>
          <w:i/>
          <w:iCs/>
          <w:color w:val="000000"/>
          <w:sz w:val="28"/>
          <w:szCs w:val="28"/>
        </w:rPr>
        <w:t xml:space="preserve">tāra </w:t>
      </w:r>
      <w:r w:rsidRPr="004A2847">
        <w:rPr>
          <w:rStyle w:val="BookTitle"/>
          <w:rFonts w:asciiTheme="minorHAnsi" w:hAnsiTheme="minorHAnsi" w:cstheme="minorHAnsi"/>
          <w:b w:val="0"/>
          <w:bCs w:val="0"/>
          <w:color w:val="000000"/>
          <w:sz w:val="28"/>
          <w:szCs w:val="28"/>
        </w:rPr>
        <w:t>(“his”).</w:t>
      </w:r>
    </w:p>
    <w:p w14:paraId="0DCC4CE2" w14:textId="202E24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3.059</w:t>
      </w:r>
    </w:p>
    <w:p w14:paraId="71AE43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4558F2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bala mādhavendra-ādi mahābhāga</w:t>
      </w:r>
      <w:r w:rsidRPr="004A2847">
        <w:rPr>
          <w:rStyle w:val="BookTitle"/>
          <w:rFonts w:asciiTheme="minorHAnsi" w:hAnsiTheme="minorHAnsi" w:cstheme="minorHAnsi"/>
          <w:b w:val="0"/>
          <w:bCs w:val="0"/>
          <w:color w:val="000000"/>
          <w:sz w:val="28"/>
          <w:szCs w:val="28"/>
        </w:rPr>
        <w:br/>
        <w:t>tāṅhārāo kariyāche śikhā-sūtra-tyāga</w:t>
      </w:r>
    </w:p>
    <w:p w14:paraId="006C8E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may say that great personalities like Mādhavendra Purī have also given up their </w:t>
      </w:r>
      <w:r w:rsidRPr="004A2847">
        <w:rPr>
          <w:rStyle w:val="BookTitle"/>
          <w:rFonts w:asciiTheme="minorHAnsi" w:hAnsiTheme="minorHAnsi" w:cstheme="minorHAnsi"/>
          <w:b/>
          <w:bCs/>
          <w:i/>
          <w:iCs/>
          <w:color w:val="800000"/>
          <w:sz w:val="28"/>
          <w:szCs w:val="28"/>
        </w:rPr>
        <w:t>śikhās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threads.</w:t>
      </w:r>
    </w:p>
    <w:p w14:paraId="5F9E9A4B" w14:textId="068B19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3.060</w:t>
      </w:r>
    </w:p>
    <w:p w14:paraId="629209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1784AD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tomāra sannyāsa karibāra</w:t>
      </w:r>
      <w:r w:rsidRPr="004A2847">
        <w:rPr>
          <w:rStyle w:val="BookTitle"/>
          <w:rFonts w:asciiTheme="minorHAnsi" w:hAnsiTheme="minorHAnsi" w:cstheme="minorHAnsi"/>
          <w:b w:val="0"/>
          <w:bCs w:val="0"/>
          <w:color w:val="000000"/>
          <w:sz w:val="28"/>
          <w:szCs w:val="28"/>
        </w:rPr>
        <w:br/>
        <w:t>e samaye ke-mate haibe adhikāra</w:t>
      </w:r>
    </w:p>
    <w:p w14:paraId="57FB34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Still</w:t>
      </w:r>
      <w:proofErr w:type="gramEnd"/>
      <w:r w:rsidRPr="004A2847">
        <w:rPr>
          <w:rStyle w:val="BookTitle"/>
          <w:rFonts w:asciiTheme="minorHAnsi" w:hAnsiTheme="minorHAnsi" w:cstheme="minorHAnsi"/>
          <w:b/>
          <w:bCs/>
          <w:color w:val="800000"/>
          <w:sz w:val="28"/>
          <w:szCs w:val="28"/>
        </w:rPr>
        <w:t xml:space="preserve"> You are not yet ready to accept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5B21C384" w14:textId="593272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3.061</w:t>
      </w:r>
    </w:p>
    <w:p w14:paraId="39568E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48B4CF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saba mahānta śeṣa tribhāga-vayase</w:t>
      </w:r>
      <w:r w:rsidRPr="004A2847">
        <w:rPr>
          <w:rStyle w:val="BookTitle"/>
          <w:rFonts w:asciiTheme="minorHAnsi" w:hAnsiTheme="minorHAnsi" w:cstheme="minorHAnsi"/>
          <w:b w:val="0"/>
          <w:bCs w:val="0"/>
          <w:color w:val="000000"/>
          <w:sz w:val="28"/>
          <w:szCs w:val="28"/>
        </w:rPr>
        <w:br/>
        <w:t>grāmya-rasa bhuñjiyā se karilā sannyāse</w:t>
      </w:r>
    </w:p>
    <w:p w14:paraId="5B8049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those great souls relished material enjoyment and took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after three-fourths of their life had passed.</w:t>
      </w:r>
    </w:p>
    <w:p w14:paraId="637D9B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grāmya-rasa bhuñjiyā </w:t>
      </w:r>
      <w:r w:rsidRPr="004A2847">
        <w:rPr>
          <w:rStyle w:val="BookTitle"/>
          <w:rFonts w:asciiTheme="minorHAnsi" w:hAnsiTheme="minorHAnsi" w:cstheme="minorHAnsi"/>
          <w:b w:val="0"/>
          <w:bCs w:val="0"/>
          <w:color w:val="000000"/>
          <w:sz w:val="28"/>
          <w:szCs w:val="28"/>
        </w:rPr>
        <w:t>means “after relishing material enjoyment.”</w:t>
      </w:r>
    </w:p>
    <w:p w14:paraId="64BEC748" w14:textId="4078DA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3.062</w:t>
      </w:r>
    </w:p>
    <w:p w14:paraId="05EFF6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61CA31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yauvana-praveśa mātra sakale tomāra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ke-mate vā haiba sannyāse adhikāra</w:t>
      </w:r>
    </w:p>
    <w:p w14:paraId="24DEFF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have just entered the prime of Your life, so how can You be qualified to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19F7D274" w14:textId="142CED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3.063</w:t>
      </w:r>
    </w:p>
    <w:p w14:paraId="535178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777717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paramārthe sannyāse ki kariba tomāre</w:t>
      </w:r>
      <w:r w:rsidRPr="004A2847">
        <w:rPr>
          <w:rStyle w:val="BookTitle"/>
          <w:rFonts w:asciiTheme="minorHAnsi" w:hAnsiTheme="minorHAnsi" w:cstheme="minorHAnsi"/>
          <w:b w:val="0"/>
          <w:bCs w:val="0"/>
          <w:color w:val="000000"/>
          <w:sz w:val="28"/>
          <w:szCs w:val="28"/>
        </w:rPr>
        <w:br/>
        <w:t>yei bhakti haiyāche tomāra śarīre</w:t>
      </w:r>
    </w:p>
    <w:p w14:paraId="2EDD1E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 is the use of accepting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when You have already developed such devotional sentiments?</w:t>
      </w:r>
    </w:p>
    <w:p w14:paraId="73DFABDC" w14:textId="04A16C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3.064</w:t>
      </w:r>
    </w:p>
    <w:p w14:paraId="66D112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7DCD1F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yogīndrādi-sabera ye durlabha prasāda</w:t>
      </w:r>
      <w:r w:rsidRPr="004A2847">
        <w:rPr>
          <w:rStyle w:val="BookTitle"/>
          <w:rFonts w:asciiTheme="minorHAnsi" w:hAnsiTheme="minorHAnsi" w:cstheme="minorHAnsi"/>
          <w:b w:val="0"/>
          <w:bCs w:val="0"/>
          <w:color w:val="000000"/>
          <w:sz w:val="28"/>
          <w:szCs w:val="28"/>
        </w:rPr>
        <w:br/>
        <w:t>tabe kene kariyāche e-mata pramāda”</w:t>
      </w:r>
    </w:p>
    <w:p w14:paraId="414A80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devotional service is rarely attained by even the best of the yogis, so why have You made such a mistake?”</w:t>
      </w:r>
    </w:p>
    <w:p w14:paraId="6242A799" w14:textId="3A0FD9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3.065</w:t>
      </w:r>
    </w:p>
    <w:p w14:paraId="32247B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3CB37A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bhakti-yoga sārvabhaumera vacana</w:t>
      </w:r>
      <w:r w:rsidRPr="004A2847">
        <w:rPr>
          <w:rStyle w:val="BookTitle"/>
          <w:rFonts w:asciiTheme="minorHAnsi" w:hAnsiTheme="minorHAnsi" w:cstheme="minorHAnsi"/>
          <w:b w:val="0"/>
          <w:bCs w:val="0"/>
          <w:color w:val="000000"/>
          <w:sz w:val="28"/>
          <w:szCs w:val="28"/>
        </w:rPr>
        <w:br/>
        <w:t>baḍa sukhī hailā gauracandra nārāyaṇa</w:t>
      </w:r>
    </w:p>
    <w:p w14:paraId="4C6EA7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Sārvabhauma's glorification of devotional service, Lord Gauracandra became greatly pleased.</w:t>
      </w:r>
    </w:p>
    <w:p w14:paraId="4C27A176" w14:textId="599C82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3.066</w:t>
      </w:r>
    </w:p>
    <w:p w14:paraId="276A04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294464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sārvabhauma mahāśaya</w:t>
      </w:r>
      <w:r w:rsidRPr="004A2847">
        <w:rPr>
          <w:rStyle w:val="BookTitle"/>
          <w:rFonts w:asciiTheme="minorHAnsi" w:hAnsiTheme="minorHAnsi" w:cstheme="minorHAnsi"/>
          <w:b w:val="0"/>
          <w:bCs w:val="0"/>
          <w:color w:val="000000"/>
          <w:sz w:val="28"/>
          <w:szCs w:val="28"/>
        </w:rPr>
        <w:br/>
        <w:t>`sannyāsī' āmāre nāhi jāniha niścaya</w:t>
      </w:r>
    </w:p>
    <w:p w14:paraId="3FC148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“Listen, Sārvabhauma Mahāśaya! Do not consider Me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7503AD7F" w14:textId="16C351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3.067</w:t>
      </w:r>
    </w:p>
    <w:p w14:paraId="2923DA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67</w:t>
      </w:r>
    </w:p>
    <w:p w14:paraId="5F88C3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virahe muñi vikṣipta haiyā</w:t>
      </w:r>
      <w:r w:rsidRPr="004A2847">
        <w:rPr>
          <w:rStyle w:val="BookTitle"/>
          <w:rFonts w:asciiTheme="minorHAnsi" w:hAnsiTheme="minorHAnsi" w:cstheme="minorHAnsi"/>
          <w:b w:val="0"/>
          <w:bCs w:val="0"/>
          <w:color w:val="000000"/>
          <w:sz w:val="28"/>
          <w:szCs w:val="28"/>
        </w:rPr>
        <w:br/>
        <w:t>bāhira hailuṅśikhā-sūtra muḍāiyā</w:t>
      </w:r>
    </w:p>
    <w:p w14:paraId="1CD1A4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left home and shaved My head because I was disturbed by feelings of separation from Kṛṣṇa.</w:t>
      </w:r>
    </w:p>
    <w:p w14:paraId="31A68C09" w14:textId="440810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3.068</w:t>
      </w:r>
    </w:p>
    <w:p w14:paraId="5D5708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6EE5E2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 kariyā jñāna chāḍa mora prati</w:t>
      </w:r>
      <w:r w:rsidRPr="004A2847">
        <w:rPr>
          <w:rStyle w:val="BookTitle"/>
          <w:rFonts w:asciiTheme="minorHAnsi" w:hAnsiTheme="minorHAnsi" w:cstheme="minorHAnsi"/>
          <w:b w:val="0"/>
          <w:bCs w:val="0"/>
          <w:color w:val="000000"/>
          <w:sz w:val="28"/>
          <w:szCs w:val="28"/>
        </w:rPr>
        <w:br/>
        <w:t>kṛpā kara, yena mora kṛṣṇe haya mati”</w:t>
      </w:r>
    </w:p>
    <w:p w14:paraId="043371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“Forget that I am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and bestow your mercy on Me so that My mind becomes fixed on Kṛṣṇa.”</w:t>
      </w:r>
    </w:p>
    <w:p w14:paraId="44A1E4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Gaurasundara said, “Don't think that because I wear the dress of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 am a Māyāvādī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 have given up the </w:t>
      </w:r>
      <w:r w:rsidRPr="004A2847">
        <w:rPr>
          <w:rStyle w:val="BookTitle"/>
          <w:rFonts w:asciiTheme="minorHAnsi" w:hAnsiTheme="minorHAnsi" w:cstheme="minorHAnsi"/>
          <w:b w:val="0"/>
          <w:bCs w:val="0"/>
          <w:i/>
          <w:iCs/>
          <w:color w:val="000000"/>
          <w:sz w:val="28"/>
          <w:szCs w:val="28"/>
        </w:rPr>
        <w:t>śikhā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thread, which are the assets of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because I was suffering out of separation from Kṛṣṇa. Please do not consider Me a Māyāvādī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Always bestow your mercy on Me so that My propensity to serve Kṛṣṇa progressively increases and so that I may attain love of Kṛṣṇa.”</w:t>
      </w:r>
    </w:p>
    <w:p w14:paraId="11D519B9" w14:textId="36935D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3.069</w:t>
      </w:r>
    </w:p>
    <w:p w14:paraId="37488D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755E94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hai nija-dāse mohe hena mate</w:t>
      </w:r>
      <w:r w:rsidRPr="004A2847">
        <w:rPr>
          <w:rStyle w:val="BookTitle"/>
          <w:rFonts w:asciiTheme="minorHAnsi" w:hAnsiTheme="minorHAnsi" w:cstheme="minorHAnsi"/>
          <w:b w:val="0"/>
          <w:bCs w:val="0"/>
          <w:color w:val="000000"/>
          <w:sz w:val="28"/>
          <w:szCs w:val="28"/>
        </w:rPr>
        <w:br/>
        <w:t>e māyāya dāse prabhu jānibe ke-mate</w:t>
      </w:r>
    </w:p>
    <w:p w14:paraId="486D45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Supreme Lord bewilders His own servants in this way, how will His servants understand Him?</w:t>
      </w:r>
    </w:p>
    <w:p w14:paraId="230DBB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Gaurasundara is the controller of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xml:space="preserve">, He deceptively took instructions from Sārvabhauma, who was under the control of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w:t>
      </w:r>
    </w:p>
    <w:p w14:paraId="60D80643" w14:textId="3501FC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3.070</w:t>
      </w:r>
    </w:p>
    <w:p w14:paraId="5A7531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5CF8CA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tiṅho nāhi jānāyena āpanāre</w:t>
      </w:r>
      <w:r w:rsidRPr="004A2847">
        <w:rPr>
          <w:rStyle w:val="BookTitle"/>
          <w:rFonts w:asciiTheme="minorHAnsi" w:hAnsiTheme="minorHAnsi" w:cstheme="minorHAnsi"/>
          <w:b w:val="0"/>
          <w:bCs w:val="0"/>
          <w:color w:val="000000"/>
          <w:sz w:val="28"/>
          <w:szCs w:val="28"/>
        </w:rPr>
        <w:br/>
        <w:t>tabe kāra śakti āche jānite tāṅhāre</w:t>
      </w:r>
    </w:p>
    <w:p w14:paraId="4F76AF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Who has the power to know the Lord if He does not reveal Himself?</w:t>
      </w:r>
    </w:p>
    <w:p w14:paraId="172F7B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tiṅho </w:t>
      </w:r>
      <w:r w:rsidRPr="004A2847">
        <w:rPr>
          <w:rStyle w:val="BookTitle"/>
          <w:rFonts w:asciiTheme="minorHAnsi" w:hAnsiTheme="minorHAnsi" w:cstheme="minorHAnsi"/>
          <w:b w:val="0"/>
          <w:bCs w:val="0"/>
          <w:color w:val="000000"/>
          <w:sz w:val="28"/>
          <w:szCs w:val="28"/>
        </w:rPr>
        <w:t>refers to the Lord.</w:t>
      </w:r>
    </w:p>
    <w:p w14:paraId="1398507F" w14:textId="6204D8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3.071</w:t>
      </w:r>
    </w:p>
    <w:p w14:paraId="5554D0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31CEEF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jāniyā sevake yateka kathā kaya</w:t>
      </w:r>
      <w:r w:rsidRPr="004A2847">
        <w:rPr>
          <w:rStyle w:val="BookTitle"/>
          <w:rFonts w:asciiTheme="minorHAnsi" w:hAnsiTheme="minorHAnsi" w:cstheme="minorHAnsi"/>
          <w:b w:val="0"/>
          <w:bCs w:val="0"/>
          <w:color w:val="000000"/>
          <w:sz w:val="28"/>
          <w:szCs w:val="28"/>
        </w:rPr>
        <w:br/>
        <w:t>tāhāteo īśvarera mahāprīta haya</w:t>
      </w:r>
    </w:p>
    <w:p w14:paraId="6ABF37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is greatly pleased with whatever His servant speaks, even if that servant lacks proper knowledge.</w:t>
      </w:r>
    </w:p>
    <w:p w14:paraId="44AF3AD9" w14:textId="1F25AD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3.072</w:t>
      </w:r>
    </w:p>
    <w:p w14:paraId="117163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4610BE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 bhṛtya-saṅge prabhu krīḍā kare</w:t>
      </w:r>
      <w:r w:rsidRPr="004A2847">
        <w:rPr>
          <w:rStyle w:val="BookTitle"/>
          <w:rFonts w:asciiTheme="minorHAnsi" w:hAnsiTheme="minorHAnsi" w:cstheme="minorHAnsi"/>
          <w:b w:val="0"/>
          <w:bCs w:val="0"/>
          <w:color w:val="000000"/>
          <w:sz w:val="28"/>
          <w:szCs w:val="28"/>
        </w:rPr>
        <w:br/>
        <w:t>sevākera nimitta āpane avatare</w:t>
      </w:r>
    </w:p>
    <w:p w14:paraId="0B6044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always enjoys pastimes with His servants. He incarnates for the sake of His servants.</w:t>
      </w:r>
    </w:p>
    <w:p w14:paraId="07353C4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Kaṭha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(1.2.23) it is stated:</w:t>
      </w:r>
    </w:p>
    <w:p w14:paraId="2056A3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nāyam ātmā pravacanena labhyo</w:t>
      </w:r>
      <w:r w:rsidRPr="004A2847">
        <w:rPr>
          <w:rStyle w:val="BookTitle"/>
          <w:rFonts w:asciiTheme="minorHAnsi" w:hAnsiTheme="minorHAnsi" w:cstheme="minorHAnsi"/>
          <w:b w:val="0"/>
          <w:bCs w:val="0"/>
          <w:color w:val="000000"/>
          <w:sz w:val="28"/>
          <w:szCs w:val="28"/>
        </w:rPr>
        <w:br/>
        <w:t>na medhasā na bahunāśrutena</w:t>
      </w:r>
    </w:p>
    <w:p w14:paraId="36B8E3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yam evaiṣa vṛṇute tena labhyas</w:t>
      </w:r>
      <w:r w:rsidRPr="004A2847">
        <w:rPr>
          <w:rStyle w:val="BookTitle"/>
          <w:rFonts w:asciiTheme="minorHAnsi" w:hAnsiTheme="minorHAnsi" w:cstheme="minorHAnsi"/>
          <w:b w:val="0"/>
          <w:bCs w:val="0"/>
          <w:color w:val="000000"/>
          <w:sz w:val="28"/>
          <w:szCs w:val="28"/>
        </w:rPr>
        <w:br/>
        <w:t>tasyaiṣa ātmā vivṛṇute tanūṁ svām</w:t>
      </w:r>
    </w:p>
    <w:p w14:paraId="6DF26E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Lord is not obtained by expert explanations, by vast intelligence, or even by much hearing. He is obtained only by one whom He Himself chooses. To such a person, He manifests His own form.”</w:t>
      </w:r>
    </w:p>
    <w:p w14:paraId="088AFD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(10.63.27 and 10.38.13).</w:t>
      </w:r>
    </w:p>
    <w:p w14:paraId="5732413E" w14:textId="0CC4B0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3.073-074</w:t>
      </w:r>
    </w:p>
    <w:p w14:paraId="3DFDC3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73-74</w:t>
      </w:r>
    </w:p>
    <w:p w14:paraId="4B37BB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ye-mate sevake bhaje kṛṣṇera caraṇe</w:t>
      </w:r>
      <w:r w:rsidRPr="004A2847">
        <w:rPr>
          <w:rStyle w:val="BookTitle"/>
          <w:rFonts w:asciiTheme="minorHAnsi" w:hAnsiTheme="minorHAnsi" w:cstheme="minorHAnsi"/>
          <w:b w:val="0"/>
          <w:bCs w:val="0"/>
          <w:color w:val="000000"/>
          <w:sz w:val="28"/>
          <w:szCs w:val="28"/>
        </w:rPr>
        <w:br/>
        <w:t>kṛṣṇa sei mate dāse bhajena āpane</w:t>
      </w:r>
    </w:p>
    <w:p w14:paraId="34165F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tāna svabhāva ye-śrī-bhakta-vatsala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ihā tāne nivārite kāra āche bala</w:t>
      </w:r>
    </w:p>
    <w:p w14:paraId="594D7F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devotee worships the lotus feet of Kṛṣṇa, Kṛṣṇa reciprocates with that servant in a similar way. The nature of the Supreme Lord is that He is affectionate to His devotees. Who has the power to change that nature?</w:t>
      </w:r>
    </w:p>
    <w:p w14:paraId="0D209ED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Lord Kṛṣṇa's eternal </w:t>
      </w:r>
      <w:r w:rsidRPr="004A2847">
        <w:rPr>
          <w:rStyle w:val="BookTitle"/>
          <w:rFonts w:asciiTheme="minorHAnsi" w:hAnsiTheme="minorHAnsi" w:cstheme="minorHAnsi"/>
          <w:b w:val="0"/>
          <w:bCs w:val="0"/>
          <w:i/>
          <w:iCs/>
          <w:color w:val="000000"/>
          <w:sz w:val="28"/>
          <w:szCs w:val="28"/>
        </w:rPr>
        <w:t>āśraya-vigrahas</w:t>
      </w:r>
      <w:r w:rsidRPr="004A2847">
        <w:rPr>
          <w:rStyle w:val="BookTitle"/>
          <w:rFonts w:asciiTheme="minorHAnsi" w:hAnsiTheme="minorHAnsi" w:cstheme="minorHAnsi"/>
          <w:b w:val="0"/>
          <w:bCs w:val="0"/>
          <w:color w:val="000000"/>
          <w:sz w:val="28"/>
          <w:szCs w:val="28"/>
        </w:rPr>
        <w:t>, or manifestations of the Lord of whom one must take shelter,</w:t>
      </w:r>
      <w:r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 xml:space="preserve">and their separated parts and parcels worship Him in one of the five varieties of </w:t>
      </w:r>
      <w:r w:rsidRPr="004A2847">
        <w:rPr>
          <w:rStyle w:val="BookTitle"/>
          <w:rFonts w:asciiTheme="minorHAnsi" w:hAnsiTheme="minorHAnsi" w:cstheme="minorHAnsi"/>
          <w:b w:val="0"/>
          <w:bCs w:val="0"/>
          <w:i/>
          <w:iCs/>
          <w:color w:val="000000"/>
          <w:sz w:val="28"/>
          <w:szCs w:val="28"/>
        </w:rPr>
        <w:t>rasas</w:t>
      </w:r>
      <w:r w:rsidRPr="004A2847">
        <w:rPr>
          <w:rStyle w:val="BookTitle"/>
          <w:rFonts w:asciiTheme="minorHAnsi" w:hAnsiTheme="minorHAnsi" w:cstheme="minorHAnsi"/>
          <w:b w:val="0"/>
          <w:bCs w:val="0"/>
          <w:color w:val="000000"/>
          <w:sz w:val="28"/>
          <w:szCs w:val="28"/>
        </w:rPr>
        <w:t xml:space="preserve">. Kṛṣṇa accepts their service according to how they serve Him. Since the Māyāvādīs, who are devoid of </w:t>
      </w:r>
      <w:r w:rsidRPr="004A2847">
        <w:rPr>
          <w:rStyle w:val="BookTitle"/>
          <w:rFonts w:asciiTheme="minorHAnsi" w:hAnsiTheme="minorHAnsi" w:cstheme="minorHAnsi"/>
          <w:b w:val="0"/>
          <w:bCs w:val="0"/>
          <w:i/>
          <w:iCs/>
          <w:color w:val="000000"/>
          <w:sz w:val="28"/>
          <w:szCs w:val="28"/>
        </w:rPr>
        <w:t>rasa</w:t>
      </w:r>
      <w:r w:rsidRPr="004A2847">
        <w:rPr>
          <w:rStyle w:val="BookTitle"/>
          <w:rFonts w:asciiTheme="minorHAnsi" w:hAnsiTheme="minorHAnsi" w:cstheme="minorHAnsi"/>
          <w:b w:val="0"/>
          <w:bCs w:val="0"/>
          <w:color w:val="000000"/>
          <w:sz w:val="28"/>
          <w:szCs w:val="28"/>
        </w:rPr>
        <w:t>, and the materialistic karmis cannot understand the Supreme Lord, they are misguided as if seated on a machine.</w:t>
      </w:r>
    </w:p>
    <w:p w14:paraId="377ACC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(4.11) the Lord declares:</w:t>
      </w:r>
    </w:p>
    <w:p w14:paraId="7D0E3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yathā māṁ prapadyante   tāṁs tathaiva bhajāmy aham</w:t>
      </w:r>
      <w:r w:rsidRPr="004A2847">
        <w:rPr>
          <w:rStyle w:val="BookTitle"/>
          <w:rFonts w:asciiTheme="minorHAnsi" w:hAnsiTheme="minorHAnsi" w:cstheme="minorHAnsi"/>
          <w:b w:val="0"/>
          <w:bCs w:val="0"/>
          <w:color w:val="000000"/>
          <w:sz w:val="28"/>
          <w:szCs w:val="28"/>
        </w:rPr>
        <w:br/>
        <w:t>mama vartmānuvartante   manuṣyāḥ pārtha sarvaśaḥ</w:t>
      </w:r>
    </w:p>
    <w:p w14:paraId="2674A0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all surrender unto Me, I reward them accordingly. Everyone follows My path in all respects, O son of Pṛthā.”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(10.38.22) it is stated:</w:t>
      </w:r>
    </w:p>
    <w:p w14:paraId="632F48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tasya kaścid dayitaḥ suhṛttamo</w:t>
      </w:r>
      <w:r w:rsidRPr="004A2847">
        <w:rPr>
          <w:rStyle w:val="BookTitle"/>
          <w:rFonts w:asciiTheme="minorHAnsi" w:hAnsiTheme="minorHAnsi" w:cstheme="minorHAnsi"/>
          <w:b w:val="0"/>
          <w:bCs w:val="0"/>
          <w:color w:val="000000"/>
          <w:sz w:val="28"/>
          <w:szCs w:val="28"/>
        </w:rPr>
        <w:br/>
        <w:t>na cāpriyo dveṣya upekṣya eva vā</w:t>
      </w:r>
      <w:r w:rsidRPr="004A2847">
        <w:rPr>
          <w:rStyle w:val="BookTitle"/>
          <w:rFonts w:asciiTheme="minorHAnsi" w:hAnsiTheme="minorHAnsi" w:cstheme="minorHAnsi"/>
          <w:b w:val="0"/>
          <w:bCs w:val="0"/>
          <w:color w:val="000000"/>
          <w:sz w:val="28"/>
          <w:szCs w:val="28"/>
        </w:rPr>
        <w:br/>
        <w:t>tathāpi bhaktān bhajate yathā tathā</w:t>
      </w:r>
      <w:r w:rsidRPr="004A2847">
        <w:rPr>
          <w:rStyle w:val="BookTitle"/>
          <w:rFonts w:asciiTheme="minorHAnsi" w:hAnsiTheme="minorHAnsi" w:cstheme="minorHAnsi"/>
          <w:b w:val="0"/>
          <w:bCs w:val="0"/>
          <w:color w:val="000000"/>
          <w:sz w:val="28"/>
          <w:szCs w:val="28"/>
        </w:rPr>
        <w:br/>
        <w:t>sura-drumo yadvad upāśrito 'rtha-daḥ</w:t>
      </w:r>
    </w:p>
    <w:p w14:paraId="280DCE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Lord has no favorite and no dearmost friend, nor does He consider anyone undesirable, despicable, or fit to be neglected. All the same, He lovingly reciprocates with His devotees in whatever manner they worship Him, just as the trees of heaven fulfill the desires of whoever approaches them.”</w:t>
      </w:r>
    </w:p>
    <w:p w14:paraId="34C4FC07" w14:textId="7575BC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3.075</w:t>
      </w:r>
    </w:p>
    <w:p w14:paraId="04055D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5CF12E94" w14:textId="0D8A59B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hāse prabhu sārvabhaume cāhiyā cāhiyānā</w:t>
      </w:r>
      <w:r w:rsidRPr="004A2847">
        <w:rPr>
          <w:rStyle w:val="BookTitle"/>
          <w:rFonts w:asciiTheme="minorHAnsi" w:hAnsiTheme="minorHAnsi" w:cstheme="minorHAnsi"/>
          <w:b w:val="0"/>
          <w:bCs w:val="0"/>
          <w:color w:val="000000"/>
          <w:sz w:val="28"/>
          <w:szCs w:val="28"/>
        </w:rPr>
        <w:br/>
        <w:t>bujhena sārvabhauma māyā-mugdha haiyā</w:t>
      </w:r>
    </w:p>
    <w:p w14:paraId="2B94C9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smiled as He looked at Sārvabhauma, yet Sārvabhauma could not understand the Lord's words, for he was bewildered by the Lord's illusory energy.</w:t>
      </w:r>
    </w:p>
    <w:p w14:paraId="0609802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(8.20.28) it is stated:</w:t>
      </w:r>
    </w:p>
    <w:p w14:paraId="358672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chāyāsu mṛtyuṁ hasite ca māyāṁ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tanū-ruheṣv oṣadhi-jātayaś ca</w:t>
      </w:r>
    </w:p>
    <w:p w14:paraId="01F578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 His shadow was death, in His smile was the illusory energy, and on the hairs of His body were all the drugs and herbs.”</w:t>
      </w:r>
    </w:p>
    <w:p w14:paraId="4113E9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(2.1.31) it is stated:</w:t>
      </w:r>
    </w:p>
    <w:p w14:paraId="33F765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chandāṁsy anantasya śiro gṛṇanti</w:t>
      </w:r>
      <w:r w:rsidRPr="004A2847">
        <w:rPr>
          <w:rStyle w:val="BookTitle"/>
          <w:rFonts w:asciiTheme="minorHAnsi" w:hAnsiTheme="minorHAnsi" w:cstheme="minorHAnsi"/>
          <w:b w:val="0"/>
          <w:bCs w:val="0"/>
          <w:color w:val="000000"/>
          <w:sz w:val="28"/>
          <w:szCs w:val="28"/>
        </w:rPr>
        <w:br/>
        <w:t>daṁṣṭrā yamaḥ sneha-kalā dvijāni</w:t>
      </w:r>
      <w:r w:rsidRPr="004A2847">
        <w:rPr>
          <w:rStyle w:val="BookTitle"/>
          <w:rFonts w:asciiTheme="minorHAnsi" w:hAnsiTheme="minorHAnsi" w:cstheme="minorHAnsi"/>
          <w:b w:val="0"/>
          <w:bCs w:val="0"/>
          <w:color w:val="000000"/>
          <w:sz w:val="28"/>
          <w:szCs w:val="28"/>
        </w:rPr>
        <w:br/>
        <w:t>hāso janonmāda-karī ca māyā</w:t>
      </w:r>
      <w:r w:rsidRPr="004A2847">
        <w:rPr>
          <w:rStyle w:val="BookTitle"/>
          <w:rFonts w:asciiTheme="minorHAnsi" w:hAnsiTheme="minorHAnsi" w:cstheme="minorHAnsi"/>
          <w:b w:val="0"/>
          <w:bCs w:val="0"/>
          <w:color w:val="000000"/>
          <w:sz w:val="28"/>
          <w:szCs w:val="28"/>
        </w:rPr>
        <w:br/>
        <w:t>duranta-sargo yad-apāṅga-mokṣaḥ</w:t>
      </w:r>
    </w:p>
    <w:p w14:paraId="34FB6C4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most alluring illusory material energy is His smile. This great ocean of material creation is but the casting of His glance over us.”</w:t>
      </w:r>
    </w:p>
    <w:p w14:paraId="2C74C90A" w14:textId="2648D2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3.076</w:t>
      </w:r>
    </w:p>
    <w:p w14:paraId="17514C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24FBB8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“āśrame baḍa tumi</w:t>
      </w:r>
      <w:r w:rsidRPr="004A2847">
        <w:rPr>
          <w:rStyle w:val="BookTitle"/>
          <w:rFonts w:asciiTheme="minorHAnsi" w:hAnsiTheme="minorHAnsi" w:cstheme="minorHAnsi"/>
          <w:b w:val="0"/>
          <w:bCs w:val="0"/>
          <w:color w:val="000000"/>
          <w:sz w:val="28"/>
          <w:szCs w:val="28"/>
        </w:rPr>
        <w:br/>
        <w:t>śāstra-mate tumi vandya, upāsaka āmi</w:t>
      </w:r>
    </w:p>
    <w:p w14:paraId="67D470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Sārvabhauma said, “You are senior to me by </w:t>
      </w:r>
      <w:r w:rsidRPr="004A2847">
        <w:rPr>
          <w:rStyle w:val="BookTitle"/>
          <w:rFonts w:asciiTheme="minorHAnsi" w:hAnsiTheme="minorHAnsi" w:cstheme="minorHAnsi"/>
          <w:b/>
          <w:bCs/>
          <w:i/>
          <w:iCs/>
          <w:color w:val="800000"/>
          <w:sz w:val="28"/>
          <w:szCs w:val="28"/>
        </w:rPr>
        <w:t>āśrama</w:t>
      </w:r>
      <w:r w:rsidRPr="004A2847">
        <w:rPr>
          <w:rStyle w:val="BookTitle"/>
          <w:rFonts w:asciiTheme="minorHAnsi" w:hAnsiTheme="minorHAnsi" w:cstheme="minorHAnsi"/>
          <w:b/>
          <w:bCs/>
          <w:color w:val="800000"/>
          <w:sz w:val="28"/>
          <w:szCs w:val="28"/>
        </w:rPr>
        <w:t>, so according to the scriptures You are worshipable and I am to worship You.</w:t>
      </w:r>
    </w:p>
    <w:p w14:paraId="5BF3AC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said, “Although I am elder and learned,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are superior to me by </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You are worshipable to me. According to the scriptures, I am Your servant.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I am being offensive by accepting Your humility and submission.”</w:t>
      </w:r>
    </w:p>
    <w:p w14:paraId="2E1E9367" w14:textId="273448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3.077</w:t>
      </w:r>
    </w:p>
    <w:p w14:paraId="660999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19436D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 āmāre stava kara, yukti naya</w:t>
      </w:r>
      <w:r w:rsidRPr="004A2847">
        <w:rPr>
          <w:rStyle w:val="BookTitle"/>
          <w:rFonts w:asciiTheme="minorHAnsi" w:hAnsiTheme="minorHAnsi" w:cstheme="minorHAnsi"/>
          <w:b w:val="0"/>
          <w:bCs w:val="0"/>
          <w:color w:val="000000"/>
          <w:sz w:val="28"/>
          <w:szCs w:val="28"/>
        </w:rPr>
        <w:br/>
        <w:t>tāhāte āmāra pāche aparādha haya”</w:t>
      </w:r>
    </w:p>
    <w:p w14:paraId="4AD0DA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not proper that You offer prayers to me, for this will make me an offender.”</w:t>
      </w:r>
    </w:p>
    <w:p w14:paraId="495A6E3C" w14:textId="0CEE3A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3.078</w:t>
      </w:r>
    </w:p>
    <w:p w14:paraId="2D43CD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1D31D8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 xml:space="preserve">“chāḍa more e sakala </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māyāsarva-bhāve tomāra lainu mui chāyā”</w:t>
      </w:r>
    </w:p>
    <w:p w14:paraId="1C38EE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“Give up all your deception. I have taken full shelter of you.”</w:t>
      </w:r>
    </w:p>
    <w:p w14:paraId="4F3447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māyā </w:t>
      </w:r>
      <w:r w:rsidRPr="004A2847">
        <w:rPr>
          <w:rStyle w:val="BookTitle"/>
          <w:rFonts w:asciiTheme="minorHAnsi" w:hAnsiTheme="minorHAnsi" w:cstheme="minorHAnsi"/>
          <w:b w:val="0"/>
          <w:bCs w:val="0"/>
          <w:color w:val="000000"/>
          <w:sz w:val="28"/>
          <w:szCs w:val="28"/>
        </w:rPr>
        <w:t>means “deception.”</w:t>
      </w:r>
    </w:p>
    <w:p w14:paraId="23AAEE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Gaurahari said, “Do not deceive Me by speaking in this way, for I am under your shelter.” By performing such pastimes with His servant Sārvabhauma, Mahāprabhu did not allow him to know His </w:t>
      </w:r>
      <w:proofErr w:type="gramStart"/>
      <w:r w:rsidRPr="004A2847">
        <w:rPr>
          <w:rStyle w:val="BookTitle"/>
          <w:rFonts w:asciiTheme="minorHAnsi" w:hAnsiTheme="minorHAnsi" w:cstheme="minorHAnsi"/>
          <w:b w:val="0"/>
          <w:bCs w:val="0"/>
          <w:color w:val="000000"/>
          <w:sz w:val="28"/>
          <w:szCs w:val="28"/>
        </w:rPr>
        <w:t>true identity</w:t>
      </w:r>
      <w:proofErr w:type="gramEnd"/>
      <w:r w:rsidRPr="004A2847">
        <w:rPr>
          <w:rStyle w:val="BookTitle"/>
          <w:rFonts w:asciiTheme="minorHAnsi" w:hAnsiTheme="minorHAnsi" w:cstheme="minorHAnsi"/>
          <w:b w:val="0"/>
          <w:bCs w:val="0"/>
          <w:color w:val="000000"/>
          <w:sz w:val="28"/>
          <w:szCs w:val="28"/>
        </w:rPr>
        <w:t xml:space="preserve">. Rather He expressed a desire to hear from him an explanation on the </w:t>
      </w:r>
      <w:r w:rsidRPr="004A2847">
        <w:rPr>
          <w:rStyle w:val="BookTitle"/>
          <w:rFonts w:asciiTheme="minorHAnsi" w:hAnsiTheme="minorHAnsi" w:cstheme="minorHAnsi"/>
          <w:b w:val="0"/>
          <w:bCs w:val="0"/>
          <w:i/>
          <w:iCs/>
          <w:color w:val="000000"/>
          <w:sz w:val="28"/>
          <w:szCs w:val="28"/>
        </w:rPr>
        <w:t>ātmārāma</w:t>
      </w:r>
      <w:r w:rsidRPr="004A2847">
        <w:rPr>
          <w:rStyle w:val="BookTitle"/>
          <w:rFonts w:asciiTheme="minorHAnsi" w:hAnsiTheme="minorHAnsi" w:cstheme="minorHAnsi"/>
          <w:b w:val="0"/>
          <w:bCs w:val="0"/>
          <w:color w:val="000000"/>
          <w:sz w:val="28"/>
          <w:szCs w:val="28"/>
        </w:rPr>
        <w:t xml:space="preserve"> verse from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w:t>
      </w:r>
    </w:p>
    <w:p w14:paraId="6F88C5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6D20CD02" w14:textId="54D89A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3.079</w:t>
      </w:r>
    </w:p>
    <w:p w14:paraId="1E65ABDB" w14:textId="2D39CE9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prabhu bhṛtya-saṅge kare khelā</w:t>
      </w:r>
      <w:ins w:id="109" w:author="your servant" w:date="2020-04-16T20:39:00Z">
        <w:r w:rsidR="005E743A"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ke bujhite pāre gaurasundarera līlā</w:t>
      </w:r>
    </w:p>
    <w:p w14:paraId="3D7EBA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performs pastimes with His servants. Who can understand the pastimes of Gaurasundara?</w:t>
      </w:r>
    </w:p>
    <w:p w14:paraId="41BA98A9" w14:textId="439D36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3.080</w:t>
      </w:r>
    </w:p>
    <w:p w14:paraId="2E7F6C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697533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“mora eka āche manoratha</w:t>
      </w:r>
      <w:r w:rsidRPr="004A2847">
        <w:rPr>
          <w:rStyle w:val="BookTitle"/>
          <w:rFonts w:asciiTheme="minorHAnsi" w:hAnsiTheme="minorHAnsi" w:cstheme="minorHAnsi"/>
          <w:b w:val="0"/>
          <w:bCs w:val="0"/>
          <w:color w:val="000000"/>
          <w:sz w:val="28"/>
          <w:szCs w:val="28"/>
        </w:rPr>
        <w:br/>
        <w:t>tomāra mukhete śunibāṅa bhāgavata</w:t>
      </w:r>
    </w:p>
    <w:p w14:paraId="5050DE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“I have one desire. I wish to hear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from your mouth.</w:t>
      </w:r>
    </w:p>
    <w:p w14:paraId="496BC9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śunibāṅa </w:t>
      </w:r>
      <w:r w:rsidRPr="004A2847">
        <w:rPr>
          <w:rStyle w:val="BookTitle"/>
          <w:rFonts w:asciiTheme="minorHAnsi" w:hAnsiTheme="minorHAnsi" w:cstheme="minorHAnsi"/>
          <w:b w:val="0"/>
          <w:bCs w:val="0"/>
          <w:color w:val="000000"/>
          <w:sz w:val="28"/>
          <w:szCs w:val="28"/>
        </w:rPr>
        <w:t>means “I will hear.”</w:t>
      </w:r>
    </w:p>
    <w:p w14:paraId="47238A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manoratha </w:t>
      </w:r>
      <w:r w:rsidRPr="004A2847">
        <w:rPr>
          <w:rStyle w:val="BookTitle"/>
          <w:rFonts w:asciiTheme="minorHAnsi" w:hAnsiTheme="minorHAnsi" w:cstheme="minorHAnsi"/>
          <w:b w:val="0"/>
          <w:bCs w:val="0"/>
          <w:color w:val="000000"/>
          <w:sz w:val="28"/>
          <w:szCs w:val="28"/>
        </w:rPr>
        <w:t xml:space="preserve">(“desire”) is </w:t>
      </w:r>
      <w:r w:rsidRPr="004A2847">
        <w:rPr>
          <w:rStyle w:val="BookTitle"/>
          <w:rFonts w:asciiTheme="minorHAnsi" w:hAnsiTheme="minorHAnsi" w:cstheme="minorHAnsi"/>
          <w:b w:val="0"/>
          <w:bCs w:val="0"/>
          <w:i/>
          <w:iCs/>
          <w:color w:val="000000"/>
          <w:sz w:val="28"/>
          <w:szCs w:val="28"/>
        </w:rPr>
        <w:t>nivedana</w:t>
      </w:r>
      <w:r w:rsidRPr="004A2847">
        <w:rPr>
          <w:rStyle w:val="BookTitle"/>
          <w:rFonts w:asciiTheme="minorHAnsi" w:hAnsiTheme="minorHAnsi" w:cstheme="minorHAnsi"/>
          <w:b w:val="0"/>
          <w:bCs w:val="0"/>
          <w:color w:val="000000"/>
          <w:sz w:val="28"/>
          <w:szCs w:val="28"/>
        </w:rPr>
        <w:t xml:space="preserve"> (“request”).</w:t>
      </w:r>
    </w:p>
    <w:p w14:paraId="39925A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śunibāṅa bhāgavata </w:t>
      </w:r>
      <w:r w:rsidRPr="004A2847">
        <w:rPr>
          <w:rStyle w:val="BookTitle"/>
          <w:rFonts w:asciiTheme="minorHAnsi" w:hAnsiTheme="minorHAnsi" w:cstheme="minorHAnsi"/>
          <w:b w:val="0"/>
          <w:bCs w:val="0"/>
          <w:color w:val="000000"/>
          <w:sz w:val="28"/>
          <w:szCs w:val="28"/>
        </w:rPr>
        <w:t xml:space="preserve">(“I will hear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bhāgavatera śravaṇa</w:t>
      </w:r>
      <w:r w:rsidRPr="004A2847">
        <w:rPr>
          <w:rStyle w:val="BookTitle"/>
          <w:rFonts w:asciiTheme="minorHAnsi" w:hAnsiTheme="minorHAnsi" w:cstheme="minorHAnsi"/>
          <w:b w:val="0"/>
          <w:bCs w:val="0"/>
          <w:color w:val="000000"/>
          <w:sz w:val="28"/>
          <w:szCs w:val="28"/>
        </w:rPr>
        <w:t xml:space="preserve"> (“hearing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w:t>
      </w:r>
    </w:p>
    <w:p w14:paraId="3EA23A3E" w14:textId="51B8A9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3.081</w:t>
      </w:r>
    </w:p>
    <w:p w14:paraId="70A131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730007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saṁśaya citte āchaye āmāra</w:t>
      </w:r>
      <w:r w:rsidRPr="004A2847">
        <w:rPr>
          <w:rStyle w:val="BookTitle"/>
          <w:rFonts w:asciiTheme="minorHAnsi" w:hAnsiTheme="minorHAnsi" w:cstheme="minorHAnsi"/>
          <w:b w:val="0"/>
          <w:bCs w:val="0"/>
          <w:color w:val="000000"/>
          <w:sz w:val="28"/>
          <w:szCs w:val="28"/>
        </w:rPr>
        <w:br/>
        <w:t>tomā'-bai ghucāite hena nāhi āra”</w:t>
      </w:r>
    </w:p>
    <w:p w14:paraId="6326A9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you are able to remove whatever doubts I have.”</w:t>
      </w:r>
    </w:p>
    <w:p w14:paraId="5D46B6FE" w14:textId="04E6A3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3.082</w:t>
      </w:r>
    </w:p>
    <w:p w14:paraId="7CE713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82</w:t>
      </w:r>
    </w:p>
    <w:p w14:paraId="47F25D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“tumi sakala vidyāya</w:t>
      </w:r>
      <w:r w:rsidRPr="004A2847">
        <w:rPr>
          <w:rStyle w:val="BookTitle"/>
          <w:rFonts w:asciiTheme="minorHAnsi" w:hAnsiTheme="minorHAnsi" w:cstheme="minorHAnsi"/>
          <w:b w:val="0"/>
          <w:bCs w:val="0"/>
          <w:color w:val="000000"/>
          <w:sz w:val="28"/>
          <w:szCs w:val="28"/>
        </w:rPr>
        <w:br/>
        <w:t>parama pravīṇa, āmi jāni sarvathāya</w:t>
      </w:r>
    </w:p>
    <w:p w14:paraId="380945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said, “I know well that You are well-versed in all fields of knowledge.</w:t>
      </w:r>
    </w:p>
    <w:p w14:paraId="56BE1BDF" w14:textId="146841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3.083</w:t>
      </w:r>
    </w:p>
    <w:p w14:paraId="564018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73ED1C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bhāgavata-artha nā jāna' vā tumi</w:t>
      </w:r>
      <w:r w:rsidRPr="004A2847">
        <w:rPr>
          <w:rStyle w:val="BookTitle"/>
          <w:rFonts w:asciiTheme="minorHAnsi" w:hAnsiTheme="minorHAnsi" w:cstheme="minorHAnsi"/>
          <w:b w:val="0"/>
          <w:bCs w:val="0"/>
          <w:color w:val="000000"/>
          <w:sz w:val="28"/>
          <w:szCs w:val="28"/>
        </w:rPr>
        <w:br/>
        <w:t>tomāre vā kona-rūpe prabodhiba āmi</w:t>
      </w:r>
    </w:p>
    <w:p w14:paraId="6A6612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“Is there any meaning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that You do not know? How, then, can I teach You?</w:t>
      </w:r>
    </w:p>
    <w:p w14:paraId="68E81AB1" w14:textId="7180C5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3.084</w:t>
      </w:r>
    </w:p>
    <w:p w14:paraId="2B54E4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72E000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anyo'nye bhaktira vicāra</w:t>
      </w:r>
      <w:r w:rsidRPr="004A2847">
        <w:rPr>
          <w:rStyle w:val="BookTitle"/>
          <w:rFonts w:asciiTheme="minorHAnsi" w:hAnsiTheme="minorHAnsi" w:cstheme="minorHAnsi"/>
          <w:b w:val="0"/>
          <w:bCs w:val="0"/>
          <w:color w:val="000000"/>
          <w:sz w:val="28"/>
          <w:szCs w:val="28"/>
        </w:rPr>
        <w:br/>
      </w:r>
      <w:proofErr w:type="gramStart"/>
      <w:r w:rsidRPr="004A2847">
        <w:rPr>
          <w:rStyle w:val="BookTitle"/>
          <w:rFonts w:asciiTheme="minorHAnsi" w:hAnsiTheme="minorHAnsi" w:cstheme="minorHAnsi"/>
          <w:b w:val="0"/>
          <w:bCs w:val="0"/>
          <w:color w:val="000000"/>
          <w:sz w:val="28"/>
          <w:szCs w:val="28"/>
        </w:rPr>
        <w:t>karibeka,—</w:t>
      </w:r>
      <w:proofErr w:type="gramEnd"/>
      <w:r w:rsidRPr="004A2847">
        <w:rPr>
          <w:rStyle w:val="BookTitle"/>
          <w:rFonts w:asciiTheme="minorHAnsi" w:hAnsiTheme="minorHAnsi" w:cstheme="minorHAnsi"/>
          <w:b w:val="0"/>
          <w:bCs w:val="0"/>
          <w:color w:val="000000"/>
          <w:sz w:val="28"/>
          <w:szCs w:val="28"/>
        </w:rPr>
        <w:t>sujanera svabhāva-vyābhāra</w:t>
      </w:r>
    </w:p>
    <w:p w14:paraId="1677F1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it is the nature of pious persons to discuss devotional service among themselves.</w:t>
      </w:r>
    </w:p>
    <w:p w14:paraId="1280193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anyo'nye </w:t>
      </w:r>
      <w:r w:rsidRPr="004A2847">
        <w:rPr>
          <w:rStyle w:val="BookTitle"/>
          <w:rFonts w:asciiTheme="minorHAnsi" w:hAnsiTheme="minorHAnsi" w:cstheme="minorHAnsi"/>
          <w:b w:val="0"/>
          <w:bCs w:val="0"/>
          <w:color w:val="000000"/>
          <w:sz w:val="28"/>
          <w:szCs w:val="28"/>
        </w:rPr>
        <w:t>means “between one another.”</w:t>
      </w:r>
    </w:p>
    <w:p w14:paraId="575383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(10.9) it is stated:</w:t>
      </w:r>
    </w:p>
    <w:p w14:paraId="39F089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mac-cittā mad-gata-prāṇā   bodhayantaḥ parasparam</w:t>
      </w:r>
      <w:r w:rsidRPr="004A2847">
        <w:rPr>
          <w:rStyle w:val="BookTitle"/>
          <w:rFonts w:asciiTheme="minorHAnsi" w:hAnsiTheme="minorHAnsi" w:cstheme="minorHAnsi"/>
          <w:b w:val="0"/>
          <w:bCs w:val="0"/>
          <w:color w:val="000000"/>
          <w:sz w:val="28"/>
          <w:szCs w:val="28"/>
        </w:rPr>
        <w:br/>
        <w:t>kathayantaś ca māṁ nityaṁ   tuṣyanti ca ramanti ca</w:t>
      </w:r>
    </w:p>
    <w:p w14:paraId="5BE534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thoughts of My pure </w:t>
      </w:r>
      <w:proofErr w:type="gramStart"/>
      <w:r w:rsidRPr="004A2847">
        <w:rPr>
          <w:rStyle w:val="BookTitle"/>
          <w:rFonts w:asciiTheme="minorHAnsi" w:hAnsiTheme="minorHAnsi" w:cstheme="minorHAnsi"/>
          <w:b w:val="0"/>
          <w:bCs w:val="0"/>
          <w:color w:val="000000"/>
          <w:sz w:val="28"/>
          <w:szCs w:val="28"/>
        </w:rPr>
        <w:t>devotees</w:t>
      </w:r>
      <w:proofErr w:type="gramEnd"/>
      <w:r w:rsidRPr="004A2847">
        <w:rPr>
          <w:rStyle w:val="BookTitle"/>
          <w:rFonts w:asciiTheme="minorHAnsi" w:hAnsiTheme="minorHAnsi" w:cstheme="minorHAnsi"/>
          <w:b w:val="0"/>
          <w:bCs w:val="0"/>
          <w:color w:val="000000"/>
          <w:sz w:val="28"/>
          <w:szCs w:val="28"/>
        </w:rPr>
        <w:t xml:space="preserve"> dwell in Me, their lives are fully devoted to My service, and they derive great satisfaction and bliss from always enlightening one another and conversing about Me.”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(11.3.30) it is stated:</w:t>
      </w:r>
    </w:p>
    <w:p w14:paraId="031D1210" w14:textId="3A3E792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parasparānukathanaṁ</w:t>
      </w:r>
      <w:r w:rsidRPr="004A2847">
        <w:rPr>
          <w:rStyle w:val="BookTitle"/>
          <w:rFonts w:asciiTheme="minorHAnsi" w:hAnsiTheme="minorHAnsi" w:cstheme="minorHAnsi"/>
          <w:b w:val="0"/>
          <w:bCs w:val="0"/>
          <w:color w:val="000000"/>
          <w:sz w:val="28"/>
          <w:szCs w:val="28"/>
        </w:rPr>
        <w:br/>
        <w:t>pāvanaṁ bhagavad-yaśaḥ</w:t>
      </w:r>
      <w:r w:rsidRPr="004A2847">
        <w:rPr>
          <w:rStyle w:val="BookTitle"/>
          <w:rFonts w:asciiTheme="minorHAnsi" w:hAnsiTheme="minorHAnsi" w:cstheme="minorHAnsi"/>
          <w:b w:val="0"/>
          <w:bCs w:val="0"/>
          <w:color w:val="000000"/>
          <w:sz w:val="28"/>
          <w:szCs w:val="28"/>
        </w:rPr>
        <w:br/>
        <w:t>mitho ratir mithas tuṣṭir</w:t>
      </w:r>
      <w:r w:rsidRPr="004A2847">
        <w:rPr>
          <w:rStyle w:val="BookTitle"/>
          <w:rFonts w:asciiTheme="minorHAnsi" w:hAnsiTheme="minorHAnsi" w:cstheme="minorHAnsi"/>
          <w:b w:val="0"/>
          <w:bCs w:val="0"/>
          <w:color w:val="000000"/>
          <w:sz w:val="28"/>
          <w:szCs w:val="28"/>
        </w:rPr>
        <w:br/>
        <w:t>nivṛttir mitha ātmanaḥ</w:t>
      </w:r>
    </w:p>
    <w:p w14:paraId="0D4A9C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“One should learn how to associate with the devotees of the Lord by gathering with them to chant the glories of the Lord. This process is most purifying. As devotees thus develop their loving friendship, they feel mutual happiness and satisfaction. And by thus encouraging one another they </w:t>
      </w:r>
      <w:proofErr w:type="gramStart"/>
      <w:r w:rsidRPr="004A2847">
        <w:rPr>
          <w:rStyle w:val="BookTitle"/>
          <w:rFonts w:asciiTheme="minorHAnsi" w:hAnsiTheme="minorHAnsi" w:cstheme="minorHAnsi"/>
          <w:b w:val="0"/>
          <w:bCs w:val="0"/>
          <w:color w:val="000000"/>
          <w:sz w:val="28"/>
          <w:szCs w:val="28"/>
        </w:rPr>
        <w:t>are able to</w:t>
      </w:r>
      <w:proofErr w:type="gramEnd"/>
      <w:r w:rsidRPr="004A2847">
        <w:rPr>
          <w:rStyle w:val="BookTitle"/>
          <w:rFonts w:asciiTheme="minorHAnsi" w:hAnsiTheme="minorHAnsi" w:cstheme="minorHAnsi"/>
          <w:b w:val="0"/>
          <w:bCs w:val="0"/>
          <w:color w:val="000000"/>
          <w:sz w:val="28"/>
          <w:szCs w:val="28"/>
        </w:rPr>
        <w:t xml:space="preserve"> give up material sense gratification, which is the cause of all suffering.”</w:t>
      </w:r>
    </w:p>
    <w:p w14:paraId="025BCB97" w14:textId="683CE9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3.085</w:t>
      </w:r>
    </w:p>
    <w:p w14:paraId="169E03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46EB35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bala dekhi sandeha tomāra kon sthāne</w:t>
      </w:r>
      <w:r w:rsidRPr="004A2847">
        <w:rPr>
          <w:rStyle w:val="BookTitle"/>
          <w:rFonts w:asciiTheme="minorHAnsi" w:hAnsiTheme="minorHAnsi" w:cstheme="minorHAnsi"/>
          <w:b w:val="0"/>
          <w:bCs w:val="0"/>
          <w:color w:val="000000"/>
          <w:sz w:val="28"/>
          <w:szCs w:val="28"/>
        </w:rPr>
        <w:br/>
        <w:t>āche? tāhā yathā-śakti kariba vākhāne”</w:t>
      </w:r>
    </w:p>
    <w:p w14:paraId="48706C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“Tell me, what </w:t>
      </w:r>
      <w:proofErr w:type="gramStart"/>
      <w:r w:rsidRPr="004A2847">
        <w:rPr>
          <w:rStyle w:val="BookTitle"/>
          <w:rFonts w:asciiTheme="minorHAnsi" w:hAnsiTheme="minorHAnsi" w:cstheme="minorHAnsi"/>
          <w:b/>
          <w:bCs/>
          <w:color w:val="800000"/>
          <w:sz w:val="28"/>
          <w:szCs w:val="28"/>
        </w:rPr>
        <w:t>particular verse</w:t>
      </w:r>
      <w:proofErr w:type="gramEnd"/>
      <w:r w:rsidRPr="004A2847">
        <w:rPr>
          <w:rStyle w:val="BookTitle"/>
          <w:rFonts w:asciiTheme="minorHAnsi" w:hAnsiTheme="minorHAnsi" w:cstheme="minorHAnsi"/>
          <w:b/>
          <w:bCs/>
          <w:color w:val="800000"/>
          <w:sz w:val="28"/>
          <w:szCs w:val="28"/>
        </w:rPr>
        <w:t xml:space="preserve"> do You have some doubt about? I will try to explain it to the best of my ability.”</w:t>
      </w:r>
    </w:p>
    <w:p w14:paraId="1C11EAC6" w14:textId="0CC61F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3.086</w:t>
      </w:r>
    </w:p>
    <w:p w14:paraId="76685E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1D0349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śrī-vaikuṇṭha-nātha īṣat hāsiyā</w:t>
      </w:r>
      <w:r w:rsidRPr="004A2847">
        <w:rPr>
          <w:rStyle w:val="BookTitle"/>
          <w:rFonts w:asciiTheme="minorHAnsi" w:hAnsiTheme="minorHAnsi" w:cstheme="minorHAnsi"/>
          <w:b w:val="0"/>
          <w:bCs w:val="0"/>
          <w:color w:val="000000"/>
          <w:sz w:val="28"/>
          <w:szCs w:val="28"/>
        </w:rPr>
        <w:br/>
        <w:t>balilena eka śloka aṣṭa-ākhariyā</w:t>
      </w:r>
    </w:p>
    <w:p w14:paraId="221D81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of Vaikuṇṭha then smiled and recited one verse from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6103AAFF" w14:textId="0EA189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3.087</w:t>
      </w:r>
    </w:p>
    <w:p w14:paraId="64C3F5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4CBB26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ātmārāmāś ca munayo   nirgranthā apy urukrame</w:t>
      </w:r>
      <w:r w:rsidRPr="004A2847">
        <w:rPr>
          <w:rStyle w:val="BookTitle"/>
          <w:rFonts w:asciiTheme="minorHAnsi" w:hAnsiTheme="minorHAnsi" w:cstheme="minorHAnsi"/>
          <w:b w:val="0"/>
          <w:bCs w:val="0"/>
          <w:color w:val="000000"/>
          <w:sz w:val="28"/>
          <w:szCs w:val="28"/>
        </w:rPr>
        <w:br/>
        <w:t>kurvanty ahaitukīṁ bhaktim   ittham-bhūta-guṇo hariḥ</w:t>
      </w:r>
    </w:p>
    <w:p w14:paraId="42D21D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different varieties of </w:t>
      </w:r>
      <w:r w:rsidRPr="004A2847">
        <w:rPr>
          <w:rStyle w:val="BookTitle"/>
          <w:rFonts w:asciiTheme="minorHAnsi" w:hAnsiTheme="minorHAnsi" w:cstheme="minorHAnsi"/>
          <w:b/>
          <w:bCs/>
          <w:i/>
          <w:iCs/>
          <w:color w:val="800000"/>
          <w:sz w:val="28"/>
          <w:szCs w:val="28"/>
        </w:rPr>
        <w:t xml:space="preserve">ātmārāmas </w:t>
      </w:r>
      <w:r w:rsidRPr="004A2847">
        <w:rPr>
          <w:rStyle w:val="BookTitle"/>
          <w:rFonts w:asciiTheme="minorHAnsi" w:hAnsiTheme="minorHAnsi" w:cstheme="minorHAnsi"/>
          <w:b/>
          <w:bCs/>
          <w:color w:val="800000"/>
          <w:sz w:val="28"/>
          <w:szCs w:val="28"/>
        </w:rPr>
        <w:t xml:space="preserve">[those who take pleasure in </w:t>
      </w:r>
      <w:r w:rsidRPr="004A2847">
        <w:rPr>
          <w:rStyle w:val="BookTitle"/>
          <w:rFonts w:asciiTheme="minorHAnsi" w:hAnsiTheme="minorHAnsi" w:cstheme="minorHAnsi"/>
          <w:b/>
          <w:bCs/>
          <w:i/>
          <w:iCs/>
          <w:color w:val="800000"/>
          <w:sz w:val="28"/>
          <w:szCs w:val="28"/>
        </w:rPr>
        <w:t>ātmā</w:t>
      </w:r>
      <w:r w:rsidRPr="004A2847">
        <w:rPr>
          <w:rStyle w:val="BookTitle"/>
          <w:rFonts w:asciiTheme="minorHAnsi" w:hAnsiTheme="minorHAnsi" w:cstheme="minorHAnsi"/>
          <w:b/>
          <w:bCs/>
          <w:color w:val="800000"/>
          <w:sz w:val="28"/>
          <w:szCs w:val="28"/>
        </w:rPr>
        <w:t>, or spirit self], especially those established on the path of self-realization, though freed from all kinds of material bondage, desire to render unalloyed devotional service unto the Personality of Godhead. This means that the Lord possesses transcendental qualities and therefore can attract everyone, including liberated souls.”</w:t>
      </w:r>
    </w:p>
    <w:p w14:paraId="11B187B1" w14:textId="3C2929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3.088</w:t>
      </w:r>
    </w:p>
    <w:p w14:paraId="62AF50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7AAEC3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sarasvatī-pati gauracandrera agrete</w:t>
      </w:r>
      <w:r w:rsidRPr="004A2847">
        <w:rPr>
          <w:rStyle w:val="BookTitle"/>
          <w:rFonts w:asciiTheme="minorHAnsi" w:hAnsiTheme="minorHAnsi" w:cstheme="minorHAnsi"/>
          <w:b w:val="0"/>
          <w:bCs w:val="0"/>
          <w:color w:val="000000"/>
          <w:sz w:val="28"/>
          <w:szCs w:val="28"/>
        </w:rPr>
        <w:br/>
        <w:t>kṛpāya lāgilā sārvabhauma vākhānite</w:t>
      </w:r>
    </w:p>
    <w:p w14:paraId="1D99FF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in the presence of Gauracandra, the husband of Sarasvatī, and by His mercy, Sārvabhauma began to explain this verse.</w:t>
      </w:r>
    </w:p>
    <w:p w14:paraId="37DAEB3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Vāgdevī (Sarasvatī, the goddess of speech) is mentioned in the </w:t>
      </w:r>
      <w:r w:rsidRPr="004A2847">
        <w:rPr>
          <w:rStyle w:val="BookTitle"/>
          <w:rFonts w:asciiTheme="minorHAnsi" w:hAnsiTheme="minorHAnsi" w:cstheme="minorHAnsi"/>
          <w:b w:val="0"/>
          <w:bCs w:val="0"/>
          <w:i/>
          <w:iCs/>
          <w:color w:val="000000"/>
          <w:sz w:val="28"/>
          <w:szCs w:val="28"/>
        </w:rPr>
        <w:t>Vājasaneya-saṁhitā</w:t>
      </w:r>
      <w:r w:rsidRPr="004A2847">
        <w:rPr>
          <w:rStyle w:val="BookTitle"/>
          <w:rFonts w:asciiTheme="minorHAnsi" w:hAnsiTheme="minorHAnsi" w:cstheme="minorHAnsi"/>
          <w:b w:val="0"/>
          <w:bCs w:val="0"/>
          <w:color w:val="000000"/>
          <w:sz w:val="28"/>
          <w:szCs w:val="28"/>
        </w:rPr>
        <w:t xml:space="preserve">, quoted in the </w:t>
      </w:r>
      <w:r w:rsidRPr="004A2847">
        <w:rPr>
          <w:rStyle w:val="BookTitle"/>
          <w:rFonts w:asciiTheme="minorHAnsi" w:hAnsiTheme="minorHAnsi" w:cstheme="minorHAnsi"/>
          <w:b w:val="0"/>
          <w:bCs w:val="0"/>
          <w:i/>
          <w:iCs/>
          <w:color w:val="000000"/>
          <w:sz w:val="28"/>
          <w:szCs w:val="28"/>
        </w:rPr>
        <w:t>Govinda-bhāṣya</w:t>
      </w:r>
      <w:r w:rsidRPr="004A2847">
        <w:rPr>
          <w:rStyle w:val="BookTitle"/>
          <w:rFonts w:asciiTheme="minorHAnsi" w:hAnsiTheme="minorHAnsi" w:cstheme="minorHAnsi"/>
          <w:b w:val="0"/>
          <w:bCs w:val="0"/>
          <w:color w:val="000000"/>
          <w:sz w:val="28"/>
          <w:szCs w:val="28"/>
        </w:rPr>
        <w:t xml:space="preserve"> (3.3.40), as follows: </w:t>
      </w:r>
      <w:r w:rsidRPr="004A2847">
        <w:rPr>
          <w:rStyle w:val="BookTitle"/>
          <w:rFonts w:asciiTheme="minorHAnsi" w:hAnsiTheme="minorHAnsi" w:cstheme="minorHAnsi"/>
          <w:b w:val="0"/>
          <w:bCs w:val="0"/>
          <w:i/>
          <w:iCs/>
          <w:color w:val="000000"/>
          <w:sz w:val="28"/>
          <w:szCs w:val="28"/>
        </w:rPr>
        <w:t>śrīś ca te lakṣmīś ca patnyau</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O Supreme Personality of Godhead, Śrī and Lakṣmī are Your wives.”</w:t>
      </w:r>
    </w:p>
    <w:p w14:paraId="647DA39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Nārada-pañcarātra</w:t>
      </w:r>
      <w:r w:rsidRPr="004A2847">
        <w:rPr>
          <w:rStyle w:val="BookTitle"/>
          <w:rFonts w:asciiTheme="minorHAnsi" w:hAnsiTheme="minorHAnsi" w:cstheme="minorHAnsi"/>
          <w:b w:val="0"/>
          <w:bCs w:val="0"/>
          <w:color w:val="000000"/>
          <w:sz w:val="28"/>
          <w:szCs w:val="28"/>
        </w:rPr>
        <w:t xml:space="preserve"> (2.3.64) it is stated:</w:t>
      </w:r>
    </w:p>
    <w:p w14:paraId="42F9F4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sarasvatī bhāratī ca</w:t>
      </w:r>
      <w:r w:rsidRPr="004A2847">
        <w:rPr>
          <w:rStyle w:val="BookTitle"/>
          <w:rFonts w:asciiTheme="minorHAnsi" w:hAnsiTheme="minorHAnsi" w:cstheme="minorHAnsi"/>
          <w:b w:val="0"/>
          <w:bCs w:val="0"/>
          <w:color w:val="000000"/>
          <w:sz w:val="28"/>
          <w:szCs w:val="28"/>
        </w:rPr>
        <w:br/>
        <w:t>yogena siddha-yoginī</w:t>
      </w:r>
      <w:r w:rsidRPr="004A2847">
        <w:rPr>
          <w:rStyle w:val="BookTitle"/>
          <w:rFonts w:asciiTheme="minorHAnsi" w:hAnsiTheme="minorHAnsi" w:cstheme="minorHAnsi"/>
          <w:b w:val="0"/>
          <w:bCs w:val="0"/>
          <w:color w:val="000000"/>
          <w:sz w:val="28"/>
          <w:szCs w:val="28"/>
        </w:rPr>
        <w:br/>
        <w:t xml:space="preserve">bhāratī brahma-patnī ca   </w:t>
      </w:r>
      <w:r w:rsidRPr="004A2847">
        <w:rPr>
          <w:rStyle w:val="BookTitle"/>
          <w:rFonts w:asciiTheme="minorHAnsi" w:hAnsiTheme="minorHAnsi" w:cstheme="minorHAnsi"/>
          <w:b w:val="0"/>
          <w:bCs w:val="0"/>
          <w:color w:val="000000"/>
          <w:sz w:val="28"/>
          <w:szCs w:val="28"/>
        </w:rPr>
        <w:br/>
        <w:t>viṣṇu-patnī sarasvatī</w:t>
      </w:r>
    </w:p>
    <w:p w14:paraId="0A26D7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the order of Lord Hari, Sarasvatī devī accepted two forms. In one form she was Sarasvatī, the perfect mystic yogini, and in another </w:t>
      </w:r>
      <w:proofErr w:type="gramStart"/>
      <w:r w:rsidRPr="004A2847">
        <w:rPr>
          <w:rStyle w:val="BookTitle"/>
          <w:rFonts w:asciiTheme="minorHAnsi" w:hAnsiTheme="minorHAnsi" w:cstheme="minorHAnsi"/>
          <w:b w:val="0"/>
          <w:bCs w:val="0"/>
          <w:color w:val="000000"/>
          <w:sz w:val="28"/>
          <w:szCs w:val="28"/>
        </w:rPr>
        <w:t>form</w:t>
      </w:r>
      <w:proofErr w:type="gramEnd"/>
      <w:r w:rsidRPr="004A2847">
        <w:rPr>
          <w:rStyle w:val="BookTitle"/>
          <w:rFonts w:asciiTheme="minorHAnsi" w:hAnsiTheme="minorHAnsi" w:cstheme="minorHAnsi"/>
          <w:b w:val="0"/>
          <w:bCs w:val="0"/>
          <w:color w:val="000000"/>
          <w:sz w:val="28"/>
          <w:szCs w:val="28"/>
        </w:rPr>
        <w:t xml:space="preserve"> she was Bhāratī. Bhāratī became the wife of Brahmā, and Sarasvatī became the wife of Viṣṇu.”</w:t>
      </w:r>
    </w:p>
    <w:p w14:paraId="0F38721B" w14:textId="30C93A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3.089</w:t>
      </w:r>
    </w:p>
    <w:p w14:paraId="037E38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1C5B6C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“ślokārtha ei satya</w:t>
      </w:r>
      <w:r w:rsidRPr="004A2847">
        <w:rPr>
          <w:rStyle w:val="BookTitle"/>
          <w:rFonts w:asciiTheme="minorHAnsi" w:hAnsiTheme="minorHAnsi" w:cstheme="minorHAnsi"/>
          <w:b w:val="0"/>
          <w:bCs w:val="0"/>
          <w:color w:val="000000"/>
          <w:sz w:val="28"/>
          <w:szCs w:val="28"/>
        </w:rPr>
        <w:br/>
        <w:t>kṛṣṇa-pade bhakti se sabāra mūla tattva</w:t>
      </w:r>
    </w:p>
    <w:p w14:paraId="7A514F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said, “The true meaning of this verse is that devotional service to the lotus feet of Kṛṣṇa is the original truth.</w:t>
      </w:r>
    </w:p>
    <w:p w14:paraId="1C5D8C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actual purport of the </w:t>
      </w:r>
      <w:r w:rsidRPr="004A2847">
        <w:rPr>
          <w:rStyle w:val="BookTitle"/>
          <w:rFonts w:asciiTheme="minorHAnsi" w:hAnsiTheme="minorHAnsi" w:cstheme="minorHAnsi"/>
          <w:b w:val="0"/>
          <w:bCs w:val="0"/>
          <w:i/>
          <w:iCs/>
          <w:color w:val="000000"/>
          <w:sz w:val="28"/>
          <w:szCs w:val="28"/>
        </w:rPr>
        <w:t xml:space="preserve">ātmārāma </w:t>
      </w:r>
      <w:r w:rsidRPr="004A2847">
        <w:rPr>
          <w:rStyle w:val="BookTitle"/>
          <w:rFonts w:asciiTheme="minorHAnsi" w:hAnsiTheme="minorHAnsi" w:cstheme="minorHAnsi"/>
          <w:b w:val="0"/>
          <w:bCs w:val="0"/>
          <w:color w:val="000000"/>
          <w:sz w:val="28"/>
          <w:szCs w:val="28"/>
        </w:rPr>
        <w:t>verse is that Kṛṣṇa, the object of worship, is the original truth of all. Those persons who are completely liberated from all forms of material bondage are qualified to achieve devotional service to Kṛṣṇa. The qualities of Kṛṣṇa are very powerful. Those people who desire material enjoyment not related to Kṛṣṇa are conditioned souls averse to the worship of Kṛṣṇa.</w:t>
      </w:r>
    </w:p>
    <w:p w14:paraId="4BE0367D" w14:textId="27F888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3.090-091</w:t>
      </w:r>
    </w:p>
    <w:p w14:paraId="739748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90-91</w:t>
      </w:r>
    </w:p>
    <w:p w14:paraId="0DD4AA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 paripūrṇa haya ye ye jana</w:t>
      </w:r>
      <w:r w:rsidRPr="004A2847">
        <w:rPr>
          <w:rStyle w:val="BookTitle"/>
          <w:rFonts w:asciiTheme="minorHAnsi" w:hAnsiTheme="minorHAnsi" w:cstheme="minorHAnsi"/>
          <w:b w:val="0"/>
          <w:bCs w:val="0"/>
          <w:color w:val="000000"/>
          <w:sz w:val="28"/>
          <w:szCs w:val="28"/>
        </w:rPr>
        <w:br/>
        <w:t>antare bāhire yāra nāhika bandhana</w:t>
      </w:r>
    </w:p>
    <w:p w14:paraId="329F94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evam-vidha mukta saba kare kṛṣṇa-bhakti</w:t>
      </w:r>
      <w:r w:rsidRPr="004A2847">
        <w:rPr>
          <w:rStyle w:val="BookTitle"/>
          <w:rFonts w:asciiTheme="minorHAnsi" w:hAnsiTheme="minorHAnsi" w:cstheme="minorHAnsi"/>
          <w:b w:val="0"/>
          <w:bCs w:val="0"/>
          <w:color w:val="000000"/>
          <w:sz w:val="28"/>
          <w:szCs w:val="28"/>
        </w:rPr>
        <w:br/>
        <w:t>hena kṛṣṇa-guṇera svabhāva mahā-śakti</w:t>
      </w:r>
    </w:p>
    <w:p w14:paraId="2F14A6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are internally and externally always completely liberated from material bondage render devotional service to Kṛṣṇa. Such is the powerful influence of Kṛṣṇa's qualities.</w:t>
      </w:r>
    </w:p>
    <w:p w14:paraId="463D717A" w14:textId="50008F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3.092</w:t>
      </w:r>
    </w:p>
    <w:p w14:paraId="3E373F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6888CD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kṛṣṇa-guṇa-nāma mukta sabe gāya</w:t>
      </w:r>
      <w:r w:rsidRPr="004A2847">
        <w:rPr>
          <w:rStyle w:val="BookTitle"/>
          <w:rFonts w:asciiTheme="minorHAnsi" w:hAnsiTheme="minorHAnsi" w:cstheme="minorHAnsi"/>
          <w:b w:val="0"/>
          <w:bCs w:val="0"/>
          <w:color w:val="000000"/>
          <w:sz w:val="28"/>
          <w:szCs w:val="28"/>
        </w:rPr>
        <w:br/>
        <w:t>ithe anādara yāra, sei nāśa yāya”</w:t>
      </w:r>
    </w:p>
    <w:p w14:paraId="63409B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“Liberated souls sing the glories of Kṛṣṇa's qualities and names, while those who disrespect them are vanquished.”</w:t>
      </w:r>
    </w:p>
    <w:p w14:paraId="40942B67" w14:textId="72DA6F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3.093</w:t>
      </w:r>
    </w:p>
    <w:p w14:paraId="0F51DD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52A170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nānā mata pakṣa tolāiyā</w:t>
      </w:r>
      <w:r w:rsidRPr="004A2847">
        <w:rPr>
          <w:rStyle w:val="BookTitle"/>
          <w:rFonts w:asciiTheme="minorHAnsi" w:hAnsiTheme="minorHAnsi" w:cstheme="minorHAnsi"/>
          <w:b w:val="0"/>
          <w:bCs w:val="0"/>
          <w:color w:val="000000"/>
          <w:sz w:val="28"/>
          <w:szCs w:val="28"/>
        </w:rPr>
        <w:br/>
        <w:t xml:space="preserve">  vyākhyā kare sārvabhauma āviṣṭa haiyā</w:t>
      </w:r>
    </w:p>
    <w:p w14:paraId="166BD4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Sārvabhauma put forth various arguments as he explained the verse with full concentration.</w:t>
      </w:r>
    </w:p>
    <w:p w14:paraId="41CE4715" w14:textId="256833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3.094</w:t>
      </w:r>
    </w:p>
    <w:p w14:paraId="2189CF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3EE406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trayodaśa-prakāra ślokārtha vākhāniyāra</w:t>
      </w:r>
      <w:r w:rsidRPr="004A2847">
        <w:rPr>
          <w:rStyle w:val="BookTitle"/>
          <w:rFonts w:asciiTheme="minorHAnsi" w:hAnsiTheme="minorHAnsi" w:cstheme="minorHAnsi"/>
          <w:b w:val="0"/>
          <w:bCs w:val="0"/>
          <w:color w:val="000000"/>
          <w:sz w:val="28"/>
          <w:szCs w:val="28"/>
        </w:rPr>
        <w:br/>
        <w:t>hilena “āra śakti nāhika” baliyā</w:t>
      </w:r>
    </w:p>
    <w:p w14:paraId="4CE7FF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explaining the verse in thirteen different ways, he stopped and said, “I am unable to speak further.”</w:t>
      </w:r>
    </w:p>
    <w:p w14:paraId="7B544D1F" w14:textId="17C812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3.095</w:t>
      </w:r>
    </w:p>
    <w:p w14:paraId="6C1F91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122383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īṣat hāsiyā gauracandra prabhu kaya</w:t>
      </w:r>
      <w:r w:rsidRPr="004A2847">
        <w:rPr>
          <w:rStyle w:val="BookTitle"/>
          <w:rFonts w:asciiTheme="minorHAnsi" w:hAnsiTheme="minorHAnsi" w:cstheme="minorHAnsi"/>
          <w:b w:val="0"/>
          <w:bCs w:val="0"/>
          <w:color w:val="000000"/>
          <w:sz w:val="28"/>
          <w:szCs w:val="28"/>
        </w:rPr>
        <w:br/>
        <w:t>“yata vākhānilā tumi, saba satya haya</w:t>
      </w:r>
    </w:p>
    <w:p w14:paraId="776618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Lord Gauracandra smiled and said, “Whatever you explained is certainly true.</w:t>
      </w:r>
    </w:p>
    <w:p w14:paraId="22B69920" w14:textId="40716C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3.096</w:t>
      </w:r>
    </w:p>
    <w:p w14:paraId="521D1C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41E66C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śuna āmi kichu kariye vyākhyāna</w:t>
      </w:r>
      <w:r w:rsidRPr="004A2847">
        <w:rPr>
          <w:rStyle w:val="BookTitle"/>
          <w:rFonts w:asciiTheme="minorHAnsi" w:hAnsiTheme="minorHAnsi" w:cstheme="minorHAnsi"/>
          <w:b w:val="0"/>
          <w:bCs w:val="0"/>
          <w:color w:val="000000"/>
          <w:sz w:val="28"/>
          <w:szCs w:val="28"/>
        </w:rPr>
        <w:br/>
        <w:t>bujha dekhi vicāriyāhaya ki pramāṇa”</w:t>
      </w:r>
    </w:p>
    <w:p w14:paraId="3FCE82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hear My explanations and decide whether they are authorized.”</w:t>
      </w:r>
    </w:p>
    <w:p w14:paraId="707547A0" w14:textId="7DD16A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3.097</w:t>
      </w:r>
    </w:p>
    <w:p w14:paraId="5E49C4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4F0CFA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takhane vismita sārvabhauma mahāśaya</w:t>
      </w:r>
      <w:r w:rsidRPr="004A2847">
        <w:rPr>
          <w:rStyle w:val="BookTitle"/>
          <w:rFonts w:asciiTheme="minorHAnsi" w:hAnsiTheme="minorHAnsi" w:cstheme="minorHAnsi"/>
          <w:b w:val="0"/>
          <w:bCs w:val="0"/>
          <w:color w:val="000000"/>
          <w:sz w:val="28"/>
          <w:szCs w:val="28"/>
        </w:rPr>
        <w:br/>
        <w:t>“āro artha narera śaktite kabhu naya!”</w:t>
      </w:r>
    </w:p>
    <w:p w14:paraId="3FEB10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Mahāśaya became struck with wonder as he thought, “Further explanations are beyond the ability of a human being!”</w:t>
      </w:r>
    </w:p>
    <w:p w14:paraId="37E79E83" w14:textId="19E055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3.098</w:t>
      </w:r>
    </w:p>
    <w:p w14:paraId="4BB8C9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0B1813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artha prabhu āpane vākhāne</w:t>
      </w:r>
      <w:r w:rsidRPr="004A2847">
        <w:rPr>
          <w:rStyle w:val="BookTitle"/>
          <w:rFonts w:asciiTheme="minorHAnsi" w:hAnsiTheme="minorHAnsi" w:cstheme="minorHAnsi"/>
          <w:b w:val="0"/>
          <w:bCs w:val="0"/>
          <w:color w:val="000000"/>
          <w:sz w:val="28"/>
          <w:szCs w:val="28"/>
        </w:rPr>
        <w:br/>
        <w:t>yāhā keha kona kalpe uddeśa nā jāne</w:t>
      </w:r>
    </w:p>
    <w:p w14:paraId="35BFCF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explained the meaning in His own ways, which no one at any time could conceive.</w:t>
      </w:r>
    </w:p>
    <w:p w14:paraId="1A79A2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Gaurasundara is directly Kṛṣṇacandra, therefore only He knows the actual purport of this verse spoken by Kṛṣṇa. Gaurasundara began to personally explain this verse in </w:t>
      </w:r>
      <w:proofErr w:type="gramStart"/>
      <w:r w:rsidRPr="004A2847">
        <w:rPr>
          <w:rStyle w:val="BookTitle"/>
          <w:rFonts w:asciiTheme="minorHAnsi" w:hAnsiTheme="minorHAnsi" w:cstheme="minorHAnsi"/>
          <w:b w:val="0"/>
          <w:bCs w:val="0"/>
          <w:color w:val="000000"/>
          <w:sz w:val="28"/>
          <w:szCs w:val="28"/>
        </w:rPr>
        <w:t>many different ways</w:t>
      </w:r>
      <w:proofErr w:type="gramEnd"/>
      <w:r w:rsidRPr="004A2847">
        <w:rPr>
          <w:rStyle w:val="BookTitle"/>
          <w:rFonts w:asciiTheme="minorHAnsi" w:hAnsiTheme="minorHAnsi" w:cstheme="minorHAnsi"/>
          <w:b w:val="0"/>
          <w:bCs w:val="0"/>
          <w:color w:val="000000"/>
          <w:sz w:val="28"/>
          <w:szCs w:val="28"/>
        </w:rPr>
        <w:t xml:space="preserve"> without touching the thirteen explanations given by Sārvabhauma. No living entity other than Kṛṣṇa could ever conceive of such explanations.</w:t>
      </w:r>
    </w:p>
    <w:p w14:paraId="474B3CCB" w14:textId="2F5A0E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3.099</w:t>
      </w:r>
    </w:p>
    <w:p w14:paraId="2C6810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2F54FA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vyākhyāśuni' sārvabhauma parama vismita</w:t>
      </w:r>
      <w:r w:rsidRPr="004A2847">
        <w:rPr>
          <w:rStyle w:val="BookTitle"/>
          <w:rFonts w:asciiTheme="minorHAnsi" w:hAnsiTheme="minorHAnsi" w:cstheme="minorHAnsi"/>
          <w:b w:val="0"/>
          <w:bCs w:val="0"/>
          <w:color w:val="000000"/>
          <w:sz w:val="28"/>
          <w:szCs w:val="28"/>
        </w:rPr>
        <w:br/>
        <w:t>mane bhāve “ei kibāīśvara vidita”</w:t>
      </w:r>
    </w:p>
    <w:p w14:paraId="6A2322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Sārvabhauma was astonished to hear the Lord's explanations and thought, “Is </w:t>
      </w:r>
      <w:r w:rsidRPr="004A2847">
        <w:rPr>
          <w:rStyle w:val="BookTitle"/>
          <w:rFonts w:asciiTheme="minorHAnsi" w:hAnsiTheme="minorHAnsi" w:cstheme="minorHAnsi"/>
          <w:b/>
          <w:bCs/>
          <w:color w:val="800000"/>
          <w:sz w:val="28"/>
          <w:szCs w:val="28"/>
        </w:rPr>
        <w:lastRenderedPageBreak/>
        <w:t>He the Supreme Lord?”</w:t>
      </w:r>
    </w:p>
    <w:p w14:paraId="61010118" w14:textId="615780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3.100-105</w:t>
      </w:r>
    </w:p>
    <w:p w14:paraId="7E93EB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100-105</w:t>
      </w:r>
    </w:p>
    <w:p w14:paraId="0BC742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śloka vyākhyā kare prabhu kariyā huṅkāra</w:t>
      </w:r>
      <w:r w:rsidRPr="004A2847">
        <w:rPr>
          <w:rStyle w:val="BookTitle"/>
          <w:rFonts w:asciiTheme="minorHAnsi" w:hAnsiTheme="minorHAnsi" w:cstheme="minorHAnsi"/>
          <w:b w:val="0"/>
          <w:bCs w:val="0"/>
          <w:color w:val="000000"/>
          <w:sz w:val="28"/>
          <w:szCs w:val="28"/>
        </w:rPr>
        <w:br/>
        <w:t>ātma-bhāve hailāṣaḍ-bhuja-avatāra</w:t>
      </w:r>
    </w:p>
    <w:p w14:paraId="763B9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“sārvabhauma, ki tora vicāra</w:t>
      </w:r>
      <w:r w:rsidRPr="004A2847">
        <w:rPr>
          <w:rStyle w:val="BookTitle"/>
          <w:rFonts w:asciiTheme="minorHAnsi" w:hAnsiTheme="minorHAnsi" w:cstheme="minorHAnsi"/>
          <w:b w:val="0"/>
          <w:bCs w:val="0"/>
          <w:color w:val="000000"/>
          <w:sz w:val="28"/>
          <w:szCs w:val="28"/>
        </w:rPr>
        <w:br/>
        <w:t>sannyāse āmāra nāhi haya adhikāra?</w:t>
      </w:r>
    </w:p>
    <w:p w14:paraId="68308D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 ki āmi hena tora citte laya?</w:t>
      </w:r>
      <w:r w:rsidRPr="004A2847">
        <w:rPr>
          <w:rStyle w:val="BookTitle"/>
          <w:rFonts w:asciiTheme="minorHAnsi" w:hAnsiTheme="minorHAnsi" w:cstheme="minorHAnsi"/>
          <w:b w:val="0"/>
          <w:bCs w:val="0"/>
          <w:color w:val="000000"/>
          <w:sz w:val="28"/>
          <w:szCs w:val="28"/>
        </w:rPr>
        <w:br/>
        <w:t>tora lāgi' ethā āmi hailuṅ udaya</w:t>
      </w:r>
    </w:p>
    <w:p w14:paraId="29AC72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bahu janma mora preme tyajili jīvana</w:t>
      </w:r>
      <w:r w:rsidRPr="004A2847">
        <w:rPr>
          <w:rStyle w:val="BookTitle"/>
          <w:rFonts w:asciiTheme="minorHAnsi" w:hAnsiTheme="minorHAnsi" w:cstheme="minorHAnsi"/>
          <w:b w:val="0"/>
          <w:bCs w:val="0"/>
          <w:color w:val="000000"/>
          <w:sz w:val="28"/>
          <w:szCs w:val="28"/>
        </w:rPr>
        <w:br/>
        <w:t>ataeva tore āmi diluṅ daraśana</w:t>
      </w:r>
    </w:p>
    <w:p w14:paraId="57A2C5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saṅkīrtana ārambhe mohāra avatāra</w:t>
      </w:r>
      <w:r w:rsidRPr="004A2847">
        <w:rPr>
          <w:rStyle w:val="BookTitle"/>
          <w:rFonts w:asciiTheme="minorHAnsi" w:hAnsiTheme="minorHAnsi" w:cstheme="minorHAnsi"/>
          <w:b w:val="0"/>
          <w:bCs w:val="0"/>
          <w:color w:val="000000"/>
          <w:sz w:val="28"/>
          <w:szCs w:val="28"/>
        </w:rPr>
        <w:br/>
        <w:t>ananta-brahmāṇḍe muñi vahi nāhi āra</w:t>
      </w:r>
    </w:p>
    <w:p w14:paraId="1A7A39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janma janma tumi mora śuddha-prema-dāsa</w:t>
      </w:r>
      <w:r w:rsidRPr="004A2847">
        <w:rPr>
          <w:rStyle w:val="BookTitle"/>
          <w:rFonts w:asciiTheme="minorHAnsi" w:hAnsiTheme="minorHAnsi" w:cstheme="minorHAnsi"/>
          <w:b w:val="0"/>
          <w:bCs w:val="0"/>
          <w:color w:val="000000"/>
          <w:sz w:val="28"/>
          <w:szCs w:val="28"/>
        </w:rPr>
        <w:br/>
        <w:t>ataeva tore muñi hailuṅ prakāśa</w:t>
      </w:r>
    </w:p>
    <w:p w14:paraId="5E0876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explaining the verse, the Lord roared loudly and manifested His six-armed form. The Lord said, “O Sārvabhauma, what do you think? Am I not qualified to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Do you think that I am a mere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 came here for your sake. You have spent many lifetimes trying to attain love for Me.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 am revealing Myself to you. I have incarnated to inaugurate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 Throughout the innumerable universes I alone am qualified. You are My purely devoted servant birth after </w:t>
      </w:r>
      <w:proofErr w:type="gramStart"/>
      <w:r w:rsidRPr="004A2847">
        <w:rPr>
          <w:rStyle w:val="BookTitle"/>
          <w:rFonts w:asciiTheme="minorHAnsi" w:hAnsiTheme="minorHAnsi" w:cstheme="minorHAnsi"/>
          <w:b/>
          <w:bCs/>
          <w:color w:val="800000"/>
          <w:sz w:val="28"/>
          <w:szCs w:val="28"/>
        </w:rPr>
        <w:t>birth,</w:t>
      </w:r>
      <w:proofErr w:type="gramEnd"/>
      <w:r w:rsidRPr="004A2847">
        <w:rPr>
          <w:rStyle w:val="BookTitle"/>
          <w:rFonts w:asciiTheme="minorHAnsi" w:hAnsiTheme="minorHAnsi" w:cstheme="minorHAnsi"/>
          <w:b/>
          <w:bCs/>
          <w:color w:val="800000"/>
          <w:sz w:val="28"/>
          <w:szCs w:val="28"/>
        </w:rPr>
        <w:t xml:space="preserve"> therefore I have revealed Myself to you.</w:t>
      </w:r>
    </w:p>
    <w:p w14:paraId="05B4A86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mohāra </w:t>
      </w:r>
      <w:r w:rsidRPr="004A2847">
        <w:rPr>
          <w:rStyle w:val="BookTitle"/>
          <w:rFonts w:asciiTheme="minorHAnsi" w:hAnsiTheme="minorHAnsi" w:cstheme="minorHAnsi"/>
          <w:b w:val="0"/>
          <w:bCs w:val="0"/>
          <w:color w:val="000000"/>
          <w:sz w:val="28"/>
          <w:szCs w:val="28"/>
        </w:rPr>
        <w:t>means “My.”</w:t>
      </w:r>
    </w:p>
    <w:p w14:paraId="7EACC7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had said that since Gaurasundara was young, He was not qualified for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In protest of this statement, Śrī Gaurasundara displayed His six-armed form and said, “I alone am qualified. Since you performed severe austerities for many lifetimes in your eagerness to see Me, I have come to you in Nīlācala. Innumerable universes are within Me. You hankered for My affection birth after birth.”</w:t>
      </w:r>
    </w:p>
    <w:p w14:paraId="457E2FB4" w14:textId="40640F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3.106</w:t>
      </w:r>
    </w:p>
    <w:p w14:paraId="14F8E2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2B09FE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sādhu uddhārimu, duṣṭa vināśimu saba</w:t>
      </w:r>
      <w:r w:rsidRPr="004A2847">
        <w:rPr>
          <w:rStyle w:val="BookTitle"/>
          <w:rFonts w:asciiTheme="minorHAnsi" w:hAnsiTheme="minorHAnsi" w:cstheme="minorHAnsi"/>
          <w:b w:val="0"/>
          <w:bCs w:val="0"/>
          <w:color w:val="000000"/>
          <w:sz w:val="28"/>
          <w:szCs w:val="28"/>
        </w:rPr>
        <w:br/>
        <w:t>cintā kichu nāhi tora, paḍa mora stava”</w:t>
      </w:r>
    </w:p>
    <w:p w14:paraId="39658A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deliver the pious and annihilate the miscreants. Do not worry. Just offer prayers to Me.”</w:t>
      </w:r>
    </w:p>
    <w:p w14:paraId="076FE7CF" w14:textId="0781BF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3.107</w:t>
      </w:r>
    </w:p>
    <w:p w14:paraId="6B1C93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426450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apūrva ṣaḍ-bhuja-mūrti—koṭi sūrya-maya</w:t>
      </w:r>
      <w:r w:rsidRPr="004A2847">
        <w:rPr>
          <w:rStyle w:val="BookTitle"/>
          <w:rFonts w:asciiTheme="minorHAnsi" w:hAnsiTheme="minorHAnsi" w:cstheme="minorHAnsi"/>
          <w:b w:val="0"/>
          <w:bCs w:val="0"/>
          <w:color w:val="000000"/>
          <w:sz w:val="28"/>
          <w:szCs w:val="28"/>
        </w:rPr>
        <w:br/>
        <w:t>dekhi' mūrcchā gelā sārvabhauma mahāśaya</w:t>
      </w:r>
    </w:p>
    <w:p w14:paraId="1D77EB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six-armed form of the Lord was most wonderful and as effulgent as millions of suns. Sārvabhauma lost consciousness on seeing that form.</w:t>
      </w:r>
    </w:p>
    <w:p w14:paraId="1C98CB67" w14:textId="2ABA27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3.108</w:t>
      </w:r>
    </w:p>
    <w:p w14:paraId="2CBFDE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57C5A5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viśāla karena prabhu huṅkāra garjana</w:t>
      </w:r>
      <w:r w:rsidRPr="004A2847">
        <w:rPr>
          <w:rStyle w:val="BookTitle"/>
          <w:rFonts w:asciiTheme="minorHAnsi" w:hAnsiTheme="minorHAnsi" w:cstheme="minorHAnsi"/>
          <w:b w:val="0"/>
          <w:bCs w:val="0"/>
          <w:color w:val="000000"/>
          <w:sz w:val="28"/>
          <w:szCs w:val="28"/>
        </w:rPr>
        <w:br/>
        <w:t>ānande ṣaḍ-bhuja gauracandra nārāyaṇa</w:t>
      </w:r>
    </w:p>
    <w:p w14:paraId="5476F3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six-armed Lord Gauracandra then roared loudly in ecstasy.</w:t>
      </w:r>
    </w:p>
    <w:p w14:paraId="727023BE" w14:textId="345A25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3.109</w:t>
      </w:r>
    </w:p>
    <w:p w14:paraId="53182A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612A3C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 sukhī prabhu sārvabhaumere antare</w:t>
      </w:r>
      <w:r w:rsidRPr="004A2847">
        <w:rPr>
          <w:rStyle w:val="BookTitle"/>
          <w:rFonts w:asciiTheme="minorHAnsi" w:hAnsiTheme="minorHAnsi" w:cstheme="minorHAnsi"/>
          <w:b w:val="0"/>
          <w:bCs w:val="0"/>
          <w:color w:val="000000"/>
          <w:sz w:val="28"/>
          <w:szCs w:val="28"/>
        </w:rPr>
        <w:br/>
        <w:t>`uṭha' bali' śrī-hasta dilena tāna śire</w:t>
      </w:r>
    </w:p>
    <w:p w14:paraId="2C5B80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greatly pleased with Sārvabhauma. He placed His lotus hand on Sārvabhauma's head and said, “Get up.”</w:t>
      </w:r>
    </w:p>
    <w:p w14:paraId="4D58B7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some editions the following verses are added after this verse.</w:t>
      </w:r>
    </w:p>
    <w:p w14:paraId="5F8912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saṅkha-cakra-gadā-padma-śrī-hala-mūṣala</w:t>
      </w:r>
      <w:r w:rsidRPr="004A2847">
        <w:rPr>
          <w:rStyle w:val="BookTitle"/>
          <w:rFonts w:asciiTheme="minorHAnsi" w:hAnsiTheme="minorHAnsi" w:cstheme="minorHAnsi"/>
          <w:b w:val="0"/>
          <w:bCs w:val="0"/>
          <w:color w:val="000000"/>
          <w:sz w:val="28"/>
          <w:szCs w:val="28"/>
        </w:rPr>
        <w:br/>
        <w:t>ratna-maṇi-paripūrṇa śrī-aṅga ujjvala</w:t>
      </w:r>
    </w:p>
    <w:p w14:paraId="28A8B2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śrīvatsa-kaustubha-hāra vakṣe śobhā kare</w:t>
      </w:r>
      <w:r w:rsidRPr="004A2847">
        <w:rPr>
          <w:rStyle w:val="BookTitle"/>
          <w:rFonts w:asciiTheme="minorHAnsi" w:hAnsiTheme="minorHAnsi" w:cstheme="minorHAnsi"/>
          <w:b w:val="0"/>
          <w:bCs w:val="0"/>
          <w:color w:val="000000"/>
          <w:sz w:val="28"/>
          <w:szCs w:val="28"/>
        </w:rPr>
        <w:br/>
        <w:t>vāma-kakṣe śiṅgā-vetra muralī jaṭhare</w:t>
      </w:r>
    </w:p>
    <w:p w14:paraId="6AE795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Lord held the conchshell,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club, lotus, mallet, and plow in His six arms. His effulgent body was decorated with jewels and precious stones. His chest was decorated with the Kaustubha jewel and the mark of Śrīvatsa. A stick and horn adorned the left of His waist, and a flute was tucked in front.”</w:t>
      </w:r>
    </w:p>
    <w:p w14:paraId="515ACC02" w14:textId="27B4BD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3.110</w:t>
      </w:r>
    </w:p>
    <w:p w14:paraId="235148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064FB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śrī-hasta-paraśe vipra pāila cetana</w:t>
      </w:r>
      <w:r w:rsidRPr="004A2847">
        <w:rPr>
          <w:rStyle w:val="BookTitle"/>
          <w:rFonts w:asciiTheme="minorHAnsi" w:hAnsiTheme="minorHAnsi" w:cstheme="minorHAnsi"/>
          <w:b w:val="0"/>
          <w:bCs w:val="0"/>
          <w:color w:val="000000"/>
          <w:sz w:val="28"/>
          <w:szCs w:val="28"/>
        </w:rPr>
        <w:br/>
        <w:t>tathāpi ānande jaḍa nā sphure vacana</w:t>
      </w:r>
    </w:p>
    <w:p w14:paraId="3D109C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touch of the Lord's lotus hand,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regained consciousness, yet he remained speechless and stunned in ecstasy.</w:t>
      </w:r>
    </w:p>
    <w:p w14:paraId="41522177" w14:textId="1FD325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3.111</w:t>
      </w:r>
    </w:p>
    <w:p w14:paraId="06DAB7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0FBCEC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karuṇā-samudra prabhu śrī-gaurasundara</w:t>
      </w:r>
      <w:r w:rsidRPr="004A2847">
        <w:rPr>
          <w:rStyle w:val="BookTitle"/>
          <w:rFonts w:asciiTheme="minorHAnsi" w:hAnsiTheme="minorHAnsi" w:cstheme="minorHAnsi"/>
          <w:b w:val="0"/>
          <w:bCs w:val="0"/>
          <w:color w:val="000000"/>
          <w:sz w:val="28"/>
          <w:szCs w:val="28"/>
        </w:rPr>
        <w:br/>
        <w:t>pāda-padma dilā tāṅra hṛdaya-upara</w:t>
      </w:r>
    </w:p>
    <w:p w14:paraId="5DCBD0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Śrī Gaurasundara, the ocean of mercy, then placed His feet on Sārvabhauma's chest.</w:t>
      </w:r>
    </w:p>
    <w:p w14:paraId="6F0646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 seeing the most effulgent six-armed form of the Supreme Lord, Sārvabhauma lost consciousness. Śrī Gaurahari, who had assumed the six-armed form, then placed His lotus feet on Sārvabhauma's chest.</w:t>
      </w:r>
    </w:p>
    <w:p w14:paraId="5ED5E77B" w14:textId="020047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3.112</w:t>
      </w:r>
    </w:p>
    <w:p w14:paraId="4F1E33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54AB6D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pāi' śrī-caraṇa sārvabhauma mahāśaya</w:t>
      </w:r>
      <w:r w:rsidRPr="004A2847">
        <w:rPr>
          <w:rStyle w:val="BookTitle"/>
          <w:rFonts w:asciiTheme="minorHAnsi" w:hAnsiTheme="minorHAnsi" w:cstheme="minorHAnsi"/>
          <w:b w:val="0"/>
          <w:bCs w:val="0"/>
          <w:color w:val="000000"/>
          <w:sz w:val="28"/>
          <w:szCs w:val="28"/>
        </w:rPr>
        <w:br/>
        <w:t>hailā kevala parānanda-prema-maya</w:t>
      </w:r>
    </w:p>
    <w:p w14:paraId="4F8EEF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Having received the touch of the Lord's lotus feet, Sārvabhauma Mahāśaya became </w:t>
      </w:r>
      <w:proofErr w:type="gramStart"/>
      <w:r w:rsidRPr="004A2847">
        <w:rPr>
          <w:rStyle w:val="BookTitle"/>
          <w:rFonts w:asciiTheme="minorHAnsi" w:hAnsiTheme="minorHAnsi" w:cstheme="minorHAnsi"/>
          <w:b/>
          <w:bCs/>
          <w:color w:val="800000"/>
          <w:sz w:val="28"/>
          <w:szCs w:val="28"/>
        </w:rPr>
        <w:t>completely filled</w:t>
      </w:r>
      <w:proofErr w:type="gramEnd"/>
      <w:r w:rsidRPr="004A2847">
        <w:rPr>
          <w:rStyle w:val="BookTitle"/>
          <w:rFonts w:asciiTheme="minorHAnsi" w:hAnsiTheme="minorHAnsi" w:cstheme="minorHAnsi"/>
          <w:b/>
          <w:bCs/>
          <w:color w:val="800000"/>
          <w:sz w:val="28"/>
          <w:szCs w:val="28"/>
        </w:rPr>
        <w:t xml:space="preserve"> with transcendental ecstasy.</w:t>
      </w:r>
    </w:p>
    <w:p w14:paraId="3976ED38" w14:textId="0A88DE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3.113</w:t>
      </w:r>
    </w:p>
    <w:p w14:paraId="227749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553C10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dṛḍha kari' pāda-padma dhari' premānande</w:t>
      </w:r>
      <w:r w:rsidRPr="004A2847">
        <w:rPr>
          <w:rStyle w:val="BookTitle"/>
          <w:rFonts w:asciiTheme="minorHAnsi" w:hAnsiTheme="minorHAnsi" w:cstheme="minorHAnsi"/>
          <w:b w:val="0"/>
          <w:bCs w:val="0"/>
          <w:color w:val="000000"/>
          <w:sz w:val="28"/>
          <w:szCs w:val="28"/>
        </w:rPr>
        <w:br/>
        <w:t>“āji se pāinu citta-cora” bali' kānde</w:t>
      </w:r>
    </w:p>
    <w:p w14:paraId="7C40F0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tightly grabbed the Lord's lotus feet and cried in ecstasy while saying, “Today I have captured the thief who stole my heart.”</w:t>
      </w:r>
    </w:p>
    <w:p w14:paraId="6250C165" w14:textId="48A5B3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3.114</w:t>
      </w:r>
    </w:p>
    <w:p w14:paraId="4F183B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6FB70D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ārta-nāde sārvabhauma karena rodana</w:t>
      </w:r>
      <w:r w:rsidRPr="004A2847">
        <w:rPr>
          <w:rStyle w:val="BookTitle"/>
          <w:rFonts w:asciiTheme="minorHAnsi" w:hAnsiTheme="minorHAnsi" w:cstheme="minorHAnsi"/>
          <w:b w:val="0"/>
          <w:bCs w:val="0"/>
          <w:color w:val="000000"/>
          <w:sz w:val="28"/>
          <w:szCs w:val="28"/>
        </w:rPr>
        <w:br/>
        <w:t>dhariyā apūrva pāda-padma ramā-dhana</w:t>
      </w:r>
    </w:p>
    <w:p w14:paraId="5C7E9E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cried pathetically as he held those wonderful lotus feet, which are the wealth of Ramā, the goddess of fortune.</w:t>
      </w:r>
    </w:p>
    <w:p w14:paraId="009ED7CC" w14:textId="1924BF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3.115</w:t>
      </w:r>
    </w:p>
    <w:p w14:paraId="68C95E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10490F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prabhu</w:t>
      </w:r>
      <w:proofErr w:type="gramEnd"/>
      <w:r w:rsidRPr="004A2847">
        <w:rPr>
          <w:rStyle w:val="BookTitle"/>
          <w:rFonts w:asciiTheme="minorHAnsi" w:hAnsiTheme="minorHAnsi" w:cstheme="minorHAnsi"/>
          <w:b w:val="0"/>
          <w:bCs w:val="0"/>
          <w:color w:val="000000"/>
          <w:sz w:val="28"/>
          <w:szCs w:val="28"/>
        </w:rPr>
        <w:t xml:space="preserve"> mora śrī-kṛṣṇa-caitanya prāṇa-nātha</w:t>
      </w:r>
      <w:r w:rsidRPr="004A2847">
        <w:rPr>
          <w:rStyle w:val="BookTitle"/>
          <w:rFonts w:asciiTheme="minorHAnsi" w:hAnsiTheme="minorHAnsi" w:cstheme="minorHAnsi"/>
          <w:b w:val="0"/>
          <w:bCs w:val="0"/>
          <w:color w:val="000000"/>
          <w:sz w:val="28"/>
          <w:szCs w:val="28"/>
        </w:rPr>
        <w:br/>
        <w:t>muñi adhamere prabhu, kara dṛṣṭi-pāta</w:t>
      </w:r>
    </w:p>
    <w:p w14:paraId="5DD6A8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Śrī Kṛṣṇa Caitanya, my life and soul, please glance mercifully on this fallen soul!</w:t>
      </w:r>
    </w:p>
    <w:p w14:paraId="0F0FE615" w14:textId="0C25F2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3.116</w:t>
      </w:r>
    </w:p>
    <w:p w14:paraId="6FFA72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761874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tomāre se muñi pāpīśikhāimu dharma</w:t>
      </w:r>
      <w:r w:rsidRPr="004A2847">
        <w:rPr>
          <w:rStyle w:val="BookTitle"/>
          <w:rFonts w:asciiTheme="minorHAnsi" w:hAnsiTheme="minorHAnsi" w:cstheme="minorHAnsi"/>
          <w:b w:val="0"/>
          <w:bCs w:val="0"/>
          <w:color w:val="000000"/>
          <w:sz w:val="28"/>
          <w:szCs w:val="28"/>
        </w:rPr>
        <w:br/>
        <w:t>nā jāniyā tomāra acintya śuddha marma</w:t>
      </w:r>
    </w:p>
    <w:p w14:paraId="2328CA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so sinful that I dared to teach You religious principles. I did not understand Your pure, inconceivable glories.</w:t>
      </w:r>
    </w:p>
    <w:p w14:paraId="6EF8D73D" w14:textId="2F99D3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3.117-118</w:t>
      </w:r>
    </w:p>
    <w:p w14:paraId="5B6624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117-118</w:t>
      </w:r>
    </w:p>
    <w:p w14:paraId="78A2F2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ke vā āche prabhu, tomāra māyāya</w:t>
      </w:r>
      <w:r w:rsidRPr="004A2847">
        <w:rPr>
          <w:rStyle w:val="BookTitle"/>
          <w:rFonts w:asciiTheme="minorHAnsi" w:hAnsiTheme="minorHAnsi" w:cstheme="minorHAnsi"/>
          <w:b w:val="0"/>
          <w:bCs w:val="0"/>
          <w:color w:val="000000"/>
          <w:sz w:val="28"/>
          <w:szCs w:val="28"/>
        </w:rPr>
        <w:br/>
        <w:t>mahā-yogeśvara-ādi moha nāhi pāya</w:t>
      </w:r>
    </w:p>
    <w:p w14:paraId="1E34B2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tumi ye āmāre mohibe kon śakti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ebe deha' tomāra caraṇe prema-bhakti</w:t>
      </w:r>
    </w:p>
    <w:p w14:paraId="66A65C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who does not become bewildered by Your illusory energy, which bewilders even the best of the great yogis? </w:t>
      </w:r>
      <w:proofErr w:type="gramStart"/>
      <w:r w:rsidRPr="004A2847">
        <w:rPr>
          <w:rStyle w:val="BookTitle"/>
          <w:rFonts w:asciiTheme="minorHAnsi" w:hAnsiTheme="minorHAnsi" w:cstheme="minorHAnsi"/>
          <w:b/>
          <w:bCs/>
          <w:color w:val="800000"/>
          <w:sz w:val="28"/>
          <w:szCs w:val="28"/>
        </w:rPr>
        <w:t>So</w:t>
      </w:r>
      <w:proofErr w:type="gramEnd"/>
      <w:r w:rsidRPr="004A2847">
        <w:rPr>
          <w:rStyle w:val="BookTitle"/>
          <w:rFonts w:asciiTheme="minorHAnsi" w:hAnsiTheme="minorHAnsi" w:cstheme="minorHAnsi"/>
          <w:b/>
          <w:bCs/>
          <w:color w:val="800000"/>
          <w:sz w:val="28"/>
          <w:szCs w:val="28"/>
        </w:rPr>
        <w:t xml:space="preserve"> it is not at all astonishing that You have bewildered me. Now please bestow on me loving devotional service at Your feet.</w:t>
      </w:r>
    </w:p>
    <w:p w14:paraId="1741DB8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Kena Upaniṣad</w:t>
      </w:r>
      <w:r w:rsidRPr="004A2847">
        <w:rPr>
          <w:rStyle w:val="BookTitle"/>
          <w:rFonts w:asciiTheme="minorHAnsi" w:hAnsiTheme="minorHAnsi" w:cstheme="minorHAnsi"/>
          <w:b w:val="0"/>
          <w:bCs w:val="0"/>
          <w:color w:val="000000"/>
          <w:sz w:val="28"/>
          <w:szCs w:val="28"/>
        </w:rPr>
        <w:t xml:space="preserve"> (1.5) it is stated:</w:t>
      </w:r>
    </w:p>
    <w:p w14:paraId="548F2A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yan manasā na manute   yenāhur mano matam</w:t>
      </w:r>
      <w:r w:rsidRPr="004A2847">
        <w:rPr>
          <w:rStyle w:val="BookTitle"/>
          <w:rFonts w:asciiTheme="minorHAnsi" w:hAnsiTheme="minorHAnsi" w:cstheme="minorHAnsi"/>
          <w:b w:val="0"/>
          <w:bCs w:val="0"/>
          <w:color w:val="000000"/>
          <w:sz w:val="28"/>
          <w:szCs w:val="28"/>
        </w:rPr>
        <w:br/>
        <w:t>tad eva brahma tvaṁ viddhi   nedaṁ yad idam upāsate</w:t>
      </w:r>
    </w:p>
    <w:p w14:paraId="1363F8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“That which the mind cannot know, through which the mind is considered known—know that to be the Supreme, not what this world reveres.”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 it is stated: </w:t>
      </w:r>
      <w:r w:rsidRPr="004A2847">
        <w:rPr>
          <w:rStyle w:val="BookTitle"/>
          <w:rFonts w:asciiTheme="minorHAnsi" w:hAnsiTheme="minorHAnsi" w:cstheme="minorHAnsi"/>
          <w:b w:val="0"/>
          <w:bCs w:val="0"/>
          <w:i/>
          <w:iCs/>
          <w:color w:val="000000"/>
          <w:sz w:val="28"/>
          <w:szCs w:val="28"/>
        </w:rPr>
        <w:t>muhyanti yat sūrayaḥ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By Him even the great sages and demigods are placed into illusion.”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(1.3.37, 6.3.14-15, 7.5.13, 10.14.21, 9.4.56, 11.7.17, and 11.29.40).</w:t>
      </w:r>
    </w:p>
    <w:p w14:paraId="7D2ED039" w14:textId="3C2FE2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3.119</w:t>
      </w:r>
    </w:p>
    <w:p w14:paraId="07F716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2D37D5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 prāṇa-nātha</w:t>
      </w:r>
      <w:r w:rsidRPr="004A2847">
        <w:rPr>
          <w:rStyle w:val="BookTitle"/>
          <w:rFonts w:asciiTheme="minorHAnsi" w:hAnsiTheme="minorHAnsi" w:cstheme="minorHAnsi"/>
          <w:b w:val="0"/>
          <w:bCs w:val="0"/>
          <w:color w:val="000000"/>
          <w:sz w:val="28"/>
          <w:szCs w:val="28"/>
        </w:rPr>
        <w:br/>
        <w:t>jaya jaya śacī puṇyavatī-garbha-jāta</w:t>
      </w:r>
    </w:p>
    <w:p w14:paraId="51FF86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the Lord of my life! All glories to You, who have taken birth from the womb of the pious Śacī!</w:t>
      </w:r>
    </w:p>
    <w:p w14:paraId="52D2032F" w14:textId="64E7F4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3.120</w:t>
      </w:r>
    </w:p>
    <w:p w14:paraId="5DD10F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3856CF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 sarva-prāṇa</w:t>
      </w:r>
      <w:r w:rsidRPr="004A2847">
        <w:rPr>
          <w:rStyle w:val="BookTitle"/>
          <w:rFonts w:asciiTheme="minorHAnsi" w:hAnsiTheme="minorHAnsi" w:cstheme="minorHAnsi"/>
          <w:b w:val="0"/>
          <w:bCs w:val="0"/>
          <w:color w:val="000000"/>
          <w:sz w:val="28"/>
          <w:szCs w:val="28"/>
        </w:rPr>
        <w:br/>
        <w:t>jaya jaya veda-vipra-sādhu-dharma-trāṇa</w:t>
      </w:r>
    </w:p>
    <w:p w14:paraId="755FB6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Śrī Kṛṣṇa Caitanya, the life and soul of all! All glories to the protector of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saintly persons, and religious principles!</w:t>
      </w:r>
    </w:p>
    <w:p w14:paraId="73EDFCE7" w14:textId="110ABF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3.121</w:t>
      </w:r>
    </w:p>
    <w:p w14:paraId="0C0C0F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45BF26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vaikuṇṭhādi lokera īśvara</w:t>
      </w:r>
      <w:r w:rsidRPr="004A2847">
        <w:rPr>
          <w:rStyle w:val="BookTitle"/>
          <w:rFonts w:asciiTheme="minorHAnsi" w:hAnsiTheme="minorHAnsi" w:cstheme="minorHAnsi"/>
          <w:b w:val="0"/>
          <w:bCs w:val="0"/>
          <w:color w:val="000000"/>
          <w:sz w:val="28"/>
          <w:szCs w:val="28"/>
        </w:rPr>
        <w:br/>
        <w:t>jaya jaya śuddha-sattva-rūpa nyāsi-vara”</w:t>
      </w:r>
    </w:p>
    <w:p w14:paraId="513FF4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“All glories to the Lord of the Vaikuṇṭha planets! All glories to the best of the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whose form consists of pure goodness.”</w:t>
      </w:r>
    </w:p>
    <w:p w14:paraId="1D9EC852" w14:textId="7FFA64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3.122</w:t>
      </w:r>
    </w:p>
    <w:p w14:paraId="6F77AA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5CD80A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subuddhi sārvabhauma mahāmati</w:t>
      </w:r>
      <w:r w:rsidRPr="004A2847">
        <w:rPr>
          <w:rStyle w:val="BookTitle"/>
          <w:rFonts w:asciiTheme="minorHAnsi" w:hAnsiTheme="minorHAnsi" w:cstheme="minorHAnsi"/>
          <w:b w:val="0"/>
          <w:bCs w:val="0"/>
          <w:color w:val="000000"/>
          <w:sz w:val="28"/>
          <w:szCs w:val="28"/>
        </w:rPr>
        <w:br/>
        <w:t>śloka paḍi' paḍi' punaḥ punaḥ kare stuti</w:t>
      </w:r>
    </w:p>
    <w:p w14:paraId="670BE1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supremely intelligent, broad-minded Sārvabhauma repeatedly offered obeisances and recited various verses.</w:t>
      </w:r>
    </w:p>
    <w:p w14:paraId="4DD9B432" w14:textId="5EF576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3.123</w:t>
      </w:r>
    </w:p>
    <w:p w14:paraId="33E2BC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1C5EC385" w14:textId="21EC617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kālān naṣṭaṁ bhakti-yogaṁ nijaṁ yaḥ</w:t>
      </w:r>
      <w:ins w:id="110" w:author="your servant" w:date="2020-04-17T20:02:00Z">
        <w:r w:rsidR="001F1815"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prāduṣkartuṁ kṛṣṇa-caitanya-nāmā</w:t>
      </w:r>
    </w:p>
    <w:p w14:paraId="7A7F8E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āvirbhūtas tasya pādāravinde</w:t>
      </w:r>
      <w:r w:rsidRPr="004A2847">
        <w:rPr>
          <w:rStyle w:val="BookTitle"/>
          <w:rFonts w:asciiTheme="minorHAnsi" w:hAnsiTheme="minorHAnsi" w:cstheme="minorHAnsi"/>
          <w:b w:val="0"/>
          <w:bCs w:val="0"/>
          <w:color w:val="000000"/>
          <w:sz w:val="28"/>
          <w:szCs w:val="28"/>
        </w:rPr>
        <w:br/>
        <w:t>gāḍhaṁ gāḍhaṁ līyatāṁ citta-bhṛṅgaḥ</w:t>
      </w:r>
    </w:p>
    <w:p w14:paraId="0A7FF0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my consciousness, which is like a honeybee, take shelter of the lotus feet of the Supreme Personality of Godhead, who has just now appeared as Śrī Kṛṣṇa Caitanya Mahāprabhu to teach the ancient system of devotional service to Himself. This system had almost been lost due to the influence of time.”</w:t>
      </w:r>
    </w:p>
    <w:p w14:paraId="69378FFD" w14:textId="2F7BF4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3.124-125</w:t>
      </w:r>
    </w:p>
    <w:p w14:paraId="139BC9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124-125</w:t>
      </w:r>
    </w:p>
    <w:p w14:paraId="5A9034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“kāla-vaśe bhakti lukāiyā dine dine</w:t>
      </w:r>
      <w:r w:rsidRPr="004A2847">
        <w:rPr>
          <w:rStyle w:val="BookTitle"/>
          <w:rFonts w:asciiTheme="minorHAnsi" w:hAnsiTheme="minorHAnsi" w:cstheme="minorHAnsi"/>
          <w:b w:val="0"/>
          <w:bCs w:val="0"/>
          <w:color w:val="000000"/>
          <w:sz w:val="28"/>
          <w:szCs w:val="28"/>
        </w:rPr>
        <w:br/>
        <w:t>punar-bāra nija bhakti-prakāśa-kāraṇe</w:t>
      </w:r>
    </w:p>
    <w:p w14:paraId="694C9C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śrī-kṛṣṇa-caitanya-nāma-prabhu avatāra</w:t>
      </w:r>
      <w:r w:rsidRPr="004A2847">
        <w:rPr>
          <w:rStyle w:val="BookTitle"/>
          <w:rFonts w:asciiTheme="minorHAnsi" w:hAnsiTheme="minorHAnsi" w:cstheme="minorHAnsi"/>
          <w:b w:val="0"/>
          <w:bCs w:val="0"/>
          <w:color w:val="000000"/>
          <w:sz w:val="28"/>
          <w:szCs w:val="28"/>
        </w:rPr>
        <w:br/>
        <w:t>tāṅra pāda-padme citta rahuka āmāra”</w:t>
      </w:r>
    </w:p>
    <w:p w14:paraId="3B1070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in the course of time devotional service became lost, the Lord incarnated as Śrī Kṛṣṇa Caitanya to again manifest His own devotional service. May my mind remain attached to His lotus feet.</w:t>
      </w:r>
    </w:p>
    <w:p w14:paraId="00AEEB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(11.14.3) the Supreme Lord has stated:</w:t>
      </w:r>
    </w:p>
    <w:p w14:paraId="517CBE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śrī-bhagavān uvāca</w:t>
      </w:r>
      <w:r w:rsidRPr="004A2847">
        <w:rPr>
          <w:rStyle w:val="BookTitle"/>
          <w:rFonts w:asciiTheme="minorHAnsi" w:hAnsiTheme="minorHAnsi" w:cstheme="minorHAnsi"/>
          <w:b w:val="0"/>
          <w:bCs w:val="0"/>
          <w:color w:val="000000"/>
          <w:sz w:val="28"/>
          <w:szCs w:val="28"/>
        </w:rPr>
        <w:br/>
        <w:t>kālena naṣṭā pralaye</w:t>
      </w:r>
      <w:r w:rsidRPr="004A2847">
        <w:rPr>
          <w:rStyle w:val="BookTitle"/>
          <w:rFonts w:asciiTheme="minorHAnsi" w:hAnsiTheme="minorHAnsi" w:cstheme="minorHAnsi"/>
          <w:b w:val="0"/>
          <w:bCs w:val="0"/>
          <w:color w:val="000000"/>
          <w:sz w:val="28"/>
          <w:szCs w:val="28"/>
        </w:rPr>
        <w:br/>
        <w:t>vāṇīyaṁ veda-saṁjñitā</w:t>
      </w:r>
      <w:r w:rsidRPr="004A2847">
        <w:rPr>
          <w:rStyle w:val="BookTitle"/>
          <w:rFonts w:asciiTheme="minorHAnsi" w:hAnsiTheme="minorHAnsi" w:cstheme="minorHAnsi"/>
          <w:b w:val="0"/>
          <w:bCs w:val="0"/>
          <w:color w:val="000000"/>
          <w:sz w:val="28"/>
          <w:szCs w:val="28"/>
        </w:rPr>
        <w:br/>
        <w:t>mayādau brahmaṇe proktā</w:t>
      </w:r>
      <w:r w:rsidRPr="004A2847">
        <w:rPr>
          <w:rStyle w:val="BookTitle"/>
          <w:rFonts w:asciiTheme="minorHAnsi" w:hAnsiTheme="minorHAnsi" w:cstheme="minorHAnsi"/>
          <w:b w:val="0"/>
          <w:bCs w:val="0"/>
          <w:color w:val="000000"/>
          <w:sz w:val="28"/>
          <w:szCs w:val="28"/>
        </w:rPr>
        <w:br/>
        <w:t>dharmo yasyāṁ mad-ātmakaḥ</w:t>
      </w:r>
    </w:p>
    <w:p w14:paraId="399C47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the influence of time, the transcendental sound of Vedic knowledge was lost at the time of annihilation. Therefore, when the subsequent creation took place, I spoke the Vedic knowledge to Brahmā because I Myself am the religious principles enunciated in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w:t>
      </w:r>
    </w:p>
    <w:p w14:paraId="3B7A02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this godless material world, devotional service remains manifested in proportion to one's good fortune. If out of misfortune one is attached to the path of argument, then his service propensity becomes mixed, or in some cases lost. To reveal that pure devotional service, Śrī Kṛṣṇa Caitanya incarnated in this world.</w:t>
      </w:r>
    </w:p>
    <w:p w14:paraId="52B7CEA4" w14:textId="434ED5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3.126</w:t>
      </w:r>
    </w:p>
    <w:p w14:paraId="707F55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5FEDB3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vairāgya-vidyā-nija-bhakti-yoga-</w:t>
      </w:r>
      <w:r w:rsidRPr="004A2847">
        <w:rPr>
          <w:rStyle w:val="BookTitle"/>
          <w:rFonts w:asciiTheme="minorHAnsi" w:hAnsiTheme="minorHAnsi" w:cstheme="minorHAnsi"/>
          <w:b w:val="0"/>
          <w:bCs w:val="0"/>
          <w:color w:val="000000"/>
          <w:sz w:val="28"/>
          <w:szCs w:val="28"/>
        </w:rPr>
        <w:br/>
        <w:t>śikṣārtham ekaḥ puruṣaḥ purāṇaḥ</w:t>
      </w:r>
    </w:p>
    <w:p w14:paraId="3CFEAF44" w14:textId="071C8C6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śrī-kṛṣṇa-caitanya-śarīra-dhārī</w:t>
      </w:r>
      <w:ins w:id="111" w:author="your servant" w:date="2020-04-17T20:03:00Z">
        <w:r w:rsidR="001F1815"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kṛpāmbudhir yas tam ahaṁ prapadye</w:t>
      </w:r>
    </w:p>
    <w:p w14:paraId="1196A4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me take shelter of the Supreme Personality of Godhead, Śrī Kṛṣṇa, who has descended in the form of Lord Caitanya Mahāprabhu to teach us real knowledge, His devotional service, and detachment from whatever does not foster Kṛṣṇa consciousness. He has descended because He is an ocean of transcendental mercy. Let me surrender unto His lotus feet.”</w:t>
      </w:r>
    </w:p>
    <w:p w14:paraId="5B2683A8" w14:textId="33551C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3.127</w:t>
      </w:r>
    </w:p>
    <w:p w14:paraId="6F95AE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5C4BC9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“vairāgya sahita nija bhakti bujhāite</w:t>
      </w:r>
      <w:r w:rsidRPr="004A2847">
        <w:rPr>
          <w:rStyle w:val="BookTitle"/>
          <w:rFonts w:asciiTheme="minorHAnsi" w:hAnsiTheme="minorHAnsi" w:cstheme="minorHAnsi"/>
          <w:b w:val="0"/>
          <w:bCs w:val="0"/>
          <w:color w:val="000000"/>
          <w:sz w:val="28"/>
          <w:szCs w:val="28"/>
        </w:rPr>
        <w:br/>
        <w:t>ye prabhu kṛpāya avatīrṇa pṛthivīte</w:t>
      </w:r>
    </w:p>
    <w:p w14:paraId="6278BA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has incarnated in this world to reveal His own devotional service along with renunciation.</w:t>
      </w:r>
    </w:p>
    <w:p w14:paraId="4C88053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To establish the insignificance of false renunciation, the need for proper </w:t>
      </w:r>
      <w:r w:rsidRPr="004A2847">
        <w:rPr>
          <w:rStyle w:val="BookTitle"/>
          <w:rFonts w:asciiTheme="minorHAnsi" w:hAnsiTheme="minorHAnsi" w:cstheme="minorHAnsi"/>
          <w:b w:val="0"/>
          <w:bCs w:val="0"/>
          <w:color w:val="000000"/>
          <w:sz w:val="28"/>
          <w:szCs w:val="28"/>
        </w:rPr>
        <w:lastRenderedPageBreak/>
        <w:t xml:space="preserve">renunciation, the uselessness of material enjoyment, the uselessness of dry renunciation, and the need for knowledge based on service, the eternal Personality of Godhead mercifully incarnated in this material world. In this way, Sārvabhauma composed one hundred verses, such as the verse beginning </w:t>
      </w:r>
      <w:r w:rsidRPr="004A2847">
        <w:rPr>
          <w:rStyle w:val="BookTitle"/>
          <w:rFonts w:asciiTheme="minorHAnsi" w:hAnsiTheme="minorHAnsi" w:cstheme="minorHAnsi"/>
          <w:b w:val="0"/>
          <w:bCs w:val="0"/>
          <w:i/>
          <w:iCs/>
          <w:color w:val="000000"/>
          <w:sz w:val="28"/>
          <w:szCs w:val="28"/>
        </w:rPr>
        <w:t>kālān naṣṭaṁ</w:t>
      </w:r>
      <w:r w:rsidRPr="004A2847">
        <w:rPr>
          <w:rStyle w:val="BookTitle"/>
          <w:rFonts w:asciiTheme="minorHAnsi" w:hAnsiTheme="minorHAnsi" w:cstheme="minorHAnsi"/>
          <w:b w:val="0"/>
          <w:bCs w:val="0"/>
          <w:color w:val="000000"/>
          <w:sz w:val="28"/>
          <w:szCs w:val="28"/>
        </w:rPr>
        <w:t xml:space="preserve"> [verse 123].</w:t>
      </w:r>
    </w:p>
    <w:p w14:paraId="193D9276" w14:textId="424627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3.128</w:t>
      </w:r>
    </w:p>
    <w:p w14:paraId="6A286D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2BF0DC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 tanu—puruṣa purāṇa</w:t>
      </w:r>
      <w:r w:rsidRPr="004A2847">
        <w:rPr>
          <w:rStyle w:val="BookTitle"/>
          <w:rFonts w:asciiTheme="minorHAnsi" w:hAnsiTheme="minorHAnsi" w:cstheme="minorHAnsi"/>
          <w:b w:val="0"/>
          <w:bCs w:val="0"/>
          <w:color w:val="000000"/>
          <w:sz w:val="28"/>
          <w:szCs w:val="28"/>
        </w:rPr>
        <w:br/>
        <w:t>tribhuvane nāhi yāra adhika samāna</w:t>
      </w:r>
    </w:p>
    <w:p w14:paraId="523D22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form of Śrī Kṛṣṇa Caitanya is the original Personality of Godhead. There is no one greater than or equal to Him within the three worlds.</w:t>
      </w:r>
    </w:p>
    <w:p w14:paraId="0E6B8B8D" w14:textId="3B0EB4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3.129</w:t>
      </w:r>
    </w:p>
    <w:p w14:paraId="4ED56B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6C8DC2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kṛpā-sindhura caraṇa-guṇa-nāma</w:t>
      </w:r>
      <w:r w:rsidRPr="004A2847">
        <w:rPr>
          <w:rStyle w:val="BookTitle"/>
          <w:rFonts w:asciiTheme="minorHAnsi" w:hAnsiTheme="minorHAnsi" w:cstheme="minorHAnsi"/>
          <w:b w:val="0"/>
          <w:bCs w:val="0"/>
          <w:color w:val="000000"/>
          <w:sz w:val="28"/>
          <w:szCs w:val="28"/>
        </w:rPr>
        <w:br/>
        <w:t>sphuruk āmāra hṛdayete avirāma”</w:t>
      </w:r>
    </w:p>
    <w:p w14:paraId="15695E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the qualities, names, and lotus feet of such an ocean of mercy constantly manifest within my heart.”</w:t>
      </w:r>
    </w:p>
    <w:p w14:paraId="065CA6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guṇa-nāma</w:t>
      </w:r>
      <w:r w:rsidRPr="004A2847">
        <w:rPr>
          <w:rStyle w:val="BookTitle"/>
          <w:rFonts w:asciiTheme="minorHAnsi" w:hAnsiTheme="minorHAnsi" w:cstheme="minorHAnsi"/>
          <w:b w:val="0"/>
          <w:bCs w:val="0"/>
          <w:color w:val="000000"/>
          <w:sz w:val="28"/>
          <w:szCs w:val="28"/>
        </w:rPr>
        <w:t xml:space="preserve"> (“qualities and names”) is </w:t>
      </w:r>
      <w:r w:rsidRPr="004A2847">
        <w:rPr>
          <w:rStyle w:val="BookTitle"/>
          <w:rFonts w:asciiTheme="minorHAnsi" w:hAnsiTheme="minorHAnsi" w:cstheme="minorHAnsi"/>
          <w:b w:val="0"/>
          <w:bCs w:val="0"/>
          <w:i/>
          <w:iCs/>
          <w:color w:val="000000"/>
          <w:sz w:val="28"/>
          <w:szCs w:val="28"/>
        </w:rPr>
        <w:t xml:space="preserve">guṇa-dhāma </w:t>
      </w:r>
      <w:r w:rsidRPr="004A2847">
        <w:rPr>
          <w:rStyle w:val="BookTitle"/>
          <w:rFonts w:asciiTheme="minorHAnsi" w:hAnsiTheme="minorHAnsi" w:cstheme="minorHAnsi"/>
          <w:b w:val="0"/>
          <w:bCs w:val="0"/>
          <w:color w:val="000000"/>
          <w:sz w:val="28"/>
          <w:szCs w:val="28"/>
        </w:rPr>
        <w:t>(“reservoir of qualities”).</w:t>
      </w:r>
    </w:p>
    <w:p w14:paraId="2B77078C" w14:textId="19AD8F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3.130</w:t>
      </w:r>
    </w:p>
    <w:p w14:paraId="106944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318416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sārvabhauma śata śloka kari'</w:t>
      </w:r>
      <w:r w:rsidRPr="004A2847">
        <w:rPr>
          <w:rStyle w:val="BookTitle"/>
          <w:rFonts w:asciiTheme="minorHAnsi" w:hAnsiTheme="minorHAnsi" w:cstheme="minorHAnsi"/>
          <w:b w:val="0"/>
          <w:bCs w:val="0"/>
          <w:color w:val="000000"/>
          <w:sz w:val="28"/>
          <w:szCs w:val="28"/>
        </w:rPr>
        <w:br/>
        <w:t>stuti kare caitanyera pāda-padma dhari'</w:t>
      </w:r>
    </w:p>
    <w:p w14:paraId="334CC2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Sārvabhauma composed one hundred verses as he glorified Lord Caitanya while holding His lotus feet.</w:t>
      </w:r>
    </w:p>
    <w:p w14:paraId="22D0C982" w14:textId="3AEA11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3.131</w:t>
      </w:r>
    </w:p>
    <w:p w14:paraId="3ECF46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30D971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patita</w:t>
      </w:r>
      <w:proofErr w:type="gramEnd"/>
      <w:r w:rsidRPr="004A2847">
        <w:rPr>
          <w:rStyle w:val="BookTitle"/>
          <w:rFonts w:asciiTheme="minorHAnsi" w:hAnsiTheme="minorHAnsi" w:cstheme="minorHAnsi"/>
          <w:b w:val="0"/>
          <w:bCs w:val="0"/>
          <w:color w:val="000000"/>
          <w:sz w:val="28"/>
          <w:szCs w:val="28"/>
        </w:rPr>
        <w:t xml:space="preserve"> tārite se tomāra avatāra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muñi-patitere prabhu, karaha uddhāra</w:t>
      </w:r>
    </w:p>
    <w:p w14:paraId="20D919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incarnated to deliver the fallen souls. Therefore, O Lord, please deliver this fallen soul.</w:t>
      </w:r>
    </w:p>
    <w:p w14:paraId="43B1719E" w14:textId="4C86A3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3.132</w:t>
      </w:r>
    </w:p>
    <w:p w14:paraId="0960A0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5AF564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bandī kariyācha more aśeṣa bandhane</w:t>
      </w:r>
      <w:r w:rsidRPr="004A2847">
        <w:rPr>
          <w:rStyle w:val="BookTitle"/>
          <w:rFonts w:asciiTheme="minorHAnsi" w:hAnsiTheme="minorHAnsi" w:cstheme="minorHAnsi"/>
          <w:b w:val="0"/>
          <w:bCs w:val="0"/>
          <w:color w:val="000000"/>
          <w:sz w:val="28"/>
          <w:szCs w:val="28"/>
        </w:rPr>
        <w:br/>
        <w:t>vidyā, dhane, kule—tomā jānimu kemane</w:t>
      </w:r>
    </w:p>
    <w:p w14:paraId="132BFC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have entangled me in unlimited bondage. How can I understand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when I am absorbed in knowledge, wealth, and high birth?</w:t>
      </w:r>
    </w:p>
    <w:p w14:paraId="197189A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Mundane knowledge, perishable wealth, and high birth are the causes of various bondage. Being entangled by these, human beings cannot realize the eternal Absolute Truth. Being bereft of Śrī Gaurakṛṣṇa's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pseudo devotees and persons averse to devotional service cannot realize the importance of the Lord's service. That is why, according to the consideration of the verse beginning </w:t>
      </w:r>
      <w:r w:rsidRPr="004A2847">
        <w:rPr>
          <w:rStyle w:val="BookTitle"/>
          <w:rFonts w:asciiTheme="minorHAnsi" w:hAnsiTheme="minorHAnsi" w:cstheme="minorHAnsi"/>
          <w:b w:val="0"/>
          <w:bCs w:val="0"/>
          <w:i/>
          <w:iCs/>
          <w:color w:val="000000"/>
          <w:sz w:val="28"/>
          <w:szCs w:val="28"/>
        </w:rPr>
        <w:t xml:space="preserve">janmaiśvarya-śruta-śrībhir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janmaiśvarya-śruta-śrībhir   edhamāna-madaḥ pumān, naivārhaty abhidhātuṁ vai   tvām akiñcana-gocaram, </w:t>
      </w:r>
      <w:r w:rsidRPr="004A2847">
        <w:rPr>
          <w:rStyle w:val="BookTitle"/>
          <w:rFonts w:asciiTheme="minorHAnsi" w:hAnsiTheme="minorHAnsi" w:cstheme="minorHAnsi"/>
          <w:b w:val="0"/>
          <w:bCs w:val="0"/>
          <w:color w:val="000000"/>
          <w:sz w:val="28"/>
          <w:szCs w:val="28"/>
        </w:rPr>
        <w:t xml:space="preserve">“My Lord, Your Lordship can easily be approached, but only by those who are materially exhausted. One who is on the path of [material] progress, trying to improve himself with respectable parentage, great opulence, high </w:t>
      </w:r>
      <w:proofErr w:type="gramStart"/>
      <w:r w:rsidRPr="004A2847">
        <w:rPr>
          <w:rStyle w:val="BookTitle"/>
          <w:rFonts w:asciiTheme="minorHAnsi" w:hAnsiTheme="minorHAnsi" w:cstheme="minorHAnsi"/>
          <w:b w:val="0"/>
          <w:bCs w:val="0"/>
          <w:color w:val="000000"/>
          <w:sz w:val="28"/>
          <w:szCs w:val="28"/>
        </w:rPr>
        <w:t>education</w:t>
      </w:r>
      <w:proofErr w:type="gramEnd"/>
      <w:r w:rsidRPr="004A2847">
        <w:rPr>
          <w:rStyle w:val="BookTitle"/>
          <w:rFonts w:asciiTheme="minorHAnsi" w:hAnsiTheme="minorHAnsi" w:cstheme="minorHAnsi"/>
          <w:b w:val="0"/>
          <w:bCs w:val="0"/>
          <w:color w:val="000000"/>
          <w:sz w:val="28"/>
          <w:szCs w:val="28"/>
        </w:rPr>
        <w:t xml:space="preserve"> and bodily beauty, cannot approach You with sincere feeling.], such people become rebellious against Śrī Hari, Guru, and Vaiṣṇava rather than engage in chanting the names of the Supreme Lord. Their such inevitable degradation is due to mistakenly accepting the untruth as truth.</w:t>
      </w:r>
    </w:p>
    <w:p w14:paraId="33BA2947" w14:textId="468AC6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3.133</w:t>
      </w:r>
    </w:p>
    <w:p w14:paraId="07CE54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1185AB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ei kṛpā kara, sarva-jīva-nātha</w:t>
      </w:r>
      <w:r w:rsidRPr="004A2847">
        <w:rPr>
          <w:rStyle w:val="BookTitle"/>
          <w:rFonts w:asciiTheme="minorHAnsi" w:hAnsiTheme="minorHAnsi" w:cstheme="minorHAnsi"/>
          <w:b w:val="0"/>
          <w:bCs w:val="0"/>
          <w:color w:val="000000"/>
          <w:sz w:val="28"/>
          <w:szCs w:val="28"/>
        </w:rPr>
        <w:br/>
        <w:t>ahar-niśa citta mora rahuka tomā'ta</w:t>
      </w:r>
    </w:p>
    <w:p w14:paraId="500696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of all living entities, please now bestow Your mercy on me so that my mind may remain fixed on You day and night.</w:t>
      </w:r>
    </w:p>
    <w:p w14:paraId="27D9E20A" w14:textId="447A04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3.134</w:t>
      </w:r>
    </w:p>
    <w:p w14:paraId="6CC153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4FAC51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acintya agamya prabhu, tomāra vihāra</w:t>
      </w:r>
      <w:r w:rsidRPr="004A2847">
        <w:rPr>
          <w:rStyle w:val="BookTitle"/>
          <w:rFonts w:asciiTheme="minorHAnsi" w:hAnsiTheme="minorHAnsi" w:cstheme="minorHAnsi"/>
          <w:b w:val="0"/>
          <w:bCs w:val="0"/>
          <w:color w:val="000000"/>
          <w:sz w:val="28"/>
          <w:szCs w:val="28"/>
        </w:rPr>
        <w:br/>
        <w:t>tumi nā jānā'le jānibāre śakti kāra</w:t>
      </w:r>
    </w:p>
    <w:p w14:paraId="20CCEC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w:t>
      </w:r>
      <w:proofErr w:type="gramStart"/>
      <w:r w:rsidRPr="004A2847">
        <w:rPr>
          <w:rStyle w:val="BookTitle"/>
          <w:rFonts w:asciiTheme="minorHAnsi" w:hAnsiTheme="minorHAnsi" w:cstheme="minorHAnsi"/>
          <w:b/>
          <w:bCs/>
          <w:color w:val="800000"/>
          <w:sz w:val="28"/>
          <w:szCs w:val="28"/>
        </w:rPr>
        <w:t>Your</w:t>
      </w:r>
      <w:proofErr w:type="gramEnd"/>
      <w:r w:rsidRPr="004A2847">
        <w:rPr>
          <w:rStyle w:val="BookTitle"/>
          <w:rFonts w:asciiTheme="minorHAnsi" w:hAnsiTheme="minorHAnsi" w:cstheme="minorHAnsi"/>
          <w:b/>
          <w:bCs/>
          <w:color w:val="800000"/>
          <w:sz w:val="28"/>
          <w:szCs w:val="28"/>
        </w:rPr>
        <w:t xml:space="preserve"> pastimes are inconceivable and unfathomable. No one can know them unless You give one the power.</w:t>
      </w:r>
    </w:p>
    <w:p w14:paraId="709F1E40" w14:textId="0A908B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3.135</w:t>
      </w:r>
    </w:p>
    <w:p w14:paraId="235872D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13396F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āpanei dāru-brahma-rūpe nīlācale</w:t>
      </w:r>
      <w:r w:rsidRPr="004A2847">
        <w:rPr>
          <w:rStyle w:val="BookTitle"/>
          <w:rFonts w:asciiTheme="minorHAnsi" w:hAnsiTheme="minorHAnsi" w:cstheme="minorHAnsi"/>
          <w:b w:val="0"/>
          <w:bCs w:val="0"/>
          <w:color w:val="000000"/>
          <w:sz w:val="28"/>
          <w:szCs w:val="28"/>
        </w:rPr>
        <w:br/>
        <w:t>vasiyā āchaha bhojanera kutūhale</w:t>
      </w:r>
    </w:p>
    <w:p w14:paraId="1D6DD4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Lord Jagannātha, the Absolute Truth appearing in wood,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reside in Nīlācala and relish palatable foodstuffs.</w:t>
      </w:r>
    </w:p>
    <w:p w14:paraId="19783BF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 the pretext of eating palatable foodstuffs, the Absolute Truth resides in Nīlācala in the form of a Deity to distribute His remnants to His devotees.</w:t>
      </w:r>
    </w:p>
    <w:p w14:paraId="34A14035" w14:textId="03721A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3.136</w:t>
      </w:r>
    </w:p>
    <w:p w14:paraId="292904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258D35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āpana prasāda kara, āpane bhojana</w:t>
      </w:r>
      <w:r w:rsidRPr="004A2847">
        <w:rPr>
          <w:rStyle w:val="BookTitle"/>
          <w:rFonts w:asciiTheme="minorHAnsi" w:hAnsiTheme="minorHAnsi" w:cstheme="minorHAnsi"/>
          <w:b w:val="0"/>
          <w:bCs w:val="0"/>
          <w:color w:val="000000"/>
          <w:sz w:val="28"/>
          <w:szCs w:val="28"/>
        </w:rPr>
        <w:br/>
        <w:t>āpane āpanā dekhi' karaha krandana</w:t>
      </w:r>
    </w:p>
    <w:p w14:paraId="354C18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now eat Your own remnants and cry when You see Your own form.</w:t>
      </w:r>
    </w:p>
    <w:p w14:paraId="4367C002" w14:textId="406545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3.137</w:t>
      </w:r>
    </w:p>
    <w:p w14:paraId="7E3DF0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294449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āpanā dekhi' hao mahā-matta</w:t>
      </w:r>
      <w:r w:rsidRPr="004A2847">
        <w:rPr>
          <w:rStyle w:val="BookTitle"/>
          <w:rFonts w:asciiTheme="minorHAnsi" w:hAnsiTheme="minorHAnsi" w:cstheme="minorHAnsi"/>
          <w:b w:val="0"/>
          <w:bCs w:val="0"/>
          <w:color w:val="000000"/>
          <w:sz w:val="28"/>
          <w:szCs w:val="28"/>
        </w:rPr>
        <w:br/>
        <w:t>eteke ke bujhe prabhu, tomāra mahattva</w:t>
      </w:r>
    </w:p>
    <w:p w14:paraId="3BB20F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become intoxicated on seeing Your own form. Therefore, O Lord, who can understand Your glories?</w:t>
      </w:r>
    </w:p>
    <w:p w14:paraId="38F8FF9B" w14:textId="23C2ED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3.138</w:t>
      </w:r>
    </w:p>
    <w:p w14:paraId="43729D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1F11EA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se āpanāre jāna tumi mātra</w:t>
      </w:r>
      <w:r w:rsidRPr="004A2847">
        <w:rPr>
          <w:rStyle w:val="BookTitle"/>
          <w:rFonts w:asciiTheme="minorHAnsi" w:hAnsiTheme="minorHAnsi" w:cstheme="minorHAnsi"/>
          <w:b w:val="0"/>
          <w:bCs w:val="0"/>
          <w:color w:val="000000"/>
          <w:sz w:val="28"/>
          <w:szCs w:val="28"/>
        </w:rPr>
        <w:br/>
        <w:t>āra jāne ye jana tomāra kṛpā-pātra</w:t>
      </w:r>
    </w:p>
    <w:p w14:paraId="0D65F1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“Only You know </w:t>
      </w:r>
      <w:proofErr w:type="gramStart"/>
      <w:r w:rsidRPr="004A2847">
        <w:rPr>
          <w:rStyle w:val="BookTitle"/>
          <w:rFonts w:asciiTheme="minorHAnsi" w:hAnsiTheme="minorHAnsi" w:cstheme="minorHAnsi"/>
          <w:b/>
          <w:bCs/>
          <w:color w:val="800000"/>
          <w:sz w:val="28"/>
          <w:szCs w:val="28"/>
        </w:rPr>
        <w:t>Yourself</w:t>
      </w:r>
      <w:proofErr w:type="gramEnd"/>
      <w:r w:rsidRPr="004A2847">
        <w:rPr>
          <w:rStyle w:val="BookTitle"/>
          <w:rFonts w:asciiTheme="minorHAnsi" w:hAnsiTheme="minorHAnsi" w:cstheme="minorHAnsi"/>
          <w:b/>
          <w:bCs/>
          <w:color w:val="800000"/>
          <w:sz w:val="28"/>
          <w:szCs w:val="28"/>
        </w:rPr>
        <w:t>. And only a person who is favored by You can also know You.</w:t>
      </w:r>
    </w:p>
    <w:p w14:paraId="1ADF5A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Hari, Guru, Vaiṣṇava alone can know Śrī Hari, Guru, Vaiṣṇava. Other people cannot recognize them, because they are not Hari, Guru, or Vaiṣṇava. Even the demigods are baffled in ascertaining the Absolute Truth.</w:t>
      </w:r>
    </w:p>
    <w:p w14:paraId="058C6687" w14:textId="5F7935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3.139</w:t>
      </w:r>
    </w:p>
    <w:p w14:paraId="764609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77DB16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chāra tomāre vā jānimu kemane</w:t>
      </w:r>
      <w:r w:rsidRPr="004A2847">
        <w:rPr>
          <w:rStyle w:val="BookTitle"/>
          <w:rFonts w:asciiTheme="minorHAnsi" w:hAnsiTheme="minorHAnsi" w:cstheme="minorHAnsi"/>
          <w:b w:val="0"/>
          <w:bCs w:val="0"/>
          <w:color w:val="000000"/>
          <w:sz w:val="28"/>
          <w:szCs w:val="28"/>
        </w:rPr>
        <w:br/>
        <w:t>yāte moha māne aja-bhava-deva-gaṇe”</w:t>
      </w:r>
    </w:p>
    <w:p w14:paraId="2AECE9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am so insignificant! How can I know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when even the demigods headed by Brahmā and Śiva are frustrated in their attempts to know You?”</w:t>
      </w:r>
    </w:p>
    <w:p w14:paraId="5DD5E469" w14:textId="41691F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3.140</w:t>
      </w:r>
    </w:p>
    <w:p w14:paraId="71A871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66134D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aneka kariyā kākurvāda</w:t>
      </w:r>
      <w:r w:rsidRPr="004A2847">
        <w:rPr>
          <w:rStyle w:val="BookTitle"/>
          <w:rFonts w:asciiTheme="minorHAnsi" w:hAnsiTheme="minorHAnsi" w:cstheme="minorHAnsi"/>
          <w:b w:val="0"/>
          <w:bCs w:val="0"/>
          <w:color w:val="000000"/>
          <w:sz w:val="28"/>
          <w:szCs w:val="28"/>
        </w:rPr>
        <w:br/>
        <w:t>stuti kare sārvabhauma pāiyā prasāda</w:t>
      </w:r>
    </w:p>
    <w:p w14:paraId="0D8DC2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Lord's mercy, Sārvabhauma offered prayers with great humility in this way.</w:t>
      </w:r>
    </w:p>
    <w:p w14:paraId="127E11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kākurvāda </w:t>
      </w:r>
      <w:r w:rsidRPr="004A2847">
        <w:rPr>
          <w:rStyle w:val="BookTitle"/>
          <w:rFonts w:asciiTheme="minorHAnsi" w:hAnsiTheme="minorHAnsi" w:cstheme="minorHAnsi"/>
          <w:b w:val="0"/>
          <w:bCs w:val="0"/>
          <w:color w:val="000000"/>
          <w:sz w:val="28"/>
          <w:szCs w:val="28"/>
        </w:rPr>
        <w:t>means “pathetic appeal” or “humble words.”</w:t>
      </w:r>
    </w:p>
    <w:p w14:paraId="0970ECDB" w14:textId="44473E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3.141</w:t>
      </w:r>
    </w:p>
    <w:p w14:paraId="4C3B53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1AF548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śuniyāṣaḍ-bhuja gauracandra nārāyaṇa</w:t>
      </w:r>
      <w:r w:rsidRPr="004A2847">
        <w:rPr>
          <w:rStyle w:val="BookTitle"/>
          <w:rFonts w:asciiTheme="minorHAnsi" w:hAnsiTheme="minorHAnsi" w:cstheme="minorHAnsi"/>
          <w:b w:val="0"/>
          <w:bCs w:val="0"/>
          <w:color w:val="000000"/>
          <w:sz w:val="28"/>
          <w:szCs w:val="28"/>
        </w:rPr>
        <w:br/>
        <w:t>hāsi' sārvabhauma-prati balilā vacana</w:t>
      </w:r>
    </w:p>
    <w:p w14:paraId="4EEBC5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his prayers, the six-armed Lord Gauracandra smiled and spoke to Sārvabhauma as follows.</w:t>
      </w:r>
    </w:p>
    <w:p w14:paraId="45FFAA0C" w14:textId="7D0CE5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3.142</w:t>
      </w:r>
    </w:p>
    <w:p w14:paraId="7C2B74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2A2948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sārvabhauma, tumi āmāra pārṣada</w:t>
      </w:r>
      <w:r w:rsidRPr="004A2847">
        <w:rPr>
          <w:rStyle w:val="BookTitle"/>
          <w:rFonts w:asciiTheme="minorHAnsi" w:hAnsiTheme="minorHAnsi" w:cstheme="minorHAnsi"/>
          <w:b w:val="0"/>
          <w:bCs w:val="0"/>
          <w:color w:val="000000"/>
          <w:sz w:val="28"/>
          <w:szCs w:val="28"/>
        </w:rPr>
        <w:br/>
        <w:t>eteke dekhilā tumi e saba sampada</w:t>
      </w:r>
    </w:p>
    <w:p w14:paraId="0CD317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“Listen, Sārvabhauma, you are My associate, hence you were able to see My opulences.</w:t>
      </w:r>
    </w:p>
    <w:p w14:paraId="19424E55" w14:textId="07E79F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3.143</w:t>
      </w:r>
    </w:p>
    <w:p w14:paraId="1FC3CD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35BCD5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nimitte mora ethā āgamana</w:t>
      </w:r>
      <w:r w:rsidRPr="004A2847">
        <w:rPr>
          <w:rStyle w:val="BookTitle"/>
          <w:rFonts w:asciiTheme="minorHAnsi" w:hAnsiTheme="minorHAnsi" w:cstheme="minorHAnsi"/>
          <w:b w:val="0"/>
          <w:bCs w:val="0"/>
          <w:color w:val="000000"/>
          <w:sz w:val="28"/>
          <w:szCs w:val="28"/>
        </w:rPr>
        <w:br/>
        <w:t>aneka kariyā ācha mora ārādhana</w:t>
      </w:r>
    </w:p>
    <w:p w14:paraId="2862D6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come here for your sake, for you have worshiped Me profusely.</w:t>
      </w:r>
    </w:p>
    <w:p w14:paraId="72C787A7" w14:textId="702E71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3.144</w:t>
      </w:r>
    </w:p>
    <w:p w14:paraId="6BABFC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40118D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 mahimā tumi yateka kahilāi</w:t>
      </w:r>
      <w:r w:rsidRPr="004A2847">
        <w:rPr>
          <w:rStyle w:val="BookTitle"/>
          <w:rFonts w:asciiTheme="minorHAnsi" w:hAnsiTheme="minorHAnsi" w:cstheme="minorHAnsi"/>
          <w:b w:val="0"/>
          <w:bCs w:val="0"/>
          <w:color w:val="000000"/>
          <w:sz w:val="28"/>
          <w:szCs w:val="28"/>
        </w:rPr>
        <w:br/>
        <w:t>hāte āmāre baḍa santoṣa karilā</w:t>
      </w:r>
    </w:p>
    <w:p w14:paraId="7C8046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become greatly pleased on hearing your explanations on devotional service.</w:t>
      </w:r>
    </w:p>
    <w:p w14:paraId="601E5DF1" w14:textId="26B1C3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3.145</w:t>
      </w:r>
    </w:p>
    <w:p w14:paraId="0806C9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0773FD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kahilā tumi—saba satya kathā</w:t>
      </w:r>
      <w:r w:rsidRPr="004A2847">
        <w:rPr>
          <w:rStyle w:val="BookTitle"/>
          <w:rFonts w:asciiTheme="minorHAnsi" w:hAnsiTheme="minorHAnsi" w:cstheme="minorHAnsi"/>
          <w:b w:val="0"/>
          <w:bCs w:val="0"/>
          <w:color w:val="000000"/>
          <w:sz w:val="28"/>
          <w:szCs w:val="28"/>
        </w:rPr>
        <w:br/>
        <w:t>tomāra mukhete kene āsibe anyathā</w:t>
      </w:r>
    </w:p>
    <w:p w14:paraId="07E2B9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“Whatever you have said is the truth. How can anything else come from your mouth?</w:t>
      </w:r>
    </w:p>
    <w:p w14:paraId="1FFFF6B3" w14:textId="747282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3.146-147</w:t>
      </w:r>
    </w:p>
    <w:p w14:paraId="39A7EE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146-147</w:t>
      </w:r>
    </w:p>
    <w:p w14:paraId="7A65E9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śata śloka kari' tumi ye kaile stavana</w:t>
      </w:r>
      <w:r w:rsidRPr="004A2847">
        <w:rPr>
          <w:rStyle w:val="BookTitle"/>
          <w:rFonts w:asciiTheme="minorHAnsi" w:hAnsiTheme="minorHAnsi" w:cstheme="minorHAnsi"/>
          <w:b w:val="0"/>
          <w:bCs w:val="0"/>
          <w:color w:val="000000"/>
          <w:sz w:val="28"/>
          <w:szCs w:val="28"/>
        </w:rPr>
        <w:br/>
        <w:t>ye jana karibe ihāśravaṇa-paṭhana</w:t>
      </w:r>
    </w:p>
    <w:p w14:paraId="32CE25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āmāte tāhāra bhakti haibe niścaya</w:t>
      </w:r>
      <w:r w:rsidRPr="004A2847">
        <w:rPr>
          <w:rStyle w:val="BookTitle"/>
          <w:rFonts w:asciiTheme="minorHAnsi" w:hAnsiTheme="minorHAnsi" w:cstheme="minorHAnsi"/>
          <w:b w:val="0"/>
          <w:bCs w:val="0"/>
          <w:color w:val="000000"/>
          <w:sz w:val="28"/>
          <w:szCs w:val="28"/>
        </w:rPr>
        <w:br/>
        <w:t>`sārvabhauma-śataka' ye hena kīrti raya</w:t>
      </w:r>
    </w:p>
    <w:p w14:paraId="297494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“Anyone who hears or recites the hundred verses you composed will certainly attain devotional service to Me. These verses will be renowned as </w:t>
      </w:r>
      <w:r w:rsidRPr="004A2847">
        <w:rPr>
          <w:rStyle w:val="BookTitle"/>
          <w:rFonts w:asciiTheme="minorHAnsi" w:hAnsiTheme="minorHAnsi" w:cstheme="minorHAnsi"/>
          <w:b/>
          <w:bCs/>
          <w:i/>
          <w:iCs/>
          <w:color w:val="800000"/>
          <w:sz w:val="28"/>
          <w:szCs w:val="28"/>
        </w:rPr>
        <w:lastRenderedPageBreak/>
        <w:t>Sārvabhauma-śataka</w:t>
      </w:r>
      <w:r w:rsidRPr="004A2847">
        <w:rPr>
          <w:rStyle w:val="BookTitle"/>
          <w:rFonts w:asciiTheme="minorHAnsi" w:hAnsiTheme="minorHAnsi" w:cstheme="minorHAnsi"/>
          <w:b/>
          <w:bCs/>
          <w:color w:val="800000"/>
          <w:sz w:val="28"/>
          <w:szCs w:val="28"/>
        </w:rPr>
        <w:t>.</w:t>
      </w:r>
    </w:p>
    <w:p w14:paraId="786452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ye hena kīrti raya</w:t>
      </w:r>
      <w:r w:rsidRPr="004A2847">
        <w:rPr>
          <w:rStyle w:val="BookTitle"/>
          <w:rFonts w:asciiTheme="minorHAnsi" w:hAnsiTheme="minorHAnsi" w:cstheme="minorHAnsi"/>
          <w:b w:val="0"/>
          <w:bCs w:val="0"/>
          <w:color w:val="000000"/>
          <w:sz w:val="28"/>
          <w:szCs w:val="28"/>
        </w:rPr>
        <w:t xml:space="preserve"> (“will be renowned as”) is </w:t>
      </w:r>
      <w:r w:rsidRPr="004A2847">
        <w:rPr>
          <w:rStyle w:val="BookTitle"/>
          <w:rFonts w:asciiTheme="minorHAnsi" w:hAnsiTheme="minorHAnsi" w:cstheme="minorHAnsi"/>
          <w:b w:val="0"/>
          <w:bCs w:val="0"/>
          <w:i/>
          <w:iCs/>
          <w:color w:val="000000"/>
          <w:sz w:val="28"/>
          <w:szCs w:val="28"/>
        </w:rPr>
        <w:t xml:space="preserve">bali loke yena kaya </w:t>
      </w:r>
      <w:r w:rsidRPr="004A2847">
        <w:rPr>
          <w:rStyle w:val="BookTitle"/>
          <w:rFonts w:asciiTheme="minorHAnsi" w:hAnsiTheme="minorHAnsi" w:cstheme="minorHAnsi"/>
          <w:b w:val="0"/>
          <w:bCs w:val="0"/>
          <w:color w:val="000000"/>
          <w:sz w:val="28"/>
          <w:szCs w:val="28"/>
        </w:rPr>
        <w:t>(“people will call them”).</w:t>
      </w:r>
    </w:p>
    <w:p w14:paraId="3BAF1A59" w14:textId="02EAE0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3.148</w:t>
      </w:r>
    </w:p>
    <w:p w14:paraId="47928C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5C33E8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kichu dekhilā tumi prakāśa āmāra</w:t>
      </w:r>
      <w:r w:rsidRPr="004A2847">
        <w:rPr>
          <w:rStyle w:val="BookTitle"/>
          <w:rFonts w:asciiTheme="minorHAnsi" w:hAnsiTheme="minorHAnsi" w:cstheme="minorHAnsi"/>
          <w:b w:val="0"/>
          <w:bCs w:val="0"/>
          <w:color w:val="000000"/>
          <w:sz w:val="28"/>
          <w:szCs w:val="28"/>
        </w:rPr>
        <w:br/>
        <w:t>saṅgopa karibā pāche jāne keha āra</w:t>
      </w:r>
    </w:p>
    <w:p w14:paraId="4E66E4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“Do not tell anyone about the form I have manifested before you. Keep this to yourself.</w:t>
      </w:r>
    </w:p>
    <w:p w14:paraId="5C57CCDF" w14:textId="1472F0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3.149-150</w:t>
      </w:r>
    </w:p>
    <w:p w14:paraId="2F5B7B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149-150</w:t>
      </w:r>
    </w:p>
    <w:p w14:paraId="63AA2E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divasa muñi thākoṅ pṛthivīte</w:t>
      </w:r>
      <w:r w:rsidRPr="004A2847">
        <w:rPr>
          <w:rStyle w:val="BookTitle"/>
          <w:rFonts w:asciiTheme="minorHAnsi" w:hAnsiTheme="minorHAnsi" w:cstheme="minorHAnsi"/>
          <w:b w:val="0"/>
          <w:bCs w:val="0"/>
          <w:color w:val="000000"/>
          <w:sz w:val="28"/>
          <w:szCs w:val="28"/>
        </w:rPr>
        <w:br/>
        <w:t>tāvat niṣedha kainu kāhāre kahite</w:t>
      </w:r>
    </w:p>
    <w:p w14:paraId="12BF72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āmāra dvitīya deha—nityānanda-candra</w:t>
      </w:r>
      <w:r w:rsidRPr="004A2847">
        <w:rPr>
          <w:rStyle w:val="BookTitle"/>
          <w:rFonts w:asciiTheme="minorHAnsi" w:hAnsiTheme="minorHAnsi" w:cstheme="minorHAnsi"/>
          <w:b w:val="0"/>
          <w:bCs w:val="0"/>
          <w:color w:val="000000"/>
          <w:sz w:val="28"/>
          <w:szCs w:val="28"/>
        </w:rPr>
        <w:br/>
        <w:t>bhakti kari' seviha tāṅhāra pada-dvandva</w:t>
      </w:r>
    </w:p>
    <w:p w14:paraId="559F38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order you to not disclose this </w:t>
      </w:r>
      <w:proofErr w:type="gramStart"/>
      <w:r w:rsidRPr="004A2847">
        <w:rPr>
          <w:rStyle w:val="BookTitle"/>
          <w:rFonts w:asciiTheme="minorHAnsi" w:hAnsiTheme="minorHAnsi" w:cstheme="minorHAnsi"/>
          <w:b/>
          <w:bCs/>
          <w:color w:val="800000"/>
          <w:sz w:val="28"/>
          <w:szCs w:val="28"/>
        </w:rPr>
        <w:t>as long as</w:t>
      </w:r>
      <w:proofErr w:type="gramEnd"/>
      <w:r w:rsidRPr="004A2847">
        <w:rPr>
          <w:rStyle w:val="BookTitle"/>
          <w:rFonts w:asciiTheme="minorHAnsi" w:hAnsiTheme="minorHAnsi" w:cstheme="minorHAnsi"/>
          <w:b/>
          <w:bCs/>
          <w:color w:val="800000"/>
          <w:sz w:val="28"/>
          <w:szCs w:val="28"/>
        </w:rPr>
        <w:t xml:space="preserve"> I remain in this world. Nityānanda is My second body. Serve His lotus feet with devotion.</w:t>
      </w:r>
    </w:p>
    <w:p w14:paraId="5854F3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“As long as I am present in this world, you should not inform anyone of this incident.” Mahāprabhu also instructed Sārvabhauma to accept Śrī Nityānanda Prabhu as the Supreme Personality of Godhead.</w:t>
      </w:r>
    </w:p>
    <w:p w14:paraId="4E0ECD25" w14:textId="04E5C2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3.151</w:t>
      </w:r>
    </w:p>
    <w:p w14:paraId="28E0D5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545D91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nigūḍha tiṅho āmāra vacane</w:t>
      </w:r>
      <w:r w:rsidRPr="004A2847">
        <w:rPr>
          <w:rStyle w:val="BookTitle"/>
          <w:rFonts w:asciiTheme="minorHAnsi" w:hAnsiTheme="minorHAnsi" w:cstheme="minorHAnsi"/>
          <w:b w:val="0"/>
          <w:bCs w:val="0"/>
          <w:color w:val="000000"/>
          <w:sz w:val="28"/>
          <w:szCs w:val="28"/>
        </w:rPr>
        <w:br/>
        <w:t>āmi yāre jānāi sei se jāne tāne”</w:t>
      </w:r>
    </w:p>
    <w:p w14:paraId="24A7C4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declare that He is very grave and deep. One can know Him only when I reveal Him.”</w:t>
      </w:r>
    </w:p>
    <w:p w14:paraId="53339A4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tāne </w:t>
      </w:r>
      <w:r w:rsidRPr="004A2847">
        <w:rPr>
          <w:rStyle w:val="BookTitle"/>
          <w:rFonts w:asciiTheme="minorHAnsi" w:hAnsiTheme="minorHAnsi" w:cstheme="minorHAnsi"/>
          <w:b w:val="0"/>
          <w:bCs w:val="0"/>
          <w:color w:val="000000"/>
          <w:sz w:val="28"/>
          <w:szCs w:val="28"/>
        </w:rPr>
        <w:t>means “Him.”</w:t>
      </w:r>
    </w:p>
    <w:p w14:paraId="7DB21C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āmāra vacane </w:t>
      </w:r>
      <w:r w:rsidRPr="004A2847">
        <w:rPr>
          <w:rStyle w:val="BookTitle"/>
          <w:rFonts w:asciiTheme="minorHAnsi" w:hAnsiTheme="minorHAnsi" w:cstheme="minorHAnsi"/>
          <w:b w:val="0"/>
          <w:bCs w:val="0"/>
          <w:color w:val="000000"/>
          <w:sz w:val="28"/>
          <w:szCs w:val="28"/>
        </w:rPr>
        <w:t xml:space="preserve">(“I declare”) is </w:t>
      </w:r>
      <w:r w:rsidRPr="004A2847">
        <w:rPr>
          <w:rStyle w:val="BookTitle"/>
          <w:rFonts w:asciiTheme="minorHAnsi" w:hAnsiTheme="minorHAnsi" w:cstheme="minorHAnsi"/>
          <w:b w:val="0"/>
          <w:bCs w:val="0"/>
          <w:i/>
          <w:iCs/>
          <w:color w:val="000000"/>
          <w:sz w:val="28"/>
          <w:szCs w:val="28"/>
        </w:rPr>
        <w:t xml:space="preserve">keho nāhi jāne </w:t>
      </w:r>
      <w:r w:rsidRPr="004A2847">
        <w:rPr>
          <w:rStyle w:val="BookTitle"/>
          <w:rFonts w:asciiTheme="minorHAnsi" w:hAnsiTheme="minorHAnsi" w:cstheme="minorHAnsi"/>
          <w:b w:val="0"/>
          <w:bCs w:val="0"/>
          <w:color w:val="000000"/>
          <w:sz w:val="28"/>
          <w:szCs w:val="28"/>
        </w:rPr>
        <w:t>(“no one knows Him”).</w:t>
      </w:r>
    </w:p>
    <w:p w14:paraId="34FABB13" w14:textId="1CDC9D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3.152</w:t>
      </w:r>
    </w:p>
    <w:p w14:paraId="11E7AA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7F8238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saba tattva sārvabhauma kahiyāra</w:t>
      </w:r>
      <w:r w:rsidRPr="004A2847">
        <w:rPr>
          <w:rStyle w:val="BookTitle"/>
          <w:rFonts w:asciiTheme="minorHAnsi" w:hAnsiTheme="minorHAnsi" w:cstheme="minorHAnsi"/>
          <w:b w:val="0"/>
          <w:bCs w:val="0"/>
          <w:color w:val="000000"/>
          <w:sz w:val="28"/>
          <w:szCs w:val="28"/>
        </w:rPr>
        <w:br/>
        <w:t>hilena āpane aiśvarya samvariyā</w:t>
      </w:r>
    </w:p>
    <w:p w14:paraId="41C5CC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revealing this truth to Sārvabhauma, the Lord concealed His opulence.</w:t>
      </w:r>
    </w:p>
    <w:p w14:paraId="5C3E2BE8" w14:textId="28E463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3.153</w:t>
      </w:r>
    </w:p>
    <w:p w14:paraId="582743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7554F4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cini' nija prabhu sārvabhauma mahāśaya</w:t>
      </w:r>
      <w:r w:rsidRPr="004A2847">
        <w:rPr>
          <w:rStyle w:val="BookTitle"/>
          <w:rFonts w:asciiTheme="minorHAnsi" w:hAnsiTheme="minorHAnsi" w:cstheme="minorHAnsi"/>
          <w:b w:val="0"/>
          <w:bCs w:val="0"/>
          <w:color w:val="000000"/>
          <w:sz w:val="28"/>
          <w:szCs w:val="28"/>
        </w:rPr>
        <w:br/>
        <w:t>bāhya āra nāhi, haila parānanda-maya</w:t>
      </w:r>
    </w:p>
    <w:p w14:paraId="574595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Sārvabhauma Mahāśaya recognized his Lord, he lost consciousness and became filled with transcendental happiness.</w:t>
      </w:r>
    </w:p>
    <w:p w14:paraId="23954698" w14:textId="6D7A37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3.154</w:t>
      </w:r>
    </w:p>
    <w:p w14:paraId="30C1F0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1B255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śunaye e saba caitanya-guṇa-grāma</w:t>
      </w:r>
      <w:r w:rsidRPr="004A2847">
        <w:rPr>
          <w:rStyle w:val="BookTitle"/>
          <w:rFonts w:asciiTheme="minorHAnsi" w:hAnsiTheme="minorHAnsi" w:cstheme="minorHAnsi"/>
          <w:b w:val="0"/>
          <w:bCs w:val="0"/>
          <w:color w:val="000000"/>
          <w:sz w:val="28"/>
          <w:szCs w:val="28"/>
        </w:rPr>
        <w:br/>
        <w:t>se yāya saṁsāra tari' śrī-caitanya-dhāma</w:t>
      </w:r>
    </w:p>
    <w:p w14:paraId="02E89D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these characteristics of Lord Caitanya will cross the ocean of material existence and attain Lord Caitanya's abode.</w:t>
      </w:r>
    </w:p>
    <w:p w14:paraId="30FADB27" w14:textId="790284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3.155</w:t>
      </w:r>
    </w:p>
    <w:p w14:paraId="22B62F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424B10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nigūḍha e sakala kṛṣṇa-kathāi</w:t>
      </w:r>
      <w:r w:rsidRPr="004A2847">
        <w:rPr>
          <w:rStyle w:val="BookTitle"/>
          <w:rFonts w:asciiTheme="minorHAnsi" w:hAnsiTheme="minorHAnsi" w:cstheme="minorHAnsi"/>
          <w:b w:val="0"/>
          <w:bCs w:val="0"/>
          <w:color w:val="000000"/>
          <w:sz w:val="28"/>
          <w:szCs w:val="28"/>
        </w:rPr>
        <w:br/>
        <w:t>hāra śravaṇe kṛṣṇa pāi ye sarvathā</w:t>
      </w:r>
    </w:p>
    <w:p w14:paraId="54C629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These topics of Kṛṣṇa are most confidential. By hearing them, one certainly attains Kṛṣṇa.</w:t>
      </w:r>
    </w:p>
    <w:p w14:paraId="51280DD4" w14:textId="1FFE5A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3.156</w:t>
      </w:r>
    </w:p>
    <w:p w14:paraId="08A758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16FEFC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kari' sārvabhaumere uddhāra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nīlācale kare prabhu kīrtana-vihāra</w:t>
      </w:r>
    </w:p>
    <w:p w14:paraId="4F3A59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delivering Sārvabhauma in this way, the Lord began to enjoy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in Nīlācala.</w:t>
      </w:r>
    </w:p>
    <w:p w14:paraId="0C912CE9" w14:textId="08D31C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3.157</w:t>
      </w:r>
    </w:p>
    <w:p w14:paraId="38748F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6AA5BB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nṛtya-gīta-ānanda-āveśe</w:t>
      </w:r>
      <w:r w:rsidRPr="004A2847">
        <w:rPr>
          <w:rStyle w:val="BookTitle"/>
          <w:rFonts w:asciiTheme="minorHAnsi" w:hAnsiTheme="minorHAnsi" w:cstheme="minorHAnsi"/>
          <w:b w:val="0"/>
          <w:bCs w:val="0"/>
          <w:color w:val="000000"/>
          <w:sz w:val="28"/>
          <w:szCs w:val="28"/>
        </w:rPr>
        <w:br/>
        <w:t>rātri-dina nā jānena kṛṣṇa-prema-rase</w:t>
      </w:r>
    </w:p>
    <w:p w14:paraId="73230E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constantly chanting and dancing in ecstasy, the Lord was so absorbed in the mellows of love for Kṛṣṇa that He did not know whether it was day or night.</w:t>
      </w:r>
    </w:p>
    <w:p w14:paraId="22E3B89B" w14:textId="577D9A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3.158</w:t>
      </w:r>
    </w:p>
    <w:p w14:paraId="152DC7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1842FF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nīlācala-vāsī yata apūrva dekhiyā</w:t>
      </w:r>
      <w:r w:rsidRPr="004A2847">
        <w:rPr>
          <w:rStyle w:val="BookTitle"/>
          <w:rFonts w:asciiTheme="minorHAnsi" w:hAnsiTheme="minorHAnsi" w:cstheme="minorHAnsi"/>
          <w:b w:val="0"/>
          <w:bCs w:val="0"/>
          <w:color w:val="000000"/>
          <w:sz w:val="28"/>
          <w:szCs w:val="28"/>
        </w:rPr>
        <w:br/>
        <w:t>sarva-loka `hari' bale ḍākiyāḍākiyā</w:t>
      </w:r>
    </w:p>
    <w:p w14:paraId="5D4182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residents of Nīlācala saw those wonderful pastimes, they also began to chant the names of Hari.</w:t>
      </w:r>
    </w:p>
    <w:p w14:paraId="35386495" w14:textId="24A33A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3.159</w:t>
      </w:r>
    </w:p>
    <w:p w14:paraId="4F777A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3596E6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ta' `sacala jagannātha' loke bale</w:t>
      </w:r>
      <w:r w:rsidRPr="004A2847">
        <w:rPr>
          <w:rStyle w:val="BookTitle"/>
          <w:rFonts w:asciiTheme="minorHAnsi" w:hAnsiTheme="minorHAnsi" w:cstheme="minorHAnsi"/>
          <w:b w:val="0"/>
          <w:bCs w:val="0"/>
          <w:color w:val="000000"/>
          <w:sz w:val="28"/>
          <w:szCs w:val="28"/>
        </w:rPr>
        <w:br/>
        <w:t>hena nāhi ye prabhure dekhiyā nā bhole</w:t>
      </w:r>
    </w:p>
    <w:p w14:paraId="790AAB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would say, “Here is the moving Jagannātha.” There was no one who was not bewildered on seeing the Lord.</w:t>
      </w:r>
    </w:p>
    <w:p w14:paraId="2973F0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Jagannātha, the Absolute Person appearing in wood, is stationary. Lord Gaurasundara is a moving Jagannātha. By directly seeing the Supreme Lord, everyone forgets about the material enjoyment of this mortal world.</w:t>
      </w:r>
    </w:p>
    <w:p w14:paraId="5FD8B3CA" w14:textId="0B2E08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3.160</w:t>
      </w:r>
    </w:p>
    <w:p w14:paraId="177639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2D8229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pathe yāyena cali' śrī-gaurasundara</w:t>
      </w:r>
      <w:r w:rsidRPr="004A2847">
        <w:rPr>
          <w:rStyle w:val="BookTitle"/>
          <w:rFonts w:asciiTheme="minorHAnsi" w:hAnsiTheme="minorHAnsi" w:cstheme="minorHAnsi"/>
          <w:b w:val="0"/>
          <w:bCs w:val="0"/>
          <w:color w:val="000000"/>
          <w:sz w:val="28"/>
          <w:szCs w:val="28"/>
        </w:rPr>
        <w:br/>
        <w:t>sei dike hari-dhvani śuni nirantara</w:t>
      </w:r>
    </w:p>
    <w:p w14:paraId="757B1E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On whatever road Śrī Gaurasundara walked, people would constantly chant the name of Hari.</w:t>
      </w:r>
    </w:p>
    <w:p w14:paraId="0F57666C" w14:textId="54D61F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3.161</w:t>
      </w:r>
    </w:p>
    <w:p w14:paraId="2700F9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6B6CB8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yekhāne paḍaye prabhura caraṇa-yugala</w:t>
      </w:r>
      <w:r w:rsidRPr="004A2847">
        <w:rPr>
          <w:rStyle w:val="BookTitle"/>
          <w:rFonts w:asciiTheme="minorHAnsi" w:hAnsiTheme="minorHAnsi" w:cstheme="minorHAnsi"/>
          <w:b w:val="0"/>
          <w:bCs w:val="0"/>
          <w:color w:val="000000"/>
          <w:sz w:val="28"/>
          <w:szCs w:val="28"/>
        </w:rPr>
        <w:br/>
        <w:t>se sthānera dhūli luṭa karaye sakala</w:t>
      </w:r>
    </w:p>
    <w:p w14:paraId="44F9E5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Wherever the Lord would place His feet, people would plunder the dust from that place.</w:t>
      </w:r>
    </w:p>
    <w:p w14:paraId="41D676C0" w14:textId="55E736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3.162</w:t>
      </w:r>
    </w:p>
    <w:p w14:paraId="5B9683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385130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dhūli luṭi' pāya mātra ye sukṛti-jana</w:t>
      </w:r>
      <w:r w:rsidRPr="004A2847">
        <w:rPr>
          <w:rStyle w:val="BookTitle"/>
          <w:rFonts w:asciiTheme="minorHAnsi" w:hAnsiTheme="minorHAnsi" w:cstheme="minorHAnsi"/>
          <w:b w:val="0"/>
          <w:bCs w:val="0"/>
          <w:color w:val="000000"/>
          <w:sz w:val="28"/>
          <w:szCs w:val="28"/>
        </w:rPr>
        <w:br/>
        <w:t>tāhāra ānanda ati akathya kathana</w:t>
      </w:r>
    </w:p>
    <w:p w14:paraId="1DBFCC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pious people were able to plunder that dust. Their ecstasy is beyond description.</w:t>
      </w:r>
    </w:p>
    <w:p w14:paraId="620748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luṭi' </w:t>
      </w:r>
      <w:r w:rsidRPr="004A2847">
        <w:rPr>
          <w:rStyle w:val="BookTitle"/>
          <w:rFonts w:asciiTheme="minorHAnsi" w:hAnsiTheme="minorHAnsi" w:cstheme="minorHAnsi"/>
          <w:b w:val="0"/>
          <w:bCs w:val="0"/>
          <w:color w:val="000000"/>
          <w:sz w:val="28"/>
          <w:szCs w:val="28"/>
        </w:rPr>
        <w:t xml:space="preserve">(“plunder”) is </w:t>
      </w:r>
      <w:r w:rsidRPr="004A2847">
        <w:rPr>
          <w:rStyle w:val="BookTitle"/>
          <w:rFonts w:asciiTheme="minorHAnsi" w:hAnsiTheme="minorHAnsi" w:cstheme="minorHAnsi"/>
          <w:b w:val="0"/>
          <w:bCs w:val="0"/>
          <w:i/>
          <w:iCs/>
          <w:color w:val="000000"/>
          <w:sz w:val="28"/>
          <w:szCs w:val="28"/>
        </w:rPr>
        <w:t>guṭi</w:t>
      </w:r>
      <w:r w:rsidRPr="004A2847">
        <w:rPr>
          <w:rStyle w:val="BookTitle"/>
          <w:rFonts w:asciiTheme="minorHAnsi" w:hAnsiTheme="minorHAnsi" w:cstheme="minorHAnsi"/>
          <w:b w:val="0"/>
          <w:bCs w:val="0"/>
          <w:color w:val="000000"/>
          <w:sz w:val="28"/>
          <w:szCs w:val="28"/>
        </w:rPr>
        <w:t xml:space="preserve"> (“particles”).</w:t>
      </w:r>
    </w:p>
    <w:p w14:paraId="4C801A57" w14:textId="694E11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3.163</w:t>
      </w:r>
    </w:p>
    <w:p w14:paraId="697F54D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54E6C9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se śrī-vigrahera saundarya anupāma</w:t>
      </w:r>
      <w:r w:rsidRPr="004A2847">
        <w:rPr>
          <w:rStyle w:val="BookTitle"/>
          <w:rFonts w:asciiTheme="minorHAnsi" w:hAnsiTheme="minorHAnsi" w:cstheme="minorHAnsi"/>
          <w:b w:val="0"/>
          <w:bCs w:val="0"/>
          <w:color w:val="000000"/>
          <w:sz w:val="28"/>
          <w:szCs w:val="28"/>
        </w:rPr>
        <w:br/>
        <w:t>dekhitei sarva citta hare avirāma</w:t>
      </w:r>
    </w:p>
    <w:p w14:paraId="34BE7E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sweet was the Lord's matchless form! Just by seeing Him, the hearts of everyone became captivated.</w:t>
      </w:r>
    </w:p>
    <w:p w14:paraId="0AFE75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anupāma</w:t>
      </w:r>
      <w:r w:rsidRPr="004A2847">
        <w:rPr>
          <w:rStyle w:val="BookTitle"/>
          <w:rFonts w:asciiTheme="minorHAnsi" w:hAnsiTheme="minorHAnsi" w:cstheme="minorHAnsi"/>
          <w:b w:val="0"/>
          <w:bCs w:val="0"/>
          <w:color w:val="000000"/>
          <w:sz w:val="28"/>
          <w:szCs w:val="28"/>
        </w:rPr>
        <w:t xml:space="preserve"> means “matchless” or “incomparable.”</w:t>
      </w:r>
    </w:p>
    <w:p w14:paraId="5EE333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kibā se śrī-vigrahera saundarya anupāma</w:t>
      </w:r>
      <w:r w:rsidRPr="004A2847">
        <w:rPr>
          <w:rStyle w:val="BookTitle"/>
          <w:rFonts w:asciiTheme="minorHAnsi" w:hAnsiTheme="minorHAnsi" w:cstheme="minorHAnsi"/>
          <w:b w:val="0"/>
          <w:bCs w:val="0"/>
          <w:color w:val="000000"/>
          <w:sz w:val="28"/>
          <w:szCs w:val="28"/>
        </w:rPr>
        <w:t xml:space="preserve"> (“How sweet was the Lord's matchless form!”) is </w:t>
      </w:r>
      <w:r w:rsidRPr="004A2847">
        <w:rPr>
          <w:rStyle w:val="BookTitle"/>
          <w:rFonts w:asciiTheme="minorHAnsi" w:hAnsiTheme="minorHAnsi" w:cstheme="minorHAnsi"/>
          <w:b w:val="0"/>
          <w:bCs w:val="0"/>
          <w:i/>
          <w:iCs/>
          <w:color w:val="000000"/>
          <w:sz w:val="28"/>
          <w:szCs w:val="28"/>
        </w:rPr>
        <w:t>ki śobhāśrī-vigrahera saundaryānupāma</w:t>
      </w:r>
      <w:r w:rsidRPr="004A2847">
        <w:rPr>
          <w:rStyle w:val="BookTitle"/>
          <w:rFonts w:asciiTheme="minorHAnsi" w:hAnsiTheme="minorHAnsi" w:cstheme="minorHAnsi"/>
          <w:b w:val="0"/>
          <w:bCs w:val="0"/>
          <w:color w:val="000000"/>
          <w:sz w:val="28"/>
          <w:szCs w:val="28"/>
        </w:rPr>
        <w:t>, which means the same.</w:t>
      </w:r>
    </w:p>
    <w:p w14:paraId="4D47B04B" w14:textId="48A337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3.164</w:t>
      </w:r>
    </w:p>
    <w:p w14:paraId="5242FF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6F42F6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śrī-ānanda-dhārāśrī-nayane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`hare kṛṣṇa' nāma-mātra śuni śrī-vadane</w:t>
      </w:r>
    </w:p>
    <w:p w14:paraId="76F282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Tears of ecstatic love constantly flowed from His lotus eyes as He chanted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xml:space="preserve"> with His lotus mouth.</w:t>
      </w:r>
    </w:p>
    <w:p w14:paraId="508E599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w:t>
      </w:r>
      <w:r w:rsidRPr="004A2847">
        <w:rPr>
          <w:rStyle w:val="BookTitle"/>
          <w:rFonts w:asciiTheme="minorHAnsi" w:hAnsiTheme="minorHAnsi" w:cstheme="minorHAnsi"/>
          <w:b w:val="0"/>
          <w:bCs w:val="0"/>
          <w:i/>
          <w:iCs/>
          <w:color w:val="000000"/>
          <w:sz w:val="28"/>
          <w:szCs w:val="28"/>
        </w:rPr>
        <w:t xml:space="preserve">Śrī Caitanyāṣṭaka </w:t>
      </w:r>
      <w:r w:rsidRPr="004A2847">
        <w:rPr>
          <w:rStyle w:val="BookTitle"/>
          <w:rFonts w:asciiTheme="minorHAnsi" w:hAnsiTheme="minorHAnsi" w:cstheme="minorHAnsi"/>
          <w:b w:val="0"/>
          <w:bCs w:val="0"/>
          <w:color w:val="000000"/>
          <w:sz w:val="28"/>
          <w:szCs w:val="28"/>
        </w:rPr>
        <w:t>(5), Śrīpāda Rūpa Gosvāmī has stated:</w:t>
      </w:r>
    </w:p>
    <w:p w14:paraId="0010A4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hare kṛṣṇety uccaiḥ sphurita-rasano nāma-gaṇanā-</w:t>
      </w:r>
      <w:r w:rsidRPr="004A2847">
        <w:rPr>
          <w:rStyle w:val="BookTitle"/>
          <w:rFonts w:asciiTheme="minorHAnsi" w:hAnsiTheme="minorHAnsi" w:cstheme="minorHAnsi"/>
          <w:b w:val="0"/>
          <w:bCs w:val="0"/>
          <w:color w:val="000000"/>
          <w:sz w:val="28"/>
          <w:szCs w:val="28"/>
        </w:rPr>
        <w:br/>
        <w:t>kṛta-granthi-śreṇī-subhaga-kaṭi-sūtrojjvala-karaḥ</w:t>
      </w:r>
    </w:p>
    <w:p w14:paraId="198342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“Śri Caitanya Mahāprabhu chants the Hare Kṛṣṇa </w:t>
      </w:r>
      <w:r w:rsidRPr="004A2847">
        <w:rPr>
          <w:rStyle w:val="BookTitle"/>
          <w:rFonts w:asciiTheme="minorHAnsi" w:hAnsiTheme="minorHAnsi" w:cstheme="minorHAnsi"/>
          <w:b w:val="0"/>
          <w:bCs w:val="0"/>
          <w:i/>
          <w:iCs/>
          <w:color w:val="000000"/>
          <w:sz w:val="28"/>
          <w:szCs w:val="28"/>
        </w:rPr>
        <w:t xml:space="preserve">mahā-mantra </w:t>
      </w:r>
      <w:r w:rsidRPr="004A2847">
        <w:rPr>
          <w:rStyle w:val="BookTitle"/>
          <w:rFonts w:asciiTheme="minorHAnsi" w:hAnsiTheme="minorHAnsi" w:cstheme="minorHAnsi"/>
          <w:b w:val="0"/>
          <w:bCs w:val="0"/>
          <w:color w:val="000000"/>
          <w:sz w:val="28"/>
          <w:szCs w:val="28"/>
        </w:rPr>
        <w:t>in a loud voice. The holy name dances on His tongue as He counts the number of recitations with His effulgent hand.”</w:t>
      </w:r>
    </w:p>
    <w:p w14:paraId="5B89C31D" w14:textId="662D13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3.165</w:t>
      </w:r>
    </w:p>
    <w:p w14:paraId="4F0F27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136E9D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candana-mālāya paripūrṇa kalevara</w:t>
      </w:r>
      <w:r w:rsidRPr="004A2847">
        <w:rPr>
          <w:rStyle w:val="BookTitle"/>
          <w:rFonts w:asciiTheme="minorHAnsi" w:hAnsiTheme="minorHAnsi" w:cstheme="minorHAnsi"/>
          <w:b w:val="0"/>
          <w:bCs w:val="0"/>
          <w:color w:val="000000"/>
          <w:sz w:val="28"/>
          <w:szCs w:val="28"/>
        </w:rPr>
        <w:br/>
        <w:t>matta-siṁha jini' gati manthara sundara</w:t>
      </w:r>
    </w:p>
    <w:p w14:paraId="15985D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entire body was decorated with sandalwood paste and flower garlands, and </w:t>
      </w:r>
      <w:proofErr w:type="gramStart"/>
      <w:r w:rsidRPr="004A2847">
        <w:rPr>
          <w:rStyle w:val="BookTitle"/>
          <w:rFonts w:asciiTheme="minorHAnsi" w:hAnsiTheme="minorHAnsi" w:cstheme="minorHAnsi"/>
          <w:b/>
          <w:bCs/>
          <w:color w:val="800000"/>
          <w:sz w:val="28"/>
          <w:szCs w:val="28"/>
        </w:rPr>
        <w:t>His</w:t>
      </w:r>
      <w:proofErr w:type="gramEnd"/>
      <w:r w:rsidRPr="004A2847">
        <w:rPr>
          <w:rStyle w:val="BookTitle"/>
          <w:rFonts w:asciiTheme="minorHAnsi" w:hAnsiTheme="minorHAnsi" w:cstheme="minorHAnsi"/>
          <w:b/>
          <w:bCs/>
          <w:color w:val="800000"/>
          <w:sz w:val="28"/>
          <w:szCs w:val="28"/>
        </w:rPr>
        <w:t xml:space="preserve"> sweet slow gait was like that of an intoxicated lion.</w:t>
      </w:r>
    </w:p>
    <w:p w14:paraId="114F25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Dāna-dharma</w:t>
      </w:r>
      <w:r w:rsidRPr="004A2847">
        <w:rPr>
          <w:rStyle w:val="BookTitle"/>
          <w:rFonts w:asciiTheme="minorHAnsi" w:hAnsiTheme="minorHAnsi" w:cstheme="minorHAnsi"/>
          <w:b w:val="0"/>
          <w:bCs w:val="0"/>
          <w:color w:val="000000"/>
          <w:sz w:val="28"/>
          <w:szCs w:val="28"/>
        </w:rPr>
        <w:t xml:space="preserve"> 149) it is stated: </w:t>
      </w:r>
      <w:r w:rsidRPr="004A2847">
        <w:rPr>
          <w:rStyle w:val="BookTitle"/>
          <w:rFonts w:asciiTheme="minorHAnsi" w:hAnsiTheme="minorHAnsi" w:cstheme="minorHAnsi"/>
          <w:b w:val="0"/>
          <w:bCs w:val="0"/>
          <w:i/>
          <w:iCs/>
          <w:color w:val="000000"/>
          <w:sz w:val="28"/>
          <w:szCs w:val="28"/>
        </w:rPr>
        <w:t>suvarṇa-varṇo hemāṅgo varāṅgaś candanāṅgadī</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In His early pastimes He appears as a householder with a golden complexion. His limbs are beautiful, and His body, smeared with the pulp of sandalwood, seems like molten gold.”</w:t>
      </w:r>
    </w:p>
    <w:p w14:paraId="2468C192" w14:textId="2E0A2B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3.166</w:t>
      </w:r>
    </w:p>
    <w:p w14:paraId="61D6D1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091F10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caliteo īśvarera bāhya nāi</w:t>
      </w:r>
      <w:r w:rsidRPr="004A2847">
        <w:rPr>
          <w:rStyle w:val="BookTitle"/>
          <w:rFonts w:asciiTheme="minorHAnsi" w:hAnsiTheme="minorHAnsi" w:cstheme="minorHAnsi"/>
          <w:b w:val="0"/>
          <w:bCs w:val="0"/>
          <w:color w:val="000000"/>
          <w:sz w:val="28"/>
          <w:szCs w:val="28"/>
        </w:rPr>
        <w:br/>
        <w:t>bhakti-rase viharena caitanya-gosāñi</w:t>
      </w:r>
    </w:p>
    <w:p w14:paraId="07BC85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had no external consciousness even when He was walking on the road, because He was merged in the mellows of devotional service.</w:t>
      </w:r>
    </w:p>
    <w:p w14:paraId="6659B88A" w14:textId="26D3C6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3.167</w:t>
      </w:r>
    </w:p>
    <w:p w14:paraId="1B0985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575F43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katho dina vilambe paramānanda purī</w:t>
      </w:r>
      <w:r w:rsidRPr="004A2847">
        <w:rPr>
          <w:rStyle w:val="BookTitle"/>
          <w:rFonts w:asciiTheme="minorHAnsi" w:hAnsiTheme="minorHAnsi" w:cstheme="minorHAnsi"/>
          <w:b w:val="0"/>
          <w:bCs w:val="0"/>
          <w:color w:val="000000"/>
          <w:sz w:val="28"/>
          <w:szCs w:val="28"/>
        </w:rPr>
        <w:br/>
        <w:t>āsiyā mililā tīrtha-paryaṭana kari'</w:t>
      </w:r>
    </w:p>
    <w:p w14:paraId="7CB99F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a few days Paramānanda Purī returned after completing his pilgrimage.</w:t>
      </w:r>
    </w:p>
    <w:p w14:paraId="781BD9DB" w14:textId="6EFFE7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3.168</w:t>
      </w:r>
    </w:p>
    <w:p w14:paraId="5F81B1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0D7F86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dūre prabhu—dekhiyā paramānanda-purīsam</w:t>
      </w:r>
      <w:r w:rsidRPr="004A2847">
        <w:rPr>
          <w:rStyle w:val="BookTitle"/>
          <w:rFonts w:asciiTheme="minorHAnsi" w:hAnsiTheme="minorHAnsi" w:cstheme="minorHAnsi"/>
          <w:b w:val="0"/>
          <w:bCs w:val="0"/>
          <w:color w:val="000000"/>
          <w:sz w:val="28"/>
          <w:szCs w:val="28"/>
        </w:rPr>
        <w:br/>
        <w:t>bhrame uṭhilā prabhu gaurāṅga śrī-hari</w:t>
      </w:r>
    </w:p>
    <w:p w14:paraId="704D0F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Paramānanda Purī from a distance, Lord Gaurāṅga stood up with respect.</w:t>
      </w:r>
    </w:p>
    <w:p w14:paraId="5751BC17" w14:textId="3DC6F9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3.169</w:t>
      </w:r>
    </w:p>
    <w:p w14:paraId="75A9AF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09C15F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priya bhakta dekhi' prabhu parama-hariṣe</w:t>
      </w:r>
      <w:r w:rsidRPr="004A2847">
        <w:rPr>
          <w:rStyle w:val="BookTitle"/>
          <w:rFonts w:asciiTheme="minorHAnsi" w:hAnsiTheme="minorHAnsi" w:cstheme="minorHAnsi"/>
          <w:b w:val="0"/>
          <w:bCs w:val="0"/>
          <w:color w:val="000000"/>
          <w:sz w:val="28"/>
          <w:szCs w:val="28"/>
        </w:rPr>
        <w:br/>
        <w:t>stuti kari' nṛtya kare mahā-prema-rase</w:t>
      </w:r>
    </w:p>
    <w:p w14:paraId="5A7904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greatly pleased to see His dear devotee. He offered respects to him and began to dance in ecstatic love.</w:t>
      </w:r>
    </w:p>
    <w:p w14:paraId="6FA1C394" w14:textId="158477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3.170</w:t>
      </w:r>
    </w:p>
    <w:p w14:paraId="2BD8FC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3E58BE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bāhu tuli' balite lāgilā “hari hari</w:t>
      </w:r>
      <w:r w:rsidRPr="004A2847">
        <w:rPr>
          <w:rStyle w:val="BookTitle"/>
          <w:rFonts w:asciiTheme="minorHAnsi" w:hAnsiTheme="minorHAnsi" w:cstheme="minorHAnsi"/>
          <w:b w:val="0"/>
          <w:bCs w:val="0"/>
          <w:color w:val="000000"/>
          <w:sz w:val="28"/>
          <w:szCs w:val="28"/>
        </w:rPr>
        <w:br/>
        <w:t>dekhilāma nayane paramānanda-purī</w:t>
      </w:r>
    </w:p>
    <w:p w14:paraId="6D9443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raised His arms and exclaimed, “Hari! Hari! Now I have seen Paramānanda Purī.</w:t>
      </w:r>
    </w:p>
    <w:p w14:paraId="6BFEC738" w14:textId="49017B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3.171</w:t>
      </w:r>
    </w:p>
    <w:p w14:paraId="282D8D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76959A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dhanya locana, saphala dhanya janma</w:t>
      </w:r>
      <w:r w:rsidRPr="004A2847">
        <w:rPr>
          <w:rStyle w:val="BookTitle"/>
          <w:rFonts w:asciiTheme="minorHAnsi" w:hAnsiTheme="minorHAnsi" w:cstheme="minorHAnsi"/>
          <w:b w:val="0"/>
          <w:bCs w:val="0"/>
          <w:color w:val="000000"/>
          <w:sz w:val="28"/>
          <w:szCs w:val="28"/>
        </w:rPr>
        <w:br/>
        <w:t>saphala āmāra āji haila sarva dharma”</w:t>
      </w:r>
    </w:p>
    <w:p w14:paraId="6457FF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“Today My eyes and My life have become successful. Today all My religious activities have become fruitful.”</w:t>
      </w:r>
    </w:p>
    <w:p w14:paraId="1EF296E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(10.84.9-10 and 10.84.21). In </w:t>
      </w:r>
      <w:r w:rsidRPr="004A2847">
        <w:rPr>
          <w:rStyle w:val="BookTitle"/>
          <w:rFonts w:asciiTheme="minorHAnsi" w:hAnsiTheme="minorHAnsi" w:cstheme="minorHAnsi"/>
          <w:b w:val="0"/>
          <w:bCs w:val="0"/>
          <w:i/>
          <w:iCs/>
          <w:color w:val="000000"/>
          <w:sz w:val="28"/>
          <w:szCs w:val="28"/>
        </w:rPr>
        <w:t xml:space="preserve">Śrī Hari-bhakti-sudhodaya </w:t>
      </w:r>
      <w:r w:rsidRPr="004A2847">
        <w:rPr>
          <w:rStyle w:val="BookTitle"/>
          <w:rFonts w:asciiTheme="minorHAnsi" w:hAnsiTheme="minorHAnsi" w:cstheme="minorHAnsi"/>
          <w:b w:val="0"/>
          <w:bCs w:val="0"/>
          <w:color w:val="000000"/>
          <w:sz w:val="28"/>
          <w:szCs w:val="28"/>
        </w:rPr>
        <w:t>(13.2) it is stated:</w:t>
      </w:r>
    </w:p>
    <w:p w14:paraId="5B9463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akṣṇoḥ phalaṁ tvādṛśa-darśanaṁ hi</w:t>
      </w:r>
      <w:r w:rsidRPr="004A2847">
        <w:rPr>
          <w:rStyle w:val="BookTitle"/>
          <w:rFonts w:asciiTheme="minorHAnsi" w:hAnsiTheme="minorHAnsi" w:cstheme="minorHAnsi"/>
          <w:b w:val="0"/>
          <w:bCs w:val="0"/>
          <w:color w:val="000000"/>
          <w:sz w:val="28"/>
          <w:szCs w:val="28"/>
        </w:rPr>
        <w:br/>
        <w:t>tanoḥ phalaṁ tvādṛśa-gātra-saṅgaḥ</w:t>
      </w:r>
    </w:p>
    <w:p w14:paraId="66C0C7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jihvā-phalaṁ tvādṛśa-kīrtanaṁ hi</w:t>
      </w:r>
      <w:r w:rsidRPr="004A2847">
        <w:rPr>
          <w:rStyle w:val="BookTitle"/>
          <w:rFonts w:asciiTheme="minorHAnsi" w:hAnsiTheme="minorHAnsi" w:cstheme="minorHAnsi"/>
          <w:b w:val="0"/>
          <w:bCs w:val="0"/>
          <w:color w:val="000000"/>
          <w:sz w:val="28"/>
          <w:szCs w:val="28"/>
        </w:rPr>
        <w:br/>
        <w:t>su-durlabhā bhāgavatā hi loke</w:t>
      </w:r>
    </w:p>
    <w:p w14:paraId="0CAF89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Vaiṣṇava, seeing a person like you is the perfection of one's eyesight, touching your lotus feet is the perfection of the sense of touch, and glorifying your good qualities is the tongue's real activity, for in the material world it is very difficult to find a pure devotee of the Lord.” 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20.60) Caitanya Mahāprabhu has declared:</w:t>
      </w:r>
    </w:p>
    <w:p w14:paraId="454631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 dekhi, tomā sparśi, gāi tomāra guṇa</w:t>
      </w:r>
      <w:r w:rsidRPr="004A2847">
        <w:rPr>
          <w:rStyle w:val="BookTitle"/>
          <w:rFonts w:asciiTheme="minorHAnsi" w:hAnsiTheme="minorHAnsi" w:cstheme="minorHAnsi"/>
          <w:b w:val="0"/>
          <w:bCs w:val="0"/>
          <w:color w:val="000000"/>
          <w:sz w:val="28"/>
          <w:szCs w:val="28"/>
        </w:rPr>
        <w:br/>
        <w:t>sarvendriya-</w:t>
      </w:r>
      <w:proofErr w:type="gramStart"/>
      <w:r w:rsidRPr="004A2847">
        <w:rPr>
          <w:rStyle w:val="BookTitle"/>
          <w:rFonts w:asciiTheme="minorHAnsi" w:hAnsiTheme="minorHAnsi" w:cstheme="minorHAnsi"/>
          <w:b w:val="0"/>
          <w:bCs w:val="0"/>
          <w:color w:val="000000"/>
          <w:sz w:val="28"/>
          <w:szCs w:val="28"/>
        </w:rPr>
        <w:t>phala,——</w:t>
      </w:r>
      <w:proofErr w:type="gramEnd"/>
      <w:r w:rsidRPr="004A2847">
        <w:rPr>
          <w:rStyle w:val="BookTitle"/>
          <w:rFonts w:asciiTheme="minorHAnsi" w:hAnsiTheme="minorHAnsi" w:cstheme="minorHAnsi"/>
          <w:b w:val="0"/>
          <w:bCs w:val="0"/>
          <w:color w:val="000000"/>
          <w:sz w:val="28"/>
          <w:szCs w:val="28"/>
        </w:rPr>
        <w:t>ei śāstra-nirūpaṇa</w:t>
      </w:r>
    </w:p>
    <w:p w14:paraId="30F32A6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seeing you, by touching you, and by glorifying your transcendental qualities, one can perfect the purpose of all sense activity. This is the verdict of the revealed scriptures.</w:t>
      </w:r>
    </w:p>
    <w:p w14:paraId="7BAE595A" w14:textId="5F0C49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3.172</w:t>
      </w:r>
    </w:p>
    <w:p w14:paraId="6AA6CA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1BBE22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“āji mora saphala sannyāsa</w:t>
      </w:r>
      <w:r w:rsidRPr="004A2847">
        <w:rPr>
          <w:rStyle w:val="BookTitle"/>
          <w:rFonts w:asciiTheme="minorHAnsi" w:hAnsiTheme="minorHAnsi" w:cstheme="minorHAnsi"/>
          <w:b w:val="0"/>
          <w:bCs w:val="0"/>
          <w:color w:val="000000"/>
          <w:sz w:val="28"/>
          <w:szCs w:val="28"/>
        </w:rPr>
        <w:br/>
        <w:t>āji mādhavendra more hailā prakāśa”</w:t>
      </w:r>
    </w:p>
    <w:p w14:paraId="683EDC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then said, “Today My acceptance of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has born fruit, for Śrī Mādhavendra Purī has manifested before Me.”</w:t>
      </w:r>
    </w:p>
    <w:p w14:paraId="4EAB41D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seeing Śrī Paramānanda Purī, who was an intimate disciple of Śrī Mādhavendra Purī, thoughts of Mādhavendra Purī were awakened in Śrī Gaurasundara.</w:t>
      </w:r>
    </w:p>
    <w:p w14:paraId="1B09496B" w14:textId="5586ED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3.173</w:t>
      </w:r>
    </w:p>
    <w:p w14:paraId="4E525A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487319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priya-bhakta lai' prabhu kole</w:t>
      </w:r>
      <w:r w:rsidRPr="004A2847">
        <w:rPr>
          <w:rStyle w:val="BookTitle"/>
          <w:rFonts w:asciiTheme="minorHAnsi" w:hAnsiTheme="minorHAnsi" w:cstheme="minorHAnsi"/>
          <w:b w:val="0"/>
          <w:bCs w:val="0"/>
          <w:color w:val="000000"/>
          <w:sz w:val="28"/>
          <w:szCs w:val="28"/>
        </w:rPr>
        <w:br/>
        <w:t>siñcilena aṅga tāna padma-netra-jale</w:t>
      </w:r>
    </w:p>
    <w:p w14:paraId="029433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the Lord embraced His dear devotee and soaked his body with tears from His lotus eyes.</w:t>
      </w:r>
    </w:p>
    <w:p w14:paraId="0A8B8F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siñcilena </w:t>
      </w:r>
      <w:r w:rsidRPr="004A2847">
        <w:rPr>
          <w:rStyle w:val="BookTitle"/>
          <w:rFonts w:asciiTheme="minorHAnsi" w:hAnsiTheme="minorHAnsi" w:cstheme="minorHAnsi"/>
          <w:b w:val="0"/>
          <w:bCs w:val="0"/>
          <w:color w:val="000000"/>
          <w:sz w:val="28"/>
          <w:szCs w:val="28"/>
        </w:rPr>
        <w:t>means “soaked.”</w:t>
      </w:r>
    </w:p>
    <w:p w14:paraId="270480D2" w14:textId="2F716F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3.174</w:t>
      </w:r>
    </w:p>
    <w:p w14:paraId="72CEC3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01320A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purī o prabhura candra śrī-mukha dekhiyā </w:t>
      </w:r>
      <w:r w:rsidRPr="004A2847">
        <w:rPr>
          <w:rStyle w:val="BookTitle"/>
          <w:rFonts w:asciiTheme="minorHAnsi" w:hAnsiTheme="minorHAnsi" w:cstheme="minorHAnsi"/>
          <w:b w:val="0"/>
          <w:bCs w:val="0"/>
          <w:color w:val="000000"/>
          <w:sz w:val="28"/>
          <w:szCs w:val="28"/>
        </w:rPr>
        <w:br/>
        <w:t>ānande āchena ātma-vismṛta haiyā</w:t>
      </w:r>
    </w:p>
    <w:p w14:paraId="77D435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Paramānanda Purī also became ecstatic and forgot himself upon seeing the Lord's moonlike face.</w:t>
      </w:r>
    </w:p>
    <w:p w14:paraId="2322E9EE" w14:textId="4C430B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3.175</w:t>
      </w:r>
    </w:p>
    <w:p w14:paraId="0D7506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5D887C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anyo'nye karena paraṇāma</w:t>
      </w:r>
      <w:r w:rsidRPr="004A2847">
        <w:rPr>
          <w:rStyle w:val="BookTitle"/>
          <w:rFonts w:asciiTheme="minorHAnsi" w:hAnsiTheme="minorHAnsi" w:cstheme="minorHAnsi"/>
          <w:b w:val="0"/>
          <w:bCs w:val="0"/>
          <w:color w:val="000000"/>
          <w:sz w:val="28"/>
          <w:szCs w:val="28"/>
        </w:rPr>
        <w:br/>
        <w:t>paramānanda-purī-caitanyera prema-dhāma</w:t>
      </w:r>
    </w:p>
    <w:p w14:paraId="5822E6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continually offered respects to each other for some time. Paramānanda Purī was the abode of Lord Caitanya's love.</w:t>
      </w:r>
    </w:p>
    <w:p w14:paraId="4DE0D405" w14:textId="21C140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3.176</w:t>
      </w:r>
    </w:p>
    <w:p w14:paraId="4532A6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432478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santoṣa prabhu tāṅhāre pāiyārā</w:t>
      </w:r>
      <w:r w:rsidRPr="004A2847">
        <w:rPr>
          <w:rStyle w:val="BookTitle"/>
          <w:rFonts w:asciiTheme="minorHAnsi" w:hAnsiTheme="minorHAnsi" w:cstheme="minorHAnsi"/>
          <w:b w:val="0"/>
          <w:bCs w:val="0"/>
          <w:color w:val="000000"/>
          <w:sz w:val="28"/>
          <w:szCs w:val="28"/>
        </w:rPr>
        <w:br/>
        <w:t>khilena nija saṅge pārṣada kariyā</w:t>
      </w:r>
    </w:p>
    <w:p w14:paraId="693759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greatly pleased to receive Paramānanda Purī, and He kept him as one of His associates.</w:t>
      </w:r>
    </w:p>
    <w:p w14:paraId="0B61E768" w14:textId="4BCB00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3.177</w:t>
      </w:r>
    </w:p>
    <w:p w14:paraId="45F733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37859A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 prabhu pāiyā paramānanda-purīra</w:t>
      </w:r>
      <w:r w:rsidRPr="004A2847">
        <w:rPr>
          <w:rStyle w:val="BookTitle"/>
          <w:rFonts w:asciiTheme="minorHAnsi" w:hAnsiTheme="minorHAnsi" w:cstheme="minorHAnsi"/>
          <w:b w:val="0"/>
          <w:bCs w:val="0"/>
          <w:color w:val="000000"/>
          <w:sz w:val="28"/>
          <w:szCs w:val="28"/>
        </w:rPr>
        <w:br/>
        <w:t>hilā ānande pāda-padma sevā kari'</w:t>
      </w:r>
    </w:p>
    <w:p w14:paraId="1B8BFF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attained his Lord, Paramānanda Purī stayed there and served His lotus feet in ecstasy.</w:t>
      </w:r>
    </w:p>
    <w:p w14:paraId="64D84F44" w14:textId="77AEEF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3.178</w:t>
      </w:r>
    </w:p>
    <w:p w14:paraId="5965CB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3141B6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mādhava-purīra priya-śiṣya mahāśaya</w:t>
      </w:r>
      <w:r w:rsidRPr="004A2847">
        <w:rPr>
          <w:rStyle w:val="BookTitle"/>
          <w:rFonts w:asciiTheme="minorHAnsi" w:hAnsiTheme="minorHAnsi" w:cstheme="minorHAnsi"/>
          <w:b w:val="0"/>
          <w:bCs w:val="0"/>
          <w:color w:val="000000"/>
          <w:sz w:val="28"/>
          <w:szCs w:val="28"/>
        </w:rPr>
        <w:br/>
        <w:t>śrī-paramānanda-purīprema-rasa-maya</w:t>
      </w:r>
    </w:p>
    <w:p w14:paraId="4110C1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Paramānanda Purī was a dear disciple of Śrī Mādhavendra Purī and was filled with the mellows of ecstatic love.</w:t>
      </w:r>
    </w:p>
    <w:p w14:paraId="3ADA6D70" w14:textId="4683F5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3.179</w:t>
      </w:r>
    </w:p>
    <w:p w14:paraId="68A523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2251A5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mililā kata dine</w:t>
      </w:r>
      <w:r w:rsidRPr="004A2847">
        <w:rPr>
          <w:rStyle w:val="BookTitle"/>
          <w:rFonts w:asciiTheme="minorHAnsi" w:hAnsiTheme="minorHAnsi" w:cstheme="minorHAnsi"/>
          <w:b w:val="0"/>
          <w:bCs w:val="0"/>
          <w:color w:val="000000"/>
          <w:sz w:val="28"/>
          <w:szCs w:val="28"/>
        </w:rPr>
        <w:br/>
        <w:t>rātri-dine yāhāra vihāra prabhu-sane</w:t>
      </w:r>
    </w:p>
    <w:p w14:paraId="313797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a few days Svarūpa Dāmodara also joined the Lord there and enjoyed pastimes with the </w:t>
      </w:r>
      <w:proofErr w:type="gramStart"/>
      <w:r w:rsidRPr="004A2847">
        <w:rPr>
          <w:rStyle w:val="BookTitle"/>
          <w:rFonts w:asciiTheme="minorHAnsi" w:hAnsiTheme="minorHAnsi" w:cstheme="minorHAnsi"/>
          <w:b/>
          <w:bCs/>
          <w:color w:val="800000"/>
          <w:sz w:val="28"/>
          <w:szCs w:val="28"/>
        </w:rPr>
        <w:t>Lord day</w:t>
      </w:r>
      <w:proofErr w:type="gramEnd"/>
      <w:r w:rsidRPr="004A2847">
        <w:rPr>
          <w:rStyle w:val="BookTitle"/>
          <w:rFonts w:asciiTheme="minorHAnsi" w:hAnsiTheme="minorHAnsi" w:cstheme="minorHAnsi"/>
          <w:b/>
          <w:bCs/>
          <w:color w:val="800000"/>
          <w:sz w:val="28"/>
          <w:szCs w:val="28"/>
        </w:rPr>
        <w:t xml:space="preserve"> and night.</w:t>
      </w:r>
    </w:p>
    <w:p w14:paraId="3CC99C5A" w14:textId="4EE01A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3.180</w:t>
      </w:r>
    </w:p>
    <w:p w14:paraId="1D8002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52F992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saṅgīta-rasa-maya</w:t>
      </w:r>
      <w:r w:rsidRPr="004A2847">
        <w:rPr>
          <w:rStyle w:val="BookTitle"/>
          <w:rFonts w:asciiTheme="minorHAnsi" w:hAnsiTheme="minorHAnsi" w:cstheme="minorHAnsi"/>
          <w:b w:val="0"/>
          <w:bCs w:val="0"/>
          <w:color w:val="000000"/>
          <w:sz w:val="28"/>
          <w:szCs w:val="28"/>
        </w:rPr>
        <w:br/>
        <w:t>yāra dhvani śunile prabhura nṛtya haya</w:t>
      </w:r>
    </w:p>
    <w:p w14:paraId="4B8657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was expert in the art of music. On hearing his voice, the Lord would begin dancing.</w:t>
      </w:r>
    </w:p>
    <w:p w14:paraId="7BC49115" w14:textId="3E1DA9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3.181</w:t>
      </w:r>
    </w:p>
    <w:p w14:paraId="3EFEDD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5271F5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paramānanda-purī</w:t>
      </w:r>
      <w:r w:rsidRPr="004A2847">
        <w:rPr>
          <w:rStyle w:val="BookTitle"/>
          <w:rFonts w:asciiTheme="minorHAnsi" w:hAnsiTheme="minorHAnsi" w:cstheme="minorHAnsi"/>
          <w:b w:val="0"/>
          <w:bCs w:val="0"/>
          <w:color w:val="000000"/>
          <w:sz w:val="28"/>
          <w:szCs w:val="28"/>
        </w:rPr>
        <w:br/>
        <w:t>śeṣa-khaṇḍa ei dui saṅge adhikārī</w:t>
      </w:r>
    </w:p>
    <w:p w14:paraId="78E578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and Paramānanda Purī were two of the principal associates in the Lord's final pastimes.</w:t>
      </w:r>
    </w:p>
    <w:p w14:paraId="163DC73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Puruṣottama Bhaṭṭācārya, who later became known as Svarūpa Dāmodara, and Śrī Paramānanda Purī, who was a disciple of Śrī Mādhavendra Purī, attained the constant association of Śrī Gaurasundara. They became principal associates of the Lord because Mahāprabhu stayed with them day and night and heard songs in glorification of Śrī Rādhā-Govinda from the mouth of Svarūpa Dāmodara.</w:t>
      </w:r>
    </w:p>
    <w:p w14:paraId="5B10DC0D" w14:textId="7ED3D3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3.182</w:t>
      </w:r>
    </w:p>
    <w:p w14:paraId="30D6D2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3C5E70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mate nīlācale ye ye bhakta-gaṇa</w:t>
      </w:r>
      <w:r w:rsidRPr="004A2847">
        <w:rPr>
          <w:rStyle w:val="BookTitle"/>
          <w:rFonts w:asciiTheme="minorHAnsi" w:hAnsiTheme="minorHAnsi" w:cstheme="minorHAnsi"/>
          <w:b w:val="0"/>
          <w:bCs w:val="0"/>
          <w:color w:val="000000"/>
          <w:sz w:val="28"/>
          <w:szCs w:val="28"/>
        </w:rPr>
        <w:br/>
        <w:t>alpe alpe āsi' hailā sabāra milana</w:t>
      </w:r>
    </w:p>
    <w:p w14:paraId="0E1C21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various devotees gradually joined the Lord in Nīlācala.</w:t>
      </w:r>
    </w:p>
    <w:p w14:paraId="6848AD2D" w14:textId="753808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3.183</w:t>
      </w:r>
    </w:p>
    <w:p w14:paraId="472888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183</w:t>
      </w:r>
    </w:p>
    <w:p w14:paraId="78F7C8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ye pārṣadera janma utkale hailā</w:t>
      </w:r>
      <w:r w:rsidRPr="004A2847">
        <w:rPr>
          <w:rStyle w:val="BookTitle"/>
          <w:rFonts w:asciiTheme="minorHAnsi" w:hAnsiTheme="minorHAnsi" w:cstheme="minorHAnsi"/>
          <w:b w:val="0"/>
          <w:bCs w:val="0"/>
          <w:color w:val="000000"/>
          <w:sz w:val="28"/>
          <w:szCs w:val="28"/>
        </w:rPr>
        <w:br/>
        <w:t>tāṅhārā o alpe alpe āsiyā mililā</w:t>
      </w:r>
    </w:p>
    <w:p w14:paraId="54DA04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Lord's associates who had taken birth in Orissa also gradually joined the Lord.</w:t>
      </w:r>
    </w:p>
    <w:p w14:paraId="4AE07F88" w14:textId="6452A3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3.184</w:t>
      </w:r>
    </w:p>
    <w:p w14:paraId="21895E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2DEE88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mililā pradyumna miśra—premera śarīra</w:t>
      </w:r>
      <w:r w:rsidRPr="004A2847">
        <w:rPr>
          <w:rStyle w:val="BookTitle"/>
          <w:rFonts w:asciiTheme="minorHAnsi" w:hAnsiTheme="minorHAnsi" w:cstheme="minorHAnsi"/>
          <w:b w:val="0"/>
          <w:bCs w:val="0"/>
          <w:color w:val="000000"/>
          <w:sz w:val="28"/>
          <w:szCs w:val="28"/>
        </w:rPr>
        <w:br/>
        <w:t>paramānanda, rāmānanda—dui mahādhīra</w:t>
      </w:r>
    </w:p>
    <w:p w14:paraId="32FEA5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Pradyumna Miśra, who body was filled with love of God, as well as Paramānanda and Rāmānanda, two most sober personalities, all joined the Lord.</w:t>
      </w:r>
    </w:p>
    <w:p w14:paraId="6E1DFAA0" w14:textId="038C09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3.185</w:t>
      </w:r>
    </w:p>
    <w:p w14:paraId="0F24C1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102A36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 paṇḍita, śrī-śaṅkara paṇḍita</w:t>
      </w:r>
      <w:r w:rsidRPr="004A2847">
        <w:rPr>
          <w:rStyle w:val="BookTitle"/>
          <w:rFonts w:asciiTheme="minorHAnsi" w:hAnsiTheme="minorHAnsi" w:cstheme="minorHAnsi"/>
          <w:b w:val="0"/>
          <w:bCs w:val="0"/>
          <w:color w:val="000000"/>
          <w:sz w:val="28"/>
          <w:szCs w:val="28"/>
        </w:rPr>
        <w:br/>
        <w:t>kata dine āsiyā hailā upanīta</w:t>
      </w:r>
    </w:p>
    <w:p w14:paraId="3E7C6B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Dāmodara Paṇḍita and Śrī Śaṅkara Paṇḍita also came there within a few days.</w:t>
      </w:r>
    </w:p>
    <w:p w14:paraId="4647806F" w14:textId="4F8E23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3.186</w:t>
      </w:r>
    </w:p>
    <w:p w14:paraId="4016EC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186</w:t>
      </w:r>
    </w:p>
    <w:p w14:paraId="4A81A3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śrī-pradyumna brahmacārīnṛsiṁhera dāsa</w:t>
      </w:r>
      <w:r w:rsidRPr="004A2847">
        <w:rPr>
          <w:rStyle w:val="BookTitle"/>
          <w:rFonts w:asciiTheme="minorHAnsi" w:hAnsiTheme="minorHAnsi" w:cstheme="minorHAnsi"/>
          <w:b w:val="0"/>
          <w:bCs w:val="0"/>
          <w:color w:val="000000"/>
          <w:sz w:val="28"/>
          <w:szCs w:val="28"/>
        </w:rPr>
        <w:br/>
        <w:t>yāṅhāra śarīre nṛsiṁhera parakāśa</w:t>
      </w:r>
    </w:p>
    <w:p w14:paraId="6A71EC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Pradyumna Brahmacārī was a servant of Lord Nṛsiṁhadeva. Lord Nṛsiṁha manifested in his body.</w:t>
      </w:r>
    </w:p>
    <w:p w14:paraId="2F8A1E73" w14:textId="11BFCD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3.187</w:t>
      </w:r>
    </w:p>
    <w:p w14:paraId="60BEED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187</w:t>
      </w:r>
    </w:p>
    <w:p w14:paraId="17AE26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`kīrtane vihare narasiṁha nyāsī-rūpe'</w:t>
      </w:r>
      <w:r w:rsidRPr="004A2847">
        <w:rPr>
          <w:rStyle w:val="BookTitle"/>
          <w:rFonts w:asciiTheme="minorHAnsi" w:hAnsiTheme="minorHAnsi" w:cstheme="minorHAnsi"/>
          <w:b w:val="0"/>
          <w:bCs w:val="0"/>
          <w:color w:val="000000"/>
          <w:sz w:val="28"/>
          <w:szCs w:val="28"/>
        </w:rPr>
        <w:br/>
        <w:t>jāniyā rahilā āsi' prabhura samīpe</w:t>
      </w:r>
    </w:p>
    <w:p w14:paraId="0EFE68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he understood that Nṛsiṁhadeva was enjoying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in the form of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he came and joined the Lord.</w:t>
      </w:r>
    </w:p>
    <w:p w14:paraId="50F6FFC5" w14:textId="7B4781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3.188</w:t>
      </w:r>
    </w:p>
    <w:p w14:paraId="2EBEFA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188</w:t>
      </w:r>
    </w:p>
    <w:p w14:paraId="6FA40E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bhagavān ācārya āilā mahāśaya</w:t>
      </w:r>
      <w:r w:rsidRPr="004A2847">
        <w:rPr>
          <w:rStyle w:val="BookTitle"/>
          <w:rFonts w:asciiTheme="minorHAnsi" w:hAnsiTheme="minorHAnsi" w:cstheme="minorHAnsi"/>
          <w:b w:val="0"/>
          <w:bCs w:val="0"/>
          <w:color w:val="000000"/>
          <w:sz w:val="28"/>
          <w:szCs w:val="28"/>
        </w:rPr>
        <w:br/>
        <w:t>śravaṇe o yāre nāhi paraśe viṣaya</w:t>
      </w:r>
    </w:p>
    <w:p w14:paraId="03D79D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great personality Bhagavān Ācārya, who would never hear of material enjoyment, also came there.</w:t>
      </w:r>
    </w:p>
    <w:p w14:paraId="01CD42E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Bhagavān Ācārya would never hear any topics concerning sense gratification. He would hear only topics related to Lord Kṛṣṇa's names, forms, and qualities.</w:t>
      </w:r>
    </w:p>
    <w:p w14:paraId="3A8C3657" w14:textId="110043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3.189</w:t>
      </w:r>
    </w:p>
    <w:p w14:paraId="300D77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189</w:t>
      </w:r>
    </w:p>
    <w:p w14:paraId="0FB62BE8" w14:textId="3FF70E0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yateka sevaka yathā chilā</w:t>
      </w:r>
      <w:ins w:id="112" w:author="your servant" w:date="2020-04-25T19:33:00Z">
        <w:r w:rsidR="00992C30"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sabei prabhura pārśve āsiyā mililā</w:t>
      </w:r>
    </w:p>
    <w:p w14:paraId="5ABF0B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servants of the Lord came from various places and joined the Lord.</w:t>
      </w:r>
    </w:p>
    <w:p w14:paraId="6E3814E6" w14:textId="706540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3.190</w:t>
      </w:r>
    </w:p>
    <w:p w14:paraId="7886AB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615CCF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dekhi' sabāra haila duḥkha-nāśa</w:t>
      </w:r>
      <w:r w:rsidRPr="004A2847">
        <w:rPr>
          <w:rStyle w:val="BookTitle"/>
          <w:rFonts w:asciiTheme="minorHAnsi" w:hAnsiTheme="minorHAnsi" w:cstheme="minorHAnsi"/>
          <w:b w:val="0"/>
          <w:bCs w:val="0"/>
          <w:color w:val="000000"/>
          <w:sz w:val="28"/>
          <w:szCs w:val="28"/>
        </w:rPr>
        <w:br/>
        <w:t>sabe kare prabhu-saṅge kīrtana-vilāsa</w:t>
      </w:r>
    </w:p>
    <w:p w14:paraId="40A3F4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they saw the Lord, their distress was vanquished. They all participated in the Lord's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w:t>
      </w:r>
    </w:p>
    <w:p w14:paraId="6CED790A" w14:textId="478677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3.191</w:t>
      </w:r>
    </w:p>
    <w:p w14:paraId="6D4974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191</w:t>
      </w:r>
    </w:p>
    <w:p w14:paraId="360E47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sannyāsīra rūpe vaikuṇṭhera adhipati</w:t>
      </w:r>
      <w:r w:rsidRPr="004A2847">
        <w:rPr>
          <w:rStyle w:val="BookTitle"/>
          <w:rFonts w:asciiTheme="minorHAnsi" w:hAnsiTheme="minorHAnsi" w:cstheme="minorHAnsi"/>
          <w:b w:val="0"/>
          <w:bCs w:val="0"/>
          <w:color w:val="000000"/>
          <w:sz w:val="28"/>
          <w:szCs w:val="28"/>
        </w:rPr>
        <w:br/>
        <w:t>kīrtana karena sarva bhaktera saṁhati</w:t>
      </w:r>
    </w:p>
    <w:p w14:paraId="5CE353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of Vaikuṇṭha, in the form of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thus performed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in the association of all the devotees.</w:t>
      </w:r>
    </w:p>
    <w:p w14:paraId="17F65D23" w14:textId="6C50D2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3.192</w:t>
      </w:r>
    </w:p>
    <w:p w14:paraId="615FD6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34BEE8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rase nityānanda mahādhīra</w:t>
      </w:r>
      <w:r w:rsidRPr="004A2847">
        <w:rPr>
          <w:rStyle w:val="BookTitle"/>
          <w:rFonts w:asciiTheme="minorHAnsi" w:hAnsiTheme="minorHAnsi" w:cstheme="minorHAnsi"/>
          <w:b w:val="0"/>
          <w:bCs w:val="0"/>
          <w:color w:val="000000"/>
          <w:sz w:val="28"/>
          <w:szCs w:val="28"/>
        </w:rPr>
        <w:br/>
        <w:t>parama uddāma—eka sthāne nahe sthira</w:t>
      </w:r>
    </w:p>
    <w:p w14:paraId="1AF8EB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sober Nityānanda relished the mellows of Lord Caitanya's love. He was supremely independent and could not remain steady in one place.</w:t>
      </w:r>
    </w:p>
    <w:p w14:paraId="5A60762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uddāma </w:t>
      </w:r>
      <w:r w:rsidRPr="004A2847">
        <w:rPr>
          <w:rStyle w:val="BookTitle"/>
          <w:rFonts w:asciiTheme="minorHAnsi" w:hAnsiTheme="minorHAnsi" w:cstheme="minorHAnsi"/>
          <w:b w:val="0"/>
          <w:bCs w:val="0"/>
          <w:color w:val="000000"/>
          <w:sz w:val="28"/>
          <w:szCs w:val="28"/>
        </w:rPr>
        <w:t>means “fully independent.”</w:t>
      </w:r>
    </w:p>
    <w:p w14:paraId="41A2707E" w14:textId="6BB801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3.193</w:t>
      </w:r>
    </w:p>
    <w:p w14:paraId="0FC26A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193</w:t>
      </w:r>
    </w:p>
    <w:p w14:paraId="308D58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dekhiyā yayena dharibāre</w:t>
      </w:r>
      <w:r w:rsidRPr="004A2847">
        <w:rPr>
          <w:rStyle w:val="BookTitle"/>
          <w:rFonts w:asciiTheme="minorHAnsi" w:hAnsiTheme="minorHAnsi" w:cstheme="minorHAnsi"/>
          <w:b w:val="0"/>
          <w:bCs w:val="0"/>
          <w:color w:val="000000"/>
          <w:sz w:val="28"/>
          <w:szCs w:val="28"/>
        </w:rPr>
        <w:br/>
        <w:t>paḍihāri-gaṇe keha rākhite nā pāre</w:t>
      </w:r>
    </w:p>
    <w:p w14:paraId="39973B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tried to grab hold of Lord Jagannātha, the temple guards were unable to stop Him.</w:t>
      </w:r>
    </w:p>
    <w:p w14:paraId="79C42B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paḍihāri-gaṇe</w:t>
      </w:r>
      <w:r w:rsidRPr="004A2847">
        <w:rPr>
          <w:rStyle w:val="BookTitle"/>
          <w:rFonts w:asciiTheme="minorHAnsi" w:hAnsiTheme="minorHAnsi" w:cstheme="minorHAnsi"/>
          <w:b w:val="0"/>
          <w:bCs w:val="0"/>
          <w:color w:val="000000"/>
          <w:sz w:val="28"/>
          <w:szCs w:val="28"/>
        </w:rPr>
        <w:t xml:space="preserve"> (derived from a corrupted form of the Sanskrit word </w:t>
      </w:r>
      <w:r w:rsidRPr="004A2847">
        <w:rPr>
          <w:rStyle w:val="BookTitle"/>
          <w:rFonts w:asciiTheme="minorHAnsi" w:hAnsiTheme="minorHAnsi" w:cstheme="minorHAnsi"/>
          <w:b w:val="0"/>
          <w:bCs w:val="0"/>
          <w:i/>
          <w:iCs/>
          <w:color w:val="000000"/>
          <w:sz w:val="28"/>
          <w:szCs w:val="28"/>
        </w:rPr>
        <w:t>pratihārī</w:t>
      </w:r>
      <w:r w:rsidRPr="004A2847">
        <w:rPr>
          <w:rStyle w:val="BookTitle"/>
          <w:rFonts w:asciiTheme="minorHAnsi" w:hAnsiTheme="minorHAnsi" w:cstheme="minorHAnsi"/>
          <w:b w:val="0"/>
          <w:bCs w:val="0"/>
          <w:color w:val="000000"/>
          <w:sz w:val="28"/>
          <w:szCs w:val="28"/>
        </w:rPr>
        <w:t xml:space="preserve">) means “doorkeepers” or “those who punish persons who commit </w:t>
      </w:r>
      <w:r w:rsidRPr="004A2847">
        <w:rPr>
          <w:rStyle w:val="BookTitle"/>
          <w:rFonts w:asciiTheme="minorHAnsi" w:hAnsiTheme="minorHAnsi" w:cstheme="minorHAnsi"/>
          <w:b w:val="0"/>
          <w:bCs w:val="0"/>
          <w:i/>
          <w:iCs/>
          <w:color w:val="000000"/>
          <w:sz w:val="28"/>
          <w:szCs w:val="28"/>
        </w:rPr>
        <w:t xml:space="preserve">sevā-aparādha </w:t>
      </w:r>
      <w:r w:rsidRPr="004A2847">
        <w:rPr>
          <w:rStyle w:val="BookTitle"/>
          <w:rFonts w:asciiTheme="minorHAnsi" w:hAnsiTheme="minorHAnsi" w:cstheme="minorHAnsi"/>
          <w:b w:val="0"/>
          <w:bCs w:val="0"/>
          <w:color w:val="000000"/>
          <w:sz w:val="28"/>
          <w:szCs w:val="28"/>
        </w:rPr>
        <w:t>to Lord Jagannātha.”</w:t>
      </w:r>
    </w:p>
    <w:p w14:paraId="75D2C28D" w14:textId="312BB9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3.194</w:t>
      </w:r>
    </w:p>
    <w:p w14:paraId="317E87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5E1B19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uṭhiyā suvarṇa siṁhāsane</w:t>
      </w:r>
      <w:r w:rsidRPr="004A2847">
        <w:rPr>
          <w:rStyle w:val="BookTitle"/>
          <w:rFonts w:asciiTheme="minorHAnsi" w:hAnsiTheme="minorHAnsi" w:cstheme="minorHAnsi"/>
          <w:b w:val="0"/>
          <w:bCs w:val="0"/>
          <w:color w:val="000000"/>
          <w:sz w:val="28"/>
          <w:szCs w:val="28"/>
        </w:rPr>
        <w:br/>
        <w:t>balarāma dhariyā karilā āliṅgane</w:t>
      </w:r>
    </w:p>
    <w:p w14:paraId="509B13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day He climbed onto the golden </w:t>
      </w:r>
      <w:r w:rsidRPr="004A2847">
        <w:rPr>
          <w:rStyle w:val="BookTitle"/>
          <w:rFonts w:asciiTheme="minorHAnsi" w:hAnsiTheme="minorHAnsi" w:cstheme="minorHAnsi"/>
          <w:b/>
          <w:bCs/>
          <w:i/>
          <w:iCs/>
          <w:color w:val="800000"/>
          <w:sz w:val="28"/>
          <w:szCs w:val="28"/>
        </w:rPr>
        <w:t>siṁhāsana</w:t>
      </w:r>
      <w:r w:rsidRPr="004A2847">
        <w:rPr>
          <w:rStyle w:val="BookTitle"/>
          <w:rFonts w:asciiTheme="minorHAnsi" w:hAnsiTheme="minorHAnsi" w:cstheme="minorHAnsi"/>
          <w:b/>
          <w:bCs/>
          <w:color w:val="800000"/>
          <w:sz w:val="28"/>
          <w:szCs w:val="28"/>
        </w:rPr>
        <w:t xml:space="preserve"> and embraced Balarāma.</w:t>
      </w:r>
    </w:p>
    <w:p w14:paraId="684CE047" w14:textId="48989A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3.195</w:t>
      </w:r>
    </w:p>
    <w:p w14:paraId="6844E6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365EB1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uṭhitei paḍihārī dharile hāte</w:t>
      </w:r>
      <w:r w:rsidRPr="004A2847">
        <w:rPr>
          <w:rStyle w:val="BookTitle"/>
          <w:rFonts w:asciiTheme="minorHAnsi" w:hAnsiTheme="minorHAnsi" w:cstheme="minorHAnsi"/>
          <w:b w:val="0"/>
          <w:bCs w:val="0"/>
          <w:color w:val="000000"/>
          <w:sz w:val="28"/>
          <w:szCs w:val="28"/>
        </w:rPr>
        <w:br/>
        <w:t>dharite paḍilā giyā hāta pāṅca-sāte</w:t>
      </w:r>
    </w:p>
    <w:p w14:paraId="69C6DF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climbed up, a temple guard caught hold of His hand but was suddenly thrown back five to seven feet.</w:t>
      </w:r>
    </w:p>
    <w:p w14:paraId="0D75491D" w14:textId="52BBA4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3.196</w:t>
      </w:r>
    </w:p>
    <w:p w14:paraId="678297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196</w:t>
      </w:r>
    </w:p>
    <w:p w14:paraId="17EAC7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 balarāmera galāra</w:t>
      </w:r>
      <w:r w:rsidRPr="004A2847">
        <w:rPr>
          <w:rStyle w:val="BookTitle"/>
          <w:rFonts w:asciiTheme="minorHAnsi" w:hAnsiTheme="minorHAnsi" w:cstheme="minorHAnsi"/>
          <w:b w:val="0"/>
          <w:bCs w:val="0"/>
          <w:color w:val="000000"/>
          <w:sz w:val="28"/>
          <w:szCs w:val="28"/>
        </w:rPr>
        <w:br/>
        <w:t>mālā lai' parilena gale āpanāra</w:t>
      </w:r>
    </w:p>
    <w:p w14:paraId="24EC20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took the garland from Balarāma's neck and put it around His own neck.</w:t>
      </w:r>
    </w:p>
    <w:p w14:paraId="11A2C916" w14:textId="24A266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3.197</w:t>
      </w:r>
    </w:p>
    <w:p w14:paraId="2D090C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4F1F94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mālā pari' calilena gajendra-gamane</w:t>
      </w:r>
      <w:r w:rsidRPr="004A2847">
        <w:rPr>
          <w:rStyle w:val="BookTitle"/>
          <w:rFonts w:asciiTheme="minorHAnsi" w:hAnsiTheme="minorHAnsi" w:cstheme="minorHAnsi"/>
          <w:b w:val="0"/>
          <w:bCs w:val="0"/>
          <w:color w:val="000000"/>
          <w:sz w:val="28"/>
          <w:szCs w:val="28"/>
        </w:rPr>
        <w:br/>
        <w:t>paḍihārī uṭhiyā cintaye mane mane</w:t>
      </w:r>
    </w:p>
    <w:p w14:paraId="09856E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putting the garland on, Nityānanda walked away like the King of elephants. The temple guard got up and thought as follows.</w:t>
      </w:r>
    </w:p>
    <w:p w14:paraId="5EDBB66C" w14:textId="3A7432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3.198</w:t>
      </w:r>
    </w:p>
    <w:p w14:paraId="2DF234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3FE59D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ei</w:t>
      </w:r>
      <w:proofErr w:type="gramEnd"/>
      <w:r w:rsidRPr="004A2847">
        <w:rPr>
          <w:rStyle w:val="BookTitle"/>
          <w:rFonts w:asciiTheme="minorHAnsi" w:hAnsiTheme="minorHAnsi" w:cstheme="minorHAnsi"/>
          <w:b w:val="0"/>
          <w:bCs w:val="0"/>
          <w:color w:val="000000"/>
          <w:sz w:val="28"/>
          <w:szCs w:val="28"/>
        </w:rPr>
        <w:t xml:space="preserve"> avadhūtera manuṣya-śakti nahe</w:t>
      </w:r>
      <w:r w:rsidRPr="004A2847">
        <w:rPr>
          <w:rStyle w:val="BookTitle"/>
          <w:rFonts w:asciiTheme="minorHAnsi" w:hAnsiTheme="minorHAnsi" w:cstheme="minorHAnsi"/>
          <w:b w:val="0"/>
          <w:bCs w:val="0"/>
          <w:color w:val="000000"/>
          <w:sz w:val="28"/>
          <w:szCs w:val="28"/>
        </w:rPr>
        <w:br/>
        <w:t>balarāma-sparśe ki anyera deha rahe</w:t>
      </w:r>
    </w:p>
    <w:p w14:paraId="66DDC7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“This </w:t>
      </w:r>
      <w:r w:rsidRPr="004A2847">
        <w:rPr>
          <w:rStyle w:val="BookTitle"/>
          <w:rFonts w:asciiTheme="minorHAnsi" w:hAnsiTheme="minorHAnsi" w:cstheme="minorHAnsi"/>
          <w:b/>
          <w:bCs/>
          <w:i/>
          <w:iCs/>
          <w:color w:val="800000"/>
          <w:sz w:val="28"/>
          <w:szCs w:val="28"/>
        </w:rPr>
        <w:t>avadhūta's</w:t>
      </w:r>
      <w:r w:rsidRPr="004A2847">
        <w:rPr>
          <w:rStyle w:val="BookTitle"/>
          <w:rFonts w:asciiTheme="minorHAnsi" w:hAnsiTheme="minorHAnsi" w:cstheme="minorHAnsi"/>
          <w:b/>
          <w:bCs/>
          <w:color w:val="800000"/>
          <w:sz w:val="28"/>
          <w:szCs w:val="28"/>
        </w:rPr>
        <w:t xml:space="preserve"> strength is not that of a human being, for how else could one survive after touching Balarāma?</w:t>
      </w:r>
    </w:p>
    <w:p w14:paraId="653DCC7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avadhūta </w:t>
      </w:r>
      <w:r w:rsidRPr="004A2847">
        <w:rPr>
          <w:rStyle w:val="BookTitle"/>
          <w:rFonts w:asciiTheme="minorHAnsi" w:hAnsiTheme="minorHAnsi" w:cstheme="minorHAnsi"/>
          <w:b w:val="0"/>
          <w:bCs w:val="0"/>
          <w:color w:val="000000"/>
          <w:sz w:val="28"/>
          <w:szCs w:val="28"/>
        </w:rPr>
        <w:t>means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w:t>
      </w:r>
    </w:p>
    <w:p w14:paraId="0EDA7D7A" w14:textId="3B8FEC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3.199</w:t>
      </w:r>
    </w:p>
    <w:p w14:paraId="6F0C6F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4B1625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matta-hastī dhari' muñi pāroṅ rākhibāre</w:t>
      </w:r>
      <w:r w:rsidRPr="004A2847">
        <w:rPr>
          <w:rStyle w:val="BookTitle"/>
          <w:rFonts w:asciiTheme="minorHAnsi" w:hAnsiTheme="minorHAnsi" w:cstheme="minorHAnsi"/>
          <w:b w:val="0"/>
          <w:bCs w:val="0"/>
          <w:color w:val="000000"/>
          <w:sz w:val="28"/>
          <w:szCs w:val="28"/>
        </w:rPr>
        <w:br/>
        <w:t>muñi dharile o ki manuṣya yāite pāre</w:t>
      </w:r>
    </w:p>
    <w:p w14:paraId="2BB035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 can control a mad elephant, so how could a human being escape my grip?</w:t>
      </w:r>
    </w:p>
    <w:p w14:paraId="22102FB7" w14:textId="5BA88A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3.200</w:t>
      </w:r>
    </w:p>
    <w:p w14:paraId="620348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33084D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muñi hasta dṛḍha kariyā dhari</w:t>
      </w:r>
      <w:r w:rsidRPr="004A2847">
        <w:rPr>
          <w:rStyle w:val="BookTitle"/>
          <w:rFonts w:asciiTheme="minorHAnsi" w:hAnsiTheme="minorHAnsi" w:cstheme="minorHAnsi"/>
          <w:b w:val="0"/>
          <w:bCs w:val="0"/>
          <w:color w:val="000000"/>
          <w:sz w:val="28"/>
          <w:szCs w:val="28"/>
        </w:rPr>
        <w:br/>
        <w:t>luṅtṛṇa-prāya hai' giyā kothā vā paḍiluṅ”</w:t>
      </w:r>
    </w:p>
    <w:p w14:paraId="608564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I caught tightly hold of His hand, I was thrown back like a blade of grass.”</w:t>
      </w:r>
    </w:p>
    <w:p w14:paraId="786E7D2F" w14:textId="11BAD8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3.201</w:t>
      </w:r>
    </w:p>
    <w:p w14:paraId="41C574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4F1BD8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mata cinte paḍihārī mahāśaya</w:t>
      </w:r>
      <w:r w:rsidRPr="004A2847">
        <w:rPr>
          <w:rStyle w:val="BookTitle"/>
          <w:rFonts w:asciiTheme="minorHAnsi" w:hAnsiTheme="minorHAnsi" w:cstheme="minorHAnsi"/>
          <w:b w:val="0"/>
          <w:bCs w:val="0"/>
          <w:color w:val="000000"/>
          <w:sz w:val="28"/>
          <w:szCs w:val="28"/>
        </w:rPr>
        <w:br/>
        <w:t>nityānanda dekhilei karena vinaya</w:t>
      </w:r>
    </w:p>
    <w:p w14:paraId="7A579E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respectable temple guard thought in this way. When He saw Nityānanda later, he felt humbled.</w:t>
      </w:r>
    </w:p>
    <w:p w14:paraId="0E754419" w14:textId="381F3D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3.202</w:t>
      </w:r>
    </w:p>
    <w:p w14:paraId="43C22A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202</w:t>
      </w:r>
    </w:p>
    <w:p w14:paraId="0AD807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nityānanda-svarūpa svabhāva bālya-bhāve</w:t>
      </w:r>
      <w:r w:rsidRPr="004A2847">
        <w:rPr>
          <w:rStyle w:val="BookTitle"/>
          <w:rFonts w:asciiTheme="minorHAnsi" w:hAnsiTheme="minorHAnsi" w:cstheme="minorHAnsi"/>
          <w:b w:val="0"/>
          <w:bCs w:val="0"/>
          <w:color w:val="000000"/>
          <w:sz w:val="28"/>
          <w:szCs w:val="28"/>
        </w:rPr>
        <w:br/>
        <w:t>āliṅgana karena parama anurāge</w:t>
      </w:r>
    </w:p>
    <w:p w14:paraId="1CA140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Nityānanda Svarūpa, whose natural characteristic was like that of a child, embraced that guard with affection.</w:t>
      </w:r>
    </w:p>
    <w:p w14:paraId="7143BE20" w14:textId="3FFAD2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3.203</w:t>
      </w:r>
    </w:p>
    <w:p w14:paraId="4EE1B4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w:t>
      </w:r>
    </w:p>
    <w:p w14:paraId="43C936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kata-dine gauracandra lakṣmīpati</w:t>
      </w:r>
      <w:r w:rsidRPr="004A2847">
        <w:rPr>
          <w:rStyle w:val="BookTitle"/>
          <w:rFonts w:asciiTheme="minorHAnsi" w:hAnsiTheme="minorHAnsi" w:cstheme="minorHAnsi"/>
          <w:b w:val="0"/>
          <w:bCs w:val="0"/>
          <w:color w:val="000000"/>
          <w:sz w:val="28"/>
          <w:szCs w:val="28"/>
        </w:rPr>
        <w:br/>
        <w:t>samudra-kūlete āsi' karilā vasati</w:t>
      </w:r>
    </w:p>
    <w:p w14:paraId="194EE3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days after that Gauracandra, the husband of Lakṣmī, took up residence on the shore of the ocean.</w:t>
      </w:r>
    </w:p>
    <w:p w14:paraId="027A4E57" w14:textId="07F0C1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3.204</w:t>
      </w:r>
    </w:p>
    <w:p w14:paraId="291C12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204</w:t>
      </w:r>
    </w:p>
    <w:p w14:paraId="350C3E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sindhu-tīre sthāna ati ramya manohara</w:t>
      </w:r>
      <w:r w:rsidRPr="004A2847">
        <w:rPr>
          <w:rStyle w:val="BookTitle"/>
          <w:rFonts w:asciiTheme="minorHAnsi" w:hAnsiTheme="minorHAnsi" w:cstheme="minorHAnsi"/>
          <w:b w:val="0"/>
          <w:bCs w:val="0"/>
          <w:color w:val="000000"/>
          <w:sz w:val="28"/>
          <w:szCs w:val="28"/>
        </w:rPr>
        <w:br/>
        <w:t>dekhiyā santoṣa baḍa śrī-gaurasundara</w:t>
      </w:r>
    </w:p>
    <w:p w14:paraId="31CDE2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was greatly pleased to see that most enchanting spot on the shore of the ocean.</w:t>
      </w:r>
    </w:p>
    <w:p w14:paraId="427E8AB3" w14:textId="6DD77D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3.205</w:t>
      </w:r>
    </w:p>
    <w:p w14:paraId="0B9BCC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72F470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candravatī rātri, vahe dakṣiṇa-pavana</w:t>
      </w:r>
      <w:r w:rsidRPr="004A2847">
        <w:rPr>
          <w:rStyle w:val="BookTitle"/>
          <w:rFonts w:asciiTheme="minorHAnsi" w:hAnsiTheme="minorHAnsi" w:cstheme="minorHAnsi"/>
          <w:b w:val="0"/>
          <w:bCs w:val="0"/>
          <w:color w:val="000000"/>
          <w:sz w:val="28"/>
          <w:szCs w:val="28"/>
        </w:rPr>
        <w:br/>
        <w:t>vaisena samudra-kūle śrī-śacīnandana</w:t>
      </w:r>
    </w:p>
    <w:p w14:paraId="269EFB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moon shone and the wind blew from the south, Śrī Śacīnandana sat down on the shore of the ocean.</w:t>
      </w:r>
    </w:p>
    <w:p w14:paraId="3C146E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candravatī </w:t>
      </w:r>
      <w:r w:rsidRPr="004A2847">
        <w:rPr>
          <w:rStyle w:val="BookTitle"/>
          <w:rFonts w:asciiTheme="minorHAnsi" w:hAnsiTheme="minorHAnsi" w:cstheme="minorHAnsi"/>
          <w:b w:val="0"/>
          <w:bCs w:val="0"/>
          <w:color w:val="000000"/>
          <w:sz w:val="28"/>
          <w:szCs w:val="28"/>
        </w:rPr>
        <w:t>means “filled with the rays of the moon” or “illuminated by the rays of the moon.”</w:t>
      </w:r>
    </w:p>
    <w:p w14:paraId="76E81A86" w14:textId="144508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3.206</w:t>
      </w:r>
    </w:p>
    <w:p w14:paraId="414E81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7BD5E6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aṅga śrī-mastaka śobhita candane</w:t>
      </w:r>
      <w:r w:rsidRPr="004A2847">
        <w:rPr>
          <w:rStyle w:val="BookTitle"/>
          <w:rFonts w:asciiTheme="minorHAnsi" w:hAnsiTheme="minorHAnsi" w:cstheme="minorHAnsi"/>
          <w:b w:val="0"/>
          <w:bCs w:val="0"/>
          <w:color w:val="000000"/>
          <w:sz w:val="28"/>
          <w:szCs w:val="28"/>
        </w:rPr>
        <w:br/>
        <w:t>niravadhi `hare-kṛṣṇa' bole śrī-vadane</w:t>
      </w:r>
    </w:p>
    <w:p w14:paraId="57FE0D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forehead and entire body of the Lord was adorned with sandalwood pulp. He always chanted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xml:space="preserve"> with His lotus mouth.</w:t>
      </w:r>
    </w:p>
    <w:p w14:paraId="485D8A44" w14:textId="617366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3.207</w:t>
      </w:r>
    </w:p>
    <w:p w14:paraId="478E36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35BCB1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mālāya pūrṇita vakṣa—ati manohara</w:t>
      </w:r>
      <w:r w:rsidRPr="004A2847">
        <w:rPr>
          <w:rStyle w:val="BookTitle"/>
          <w:rFonts w:asciiTheme="minorHAnsi" w:hAnsiTheme="minorHAnsi" w:cstheme="minorHAnsi"/>
          <w:b w:val="0"/>
          <w:bCs w:val="0"/>
          <w:color w:val="000000"/>
          <w:sz w:val="28"/>
          <w:szCs w:val="28"/>
        </w:rPr>
        <w:br/>
        <w:t>catur-dike veḍiyā āchaye anucara</w:t>
      </w:r>
    </w:p>
    <w:p w14:paraId="22FBAD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chest was beautifully adorned with flower garlands, and He was </w:t>
      </w:r>
      <w:proofErr w:type="gramStart"/>
      <w:r w:rsidRPr="004A2847">
        <w:rPr>
          <w:rStyle w:val="BookTitle"/>
          <w:rFonts w:asciiTheme="minorHAnsi" w:hAnsiTheme="minorHAnsi" w:cstheme="minorHAnsi"/>
          <w:b/>
          <w:bCs/>
          <w:color w:val="800000"/>
          <w:sz w:val="28"/>
          <w:szCs w:val="28"/>
        </w:rPr>
        <w:t>surrounded on all sides</w:t>
      </w:r>
      <w:proofErr w:type="gramEnd"/>
      <w:r w:rsidRPr="004A2847">
        <w:rPr>
          <w:rStyle w:val="BookTitle"/>
          <w:rFonts w:asciiTheme="minorHAnsi" w:hAnsiTheme="minorHAnsi" w:cstheme="minorHAnsi"/>
          <w:b/>
          <w:bCs/>
          <w:color w:val="800000"/>
          <w:sz w:val="28"/>
          <w:szCs w:val="28"/>
        </w:rPr>
        <w:t xml:space="preserve"> by His devotees.</w:t>
      </w:r>
    </w:p>
    <w:p w14:paraId="2C2D7C11" w14:textId="5BC2D4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3.208</w:t>
      </w:r>
    </w:p>
    <w:p w14:paraId="67FD71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208</w:t>
      </w:r>
    </w:p>
    <w:p w14:paraId="00E676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samudrera taraṅga niśāya śobhe ati</w:t>
      </w:r>
      <w:r w:rsidRPr="004A2847">
        <w:rPr>
          <w:rStyle w:val="BookTitle"/>
          <w:rFonts w:asciiTheme="minorHAnsi" w:hAnsiTheme="minorHAnsi" w:cstheme="minorHAnsi"/>
          <w:b w:val="0"/>
          <w:bCs w:val="0"/>
          <w:color w:val="000000"/>
          <w:sz w:val="28"/>
          <w:szCs w:val="28"/>
        </w:rPr>
        <w:br/>
        <w:t>hāsi' dṛṣṭi kare prabhu taraṅgera prati</w:t>
      </w:r>
    </w:p>
    <w:p w14:paraId="2468A5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waves of the ocean looked most attractive at night. The Lord smiled as He looked at those waves.</w:t>
      </w:r>
    </w:p>
    <w:p w14:paraId="5D9F830B" w14:textId="58BBD4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3.209</w:t>
      </w:r>
    </w:p>
    <w:p w14:paraId="4B731B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19F949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gaṅgā-yamunāra yata bhāgyera udaya</w:t>
      </w:r>
      <w:r w:rsidRPr="004A2847">
        <w:rPr>
          <w:rStyle w:val="BookTitle"/>
          <w:rFonts w:asciiTheme="minorHAnsi" w:hAnsiTheme="minorHAnsi" w:cstheme="minorHAnsi"/>
          <w:b w:val="0"/>
          <w:bCs w:val="0"/>
          <w:color w:val="000000"/>
          <w:sz w:val="28"/>
          <w:szCs w:val="28"/>
        </w:rPr>
        <w:br/>
        <w:t>ebe tāhā pāilena sindhu mahāśaya</w:t>
      </w:r>
    </w:p>
    <w:p w14:paraId="0B73B6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the personified ocean attained the same good fortune that the Ganges and the Yamunā had attained.</w:t>
      </w:r>
    </w:p>
    <w:p w14:paraId="713CDD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Gaṅgādevī became fortunate during the Lord's Navadvīpa pastimes. Yamunādevī attained the same good fortune during the Lord's Vṛndāvana pastimes. The personified ocean attained the same good fortune as that attained by these two goddesses when Śrī Gaurasundara resided on the shore of the ocean.</w:t>
      </w:r>
    </w:p>
    <w:p w14:paraId="471A289C" w14:textId="0AC35D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3.210</w:t>
      </w:r>
    </w:p>
    <w:p w14:paraId="5194B0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210</w:t>
      </w:r>
    </w:p>
    <w:p w14:paraId="50564B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sindhu-tīre vaikuṇṭha-īśvara</w:t>
      </w:r>
      <w:r w:rsidRPr="004A2847">
        <w:rPr>
          <w:rStyle w:val="BookTitle"/>
          <w:rFonts w:asciiTheme="minorHAnsi" w:hAnsiTheme="minorHAnsi" w:cstheme="minorHAnsi"/>
          <w:b w:val="0"/>
          <w:bCs w:val="0"/>
          <w:color w:val="000000"/>
          <w:sz w:val="28"/>
          <w:szCs w:val="28"/>
        </w:rPr>
        <w:br/>
        <w:t>vasati karena lai' sarva anucara</w:t>
      </w:r>
    </w:p>
    <w:p w14:paraId="199C32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of Vaikuṇṭha resided on the shore of the ocean along with His associates.</w:t>
      </w:r>
    </w:p>
    <w:p w14:paraId="184310B7" w14:textId="2B44A7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3.211</w:t>
      </w:r>
    </w:p>
    <w:p w14:paraId="5FE4F4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211</w:t>
      </w:r>
    </w:p>
    <w:p w14:paraId="6D7D14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sarva-rātri sindhu-tīre parama-virale</w:t>
      </w:r>
      <w:r w:rsidRPr="004A2847">
        <w:rPr>
          <w:rStyle w:val="BookTitle"/>
          <w:rFonts w:asciiTheme="minorHAnsi" w:hAnsiTheme="minorHAnsi" w:cstheme="minorHAnsi"/>
          <w:b w:val="0"/>
          <w:bCs w:val="0"/>
          <w:color w:val="000000"/>
          <w:sz w:val="28"/>
          <w:szCs w:val="28"/>
        </w:rPr>
        <w:br/>
        <w:t>kīrtana karena prabhu mahā-kutūhale</w:t>
      </w:r>
    </w:p>
    <w:p w14:paraId="727BD2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joyfully performed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throughout the night on the most secluded shore of the ocean.</w:t>
      </w:r>
    </w:p>
    <w:p w14:paraId="13567F39" w14:textId="5275D4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3.212</w:t>
      </w:r>
    </w:p>
    <w:p w14:paraId="785B74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212</w:t>
      </w:r>
    </w:p>
    <w:p w14:paraId="678079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tāṇḍava-paṇḍita prabhu nija-prema-rase</w:t>
      </w:r>
      <w:r w:rsidRPr="004A2847">
        <w:rPr>
          <w:rStyle w:val="BookTitle"/>
          <w:rFonts w:asciiTheme="minorHAnsi" w:hAnsiTheme="minorHAnsi" w:cstheme="minorHAnsi"/>
          <w:b w:val="0"/>
          <w:bCs w:val="0"/>
          <w:color w:val="000000"/>
          <w:sz w:val="28"/>
          <w:szCs w:val="28"/>
        </w:rPr>
        <w:br/>
        <w:t>karena tāṇḍava bhakta-gaṇa sukhe bhāse</w:t>
      </w:r>
    </w:p>
    <w:p w14:paraId="46B4CA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who was expert in dancing wildly, danced wildly in the mellows of His own ecstatic love, and the devotees floated in an ocean of happiness.</w:t>
      </w:r>
    </w:p>
    <w:p w14:paraId="20C48C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tāṇḍava </w:t>
      </w:r>
      <w:r w:rsidRPr="004A2847">
        <w:rPr>
          <w:rStyle w:val="BookTitle"/>
          <w:rFonts w:asciiTheme="minorHAnsi" w:hAnsiTheme="minorHAnsi" w:cstheme="minorHAnsi"/>
          <w:b w:val="0"/>
          <w:bCs w:val="0"/>
          <w:color w:val="000000"/>
          <w:sz w:val="28"/>
          <w:szCs w:val="28"/>
        </w:rPr>
        <w:t>means “dancing” or “vigorous dancing.”</w:t>
      </w:r>
    </w:p>
    <w:p w14:paraId="2F4963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(10.16.26) it is stated:</w:t>
      </w:r>
    </w:p>
    <w:p w14:paraId="2D87EE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tan-mūrdha-ratna-nikara-sparśāti-tāmra-</w:t>
      </w:r>
      <w:r w:rsidRPr="004A2847">
        <w:rPr>
          <w:rStyle w:val="BookTitle"/>
          <w:rFonts w:asciiTheme="minorHAnsi" w:hAnsiTheme="minorHAnsi" w:cstheme="minorHAnsi"/>
          <w:b w:val="0"/>
          <w:bCs w:val="0"/>
          <w:color w:val="000000"/>
          <w:sz w:val="28"/>
          <w:szCs w:val="28"/>
        </w:rPr>
        <w:br/>
        <w:t>pādāmbujo 'khila-kalādi-gurur nanarta</w:t>
      </w:r>
    </w:p>
    <w:p w14:paraId="52CF8B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Thus</w:t>
      </w:r>
      <w:proofErr w:type="gramEnd"/>
      <w:r w:rsidRPr="004A2847">
        <w:rPr>
          <w:rStyle w:val="BookTitle"/>
          <w:rFonts w:asciiTheme="minorHAnsi" w:hAnsiTheme="minorHAnsi" w:cstheme="minorHAnsi"/>
          <w:b w:val="0"/>
          <w:bCs w:val="0"/>
          <w:color w:val="000000"/>
          <w:sz w:val="28"/>
          <w:szCs w:val="28"/>
        </w:rPr>
        <w:t xml:space="preserve"> Lord Śrī Kṛṣṇa, the original master of all fine arts, began to dance, His lotus feet deeply reddened by the touch of the numerous jewels upon the serpent's heads.”</w:t>
      </w:r>
    </w:p>
    <w:p w14:paraId="7F2765B1" w14:textId="7470EC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3.213</w:t>
      </w:r>
    </w:p>
    <w:p w14:paraId="257540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1E3252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romaharṣa, aśru, kampa, huṅkāra, garjana</w:t>
      </w:r>
      <w:r w:rsidRPr="004A2847">
        <w:rPr>
          <w:rStyle w:val="BookTitle"/>
          <w:rFonts w:asciiTheme="minorHAnsi" w:hAnsiTheme="minorHAnsi" w:cstheme="minorHAnsi"/>
          <w:b w:val="0"/>
          <w:bCs w:val="0"/>
          <w:color w:val="000000"/>
          <w:sz w:val="28"/>
          <w:szCs w:val="28"/>
        </w:rPr>
        <w:br/>
        <w:t>sveda, bahuvidha-varṇa haya kṣaṇe kṣaṇa</w:t>
      </w:r>
    </w:p>
    <w:p w14:paraId="0B8E0D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every moment the Lord displayed various symptoms of ecstatic love like hairs standing on end, crying, shivering, thundering, bellowing, perspiring, and changing color.</w:t>
      </w:r>
    </w:p>
    <w:p w14:paraId="639A7AEF" w14:textId="7AE14C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3.214</w:t>
      </w:r>
    </w:p>
    <w:p w14:paraId="386B1B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0014C1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bhakti-vikāra—sakala ekebāre</w:t>
      </w:r>
      <w:r w:rsidRPr="004A2847">
        <w:rPr>
          <w:rStyle w:val="BookTitle"/>
          <w:rFonts w:asciiTheme="minorHAnsi" w:hAnsiTheme="minorHAnsi" w:cstheme="minorHAnsi"/>
          <w:b w:val="0"/>
          <w:bCs w:val="0"/>
          <w:color w:val="000000"/>
          <w:sz w:val="28"/>
          <w:szCs w:val="28"/>
        </w:rPr>
        <w:br/>
        <w:t>paripūrṇa haya āsi' prabhura śarīre</w:t>
      </w:r>
    </w:p>
    <w:p w14:paraId="375A18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ecstatic symptoms of devotional service simultaneously and fully manifest in the Lord's body.</w:t>
      </w:r>
    </w:p>
    <w:p w14:paraId="167CFF13" w14:textId="459F96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3.215</w:t>
      </w:r>
    </w:p>
    <w:p w14:paraId="54522B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6F525505" w14:textId="0F17D33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bhakti-vikāra—sabei murtimanta</w:t>
      </w:r>
      <w:r w:rsidRPr="004A2847">
        <w:rPr>
          <w:rStyle w:val="BookTitle"/>
          <w:rFonts w:asciiTheme="minorHAnsi" w:hAnsiTheme="minorHAnsi" w:cstheme="minorHAnsi"/>
          <w:b w:val="0"/>
          <w:bCs w:val="0"/>
          <w:color w:val="000000"/>
          <w:sz w:val="28"/>
          <w:szCs w:val="28"/>
        </w:rPr>
        <w:br/>
        <w:t>sabei īśvara-kalā</w:t>
      </w:r>
      <w:ins w:id="113" w:author="your servant" w:date="2020-04-25T19:35:00Z">
        <w:r w:rsidR="00992C30"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mahā</w:t>
      </w:r>
      <w:ins w:id="114" w:author="your servant" w:date="2020-04-25T19:35:00Z">
        <w:r w:rsidR="00992C30" w:rsidRPr="004A2847">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jñānavanta</w:t>
      </w:r>
    </w:p>
    <w:p w14:paraId="44949D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ecstatic symptoms of devotional service manifested in their personified forms. They were all fully cognizant portions of the Lord's plenary portions.</w:t>
      </w:r>
    </w:p>
    <w:p w14:paraId="1459B5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various characteristics of devotional service assumed their respective, fully </w:t>
      </w:r>
      <w:r w:rsidRPr="004A2847">
        <w:rPr>
          <w:rStyle w:val="BookTitle"/>
          <w:rFonts w:asciiTheme="minorHAnsi" w:hAnsiTheme="minorHAnsi" w:cstheme="minorHAnsi"/>
          <w:b w:val="0"/>
          <w:bCs w:val="0"/>
          <w:color w:val="000000"/>
          <w:sz w:val="28"/>
          <w:szCs w:val="28"/>
        </w:rPr>
        <w:lastRenderedPageBreak/>
        <w:t xml:space="preserve">cognizant forms and began to expand the Lord's service. In the material world the word </w:t>
      </w:r>
      <w:r w:rsidRPr="004A2847">
        <w:rPr>
          <w:rStyle w:val="BookTitle"/>
          <w:rFonts w:asciiTheme="minorHAnsi" w:hAnsiTheme="minorHAnsi" w:cstheme="minorHAnsi"/>
          <w:b w:val="0"/>
          <w:bCs w:val="0"/>
          <w:i/>
          <w:iCs/>
          <w:color w:val="000000"/>
          <w:sz w:val="28"/>
          <w:szCs w:val="28"/>
        </w:rPr>
        <w:t xml:space="preserve">vikāra </w:t>
      </w:r>
      <w:r w:rsidRPr="004A2847">
        <w:rPr>
          <w:rStyle w:val="BookTitle"/>
          <w:rFonts w:asciiTheme="minorHAnsi" w:hAnsiTheme="minorHAnsi" w:cstheme="minorHAnsi"/>
          <w:b w:val="0"/>
          <w:bCs w:val="0"/>
          <w:color w:val="000000"/>
          <w:sz w:val="28"/>
          <w:szCs w:val="28"/>
        </w:rPr>
        <w:t xml:space="preserve">indicates a state of distaste or abomination, but in reference to the devotional service of the Lord the </w:t>
      </w:r>
      <w:r w:rsidRPr="004A2847">
        <w:rPr>
          <w:rStyle w:val="BookTitle"/>
          <w:rFonts w:asciiTheme="minorHAnsi" w:hAnsiTheme="minorHAnsi" w:cstheme="minorHAnsi"/>
          <w:b w:val="0"/>
          <w:bCs w:val="0"/>
          <w:i/>
          <w:iCs/>
          <w:color w:val="000000"/>
          <w:sz w:val="28"/>
          <w:szCs w:val="28"/>
        </w:rPr>
        <w:t xml:space="preserve">vikāras </w:t>
      </w:r>
      <w:r w:rsidRPr="004A2847">
        <w:rPr>
          <w:rStyle w:val="BookTitle"/>
          <w:rFonts w:asciiTheme="minorHAnsi" w:hAnsiTheme="minorHAnsi" w:cstheme="minorHAnsi"/>
          <w:b w:val="0"/>
          <w:bCs w:val="0"/>
          <w:color w:val="000000"/>
          <w:sz w:val="28"/>
          <w:szCs w:val="28"/>
        </w:rPr>
        <w:t xml:space="preserve">of devotional service are not disrespectable. The concept of nondevotional </w:t>
      </w:r>
      <w:r w:rsidRPr="004A2847">
        <w:rPr>
          <w:rStyle w:val="BookTitle"/>
          <w:rFonts w:asciiTheme="minorHAnsi" w:hAnsiTheme="minorHAnsi" w:cstheme="minorHAnsi"/>
          <w:b w:val="0"/>
          <w:bCs w:val="0"/>
          <w:i/>
          <w:iCs/>
          <w:color w:val="000000"/>
          <w:sz w:val="28"/>
          <w:szCs w:val="28"/>
        </w:rPr>
        <w:t>vikāras</w:t>
      </w:r>
      <w:r w:rsidRPr="004A2847">
        <w:rPr>
          <w:rStyle w:val="BookTitle"/>
          <w:rFonts w:asciiTheme="minorHAnsi" w:hAnsiTheme="minorHAnsi" w:cstheme="minorHAnsi"/>
          <w:b w:val="0"/>
          <w:bCs w:val="0"/>
          <w:color w:val="000000"/>
          <w:sz w:val="28"/>
          <w:szCs w:val="28"/>
        </w:rPr>
        <w:t xml:space="preserve">, or the concept of </w:t>
      </w:r>
      <w:r w:rsidRPr="004A2847">
        <w:rPr>
          <w:rStyle w:val="BookTitle"/>
          <w:rFonts w:asciiTheme="minorHAnsi" w:hAnsiTheme="minorHAnsi" w:cstheme="minorHAnsi"/>
          <w:b w:val="0"/>
          <w:bCs w:val="0"/>
          <w:i/>
          <w:iCs/>
          <w:color w:val="000000"/>
          <w:sz w:val="28"/>
          <w:szCs w:val="28"/>
        </w:rPr>
        <w:t>vivarta</w:t>
      </w:r>
      <w:r w:rsidRPr="004A2847">
        <w:rPr>
          <w:rStyle w:val="BookTitle"/>
          <w:rFonts w:asciiTheme="minorHAnsi" w:hAnsiTheme="minorHAnsi" w:cstheme="minorHAnsi"/>
          <w:b w:val="0"/>
          <w:bCs w:val="0"/>
          <w:color w:val="000000"/>
          <w:sz w:val="28"/>
          <w:szCs w:val="28"/>
        </w:rPr>
        <w:t xml:space="preserve">, is condemnable according to Vedānta. The </w:t>
      </w:r>
      <w:r w:rsidRPr="004A2847">
        <w:rPr>
          <w:rStyle w:val="BookTitle"/>
          <w:rFonts w:asciiTheme="minorHAnsi" w:hAnsiTheme="minorHAnsi" w:cstheme="minorHAnsi"/>
          <w:b w:val="0"/>
          <w:bCs w:val="0"/>
          <w:i/>
          <w:iCs/>
          <w:color w:val="000000"/>
          <w:sz w:val="28"/>
          <w:szCs w:val="28"/>
        </w:rPr>
        <w:t xml:space="preserve">vikāras </w:t>
      </w:r>
      <w:r w:rsidRPr="004A2847">
        <w:rPr>
          <w:rStyle w:val="BookTitle"/>
          <w:rFonts w:asciiTheme="minorHAnsi" w:hAnsiTheme="minorHAnsi" w:cstheme="minorHAnsi"/>
          <w:b w:val="0"/>
          <w:bCs w:val="0"/>
          <w:color w:val="000000"/>
          <w:sz w:val="28"/>
          <w:szCs w:val="28"/>
        </w:rPr>
        <w:t>of devotional service are most wonderful and transcendental.</w:t>
      </w:r>
    </w:p>
    <w:p w14:paraId="50947E56" w14:textId="384C73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3.216</w:t>
      </w:r>
    </w:p>
    <w:p w14:paraId="6BBF81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2CE0D0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īśvara nāce vaiṣṇava-āveśe</w:t>
      </w:r>
      <w:r w:rsidRPr="004A2847">
        <w:rPr>
          <w:rStyle w:val="BookTitle"/>
          <w:rFonts w:asciiTheme="minorHAnsi" w:hAnsiTheme="minorHAnsi" w:cstheme="minorHAnsi"/>
          <w:b w:val="0"/>
          <w:bCs w:val="0"/>
          <w:color w:val="000000"/>
          <w:sz w:val="28"/>
          <w:szCs w:val="28"/>
        </w:rPr>
        <w:br/>
        <w:t>jāni' sabe niravadhi thāke prabhu-pāśe</w:t>
      </w:r>
    </w:p>
    <w:p w14:paraId="47B087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danced in the mood of a Vaiṣṇava. Realizing this, all the personified ecstatic symptoms of devotional service constantly remained at His side.</w:t>
      </w:r>
    </w:p>
    <w:p w14:paraId="5A448F5C" w14:textId="46E1A1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3.217</w:t>
      </w:r>
    </w:p>
    <w:p w14:paraId="133CA1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180107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tilārddha viccheda prema-sane</w:t>
      </w:r>
      <w:r w:rsidRPr="004A2847">
        <w:rPr>
          <w:rStyle w:val="BookTitle"/>
          <w:rFonts w:asciiTheme="minorHAnsi" w:hAnsiTheme="minorHAnsi" w:cstheme="minorHAnsi"/>
          <w:b w:val="0"/>
          <w:bCs w:val="0"/>
          <w:color w:val="000000"/>
          <w:sz w:val="28"/>
          <w:szCs w:val="28"/>
        </w:rPr>
        <w:br/>
        <w:t>nāhika śrī-gaurasundarera kona kṣaṇe</w:t>
      </w:r>
    </w:p>
    <w:p w14:paraId="7A7B6283"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Śrī Gaurasundara was never separated for even a moment from feelings of ecstatic love.</w:t>
      </w:r>
    </w:p>
    <w:p w14:paraId="6A7F4083" w14:textId="37C2C1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3.218</w:t>
      </w:r>
    </w:p>
    <w:p w14:paraId="2EDAC4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218</w:t>
      </w:r>
    </w:p>
    <w:p w14:paraId="19AE2D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śakti īṣat līlāya kare prabhu</w:t>
      </w:r>
      <w:r w:rsidRPr="004A2847">
        <w:rPr>
          <w:rStyle w:val="BookTitle"/>
          <w:rFonts w:asciiTheme="minorHAnsi" w:hAnsiTheme="minorHAnsi" w:cstheme="minorHAnsi"/>
          <w:b w:val="0"/>
          <w:bCs w:val="0"/>
          <w:color w:val="000000"/>
          <w:sz w:val="28"/>
          <w:szCs w:val="28"/>
        </w:rPr>
        <w:br/>
        <w:t>seha āra anye sambhāvanā nahe kabhu</w:t>
      </w:r>
    </w:p>
    <w:p w14:paraId="4A058F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a small potency exhibited by the Lord in His pastimes could never be exhibited by anyone else.</w:t>
      </w:r>
    </w:p>
    <w:p w14:paraId="52506D14" w14:textId="7891E0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3.219</w:t>
      </w:r>
    </w:p>
    <w:p w14:paraId="727589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22339E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ihāte se tāna śakti asambhāvya naya</w:t>
      </w:r>
      <w:r w:rsidRPr="004A2847">
        <w:rPr>
          <w:rStyle w:val="BookTitle"/>
          <w:rFonts w:asciiTheme="minorHAnsi" w:hAnsiTheme="minorHAnsi" w:cstheme="minorHAnsi"/>
          <w:b w:val="0"/>
          <w:bCs w:val="0"/>
          <w:color w:val="000000"/>
          <w:sz w:val="28"/>
          <w:szCs w:val="28"/>
        </w:rPr>
        <w:br/>
        <w:t>sarva vede īśvarera ei tattva kaya</w:t>
      </w:r>
    </w:p>
    <w:p w14:paraId="3158C8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That is why His potencies are unfathomable. This is the verdict of all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w:t>
      </w:r>
    </w:p>
    <w:p w14:paraId="36174D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All varieties of contradictory potencies are present in the Supreme Lord, because He never lacks any potency. This is the opinion of all Vedic literatures regarding the Absolute Truth.</w:t>
      </w:r>
    </w:p>
    <w:p w14:paraId="371600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Śvetāśvatara Upaniṣad </w:t>
      </w:r>
      <w:r w:rsidRPr="004A2847">
        <w:rPr>
          <w:rStyle w:val="BookTitle"/>
          <w:rFonts w:asciiTheme="minorHAnsi" w:hAnsiTheme="minorHAnsi" w:cstheme="minorHAnsi"/>
          <w:b w:val="0"/>
          <w:bCs w:val="0"/>
          <w:color w:val="000000"/>
          <w:sz w:val="28"/>
          <w:szCs w:val="28"/>
        </w:rPr>
        <w:t>(6.8) it is stated:</w:t>
      </w:r>
    </w:p>
    <w:p w14:paraId="620FA2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parāsya śaktir vividhaiva śrūyate</w:t>
      </w:r>
      <w:r w:rsidRPr="004A2847">
        <w:rPr>
          <w:rStyle w:val="BookTitle"/>
          <w:rFonts w:asciiTheme="minorHAnsi" w:hAnsiTheme="minorHAnsi" w:cstheme="minorHAnsi"/>
          <w:b w:val="0"/>
          <w:bCs w:val="0"/>
          <w:color w:val="000000"/>
          <w:sz w:val="28"/>
          <w:szCs w:val="28"/>
        </w:rPr>
        <w:br/>
        <w:t>svābhāvikī jñāna-bala-kriyā ca</w:t>
      </w:r>
    </w:p>
    <w:p w14:paraId="0CE6FC6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Lord has multipotencies, which act so perfectly that all consciousness, strength, and activity are being directed solely by His will.”</w:t>
      </w:r>
    </w:p>
    <w:p w14:paraId="146ED8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Śvetāśvatara Upaniṣad </w:t>
      </w:r>
      <w:r w:rsidRPr="004A2847">
        <w:rPr>
          <w:rStyle w:val="BookTitle"/>
          <w:rFonts w:asciiTheme="minorHAnsi" w:hAnsiTheme="minorHAnsi" w:cstheme="minorHAnsi"/>
          <w:b w:val="0"/>
          <w:bCs w:val="0"/>
          <w:color w:val="000000"/>
          <w:sz w:val="28"/>
          <w:szCs w:val="28"/>
        </w:rPr>
        <w:t>(1.3) it is stated:</w:t>
      </w:r>
    </w:p>
    <w:p w14:paraId="7B6677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te dhyāna-yogānugata apaśyan</w:t>
      </w:r>
      <w:r w:rsidRPr="004A2847">
        <w:rPr>
          <w:rStyle w:val="BookTitle"/>
          <w:rFonts w:asciiTheme="minorHAnsi" w:hAnsiTheme="minorHAnsi" w:cstheme="minorHAnsi"/>
          <w:b w:val="0"/>
          <w:bCs w:val="0"/>
          <w:color w:val="000000"/>
          <w:sz w:val="28"/>
          <w:szCs w:val="28"/>
        </w:rPr>
        <w:br/>
        <w:t>devātma-śaktiṁ sva-guṇair nigūḍhām</w:t>
      </w:r>
    </w:p>
    <w:p w14:paraId="250FD3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who meditate on the Supreme Personality of Godhead can see His confidential, divine power (</w:t>
      </w:r>
      <w:r w:rsidRPr="004A2847">
        <w:rPr>
          <w:rStyle w:val="BookTitle"/>
          <w:rFonts w:asciiTheme="minorHAnsi" w:hAnsiTheme="minorHAnsi" w:cstheme="minorHAnsi"/>
          <w:b w:val="0"/>
          <w:bCs w:val="0"/>
          <w:i/>
          <w:iCs/>
          <w:color w:val="000000"/>
          <w:sz w:val="28"/>
          <w:szCs w:val="28"/>
        </w:rPr>
        <w:t>cit-śakti</w:t>
      </w:r>
      <w:r w:rsidRPr="004A2847">
        <w:rPr>
          <w:rStyle w:val="BookTitle"/>
          <w:rFonts w:asciiTheme="minorHAnsi" w:hAnsiTheme="minorHAnsi" w:cstheme="minorHAnsi"/>
          <w:b w:val="0"/>
          <w:bCs w:val="0"/>
          <w:color w:val="000000"/>
          <w:sz w:val="28"/>
          <w:szCs w:val="28"/>
        </w:rPr>
        <w:t xml:space="preserv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(10.39.55) it is stated:</w:t>
      </w:r>
    </w:p>
    <w:p w14:paraId="6B4262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śriyā puṣṭyā girā kāntyā</w:t>
      </w:r>
      <w:r w:rsidRPr="004A2847">
        <w:rPr>
          <w:rStyle w:val="BookTitle"/>
          <w:rFonts w:asciiTheme="minorHAnsi" w:hAnsiTheme="minorHAnsi" w:cstheme="minorHAnsi"/>
          <w:b w:val="0"/>
          <w:bCs w:val="0"/>
          <w:color w:val="000000"/>
          <w:sz w:val="28"/>
          <w:szCs w:val="28"/>
        </w:rPr>
        <w:br/>
        <w:t>kīrtyā tuṣṭyelayorjayā</w:t>
      </w:r>
      <w:r w:rsidRPr="004A2847">
        <w:rPr>
          <w:rStyle w:val="BookTitle"/>
          <w:rFonts w:asciiTheme="minorHAnsi" w:hAnsiTheme="minorHAnsi" w:cstheme="minorHAnsi"/>
          <w:b w:val="0"/>
          <w:bCs w:val="0"/>
          <w:color w:val="000000"/>
          <w:sz w:val="28"/>
          <w:szCs w:val="28"/>
        </w:rPr>
        <w:br/>
        <w:t>vidyayāvidyayā śaktyā</w:t>
      </w:r>
      <w:r w:rsidRPr="004A2847">
        <w:rPr>
          <w:rStyle w:val="BookTitle"/>
          <w:rFonts w:asciiTheme="minorHAnsi" w:hAnsiTheme="minorHAnsi" w:cstheme="minorHAnsi"/>
          <w:b w:val="0"/>
          <w:bCs w:val="0"/>
          <w:color w:val="000000"/>
          <w:sz w:val="28"/>
          <w:szCs w:val="28"/>
        </w:rPr>
        <w:br/>
        <w:t>māyayā ca niṣevitam</w:t>
      </w:r>
    </w:p>
    <w:p w14:paraId="6CC79B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“Also in attendance were the Lord's principal internal potencies—Śrī, Puṣṭi, Gīr, Kānti, Kīrti, Tuṣṭi, Ilā, and Ūrjā as were His material potencies Vidyā, Avidyā, and Māyā, and His internal pleasure potency, Śakti.”</w:t>
      </w:r>
    </w:p>
    <w:p w14:paraId="40A3D502" w14:textId="736067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3.220</w:t>
      </w:r>
    </w:p>
    <w:p w14:paraId="682F91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03E086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prema-prakāśe prabhu caitanya gosāñi</w:t>
      </w:r>
      <w:r w:rsidRPr="004A2847">
        <w:rPr>
          <w:rStyle w:val="BookTitle"/>
          <w:rFonts w:asciiTheme="minorHAnsi" w:hAnsiTheme="minorHAnsi" w:cstheme="minorHAnsi"/>
          <w:b w:val="0"/>
          <w:bCs w:val="0"/>
          <w:color w:val="000000"/>
          <w:sz w:val="28"/>
          <w:szCs w:val="28"/>
        </w:rPr>
        <w:br/>
        <w:t>tāṅhā' bai ananta brahmāṇḍe āra nāi</w:t>
      </w:r>
    </w:p>
    <w:p w14:paraId="579FFC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love of God that Lord Caitanya manifested cannot be manifested by anyone else within the innumerable universes.</w:t>
      </w:r>
    </w:p>
    <w:p w14:paraId="2FAF43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There is nothing significant in the innumerable universes other than Śrī Caitanyadeva's manifestation of ecstatic love of God. All objects within the universe are meant to assist in that manifestation of ecstatic love.</w:t>
      </w:r>
    </w:p>
    <w:p w14:paraId="71B9024E" w14:textId="3CBBFC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3.221</w:t>
      </w:r>
    </w:p>
    <w:p w14:paraId="619A66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221</w:t>
      </w:r>
    </w:p>
    <w:p w14:paraId="7B5229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ye śrī-caitanya prabhura upamā</w:t>
      </w:r>
      <w:r w:rsidRPr="004A2847">
        <w:rPr>
          <w:rStyle w:val="BookTitle"/>
          <w:rFonts w:asciiTheme="minorHAnsi" w:hAnsiTheme="minorHAnsi" w:cstheme="minorHAnsi"/>
          <w:b w:val="0"/>
          <w:bCs w:val="0"/>
          <w:color w:val="000000"/>
          <w:sz w:val="28"/>
          <w:szCs w:val="28"/>
        </w:rPr>
        <w:br/>
        <w:t>tāṅhā'-bai āra dite nāhi kabhu sīmā</w:t>
      </w:r>
    </w:p>
    <w:p w14:paraId="1A084134"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one can never compare Lord Caitanya with anyone other than the Lord Himself.</w:t>
      </w:r>
    </w:p>
    <w:p w14:paraId="49BA18AB" w14:textId="44DBF3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3.222</w:t>
      </w:r>
    </w:p>
    <w:p w14:paraId="03513B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222</w:t>
      </w:r>
    </w:p>
    <w:p w14:paraId="5E638B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yāre śubha-dṛṣṭi karena āpane</w:t>
      </w:r>
      <w:r w:rsidRPr="004A2847">
        <w:rPr>
          <w:rStyle w:val="BookTitle"/>
          <w:rFonts w:asciiTheme="minorHAnsi" w:hAnsiTheme="minorHAnsi" w:cstheme="minorHAnsi"/>
          <w:b w:val="0"/>
          <w:bCs w:val="0"/>
          <w:color w:val="000000"/>
          <w:sz w:val="28"/>
          <w:szCs w:val="28"/>
        </w:rPr>
        <w:br/>
        <w:t>se tāhāna śakti dare, tāṅra tattva jāne</w:t>
      </w:r>
    </w:p>
    <w:p w14:paraId="2BEFED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receives His merciful glance is empowered by Him and can understand Him in truth.</w:t>
      </w:r>
    </w:p>
    <w:p w14:paraId="2E694629" w14:textId="205050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3.223</w:t>
      </w:r>
    </w:p>
    <w:p w14:paraId="17B562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223</w:t>
      </w:r>
    </w:p>
    <w:p w14:paraId="24980B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sarva-bhāve īśvara-śaraṇa</w:t>
      </w:r>
      <w:r w:rsidRPr="004A2847">
        <w:rPr>
          <w:rStyle w:val="BookTitle"/>
          <w:rFonts w:asciiTheme="minorHAnsi" w:hAnsiTheme="minorHAnsi" w:cstheme="minorHAnsi"/>
          <w:b w:val="0"/>
          <w:bCs w:val="0"/>
          <w:color w:val="000000"/>
          <w:sz w:val="28"/>
          <w:szCs w:val="28"/>
        </w:rPr>
        <w:br/>
        <w:t>laile se bhakti haya, khaṇḍaye bandhana</w:t>
      </w:r>
    </w:p>
    <w:p w14:paraId="77F64B22"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by taking complete shelter of the Supreme Lord, one attains devotional service and is freed from all entanglement.</w:t>
      </w:r>
    </w:p>
    <w:p w14:paraId="3EAD40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taking shelter of the Supreme Lord, living entities become completely liberated from the entanglement of material enjoyment.</w:t>
      </w:r>
    </w:p>
    <w:p w14:paraId="1780FC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(18.66) it is stated:</w:t>
      </w:r>
    </w:p>
    <w:p w14:paraId="4A7269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sarva-dharmān parityajya   mām ekaṁ śaraṇaṁ vraja</w:t>
      </w:r>
      <w:r w:rsidRPr="004A2847">
        <w:rPr>
          <w:rStyle w:val="BookTitle"/>
          <w:rFonts w:asciiTheme="minorHAnsi" w:hAnsiTheme="minorHAnsi" w:cstheme="minorHAnsi"/>
          <w:b w:val="0"/>
          <w:bCs w:val="0"/>
          <w:color w:val="000000"/>
          <w:sz w:val="28"/>
          <w:szCs w:val="28"/>
        </w:rPr>
        <w:br/>
        <w:t>ahaṁ tvāṁ sarva-pāpebhyo   mokṣayiṣyāmi mā śucaḥ</w:t>
      </w:r>
    </w:p>
    <w:p w14:paraId="223FA5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“Abandon all varieties of religion and just surrender unto Me. I shall deliver you from all sinful reactions. Do not fear.” 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(2.7.42).</w:t>
      </w:r>
    </w:p>
    <w:p w14:paraId="7EC43989" w14:textId="2BCC41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3.224-225</w:t>
      </w:r>
    </w:p>
    <w:p w14:paraId="48E02C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224-225</w:t>
      </w:r>
    </w:p>
    <w:p w14:paraId="5B178A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prabhure aja-bhava-ādi īśa-gaṇe</w:t>
      </w:r>
      <w:r w:rsidRPr="004A2847">
        <w:rPr>
          <w:rStyle w:val="BookTitle"/>
          <w:rFonts w:asciiTheme="minorHAnsi" w:hAnsiTheme="minorHAnsi" w:cstheme="minorHAnsi"/>
          <w:b w:val="0"/>
          <w:bCs w:val="0"/>
          <w:color w:val="000000"/>
          <w:sz w:val="28"/>
          <w:szCs w:val="28"/>
        </w:rPr>
        <w:br/>
        <w:t>pūrṇa haiyā o niravadhi bhāve mane</w:t>
      </w:r>
    </w:p>
    <w:p w14:paraId="312F21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prabhu āpane sakala bhakta-saṅge</w:t>
      </w:r>
      <w:r w:rsidRPr="004A2847">
        <w:rPr>
          <w:rStyle w:val="BookTitle"/>
          <w:rFonts w:asciiTheme="minorHAnsi" w:hAnsiTheme="minorHAnsi" w:cstheme="minorHAnsi"/>
          <w:b w:val="0"/>
          <w:bCs w:val="0"/>
          <w:color w:val="000000"/>
          <w:sz w:val="28"/>
          <w:szCs w:val="28"/>
        </w:rPr>
        <w:br/>
        <w:t>nṛtya kare āpanāra prema-yoga-raṅge</w:t>
      </w:r>
    </w:p>
    <w:p w14:paraId="781D71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same Lord whom controllers of the universe like Brahmā and Śiva constantly meditate on was now absorbed in ecstatic love and personally dancing in the association of His devotees.</w:t>
      </w:r>
    </w:p>
    <w:p w14:paraId="1CA18002" w14:textId="5ED2B8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3.226</w:t>
      </w:r>
    </w:p>
    <w:p w14:paraId="7AB89B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226</w:t>
      </w:r>
    </w:p>
    <w:p w14:paraId="17316D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saba bhaktera pāye mora namaskāra</w:t>
      </w:r>
      <w:r w:rsidRPr="004A2847">
        <w:rPr>
          <w:rStyle w:val="BookTitle"/>
          <w:rFonts w:asciiTheme="minorHAnsi" w:hAnsiTheme="minorHAnsi" w:cstheme="minorHAnsi"/>
          <w:b w:val="0"/>
          <w:bCs w:val="0"/>
          <w:color w:val="000000"/>
          <w:sz w:val="28"/>
          <w:szCs w:val="28"/>
        </w:rPr>
        <w:br/>
        <w:t>gauracandra saṅge yāṅra kīrtana-vihāra</w:t>
      </w:r>
    </w:p>
    <w:p w14:paraId="5E422A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offer my obeisances at the feet of all those devotees with whom Gauracandra enjoyed His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w:t>
      </w:r>
    </w:p>
    <w:p w14:paraId="2B54262A" w14:textId="2132C2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3.227</w:t>
      </w:r>
    </w:p>
    <w:p w14:paraId="5648F3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227</w:t>
      </w:r>
    </w:p>
    <w:p w14:paraId="47A897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sindhu-tīre śrī-gaurasundara</w:t>
      </w:r>
      <w:r w:rsidRPr="004A2847">
        <w:rPr>
          <w:rStyle w:val="BookTitle"/>
          <w:rFonts w:asciiTheme="minorHAnsi" w:hAnsiTheme="minorHAnsi" w:cstheme="minorHAnsi"/>
          <w:b w:val="0"/>
          <w:bCs w:val="0"/>
          <w:color w:val="000000"/>
          <w:sz w:val="28"/>
          <w:szCs w:val="28"/>
        </w:rPr>
        <w:br/>
        <w:t>sarva-rātri nṛtya kare ati manohara</w:t>
      </w:r>
    </w:p>
    <w:p w14:paraId="29C8B4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enchantingly danced throughout the night on the shore of the ocean.</w:t>
      </w:r>
    </w:p>
    <w:p w14:paraId="13B9237F" w14:textId="1B8435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3.228</w:t>
      </w:r>
    </w:p>
    <w:p w14:paraId="409383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7635E4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gadādhara thākena saṁhati</w:t>
      </w:r>
      <w:r w:rsidRPr="004A2847">
        <w:rPr>
          <w:rStyle w:val="BookTitle"/>
          <w:rFonts w:asciiTheme="minorHAnsi" w:hAnsiTheme="minorHAnsi" w:cstheme="minorHAnsi"/>
          <w:b w:val="0"/>
          <w:bCs w:val="0"/>
          <w:color w:val="000000"/>
          <w:sz w:val="28"/>
          <w:szCs w:val="28"/>
        </w:rPr>
        <w:br/>
        <w:t>prabhu-gadādharera viccheda nāhi kati</w:t>
      </w:r>
    </w:p>
    <w:p w14:paraId="0C9D96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constantly remained with the Lord. There was never any separation between Gadādhara and the Lord.</w:t>
      </w:r>
    </w:p>
    <w:p w14:paraId="14902F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kati </w:t>
      </w:r>
      <w:r w:rsidRPr="004A2847">
        <w:rPr>
          <w:rStyle w:val="BookTitle"/>
          <w:rFonts w:asciiTheme="minorHAnsi" w:hAnsiTheme="minorHAnsi" w:cstheme="minorHAnsi"/>
          <w:b w:val="0"/>
          <w:bCs w:val="0"/>
          <w:color w:val="000000"/>
          <w:sz w:val="28"/>
          <w:szCs w:val="28"/>
        </w:rPr>
        <w:t>means “even a little” or “ever.”</w:t>
      </w:r>
    </w:p>
    <w:p w14:paraId="7A766A9C" w14:textId="61AEB4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3.229</w:t>
      </w:r>
    </w:p>
    <w:p w14:paraId="2BE4E2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229</w:t>
      </w:r>
    </w:p>
    <w:p w14:paraId="06DABD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bhojane, ki śayane, kibā paryaṭane</w:t>
      </w:r>
      <w:r w:rsidRPr="004A2847">
        <w:rPr>
          <w:rStyle w:val="BookTitle"/>
          <w:rFonts w:asciiTheme="minorHAnsi" w:hAnsiTheme="minorHAnsi" w:cstheme="minorHAnsi"/>
          <w:b w:val="0"/>
          <w:bCs w:val="0"/>
          <w:color w:val="000000"/>
          <w:sz w:val="28"/>
          <w:szCs w:val="28"/>
        </w:rPr>
        <w:br/>
        <w:t>gadādhara prabhure sevena anukṣaṇe</w:t>
      </w:r>
    </w:p>
    <w:p w14:paraId="10A01A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Gadādhara always served the Lord even while he was eating, sleeping, or moving about.</w:t>
      </w:r>
    </w:p>
    <w:p w14:paraId="69327375" w14:textId="7F92E7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3.230</w:t>
      </w:r>
    </w:p>
    <w:p w14:paraId="4F8449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20F2CF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sammukhe paḍena bhāgavata</w:t>
      </w:r>
      <w:r w:rsidRPr="004A2847">
        <w:rPr>
          <w:rStyle w:val="BookTitle"/>
          <w:rFonts w:asciiTheme="minorHAnsi" w:hAnsiTheme="minorHAnsi" w:cstheme="minorHAnsi"/>
          <w:b w:val="0"/>
          <w:bCs w:val="0"/>
          <w:color w:val="000000"/>
          <w:sz w:val="28"/>
          <w:szCs w:val="28"/>
        </w:rPr>
        <w:br/>
        <w:t>śuni' prabhu hena prema-rase mahāmatta</w:t>
      </w:r>
    </w:p>
    <w:p w14:paraId="1E1FF2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Gadādhara recited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before the Lord, the Lord would become intoxicated by the mellows of ecstatic love.</w:t>
      </w:r>
    </w:p>
    <w:p w14:paraId="4AAF5017" w14:textId="79A52F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3.231</w:t>
      </w:r>
    </w:p>
    <w:p w14:paraId="42A054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w:t>
      </w:r>
    </w:p>
    <w:p w14:paraId="1BDB68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gadādhara-vākye mātra prabhu sukhī haya</w:t>
      </w:r>
      <w:r w:rsidRPr="004A2847">
        <w:rPr>
          <w:rStyle w:val="BookTitle"/>
          <w:rFonts w:asciiTheme="minorHAnsi" w:hAnsiTheme="minorHAnsi" w:cstheme="minorHAnsi"/>
          <w:b w:val="0"/>
          <w:bCs w:val="0"/>
          <w:color w:val="000000"/>
          <w:sz w:val="28"/>
          <w:szCs w:val="28"/>
        </w:rPr>
        <w:br/>
        <w:t>bhrame gadādhara-saṅge vaiṣṇava-ālaya</w:t>
      </w:r>
    </w:p>
    <w:p w14:paraId="4B5413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pleased with whatever Gadādhara would say, and He would take Gadādhara along on visits to the residences of the Vaiṣṇavas.</w:t>
      </w:r>
    </w:p>
    <w:p w14:paraId="737074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Gadādhara Paṇḍita Gosvāmī would always remain with Mahāprabhu, and he would please Gaurasundara by chanting and dancing throughout the night on the shore of the ocean. Śrī Gadādhara Paṇḍita Prabhu would never live separate from the Lord. While eating, sleeping, or wandering around, Gadādhara Paṇḍita Prabhu always served the Lord. It was Gadādhara Paṇḍita who constantly recited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before Mahāprabhu. Śrī Gaurasundara would visit the residences of the Vaiṣṇavas with Gadādhara Paṇḍita Prabhu.</w:t>
      </w:r>
    </w:p>
    <w:p w14:paraId="3C22B940" w14:textId="633DDA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3.232</w:t>
      </w:r>
    </w:p>
    <w:p w14:paraId="1B29A1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232</w:t>
      </w:r>
    </w:p>
    <w:p w14:paraId="273499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prabhu purī-gosāñira maṭhe</w:t>
      </w:r>
      <w:r w:rsidRPr="004A2847">
        <w:rPr>
          <w:rStyle w:val="BookTitle"/>
          <w:rFonts w:asciiTheme="minorHAnsi" w:hAnsiTheme="minorHAnsi" w:cstheme="minorHAnsi"/>
          <w:b w:val="0"/>
          <w:bCs w:val="0"/>
          <w:color w:val="000000"/>
          <w:sz w:val="28"/>
          <w:szCs w:val="28"/>
        </w:rPr>
        <w:br/>
        <w:t>vasilena giyā tāna parama nikaṭe</w:t>
      </w:r>
    </w:p>
    <w:p w14:paraId="27E8C6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the Lord went to Śrī Paramānanda Purī's monastery and sat down next to him.</w:t>
      </w:r>
    </w:p>
    <w:p w14:paraId="2802E6B2" w14:textId="4E2BF1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3.233</w:t>
      </w:r>
    </w:p>
    <w:p w14:paraId="12590BD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233</w:t>
      </w:r>
    </w:p>
    <w:p w14:paraId="7D26F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paramānanda purīre prabhura baḍa prīta</w:t>
      </w:r>
      <w:r w:rsidRPr="004A2847">
        <w:rPr>
          <w:rStyle w:val="BookTitle"/>
          <w:rFonts w:asciiTheme="minorHAnsi" w:hAnsiTheme="minorHAnsi" w:cstheme="minorHAnsi"/>
          <w:b w:val="0"/>
          <w:bCs w:val="0"/>
          <w:color w:val="000000"/>
          <w:sz w:val="28"/>
          <w:szCs w:val="28"/>
        </w:rPr>
        <w:br/>
        <w:t>pūrve yena śrī-kṛṣṇa-arjuna dui mita</w:t>
      </w:r>
    </w:p>
    <w:p w14:paraId="5B3FE7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had great affection for Paramānanda Purī, just like that found between the two close friends Kṛṣṇa and Arjuna.</w:t>
      </w:r>
    </w:p>
    <w:p w14:paraId="3DAE12AD" w14:textId="085831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3.234</w:t>
      </w:r>
    </w:p>
    <w:p w14:paraId="5A0F3C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1580C5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kṛṣṇa-kathā paraspara rahasya-prasaṅge</w:t>
      </w:r>
      <w:r w:rsidRPr="004A2847">
        <w:rPr>
          <w:rStyle w:val="BookTitle"/>
          <w:rFonts w:asciiTheme="minorHAnsi" w:hAnsiTheme="minorHAnsi" w:cstheme="minorHAnsi"/>
          <w:b w:val="0"/>
          <w:bCs w:val="0"/>
          <w:color w:val="000000"/>
          <w:sz w:val="28"/>
          <w:szCs w:val="28"/>
        </w:rPr>
        <w:br/>
        <w:t>niravadhi purī-saṅge thāke prabhu raṅge</w:t>
      </w:r>
    </w:p>
    <w:p w14:paraId="081917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always enjoy passing His time discussing topics of Kṛṣṇa with Paramānanda Purī.</w:t>
      </w:r>
    </w:p>
    <w:p w14:paraId="45992747" w14:textId="3AC285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3.235</w:t>
      </w:r>
    </w:p>
    <w:p w14:paraId="1F84A3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3E9108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 gosāñira kūpe bhāla nahe jala</w:t>
      </w:r>
      <w:r w:rsidRPr="004A2847">
        <w:rPr>
          <w:rStyle w:val="BookTitle"/>
          <w:rFonts w:asciiTheme="minorHAnsi" w:hAnsiTheme="minorHAnsi" w:cstheme="minorHAnsi"/>
          <w:b w:val="0"/>
          <w:bCs w:val="0"/>
          <w:color w:val="000000"/>
          <w:sz w:val="28"/>
          <w:szCs w:val="28"/>
        </w:rPr>
        <w:br/>
        <w:t>antaryāmī prabhu tāhā jānila sakala</w:t>
      </w:r>
    </w:p>
    <w:p w14:paraId="5D067E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the indwelling Supersoul, the Lord understood that the water in Purī Gosvāmī's well was not good.</w:t>
      </w:r>
    </w:p>
    <w:p w14:paraId="5D4159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well of Paramānanda Purī is a little west of Lord Jagannātha's temple. Śrīmad Bhaktivinoda Ṭhākura has discovered the location of this well. It is right next to the police station.</w:t>
      </w:r>
    </w:p>
    <w:p w14:paraId="2F2628B6" w14:textId="1DB533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3.236</w:t>
      </w:r>
    </w:p>
    <w:p w14:paraId="65F493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72D9D6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 gosāñire prabhu puchilā āpani</w:t>
      </w:r>
      <w:r w:rsidRPr="004A2847">
        <w:rPr>
          <w:rStyle w:val="BookTitle"/>
          <w:rFonts w:asciiTheme="minorHAnsi" w:hAnsiTheme="minorHAnsi" w:cstheme="minorHAnsi"/>
          <w:b w:val="0"/>
          <w:bCs w:val="0"/>
          <w:color w:val="000000"/>
          <w:sz w:val="28"/>
          <w:szCs w:val="28"/>
        </w:rPr>
        <w:br/>
        <w:t>“kūpe jala ke-mata haila kaha śuni”</w:t>
      </w:r>
    </w:p>
    <w:p w14:paraId="2A0072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asked Purī Gosvāmī, “How is the water in your well?”</w:t>
      </w:r>
    </w:p>
    <w:p w14:paraId="6E36F51E" w14:textId="28B3D2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3.237</w:t>
      </w:r>
    </w:p>
    <w:p w14:paraId="4D6669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6CF1BD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purī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“seha baḍa abhāgiyā kūpa</w:t>
      </w:r>
      <w:r w:rsidRPr="004A2847">
        <w:rPr>
          <w:rStyle w:val="BookTitle"/>
          <w:rFonts w:asciiTheme="minorHAnsi" w:hAnsiTheme="minorHAnsi" w:cstheme="minorHAnsi"/>
          <w:b w:val="0"/>
          <w:bCs w:val="0"/>
          <w:color w:val="000000"/>
          <w:sz w:val="28"/>
          <w:szCs w:val="28"/>
        </w:rPr>
        <w:br/>
        <w:t>jala haila yena ghora kardamera rūpa”</w:t>
      </w:r>
    </w:p>
    <w:p w14:paraId="110AA5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Paramānanda Purī replied, “This well is very unfortunate, for its water is always completely muddy.”</w:t>
      </w:r>
    </w:p>
    <w:p w14:paraId="608E5FA1" w14:textId="669330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3.238</w:t>
      </w:r>
    </w:p>
    <w:p w14:paraId="50F78E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441C53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prabhu hāya hāya karite lāgilā</w:t>
      </w:r>
      <w:r w:rsidRPr="004A2847">
        <w:rPr>
          <w:rStyle w:val="BookTitle"/>
          <w:rFonts w:asciiTheme="minorHAnsi" w:hAnsiTheme="minorHAnsi" w:cstheme="minorHAnsi"/>
          <w:b w:val="0"/>
          <w:bCs w:val="0"/>
          <w:color w:val="000000"/>
          <w:sz w:val="28"/>
          <w:szCs w:val="28"/>
        </w:rPr>
        <w:b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“jagannātha kṛpaṇa hailā</w:t>
      </w:r>
    </w:p>
    <w:p w14:paraId="0DC8DD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this, the Lord said, “Alas, Jagannātha has become miserly.</w:t>
      </w:r>
    </w:p>
    <w:p w14:paraId="6DD36C44" w14:textId="56C490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3.239</w:t>
      </w:r>
    </w:p>
    <w:p w14:paraId="62ED65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4849FF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purīra kūpera jala paraśibe ye</w:t>
      </w:r>
      <w:r w:rsidRPr="004A2847">
        <w:rPr>
          <w:rStyle w:val="BookTitle"/>
          <w:rFonts w:asciiTheme="minorHAnsi" w:hAnsiTheme="minorHAnsi" w:cstheme="minorHAnsi"/>
          <w:b w:val="0"/>
          <w:bCs w:val="0"/>
          <w:color w:val="000000"/>
          <w:sz w:val="28"/>
          <w:szCs w:val="28"/>
        </w:rPr>
        <w:br/>
        <w:t>sarva pāpa thākile o taribeka se</w:t>
      </w:r>
    </w:p>
    <w:p w14:paraId="59E2A8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touches the water from Paramānanda Purī's well will be delivered, even if he is most sinful.</w:t>
      </w:r>
    </w:p>
    <w:p w14:paraId="675D8A9F" w14:textId="1CD0BB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3.240</w:t>
      </w:r>
    </w:p>
    <w:p w14:paraId="0A9BDA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182465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jagannātha-devera māyāya</w:t>
      </w:r>
      <w:r w:rsidRPr="004A2847">
        <w:rPr>
          <w:rStyle w:val="BookTitle"/>
          <w:rFonts w:asciiTheme="minorHAnsi" w:hAnsiTheme="minorHAnsi" w:cstheme="minorHAnsi"/>
          <w:b w:val="0"/>
          <w:bCs w:val="0"/>
          <w:color w:val="000000"/>
          <w:sz w:val="28"/>
          <w:szCs w:val="28"/>
        </w:rPr>
        <w:br/>
        <w:t>naṣṭa jala haila—yena keha nāhi khāya”</w:t>
      </w:r>
    </w:p>
    <w:p w14:paraId="4750E0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by the potency of Lord Jagannātha, the water has become so bad that no one can drink it.”</w:t>
      </w:r>
    </w:p>
    <w:p w14:paraId="04C147D3" w14:textId="6DBA94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3.241</w:t>
      </w:r>
    </w:p>
    <w:p w14:paraId="05ED1B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74412F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mahāprabhu āpane uṭhilātuliyā</w:t>
      </w:r>
      <w:r w:rsidRPr="004A2847">
        <w:rPr>
          <w:rStyle w:val="BookTitle"/>
          <w:rFonts w:asciiTheme="minorHAnsi" w:hAnsiTheme="minorHAnsi" w:cstheme="minorHAnsi"/>
          <w:b w:val="0"/>
          <w:bCs w:val="0"/>
          <w:color w:val="000000"/>
          <w:sz w:val="28"/>
          <w:szCs w:val="28"/>
        </w:rPr>
        <w:br/>
        <w:t>śrī-bhuja dui kahite lāgilā</w:t>
      </w:r>
    </w:p>
    <w:p w14:paraId="03CD45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Mahāprabhu stood up, raised His arms, and began to speak as follows.</w:t>
      </w:r>
    </w:p>
    <w:p w14:paraId="74E860BA" w14:textId="628CE5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3.242</w:t>
      </w:r>
    </w:p>
    <w:p w14:paraId="11D3C3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040EF9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“jagannātha mahāprabhu, ei mora vara</w:t>
      </w:r>
      <w:r w:rsidRPr="004A2847">
        <w:rPr>
          <w:rStyle w:val="BookTitle"/>
          <w:rFonts w:asciiTheme="minorHAnsi" w:hAnsiTheme="minorHAnsi" w:cstheme="minorHAnsi"/>
          <w:b w:val="0"/>
          <w:bCs w:val="0"/>
          <w:color w:val="000000"/>
          <w:sz w:val="28"/>
          <w:szCs w:val="28"/>
        </w:rPr>
        <w:br/>
        <w:t>gaṅgā praveśuka ei kūpera bhitara</w:t>
      </w:r>
    </w:p>
    <w:p w14:paraId="4D8BCD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Jagannātha, give Me the benediction that the Ganges may </w:t>
      </w:r>
      <w:proofErr w:type="gramStart"/>
      <w:r w:rsidRPr="004A2847">
        <w:rPr>
          <w:rStyle w:val="BookTitle"/>
          <w:rFonts w:asciiTheme="minorHAnsi" w:hAnsiTheme="minorHAnsi" w:cstheme="minorHAnsi"/>
          <w:b/>
          <w:bCs/>
          <w:color w:val="800000"/>
          <w:sz w:val="28"/>
          <w:szCs w:val="28"/>
        </w:rPr>
        <w:t>enter into</w:t>
      </w:r>
      <w:proofErr w:type="gramEnd"/>
      <w:r w:rsidRPr="004A2847">
        <w:rPr>
          <w:rStyle w:val="BookTitle"/>
          <w:rFonts w:asciiTheme="minorHAnsi" w:hAnsiTheme="minorHAnsi" w:cstheme="minorHAnsi"/>
          <w:b/>
          <w:bCs/>
          <w:color w:val="800000"/>
          <w:sz w:val="28"/>
          <w:szCs w:val="28"/>
        </w:rPr>
        <w:t xml:space="preserve"> this well.</w:t>
      </w:r>
    </w:p>
    <w:p w14:paraId="0746B968" w14:textId="47FC59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3.243</w:t>
      </w:r>
    </w:p>
    <w:p w14:paraId="3F436F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1907F5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bhogavatī gaṅgā ye āchena pātālete</w:t>
      </w:r>
      <w:r w:rsidRPr="004A2847">
        <w:rPr>
          <w:rStyle w:val="BookTitle"/>
          <w:rFonts w:asciiTheme="minorHAnsi" w:hAnsiTheme="minorHAnsi" w:cstheme="minorHAnsi"/>
          <w:b w:val="0"/>
          <w:bCs w:val="0"/>
          <w:color w:val="000000"/>
          <w:sz w:val="28"/>
          <w:szCs w:val="28"/>
        </w:rPr>
        <w:br/>
        <w:t>tāṅre ājñā kara ei kūpe praveśite”</w:t>
      </w:r>
    </w:p>
    <w:p w14:paraId="617170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order the Bhogavati Gaṅgā, which flows in Pātālaloka, to enter this well.”</w:t>
      </w:r>
    </w:p>
    <w:p w14:paraId="5804A9BA" w14:textId="3D4C97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3.244</w:t>
      </w:r>
    </w:p>
    <w:p w14:paraId="45F028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295542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bhakta-gaṇa śrī-mukhera vākya śuni'</w:t>
      </w:r>
      <w:r w:rsidRPr="004A2847">
        <w:rPr>
          <w:rStyle w:val="BookTitle"/>
          <w:rFonts w:asciiTheme="minorHAnsi" w:hAnsiTheme="minorHAnsi" w:cstheme="minorHAnsi"/>
          <w:b w:val="0"/>
          <w:bCs w:val="0"/>
          <w:color w:val="000000"/>
          <w:sz w:val="28"/>
          <w:szCs w:val="28"/>
        </w:rPr>
        <w:br/>
        <w:t>ucca kari' balite lāgilā hari-dhvani</w:t>
      </w:r>
    </w:p>
    <w:p w14:paraId="46D59D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all the devotees heard these words from the Lord's lotus mouth, they began to loudly chant the name of Hari.</w:t>
      </w:r>
    </w:p>
    <w:p w14:paraId="0C01C76F" w14:textId="5B56AD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3.245</w:t>
      </w:r>
    </w:p>
    <w:p w14:paraId="3B4CA2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245</w:t>
      </w:r>
    </w:p>
    <w:p w14:paraId="061506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kata-kṣaṇe prabhu vāsāya calilā</w:t>
      </w:r>
      <w:r w:rsidRPr="004A2847">
        <w:rPr>
          <w:rStyle w:val="BookTitle"/>
          <w:rFonts w:asciiTheme="minorHAnsi" w:hAnsiTheme="minorHAnsi" w:cstheme="minorHAnsi"/>
          <w:b w:val="0"/>
          <w:bCs w:val="0"/>
          <w:color w:val="000000"/>
          <w:sz w:val="28"/>
          <w:szCs w:val="28"/>
        </w:rPr>
        <w:br/>
        <w:t>bhakta-gaṇa sabe giyāśayana karilā</w:t>
      </w:r>
    </w:p>
    <w:p w14:paraId="6FA325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the Lord departed for His residence, and the devotees went to take rest.</w:t>
      </w:r>
    </w:p>
    <w:p w14:paraId="60E89D7C" w14:textId="66AF0C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3.246</w:t>
      </w:r>
    </w:p>
    <w:p w14:paraId="56EE76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1551D2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sei-kṣaṇe gaṅgādevīājñā kari' śire</w:t>
      </w:r>
      <w:r w:rsidRPr="004A2847">
        <w:rPr>
          <w:rStyle w:val="BookTitle"/>
          <w:rFonts w:asciiTheme="minorHAnsi" w:hAnsiTheme="minorHAnsi" w:cstheme="minorHAnsi"/>
          <w:b w:val="0"/>
          <w:bCs w:val="0"/>
          <w:color w:val="000000"/>
          <w:sz w:val="28"/>
          <w:szCs w:val="28"/>
        </w:rPr>
        <w:br/>
        <w:t>pūrṇa hai' praveśilā kūpera bhitare</w:t>
      </w:r>
    </w:p>
    <w:p w14:paraId="7F167A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accepting the Lord's order on her head, Gaṅgādevī entered that well.</w:t>
      </w:r>
    </w:p>
    <w:p w14:paraId="1C6B8833" w14:textId="5AC278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3.247</w:t>
      </w:r>
    </w:p>
    <w:p w14:paraId="6454BD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21E3BD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prabhāte uṭhiyā sabe dekhena adbhuta</w:t>
      </w:r>
      <w:r w:rsidRPr="004A2847">
        <w:rPr>
          <w:rStyle w:val="BookTitle"/>
          <w:rFonts w:asciiTheme="minorHAnsi" w:hAnsiTheme="minorHAnsi" w:cstheme="minorHAnsi"/>
          <w:b w:val="0"/>
          <w:bCs w:val="0"/>
          <w:color w:val="000000"/>
          <w:sz w:val="28"/>
          <w:szCs w:val="28"/>
        </w:rPr>
        <w:br/>
        <w:t>parama-nirmala-jale paripūrṇa kūpa</w:t>
      </w:r>
    </w:p>
    <w:p w14:paraId="38DE7F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morning everyone saw that wonder—Paramānanda Purī's well had become filled with crystal-clear water.</w:t>
      </w:r>
    </w:p>
    <w:p w14:paraId="4ABC3B82" w14:textId="0CDB6D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3.248</w:t>
      </w:r>
    </w:p>
    <w:p w14:paraId="3243CF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248</w:t>
      </w:r>
    </w:p>
    <w:p w14:paraId="6E85FD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āścarya dekhiyā `hari' bale bhakta-gaṇa</w:t>
      </w:r>
      <w:r w:rsidRPr="004A2847">
        <w:rPr>
          <w:rStyle w:val="BookTitle"/>
          <w:rFonts w:asciiTheme="minorHAnsi" w:hAnsiTheme="minorHAnsi" w:cstheme="minorHAnsi"/>
          <w:b w:val="0"/>
          <w:bCs w:val="0"/>
          <w:color w:val="000000"/>
          <w:sz w:val="28"/>
          <w:szCs w:val="28"/>
        </w:rPr>
        <w:br/>
        <w:t>purī gosāñi hailā ānande acetana</w:t>
      </w:r>
    </w:p>
    <w:p w14:paraId="256192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this wonder, the devotees chanted the name of Hari, and Purī Gosvāmī lost consciousness in ecstasy.</w:t>
      </w:r>
    </w:p>
    <w:p w14:paraId="2B3137A4" w14:textId="1D2787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3.249</w:t>
      </w:r>
    </w:p>
    <w:p w14:paraId="1A3055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4B3A24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gaṅgāra vijaya sabe bujhiyā kūpete</w:t>
      </w:r>
      <w:r w:rsidRPr="004A2847">
        <w:rPr>
          <w:rStyle w:val="BookTitle"/>
          <w:rFonts w:asciiTheme="minorHAnsi" w:hAnsiTheme="minorHAnsi" w:cstheme="minorHAnsi"/>
          <w:b w:val="0"/>
          <w:bCs w:val="0"/>
          <w:color w:val="000000"/>
          <w:sz w:val="28"/>
          <w:szCs w:val="28"/>
        </w:rPr>
        <w:br/>
        <w:t>kūpa pradakṣiṇa sabe lāgilā karite</w:t>
      </w:r>
    </w:p>
    <w:p w14:paraId="108566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everyone realized that the Ganges had entered the well, they began to circumambulate it.</w:t>
      </w:r>
    </w:p>
    <w:p w14:paraId="68AEB9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commentRangeStart w:id="115"/>
      <w:r w:rsidRPr="004A2847">
        <w:rPr>
          <w:rStyle w:val="BookTitle"/>
          <w:rFonts w:asciiTheme="minorHAnsi" w:hAnsiTheme="minorHAnsi" w:cstheme="minorHAnsi"/>
          <w:b w:val="0"/>
          <w:bCs w:val="0"/>
          <w:i/>
          <w:iCs/>
          <w:color w:val="000000"/>
          <w:sz w:val="28"/>
          <w:szCs w:val="28"/>
        </w:rPr>
        <w:t xml:space="preserve">viyaya </w:t>
      </w:r>
      <w:commentRangeEnd w:id="115"/>
      <w:r w:rsidR="000B7293" w:rsidRPr="004A2847">
        <w:rPr>
          <w:rStyle w:val="CommentReference"/>
          <w:color w:val="auto"/>
        </w:rPr>
        <w:commentReference w:id="115"/>
      </w:r>
      <w:r w:rsidRPr="004A2847">
        <w:rPr>
          <w:rStyle w:val="BookTitle"/>
          <w:rFonts w:asciiTheme="minorHAnsi" w:hAnsiTheme="minorHAnsi" w:cstheme="minorHAnsi"/>
          <w:b w:val="0"/>
          <w:bCs w:val="0"/>
          <w:color w:val="000000"/>
          <w:sz w:val="28"/>
          <w:szCs w:val="28"/>
        </w:rPr>
        <w:t>means “arrival.”</w:t>
      </w:r>
    </w:p>
    <w:p w14:paraId="1202B67D" w14:textId="483DD7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3.250</w:t>
      </w:r>
    </w:p>
    <w:p w14:paraId="0D1F83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0CFCC2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mahāprabhu śuniyā āilā sei kṣaṇe</w:t>
      </w:r>
      <w:r w:rsidRPr="004A2847">
        <w:rPr>
          <w:rStyle w:val="BookTitle"/>
          <w:rFonts w:asciiTheme="minorHAnsi" w:hAnsiTheme="minorHAnsi" w:cstheme="minorHAnsi"/>
          <w:b w:val="0"/>
          <w:bCs w:val="0"/>
          <w:color w:val="000000"/>
          <w:sz w:val="28"/>
          <w:szCs w:val="28"/>
        </w:rPr>
        <w:br/>
        <w:t>jala dekhi' parama-ānanda-yukta mane</w:t>
      </w:r>
    </w:p>
    <w:p w14:paraId="57C5D0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Mahāprabhu heard the news, He came there. He was greatly pleased to see the clear water.</w:t>
      </w:r>
    </w:p>
    <w:p w14:paraId="5ACD3A14" w14:textId="3F887B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3.251-252</w:t>
      </w:r>
    </w:p>
    <w:p w14:paraId="0E39F9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251-252</w:t>
      </w:r>
    </w:p>
    <w:p w14:paraId="6130A3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“śunaha sakala bhakta-gaṇa</w:t>
      </w:r>
      <w:r w:rsidRPr="004A2847">
        <w:rPr>
          <w:rStyle w:val="BookTitle"/>
          <w:rFonts w:asciiTheme="minorHAnsi" w:hAnsiTheme="minorHAnsi" w:cstheme="minorHAnsi"/>
          <w:b w:val="0"/>
          <w:bCs w:val="0"/>
          <w:color w:val="000000"/>
          <w:sz w:val="28"/>
          <w:szCs w:val="28"/>
        </w:rPr>
        <w:br/>
        <w:t>e kūpera jale ye karibe snāna pāna</w:t>
      </w:r>
    </w:p>
    <w:p w14:paraId="21EF26A5" w14:textId="12C4089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satya haiba tāra gaṅgā-snāna-phala</w:t>
      </w:r>
      <w:r w:rsidRPr="004A2847">
        <w:rPr>
          <w:rStyle w:val="BookTitle"/>
          <w:rFonts w:asciiTheme="minorHAnsi" w:hAnsiTheme="minorHAnsi" w:cstheme="minorHAnsi"/>
          <w:b w:val="0"/>
          <w:bCs w:val="0"/>
          <w:color w:val="000000"/>
          <w:sz w:val="28"/>
          <w:szCs w:val="28"/>
        </w:rPr>
        <w:br/>
        <w:t>kṛ</w:t>
      </w:r>
      <w:del w:id="116" w:author="your servant" w:date="2020-04-25T20:02:00Z">
        <w:r w:rsidRPr="004A2847" w:rsidDel="00EF2409">
          <w:rPr>
            <w:rStyle w:val="BookTitle"/>
            <w:rFonts w:asciiTheme="minorHAnsi" w:hAnsiTheme="minorHAnsi" w:cstheme="minorHAnsi"/>
            <w:b w:val="0"/>
            <w:bCs w:val="0"/>
            <w:color w:val="000000"/>
            <w:sz w:val="28"/>
            <w:szCs w:val="28"/>
          </w:rPr>
          <w:delText>ś</w:delText>
        </w:r>
      </w:del>
      <w:ins w:id="117" w:author="your servant" w:date="2020-04-25T20:02:00Z">
        <w:r w:rsidR="00EF2409" w:rsidRPr="004A2847">
          <w:rPr>
            <w:rStyle w:val="BookTitle"/>
            <w:rFonts w:asciiTheme="minorHAnsi" w:hAnsiTheme="minorHAnsi" w:cstheme="minorHAnsi"/>
            <w:b w:val="0"/>
            <w:bCs w:val="0"/>
            <w:color w:val="000000"/>
            <w:sz w:val="28"/>
            <w:szCs w:val="28"/>
          </w:rPr>
          <w:t>ṣ</w:t>
        </w:r>
      </w:ins>
      <w:r w:rsidRPr="004A2847">
        <w:rPr>
          <w:rStyle w:val="BookTitle"/>
          <w:rFonts w:asciiTheme="minorHAnsi" w:hAnsiTheme="minorHAnsi" w:cstheme="minorHAnsi"/>
          <w:b w:val="0"/>
          <w:bCs w:val="0"/>
          <w:color w:val="000000"/>
          <w:sz w:val="28"/>
          <w:szCs w:val="28"/>
        </w:rPr>
        <w:t>ṇa-bhakti haiba tāra parama nirmala”</w:t>
      </w:r>
    </w:p>
    <w:p w14:paraId="6EAA52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“Listen, devotees, anyone who takes bath in the water of this well will certainly attain the result of bathing in the Ganges; he will obtain pure devotional service to Kṛṣṇa.”</w:t>
      </w:r>
    </w:p>
    <w:p w14:paraId="173A0111" w14:textId="5EF754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3.253</w:t>
      </w:r>
    </w:p>
    <w:p w14:paraId="2747AA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036DEC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bhakta-gaṇa śrī-mukhera vākya śuni'</w:t>
      </w:r>
      <w:r w:rsidRPr="004A2847">
        <w:rPr>
          <w:rStyle w:val="BookTitle"/>
          <w:rFonts w:asciiTheme="minorHAnsi" w:hAnsiTheme="minorHAnsi" w:cstheme="minorHAnsi"/>
          <w:b w:val="0"/>
          <w:bCs w:val="0"/>
          <w:color w:val="000000"/>
          <w:sz w:val="28"/>
          <w:szCs w:val="28"/>
        </w:rPr>
        <w:br/>
        <w:t>ucca kari' balite lāgilā hari-dhvani</w:t>
      </w:r>
    </w:p>
    <w:p w14:paraId="2B049A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all the devotees heard these words from the lotus mouth of the Lord, they began to loudly chant the name of Hari.</w:t>
      </w:r>
    </w:p>
    <w:p w14:paraId="6AA5A8FB" w14:textId="451E2B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3.254</w:t>
      </w:r>
    </w:p>
    <w:p w14:paraId="70508D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5D4DC2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 gosāñira kūpe sei divya jale</w:t>
      </w:r>
      <w:r w:rsidRPr="004A2847">
        <w:rPr>
          <w:rStyle w:val="BookTitle"/>
          <w:rFonts w:asciiTheme="minorHAnsi" w:hAnsiTheme="minorHAnsi" w:cstheme="minorHAnsi"/>
          <w:b w:val="0"/>
          <w:bCs w:val="0"/>
          <w:color w:val="000000"/>
          <w:sz w:val="28"/>
          <w:szCs w:val="28"/>
        </w:rPr>
        <w:br/>
        <w:t>snāna pāna kare prabhu mahā-kutūhale</w:t>
      </w:r>
    </w:p>
    <w:p w14:paraId="0B1921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joyfully take bath and drink that divine water from Purī Gosvāmī's well.</w:t>
      </w:r>
    </w:p>
    <w:p w14:paraId="5E304D63" w14:textId="0B3D27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3.255</w:t>
      </w:r>
    </w:p>
    <w:p w14:paraId="7E15C7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2488C4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“āmi ye āchiye pṛthivīte</w:t>
      </w:r>
      <w:r w:rsidRPr="004A2847">
        <w:rPr>
          <w:rStyle w:val="BookTitle"/>
          <w:rFonts w:asciiTheme="minorHAnsi" w:hAnsiTheme="minorHAnsi" w:cstheme="minorHAnsi"/>
          <w:b w:val="0"/>
          <w:bCs w:val="0"/>
          <w:color w:val="000000"/>
          <w:sz w:val="28"/>
          <w:szCs w:val="28"/>
        </w:rPr>
        <w:br/>
        <w:t>jāniha kevala purī gosāñira prīte</w:t>
      </w:r>
    </w:p>
    <w:p w14:paraId="2DD41C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“Know for certain that I live in this world simply because of Purī Gosvāmī's affection.</w:t>
      </w:r>
    </w:p>
    <w:p w14:paraId="3D4BA9F2" w14:textId="18AC8B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3.256</w:t>
      </w:r>
    </w:p>
    <w:p w14:paraId="1AC390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5B929F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purī gosāñira āmi—nāhika anyathā</w:t>
      </w:r>
      <w:r w:rsidRPr="004A2847">
        <w:rPr>
          <w:rStyle w:val="BookTitle"/>
          <w:rFonts w:asciiTheme="minorHAnsi" w:hAnsiTheme="minorHAnsi" w:cstheme="minorHAnsi"/>
          <w:b w:val="0"/>
          <w:bCs w:val="0"/>
          <w:color w:val="000000"/>
          <w:sz w:val="28"/>
          <w:szCs w:val="28"/>
        </w:rPr>
        <w:br/>
        <w:t>purī vecile o āmi vikāi sarvathā</w:t>
      </w:r>
    </w:p>
    <w:p w14:paraId="2306A3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belong to Purī Gosvāmī. There is no doubt about this. If he likes he can even sell Me.</w:t>
      </w:r>
    </w:p>
    <w:p w14:paraId="50AAD715" w14:textId="5BC750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3.257</w:t>
      </w:r>
    </w:p>
    <w:p w14:paraId="450A2F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257</w:t>
      </w:r>
    </w:p>
    <w:p w14:paraId="32DC5A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sakṛt ye dekhe purī gosāñire mātra</w:t>
      </w:r>
      <w:r w:rsidRPr="004A2847">
        <w:rPr>
          <w:rStyle w:val="BookTitle"/>
          <w:rFonts w:asciiTheme="minorHAnsi" w:hAnsiTheme="minorHAnsi" w:cstheme="minorHAnsi"/>
          <w:b w:val="0"/>
          <w:bCs w:val="0"/>
          <w:color w:val="000000"/>
          <w:sz w:val="28"/>
          <w:szCs w:val="28"/>
        </w:rPr>
        <w:br/>
        <w:t>seha haibeka śrī-kṛṣṇera prema-pātra”</w:t>
      </w:r>
    </w:p>
    <w:p w14:paraId="4A8039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sees Purī Gosvāmī even once will become qualified to attain love for Kṛṣṇa.”</w:t>
      </w:r>
    </w:p>
    <w:p w14:paraId="343719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sakṛt</w:t>
      </w:r>
      <w:r w:rsidRPr="004A2847">
        <w:rPr>
          <w:rStyle w:val="BookTitle"/>
          <w:rFonts w:asciiTheme="minorHAnsi" w:hAnsiTheme="minorHAnsi" w:cstheme="minorHAnsi"/>
          <w:b w:val="0"/>
          <w:bCs w:val="0"/>
          <w:color w:val="000000"/>
          <w:sz w:val="28"/>
          <w:szCs w:val="28"/>
        </w:rPr>
        <w:t xml:space="preserve"> means “one time.”</w:t>
      </w:r>
    </w:p>
    <w:p w14:paraId="40EACE33" w14:textId="603FC8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3.258</w:t>
      </w:r>
    </w:p>
    <w:p w14:paraId="0AF555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258</w:t>
      </w:r>
    </w:p>
    <w:p w14:paraId="00D7CA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purīra mahimā tabe kahiyā sabāre</w:t>
      </w:r>
      <w:r w:rsidRPr="004A2847">
        <w:rPr>
          <w:rStyle w:val="BookTitle"/>
          <w:rFonts w:asciiTheme="minorHAnsi" w:hAnsiTheme="minorHAnsi" w:cstheme="minorHAnsi"/>
          <w:b w:val="0"/>
          <w:bCs w:val="0"/>
          <w:color w:val="000000"/>
          <w:sz w:val="28"/>
          <w:szCs w:val="28"/>
        </w:rPr>
        <w:br/>
        <w:t>kūpa dhanya kari' prabhu calilā vāsāre</w:t>
      </w:r>
    </w:p>
    <w:p w14:paraId="717291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glorifying Paramānanda Purī and sanctifying his well, the Lord returned to His residence.</w:t>
      </w:r>
    </w:p>
    <w:p w14:paraId="533B6413" w14:textId="5BEE2D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3.259</w:t>
      </w:r>
    </w:p>
    <w:p w14:paraId="287AFC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114309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 se jāne bhakta-mahimā bāḍā'te</w:t>
      </w:r>
      <w:r w:rsidRPr="004A2847">
        <w:rPr>
          <w:rStyle w:val="BookTitle"/>
          <w:rFonts w:asciiTheme="minorHAnsi" w:hAnsiTheme="minorHAnsi" w:cstheme="minorHAnsi"/>
          <w:b w:val="0"/>
          <w:bCs w:val="0"/>
          <w:color w:val="000000"/>
          <w:sz w:val="28"/>
          <w:szCs w:val="28"/>
        </w:rPr>
        <w:br/>
        <w:t>hena prabhu nā bhaje kṛtaghna kona mate</w:t>
      </w:r>
    </w:p>
    <w:p w14:paraId="53DA84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Only the Supreme Lord knows how to increase the glories of His devotees.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only an ungrateful person fails to worship Him.</w:t>
      </w:r>
    </w:p>
    <w:p w14:paraId="0119728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(3.4.17 and 10.48.26).</w:t>
      </w:r>
    </w:p>
    <w:p w14:paraId="484C351B" w14:textId="3B0A7B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3.260</w:t>
      </w:r>
    </w:p>
    <w:p w14:paraId="2E9E3B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260</w:t>
      </w:r>
    </w:p>
    <w:p w14:paraId="075407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bhakta-rakṣā lāgi' prabhu kare avatāra</w:t>
      </w:r>
      <w:r w:rsidRPr="004A2847">
        <w:rPr>
          <w:rStyle w:val="BookTitle"/>
          <w:rFonts w:asciiTheme="minorHAnsi" w:hAnsiTheme="minorHAnsi" w:cstheme="minorHAnsi"/>
          <w:b w:val="0"/>
          <w:bCs w:val="0"/>
          <w:color w:val="000000"/>
          <w:sz w:val="28"/>
          <w:szCs w:val="28"/>
        </w:rPr>
        <w:br/>
        <w:t>niravadhi bhakta-saṅge karena vihāra</w:t>
      </w:r>
    </w:p>
    <w:p w14:paraId="3DBEFF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incarnates to protect His devotees. He always enjoys pastimes with His devotees.</w:t>
      </w:r>
    </w:p>
    <w:p w14:paraId="63571DD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(10.14.20 and 3.2.15-16).</w:t>
      </w:r>
    </w:p>
    <w:p w14:paraId="2021EFB8" w14:textId="0009BE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3.261</w:t>
      </w:r>
    </w:p>
    <w:p w14:paraId="50F63B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115215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akartavya kare nija sevaka rākhite</w:t>
      </w:r>
      <w:r w:rsidRPr="004A2847">
        <w:rPr>
          <w:rStyle w:val="BookTitle"/>
          <w:rFonts w:asciiTheme="minorHAnsi" w:hAnsiTheme="minorHAnsi" w:cstheme="minorHAnsi"/>
          <w:b w:val="0"/>
          <w:bCs w:val="0"/>
          <w:color w:val="000000"/>
          <w:sz w:val="28"/>
          <w:szCs w:val="28"/>
        </w:rPr>
        <w:br/>
        <w:t>tāra sākṣī vāli vadhe sugrīva-nimitte</w:t>
      </w:r>
    </w:p>
    <w:p w14:paraId="15142C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the sake of His devotees, the Lord performs activities that may be considered improper. An example of this is the killing of Vāli on the request of Sugrīva.</w:t>
      </w:r>
    </w:p>
    <w:p w14:paraId="41FC567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akartavya </w:t>
      </w:r>
      <w:r w:rsidRPr="004A2847">
        <w:rPr>
          <w:rStyle w:val="BookTitle"/>
          <w:rFonts w:asciiTheme="minorHAnsi" w:hAnsiTheme="minorHAnsi" w:cstheme="minorHAnsi"/>
          <w:b w:val="0"/>
          <w:bCs w:val="0"/>
          <w:color w:val="000000"/>
          <w:sz w:val="28"/>
          <w:szCs w:val="28"/>
        </w:rPr>
        <w:t>means “that which is considered improper in this material world.” Another reading of this verse is:</w:t>
      </w:r>
    </w:p>
    <w:p w14:paraId="088DC1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bhakti-vātsalya prabhura ke pare kahite</w:t>
      </w:r>
      <w:r w:rsidRPr="004A2847">
        <w:rPr>
          <w:rStyle w:val="BookTitle"/>
          <w:rFonts w:asciiTheme="minorHAnsi" w:hAnsiTheme="minorHAnsi" w:cstheme="minorHAnsi"/>
          <w:b w:val="0"/>
          <w:bCs w:val="0"/>
          <w:color w:val="000000"/>
          <w:sz w:val="28"/>
          <w:szCs w:val="28"/>
        </w:rPr>
        <w:br/>
        <w:t>akartavya kare prabhu sevaka rākhite</w:t>
      </w:r>
    </w:p>
    <w:p w14:paraId="4146885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“Who can describe the Lord's affection for His devotees? For the sake of His devotees, the Lord performs activities that may be considered improper.”</w:t>
      </w:r>
    </w:p>
    <w:p w14:paraId="49E9A788" w14:textId="69EA79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3.262</w:t>
      </w:r>
    </w:p>
    <w:p w14:paraId="23CCE7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w:t>
      </w:r>
    </w:p>
    <w:p w14:paraId="06CC4F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sevakera dāsya prabhu kare nijānande</w:t>
      </w:r>
      <w:r w:rsidRPr="004A2847">
        <w:rPr>
          <w:rStyle w:val="BookTitle"/>
          <w:rFonts w:asciiTheme="minorHAnsi" w:hAnsiTheme="minorHAnsi" w:cstheme="minorHAnsi"/>
          <w:b w:val="0"/>
          <w:bCs w:val="0"/>
          <w:color w:val="000000"/>
          <w:sz w:val="28"/>
          <w:szCs w:val="28"/>
        </w:rPr>
        <w:br/>
        <w:t>ajaya caitanya-siṁha jine bhakta-vṛnde</w:t>
      </w:r>
    </w:p>
    <w:p w14:paraId="66FFCE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serves His servants in His own ecstasy. The devotees conquer the unconquerable, lionlike Lord Caitanya.</w:t>
      </w:r>
    </w:p>
    <w:p w14:paraId="7E8FB5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(10.86.59 and 10.9.19).</w:t>
      </w:r>
    </w:p>
    <w:p w14:paraId="6A29B98F" w14:textId="34D063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3.263</w:t>
      </w:r>
    </w:p>
    <w:p w14:paraId="5DC084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263</w:t>
      </w:r>
    </w:p>
    <w:p w14:paraId="3D9F96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bhakta-gaṇa-saṅge prabhu samudrera tīre</w:t>
      </w:r>
      <w:r w:rsidRPr="004A2847">
        <w:rPr>
          <w:rStyle w:val="BookTitle"/>
          <w:rFonts w:asciiTheme="minorHAnsi" w:hAnsiTheme="minorHAnsi" w:cstheme="minorHAnsi"/>
          <w:b w:val="0"/>
          <w:bCs w:val="0"/>
          <w:color w:val="000000"/>
          <w:sz w:val="28"/>
          <w:szCs w:val="28"/>
        </w:rPr>
        <w:br/>
        <w:t>sarva vaikuṇṭhādi-nātha kīrtane vihare</w:t>
      </w:r>
    </w:p>
    <w:p w14:paraId="2E4F06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of the Vaikuṇṭhas and all other planets enjoyed His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with the devotees on the shore of the ocean.</w:t>
      </w:r>
    </w:p>
    <w:p w14:paraId="28BACFD3" w14:textId="71D8C6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3.264</w:t>
      </w:r>
    </w:p>
    <w:p w14:paraId="21C396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264</w:t>
      </w:r>
    </w:p>
    <w:p w14:paraId="6771F6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vāsā karilena prabhu samudrera tīre</w:t>
      </w:r>
      <w:r w:rsidRPr="004A2847">
        <w:rPr>
          <w:rStyle w:val="BookTitle"/>
          <w:rFonts w:asciiTheme="minorHAnsi" w:hAnsiTheme="minorHAnsi" w:cstheme="minorHAnsi"/>
          <w:b w:val="0"/>
          <w:bCs w:val="0"/>
          <w:color w:val="000000"/>
          <w:sz w:val="28"/>
          <w:szCs w:val="28"/>
        </w:rPr>
        <w:br/>
        <w:t>viharena prabhu bhakti-ānanda-sāgare</w:t>
      </w:r>
    </w:p>
    <w:p w14:paraId="1A1067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made His residence on the shore of the ocean and enjoyed the ecstatic ocean of devotional service.</w:t>
      </w:r>
    </w:p>
    <w:p w14:paraId="025C4C4A" w14:textId="57D8EF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3.265</w:t>
      </w:r>
    </w:p>
    <w:p w14:paraId="29E773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265</w:t>
      </w:r>
    </w:p>
    <w:p w14:paraId="2F3D12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avatāre sindhu kṛtārtha haite</w:t>
      </w:r>
      <w:r w:rsidRPr="004A2847">
        <w:rPr>
          <w:rStyle w:val="BookTitle"/>
          <w:rFonts w:asciiTheme="minorHAnsi" w:hAnsiTheme="minorHAnsi" w:cstheme="minorHAnsi"/>
          <w:b w:val="0"/>
          <w:bCs w:val="0"/>
          <w:color w:val="000000"/>
          <w:sz w:val="28"/>
          <w:szCs w:val="28"/>
        </w:rPr>
        <w:br/>
        <w:t>ataeva lakṣmī janmilena tāhā haite</w:t>
      </w:r>
    </w:p>
    <w:p w14:paraId="550913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the ocean attained perfection during this incarnation of the Lord, therefore Lakṣmī appeared from its waters.</w:t>
      </w:r>
    </w:p>
    <w:p w14:paraId="583676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Śrīman Mahāprabhu was to </w:t>
      </w:r>
      <w:proofErr w:type="gramStart"/>
      <w:r w:rsidRPr="004A2847">
        <w:rPr>
          <w:rStyle w:val="BookTitle"/>
          <w:rFonts w:asciiTheme="minorHAnsi" w:hAnsiTheme="minorHAnsi" w:cstheme="minorHAnsi"/>
          <w:b w:val="0"/>
          <w:bCs w:val="0"/>
          <w:color w:val="000000"/>
          <w:sz w:val="28"/>
          <w:szCs w:val="28"/>
        </w:rPr>
        <w:t>come in the future</w:t>
      </w:r>
      <w:proofErr w:type="gramEnd"/>
      <w:r w:rsidRPr="004A2847">
        <w:rPr>
          <w:rStyle w:val="BookTitle"/>
          <w:rFonts w:asciiTheme="minorHAnsi" w:hAnsiTheme="minorHAnsi" w:cstheme="minorHAnsi"/>
          <w:b w:val="0"/>
          <w:bCs w:val="0"/>
          <w:color w:val="000000"/>
          <w:sz w:val="28"/>
          <w:szCs w:val="28"/>
        </w:rPr>
        <w:t xml:space="preserve"> to the shore of the ocean in Nīlācala, Lakṣmīdevī took birth as the daughter of the ocean.</w:t>
      </w:r>
    </w:p>
    <w:p w14:paraId="3C6F93B5" w14:textId="64C5AD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3.266</w:t>
      </w:r>
    </w:p>
    <w:p w14:paraId="1F826A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693628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nīlācala-vāsīra ye kichu pāpa haya</w:t>
      </w:r>
      <w:r w:rsidRPr="004A2847">
        <w:rPr>
          <w:rStyle w:val="BookTitle"/>
          <w:rFonts w:asciiTheme="minorHAnsi" w:hAnsiTheme="minorHAnsi" w:cstheme="minorHAnsi"/>
          <w:b w:val="0"/>
          <w:bCs w:val="0"/>
          <w:color w:val="000000"/>
          <w:sz w:val="28"/>
          <w:szCs w:val="28"/>
        </w:rPr>
        <w:br/>
        <w:t>ataeva sindhu-snāne saba yāya kṣaya</w:t>
      </w:r>
    </w:p>
    <w:p w14:paraId="5DAC62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sins committed by the residents of Nīlācala are therefore nullified simply by taking bath in the ocean.</w:t>
      </w:r>
    </w:p>
    <w:p w14:paraId="393898EE" w14:textId="2E8DB1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3.267</w:t>
      </w:r>
    </w:p>
    <w:p w14:paraId="4B4FB0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267</w:t>
      </w:r>
    </w:p>
    <w:p w14:paraId="4B3CFB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gaṅgādevī vegavatī haiyā</w:t>
      </w:r>
      <w:r w:rsidRPr="004A2847">
        <w:rPr>
          <w:rStyle w:val="BookTitle"/>
          <w:rFonts w:asciiTheme="minorHAnsi" w:hAnsiTheme="minorHAnsi" w:cstheme="minorHAnsi"/>
          <w:b w:val="0"/>
          <w:bCs w:val="0"/>
          <w:color w:val="000000"/>
          <w:sz w:val="28"/>
          <w:szCs w:val="28"/>
        </w:rPr>
        <w:br/>
        <w:t>sei bhāgye sindhu-mājhe mililā āsiyā</w:t>
      </w:r>
    </w:p>
    <w:p w14:paraId="7D8B8B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because of the ocean's good fortune, Gaṅgādevī swiftly flows to merge with its waters.</w:t>
      </w:r>
    </w:p>
    <w:p w14:paraId="6D66D1E0" w14:textId="00DD46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3.268</w:t>
      </w:r>
    </w:p>
    <w:p w14:paraId="1C8E75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268</w:t>
      </w:r>
    </w:p>
    <w:p w14:paraId="204D54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sindhu-tīre śrī-kṛṣṇa-caitanya</w:t>
      </w:r>
      <w:r w:rsidRPr="004A2847">
        <w:rPr>
          <w:rStyle w:val="BookTitle"/>
          <w:rFonts w:asciiTheme="minorHAnsi" w:hAnsiTheme="minorHAnsi" w:cstheme="minorHAnsi"/>
          <w:b w:val="0"/>
          <w:bCs w:val="0"/>
          <w:color w:val="000000"/>
          <w:sz w:val="28"/>
          <w:szCs w:val="28"/>
        </w:rPr>
        <w:br/>
        <w:t>vaisena sakala mate sindhu kari' dhanya</w:t>
      </w:r>
    </w:p>
    <w:p w14:paraId="51B017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Kṛṣṇa Caitanya made the ocean glorious by residing on its shore.</w:t>
      </w:r>
    </w:p>
    <w:p w14:paraId="6B8766DC" w14:textId="3DBFA9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3.269</w:t>
      </w:r>
    </w:p>
    <w:p w14:paraId="4481EA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471E5A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samaye īśvara āilā nīlācale</w:t>
      </w:r>
      <w:r w:rsidRPr="004A2847">
        <w:rPr>
          <w:rStyle w:val="BookTitle"/>
          <w:rFonts w:asciiTheme="minorHAnsi" w:hAnsiTheme="minorHAnsi" w:cstheme="minorHAnsi"/>
          <w:b w:val="0"/>
          <w:bCs w:val="0"/>
          <w:color w:val="000000"/>
          <w:sz w:val="28"/>
          <w:szCs w:val="28"/>
        </w:rPr>
        <w:br/>
        <w:t>takhane pratāparudra nāhika utkale</w:t>
      </w:r>
    </w:p>
    <w:p w14:paraId="7278D5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came to Nīlācala, Mahārāja Pratāparudra was not present in Orissa.</w:t>
      </w:r>
    </w:p>
    <w:p w14:paraId="20AAA0A0" w14:textId="5A72E2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3.270</w:t>
      </w:r>
    </w:p>
    <w:p w14:paraId="4CE0CB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66FD21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yuddha-rase giyāchena vijayanagare</w:t>
      </w:r>
      <w:r w:rsidRPr="004A2847">
        <w:rPr>
          <w:rStyle w:val="BookTitle"/>
          <w:rFonts w:asciiTheme="minorHAnsi" w:hAnsiTheme="minorHAnsi" w:cstheme="minorHAnsi"/>
          <w:b w:val="0"/>
          <w:bCs w:val="0"/>
          <w:color w:val="000000"/>
          <w:sz w:val="28"/>
          <w:szCs w:val="28"/>
        </w:rPr>
        <w:br/>
        <w:t>ataeva prabhu na dekhilā sei bāre</w:t>
      </w:r>
    </w:p>
    <w:p w14:paraId="17F993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had gone to Vijaya-nagara on a military campaign.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he did not see the Lord at that time.</w:t>
      </w:r>
    </w:p>
    <w:p w14:paraId="5C90AB2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Mahāprabhu arrived in Nīlācala, Mahārāja Pratāparudra was not present there. He had gone south to fight in Vijaya-nagara.</w:t>
      </w:r>
    </w:p>
    <w:p w14:paraId="35029D4F" w14:textId="2006F3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3.271</w:t>
      </w:r>
    </w:p>
    <w:p w14:paraId="4059A4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4A0DB8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ṭhākura thākiyā kata-dina nīlācale</w:t>
      </w:r>
      <w:r w:rsidRPr="004A2847">
        <w:rPr>
          <w:rStyle w:val="BookTitle"/>
          <w:rFonts w:asciiTheme="minorHAnsi" w:hAnsiTheme="minorHAnsi" w:cstheme="minorHAnsi"/>
          <w:b w:val="0"/>
          <w:bCs w:val="0"/>
          <w:color w:val="000000"/>
          <w:sz w:val="28"/>
          <w:szCs w:val="28"/>
        </w:rPr>
        <w:br/>
        <w:t>punaḥ gauḍa-deśe āilena kutūhale</w:t>
      </w:r>
    </w:p>
    <w:p w14:paraId="0B7AB4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spending some days in Nīlācala, the Lord returned in jubilation to Gauḍa-deśa.</w:t>
      </w:r>
    </w:p>
    <w:p w14:paraId="7D7442B8" w14:textId="6D9846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3.271</w:t>
      </w:r>
    </w:p>
    <w:p w14:paraId="703096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w:t>
      </w:r>
    </w:p>
    <w:p w14:paraId="130726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gaṅgā-prati mahā-anurāga bāḍāiyā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ati śīghra gauḍa-deśe āilā caliyā</w:t>
      </w:r>
    </w:p>
    <w:p w14:paraId="146ADB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Feeling increased attachment for the Ganges, the Lord quickly returned to Gauḍa-deśa.</w:t>
      </w:r>
    </w:p>
    <w:p w14:paraId="627B660D" w14:textId="26DD77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3.273</w:t>
      </w:r>
    </w:p>
    <w:p w14:paraId="3306DC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273</w:t>
      </w:r>
    </w:p>
    <w:p w14:paraId="294654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sārvabhauma-bhrātā vidyā-vācaspati nāma</w:t>
      </w:r>
      <w:r w:rsidRPr="004A2847">
        <w:rPr>
          <w:rStyle w:val="BookTitle"/>
          <w:rFonts w:asciiTheme="minorHAnsi" w:hAnsiTheme="minorHAnsi" w:cstheme="minorHAnsi"/>
          <w:b w:val="0"/>
          <w:bCs w:val="0"/>
          <w:color w:val="000000"/>
          <w:sz w:val="28"/>
          <w:szCs w:val="28"/>
        </w:rPr>
        <w:br/>
        <w:t>śānta-dānta-dharmaśīla mahābhāgyavān</w:t>
      </w:r>
    </w:p>
    <w:p w14:paraId="0A2939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had a brother named Vidyā-vācaspati, who was peaceful, forgiving, pious, and most fortunate.</w:t>
      </w:r>
    </w:p>
    <w:p w14:paraId="6A8025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Vidyā-vācaspati was the son of Paṇḍita Viśārada, a resident of Vidyānagara, and he was the brother of Śrī Vāsudeva Sārvabhauma. Mahāprabhu spent a few days in his house in Vidyānagara.</w:t>
      </w:r>
    </w:p>
    <w:p w14:paraId="51328DDA" w14:textId="557AB8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3.274</w:t>
      </w:r>
    </w:p>
    <w:p w14:paraId="1B78D7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274</w:t>
      </w:r>
    </w:p>
    <w:p w14:paraId="05FEE4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sarva-pāriṣada-saṅge śrī-gaurasundara</w:t>
      </w:r>
      <w:r w:rsidRPr="004A2847">
        <w:rPr>
          <w:rStyle w:val="BookTitle"/>
          <w:rFonts w:asciiTheme="minorHAnsi" w:hAnsiTheme="minorHAnsi" w:cstheme="minorHAnsi"/>
          <w:b w:val="0"/>
          <w:bCs w:val="0"/>
          <w:color w:val="000000"/>
          <w:sz w:val="28"/>
          <w:szCs w:val="28"/>
        </w:rPr>
        <w:br/>
        <w:t>ācambite āsi' uttarilā tāṅra ghara</w:t>
      </w:r>
    </w:p>
    <w:p w14:paraId="1E8A1B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suddenly came to Vidyānagara with a full party and stayed there in the house of Vidyā-vācaspati.</w:t>
      </w:r>
    </w:p>
    <w:p w14:paraId="33430FBB" w14:textId="536AC9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3.275</w:t>
      </w:r>
    </w:p>
    <w:p w14:paraId="2EBF51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7CA0AA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vaikuṇṭha-nāyaka gṛhe atithi pāiyā</w:t>
      </w:r>
      <w:r w:rsidRPr="004A2847">
        <w:rPr>
          <w:rStyle w:val="BookTitle"/>
          <w:rFonts w:asciiTheme="minorHAnsi" w:hAnsiTheme="minorHAnsi" w:cstheme="minorHAnsi"/>
          <w:b w:val="0"/>
          <w:bCs w:val="0"/>
          <w:color w:val="000000"/>
          <w:sz w:val="28"/>
          <w:szCs w:val="28"/>
        </w:rPr>
        <w:br/>
        <w:t>paḍilena vācaspati daṇḍavat haiyā</w:t>
      </w:r>
    </w:p>
    <w:p w14:paraId="3AA8DC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Receiving the Lord of Vaikuṇṭha as his guest, Vidyā-vācaspati offered obeisances, falling flat before the Lord.</w:t>
      </w:r>
    </w:p>
    <w:p w14:paraId="7B1C95C3" w14:textId="1DFBF6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3.276</w:t>
      </w:r>
    </w:p>
    <w:p w14:paraId="12AA50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w:t>
      </w:r>
    </w:p>
    <w:p w14:paraId="2ACEDB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ānanda haila viprera śarīre</w:t>
      </w:r>
      <w:r w:rsidRPr="004A2847">
        <w:rPr>
          <w:rStyle w:val="BookTitle"/>
          <w:rFonts w:asciiTheme="minorHAnsi" w:hAnsiTheme="minorHAnsi" w:cstheme="minorHAnsi"/>
          <w:b w:val="0"/>
          <w:bCs w:val="0"/>
          <w:color w:val="000000"/>
          <w:sz w:val="28"/>
          <w:szCs w:val="28"/>
        </w:rPr>
        <w:br/>
        <w:t>ki vidhi kariba tāhā kichui nā sphure</w:t>
      </w:r>
    </w:p>
    <w:p w14:paraId="5CB51A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was so happy that he did not know what to do.</w:t>
      </w:r>
    </w:p>
    <w:p w14:paraId="2AD1BEA1" w14:textId="42F168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3.277</w:t>
      </w:r>
    </w:p>
    <w:p w14:paraId="4B8AFB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277</w:t>
      </w:r>
    </w:p>
    <w:p w14:paraId="2DCC51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tāṅhāre karilena āliṅgana</w:t>
      </w:r>
      <w:r w:rsidRPr="004A2847">
        <w:rPr>
          <w:rStyle w:val="BookTitle"/>
          <w:rFonts w:asciiTheme="minorHAnsi" w:hAnsiTheme="minorHAnsi" w:cstheme="minorHAnsi"/>
          <w:b w:val="0"/>
          <w:bCs w:val="0"/>
          <w:color w:val="000000"/>
          <w:sz w:val="28"/>
          <w:szCs w:val="28"/>
        </w:rPr>
        <w:b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kichu āmāra vacana</w:t>
      </w:r>
    </w:p>
    <w:p w14:paraId="125A74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embraced him and said, “Listen to My words.</w:t>
      </w:r>
    </w:p>
    <w:p w14:paraId="33379ED8" w14:textId="50D2C1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3.278</w:t>
      </w:r>
    </w:p>
    <w:p w14:paraId="77D5A4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w:t>
      </w:r>
    </w:p>
    <w:p w14:paraId="5A0464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citta mora haiyāche mathurā yāite</w:t>
      </w:r>
      <w:r w:rsidRPr="004A2847">
        <w:rPr>
          <w:rStyle w:val="BookTitle"/>
          <w:rFonts w:asciiTheme="minorHAnsi" w:hAnsiTheme="minorHAnsi" w:cstheme="minorHAnsi"/>
          <w:b w:val="0"/>
          <w:bCs w:val="0"/>
          <w:color w:val="000000"/>
          <w:sz w:val="28"/>
          <w:szCs w:val="28"/>
        </w:rPr>
        <w:br/>
        <w:t>katho dina gaṅgā-snāna karimu ethāte</w:t>
      </w:r>
    </w:p>
    <w:p w14:paraId="758D05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developed a desire to go to Mathurā. I will stay here a few days and take bath in the Ganges.</w:t>
      </w:r>
    </w:p>
    <w:p w14:paraId="3E1B0AA1" w14:textId="2CBF6B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3.279</w:t>
      </w:r>
    </w:p>
    <w:p w14:paraId="2E7387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279</w:t>
      </w:r>
    </w:p>
    <w:p w14:paraId="2127B7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nibhṛte āmāre ekathāni dibā sthāna</w:t>
      </w:r>
      <w:r w:rsidRPr="004A2847">
        <w:rPr>
          <w:rStyle w:val="BookTitle"/>
          <w:rFonts w:asciiTheme="minorHAnsi" w:hAnsiTheme="minorHAnsi" w:cstheme="minorHAnsi"/>
          <w:b w:val="0"/>
          <w:bCs w:val="0"/>
          <w:color w:val="000000"/>
          <w:sz w:val="28"/>
          <w:szCs w:val="28"/>
        </w:rPr>
        <w:br/>
        <w:t>yena katho dina muñi karoṅ gaṅgā-snāna</w:t>
      </w:r>
    </w:p>
    <w:p w14:paraId="0BC625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“Give Me a private room so that I can stay here and bathe in the Ganges.</w:t>
      </w:r>
    </w:p>
    <w:p w14:paraId="4B867147" w14:textId="036441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3.280</w:t>
      </w:r>
    </w:p>
    <w:p w14:paraId="7FB489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4C093C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śeṣe more mathurāya cālāi</w:t>
      </w:r>
      <w:r w:rsidRPr="004A2847">
        <w:rPr>
          <w:rStyle w:val="BookTitle"/>
          <w:rFonts w:asciiTheme="minorHAnsi" w:hAnsiTheme="minorHAnsi" w:cstheme="minorHAnsi"/>
          <w:b w:val="0"/>
          <w:bCs w:val="0"/>
          <w:color w:val="000000"/>
          <w:sz w:val="28"/>
          <w:szCs w:val="28"/>
        </w:rPr>
        <w:br/>
        <w:t>bāyadi more cāha ihā avaśya karibā”</w:t>
      </w:r>
    </w:p>
    <w:p w14:paraId="196661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“Then you can </w:t>
      </w:r>
      <w:proofErr w:type="gramStart"/>
      <w:r w:rsidRPr="004A2847">
        <w:rPr>
          <w:rStyle w:val="BookTitle"/>
          <w:rFonts w:asciiTheme="minorHAnsi" w:hAnsiTheme="minorHAnsi" w:cstheme="minorHAnsi"/>
          <w:b/>
          <w:bCs/>
          <w:color w:val="800000"/>
          <w:sz w:val="28"/>
          <w:szCs w:val="28"/>
        </w:rPr>
        <w:t>make arrangements</w:t>
      </w:r>
      <w:proofErr w:type="gramEnd"/>
      <w:r w:rsidRPr="004A2847">
        <w:rPr>
          <w:rStyle w:val="BookTitle"/>
          <w:rFonts w:asciiTheme="minorHAnsi" w:hAnsiTheme="minorHAnsi" w:cstheme="minorHAnsi"/>
          <w:b/>
          <w:bCs/>
          <w:color w:val="800000"/>
          <w:sz w:val="28"/>
          <w:szCs w:val="28"/>
        </w:rPr>
        <w:t xml:space="preserve"> so that can go to Mathurā. If you have affection for Me, then you must do this for Me.”</w:t>
      </w:r>
    </w:p>
    <w:p w14:paraId="07C93D44" w14:textId="69B661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3.281</w:t>
      </w:r>
    </w:p>
    <w:p w14:paraId="4E4008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099FB6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vidyā-vācaspati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lāgilena kahite haiyā namra-mati</w:t>
      </w:r>
    </w:p>
    <w:p w14:paraId="4F37DE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 Lord's words, Vidyā-vācaspati humbly replied.</w:t>
      </w:r>
    </w:p>
    <w:p w14:paraId="2D5941BD" w14:textId="47F2FB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3.282</w:t>
      </w:r>
    </w:p>
    <w:p w14:paraId="543BC7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146EC8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vipra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“bhāgya saba vaṁśera āmāra</w:t>
      </w:r>
      <w:r w:rsidRPr="004A2847">
        <w:rPr>
          <w:rStyle w:val="BookTitle"/>
          <w:rFonts w:asciiTheme="minorHAnsi" w:hAnsiTheme="minorHAnsi" w:cstheme="minorHAnsi"/>
          <w:b w:val="0"/>
          <w:bCs w:val="0"/>
          <w:color w:val="000000"/>
          <w:sz w:val="28"/>
          <w:szCs w:val="28"/>
        </w:rPr>
        <w:br/>
        <w:t>yathāya caraṇa-dhūli āila tomāra</w:t>
      </w:r>
    </w:p>
    <w:p w14:paraId="78FC28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said, “It is the good fortune of my entire family that the dust from Your lotus feet has blessed our house.</w:t>
      </w:r>
    </w:p>
    <w:p w14:paraId="7CB546A3" w14:textId="64A229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3.283</w:t>
      </w:r>
    </w:p>
    <w:p w14:paraId="5163CE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7CEB80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ghara-dvāra yata—sakala tomāra</w:t>
      </w:r>
      <w:r w:rsidRPr="004A2847">
        <w:rPr>
          <w:rStyle w:val="BookTitle"/>
          <w:rFonts w:asciiTheme="minorHAnsi" w:hAnsiTheme="minorHAnsi" w:cstheme="minorHAnsi"/>
          <w:b w:val="0"/>
          <w:bCs w:val="0"/>
          <w:color w:val="000000"/>
          <w:sz w:val="28"/>
          <w:szCs w:val="28"/>
        </w:rPr>
        <w:br/>
        <w:t>sukhe thāka tumi keha nā jāniba āra”</w:t>
      </w:r>
    </w:p>
    <w:p w14:paraId="71A8E5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house and everything in it belong to You. You remain here peacefully. No one will disturb You.”</w:t>
      </w:r>
    </w:p>
    <w:p w14:paraId="778C630A" w14:textId="26C1FC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3.284</w:t>
      </w:r>
    </w:p>
    <w:p w14:paraId="5FC07D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768D36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tāṅra vākya prabhu santoṣa hailā</w:t>
      </w:r>
      <w:r w:rsidRPr="004A2847">
        <w:rPr>
          <w:rStyle w:val="BookTitle"/>
          <w:rFonts w:asciiTheme="minorHAnsi" w:hAnsiTheme="minorHAnsi" w:cstheme="minorHAnsi"/>
          <w:b w:val="0"/>
          <w:bCs w:val="0"/>
          <w:color w:val="000000"/>
          <w:sz w:val="28"/>
          <w:szCs w:val="28"/>
        </w:rPr>
        <w:br/>
        <w:t>tāna bhāgye kata-dina tathāi rahilā</w:t>
      </w:r>
    </w:p>
    <w:p w14:paraId="227577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satisfied with his words. He then blessed him by staying there a few days.</w:t>
      </w:r>
    </w:p>
    <w:p w14:paraId="0F7978DB" w14:textId="02D6EC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3.285</w:t>
      </w:r>
    </w:p>
    <w:p w14:paraId="421E28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19FEC0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sūryera udaya ki kakhana gopya haya</w:t>
      </w:r>
      <w:r w:rsidRPr="004A2847">
        <w:rPr>
          <w:rStyle w:val="BookTitle"/>
          <w:rFonts w:asciiTheme="minorHAnsi" w:hAnsiTheme="minorHAnsi" w:cstheme="minorHAnsi"/>
          <w:b w:val="0"/>
          <w:bCs w:val="0"/>
          <w:color w:val="000000"/>
          <w:sz w:val="28"/>
          <w:szCs w:val="28"/>
        </w:rPr>
        <w:br/>
        <w:t>sarva-loka śunileka prabhura vijaya</w:t>
      </w:r>
    </w:p>
    <w:p w14:paraId="5D2873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Can the rising sun ever be hidden? Everyone came to know of the Lord's arrival.</w:t>
      </w:r>
    </w:p>
    <w:p w14:paraId="73E12364" w14:textId="69B308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3.286</w:t>
      </w:r>
    </w:p>
    <w:p w14:paraId="1F17AA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286</w:t>
      </w:r>
    </w:p>
    <w:p w14:paraId="69FEE9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navadvīpa-ādi sarva-dike haila dhvani</w:t>
      </w:r>
      <w:r w:rsidRPr="004A2847">
        <w:rPr>
          <w:rStyle w:val="BookTitle"/>
          <w:rFonts w:asciiTheme="minorHAnsi" w:hAnsiTheme="minorHAnsi" w:cstheme="minorHAnsi"/>
          <w:b w:val="0"/>
          <w:bCs w:val="0"/>
          <w:color w:val="000000"/>
          <w:sz w:val="28"/>
          <w:szCs w:val="28"/>
        </w:rPr>
        <w:br/>
        <w:t>“vācaspati-ghare āilā nyāsi-cūḍāmaṇi”</w:t>
      </w:r>
    </w:p>
    <w:p w14:paraId="734B45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News spread throughout the area of Navadvīpa that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had arrived in the house of Vidyā-vācaspati.</w:t>
      </w:r>
    </w:p>
    <w:p w14:paraId="29AA2951" w14:textId="637EA4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3.287</w:t>
      </w:r>
    </w:p>
    <w:p w14:paraId="7FFFCB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131D04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lokera haila cittera ullāsa</w:t>
      </w:r>
      <w:r w:rsidRPr="004A2847">
        <w:rPr>
          <w:rStyle w:val="BookTitle"/>
          <w:rFonts w:asciiTheme="minorHAnsi" w:hAnsiTheme="minorHAnsi" w:cstheme="minorHAnsi"/>
          <w:b w:val="0"/>
          <w:bCs w:val="0"/>
          <w:color w:val="000000"/>
          <w:sz w:val="28"/>
          <w:szCs w:val="28"/>
        </w:rPr>
        <w:br/>
        <w:t>saśarīre yena haila vaikuṇṭhete vāsa</w:t>
      </w:r>
    </w:p>
    <w:p w14:paraId="5B412E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hearts of the people became so joyful that it appeared they were living in Vaikuṇṭha in their present bodies.</w:t>
      </w:r>
    </w:p>
    <w:p w14:paraId="6E94A811" w14:textId="53EC1C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3.288</w:t>
      </w:r>
    </w:p>
    <w:p w14:paraId="580097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29CD59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sakala loka bale `hari hari'</w:t>
      </w:r>
      <w:r w:rsidRPr="004A2847">
        <w:rPr>
          <w:rStyle w:val="BookTitle"/>
          <w:rFonts w:asciiTheme="minorHAnsi" w:hAnsiTheme="minorHAnsi" w:cstheme="minorHAnsi"/>
          <w:b w:val="0"/>
          <w:bCs w:val="0"/>
          <w:color w:val="000000"/>
          <w:sz w:val="28"/>
          <w:szCs w:val="28"/>
        </w:rPr>
        <w:br/>
        <w:t>strī-putra-deha-geha sakala pāsari</w:t>
      </w:r>
    </w:p>
    <w:p w14:paraId="45DD90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chanted the names of Hari in ecstasy, and they forgot their wives, children, bodies, and houses.</w:t>
      </w:r>
    </w:p>
    <w:p w14:paraId="600BBC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geha </w:t>
      </w:r>
      <w:r w:rsidRPr="004A2847">
        <w:rPr>
          <w:rStyle w:val="BookTitle"/>
          <w:rFonts w:asciiTheme="minorHAnsi" w:hAnsiTheme="minorHAnsi" w:cstheme="minorHAnsi"/>
          <w:b w:val="0"/>
          <w:bCs w:val="0"/>
          <w:color w:val="000000"/>
          <w:sz w:val="28"/>
          <w:szCs w:val="28"/>
        </w:rPr>
        <w:t>means “house.”</w:t>
      </w:r>
    </w:p>
    <w:p w14:paraId="3D537C11" w14:textId="105405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3.289</w:t>
      </w:r>
    </w:p>
    <w:p w14:paraId="46CB6B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289</w:t>
      </w:r>
    </w:p>
    <w:p w14:paraId="04F61F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anyo'nye sarva loke kare kolāhala</w:t>
      </w:r>
      <w:r w:rsidRPr="004A2847">
        <w:rPr>
          <w:rStyle w:val="BookTitle"/>
          <w:rFonts w:asciiTheme="minorHAnsi" w:hAnsiTheme="minorHAnsi" w:cstheme="minorHAnsi"/>
          <w:b w:val="0"/>
          <w:bCs w:val="0"/>
          <w:color w:val="000000"/>
          <w:sz w:val="28"/>
          <w:szCs w:val="28"/>
        </w:rPr>
        <w:br/>
        <w:t>“cala dekhi giyā tāna caraṇa-yugala”</w:t>
      </w:r>
    </w:p>
    <w:p w14:paraId="712C1A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said to each other, “Let us go and see His lotus feet.”</w:t>
      </w:r>
    </w:p>
    <w:p w14:paraId="4413E50D" w14:textId="5F6BAE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3.290</w:t>
      </w:r>
    </w:p>
    <w:p w14:paraId="4A4703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290</w:t>
      </w:r>
    </w:p>
    <w:p w14:paraId="216BC4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sarva-loka parama-ullāse</w:t>
      </w:r>
      <w:r w:rsidRPr="004A2847">
        <w:rPr>
          <w:rStyle w:val="BookTitle"/>
          <w:rFonts w:asciiTheme="minorHAnsi" w:hAnsiTheme="minorHAnsi" w:cstheme="minorHAnsi"/>
          <w:b w:val="0"/>
          <w:bCs w:val="0"/>
          <w:color w:val="000000"/>
          <w:sz w:val="28"/>
          <w:szCs w:val="28"/>
        </w:rPr>
        <w:br/>
        <w:t>āgu pāchu guru-loka nāhika sambhāṣe</w:t>
      </w:r>
    </w:p>
    <w:p w14:paraId="3E4FB1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Speaking in this way, everyone went in great joy without even informing their elders.</w:t>
      </w:r>
    </w:p>
    <w:p w14:paraId="12630073" w14:textId="000B98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3.291</w:t>
      </w:r>
    </w:p>
    <w:p w14:paraId="7B14EC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6CB867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arbuda loka bali' `hari hari'</w:t>
      </w:r>
      <w:r w:rsidRPr="004A2847">
        <w:rPr>
          <w:rStyle w:val="BookTitle"/>
          <w:rFonts w:asciiTheme="minorHAnsi" w:hAnsiTheme="minorHAnsi" w:cstheme="minorHAnsi"/>
          <w:b w:val="0"/>
          <w:bCs w:val="0"/>
          <w:color w:val="000000"/>
          <w:sz w:val="28"/>
          <w:szCs w:val="28"/>
        </w:rPr>
        <w:br/>
        <w:t>calilena dekhibāre gaurāṅga śrī-hari</w:t>
      </w:r>
    </w:p>
    <w:p w14:paraId="7965D8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Unlimited millions of people chanted the names of Hari as they went to see Lord Gaurāṅga.</w:t>
      </w:r>
    </w:p>
    <w:p w14:paraId="532CE793" w14:textId="25FF6D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3.292</w:t>
      </w:r>
    </w:p>
    <w:p w14:paraId="7CBCD6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292</w:t>
      </w:r>
    </w:p>
    <w:p w14:paraId="7386A6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patha nāhi pāya keha lokera gahane</w:t>
      </w:r>
      <w:r w:rsidRPr="004A2847">
        <w:rPr>
          <w:rStyle w:val="BookTitle"/>
          <w:rFonts w:asciiTheme="minorHAnsi" w:hAnsiTheme="minorHAnsi" w:cstheme="minorHAnsi"/>
          <w:b w:val="0"/>
          <w:bCs w:val="0"/>
          <w:color w:val="000000"/>
          <w:sz w:val="28"/>
          <w:szCs w:val="28"/>
        </w:rPr>
        <w:br/>
        <w:t>vana-ḍāla bhāṅgi' yāya prabhura darśane</w:t>
      </w:r>
    </w:p>
    <w:p w14:paraId="0F9E98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crowd was so thick that it was difficult to see the road, so people broke through the forest on their way to see the Lord.</w:t>
      </w:r>
    </w:p>
    <w:p w14:paraId="5249450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lokera gahane</w:t>
      </w:r>
      <w:r w:rsidRPr="004A2847">
        <w:rPr>
          <w:rStyle w:val="BookTitle"/>
          <w:rFonts w:asciiTheme="minorHAnsi" w:hAnsiTheme="minorHAnsi" w:cstheme="minorHAnsi"/>
          <w:b w:val="0"/>
          <w:bCs w:val="0"/>
          <w:color w:val="000000"/>
          <w:sz w:val="28"/>
          <w:szCs w:val="28"/>
        </w:rPr>
        <w:t xml:space="preserve"> means “a dense crowd.”</w:t>
      </w:r>
    </w:p>
    <w:p w14:paraId="5FE97AA0" w14:textId="72C661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3.293</w:t>
      </w:r>
    </w:p>
    <w:p w14:paraId="1B1233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w:t>
      </w:r>
    </w:p>
    <w:p w14:paraId="24526E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śuna āre bhāi, caitanya-ākhyāna</w:t>
      </w:r>
      <w:r w:rsidRPr="004A2847">
        <w:rPr>
          <w:rStyle w:val="BookTitle"/>
          <w:rFonts w:asciiTheme="minorHAnsi" w:hAnsiTheme="minorHAnsi" w:cstheme="minorHAnsi"/>
          <w:b w:val="0"/>
          <w:bCs w:val="0"/>
          <w:color w:val="000000"/>
          <w:sz w:val="28"/>
          <w:szCs w:val="28"/>
        </w:rPr>
        <w:br/>
        <w:t>ye-rūpe karilā prabhu sarva-jīva-trāṇa</w:t>
      </w:r>
    </w:p>
    <w:p w14:paraId="0973FE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just hear the topics of how Lord Caitanya delivered all the living entities.</w:t>
      </w:r>
    </w:p>
    <w:p w14:paraId="4206F654" w14:textId="794260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3.294</w:t>
      </w:r>
    </w:p>
    <w:p w14:paraId="2024CB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294</w:t>
      </w:r>
    </w:p>
    <w:p w14:paraId="3EA00F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vana-ḍāla-kaṇṭaka bhāṅgiyā loka dhāya</w:t>
      </w:r>
      <w:r w:rsidRPr="004A2847">
        <w:rPr>
          <w:rStyle w:val="BookTitle"/>
          <w:rFonts w:asciiTheme="minorHAnsi" w:hAnsiTheme="minorHAnsi" w:cstheme="minorHAnsi"/>
          <w:b w:val="0"/>
          <w:bCs w:val="0"/>
          <w:color w:val="000000"/>
          <w:sz w:val="28"/>
          <w:szCs w:val="28"/>
        </w:rPr>
        <w:br/>
        <w:t>tathāpi ānande keha duḥkha nāhi pāya</w:t>
      </w:r>
    </w:p>
    <w:p w14:paraId="1D8509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people cut through the thorny forest, they felt such ecstasy that they did not feel any distress.</w:t>
      </w:r>
    </w:p>
    <w:p w14:paraId="13C973AD" w14:textId="7CFBAF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3.295</w:t>
      </w:r>
    </w:p>
    <w:p w14:paraId="32676B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295</w:t>
      </w:r>
    </w:p>
    <w:p w14:paraId="44A5E4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lokera gahane yata araṇya āchila</w:t>
      </w:r>
      <w:r w:rsidRPr="004A2847">
        <w:rPr>
          <w:rStyle w:val="BookTitle"/>
          <w:rFonts w:asciiTheme="minorHAnsi" w:hAnsiTheme="minorHAnsi" w:cstheme="minorHAnsi"/>
          <w:b w:val="0"/>
          <w:bCs w:val="0"/>
          <w:color w:val="000000"/>
          <w:sz w:val="28"/>
          <w:szCs w:val="28"/>
        </w:rPr>
        <w:br/>
        <w:t>kṣaṇeke sakala divya patha-maya haila</w:t>
      </w:r>
    </w:p>
    <w:p w14:paraId="2B4799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dense crowds soon filled the entire forest with many excellent paths.</w:t>
      </w:r>
    </w:p>
    <w:p w14:paraId="74CF84CA" w14:textId="716C1D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3.296</w:t>
      </w:r>
    </w:p>
    <w:p w14:paraId="582637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296</w:t>
      </w:r>
    </w:p>
    <w:p w14:paraId="4D25C5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saba-dike loka saba `hari' bali' yāya</w:t>
      </w:r>
      <w:r w:rsidRPr="004A2847">
        <w:rPr>
          <w:rStyle w:val="BookTitle"/>
          <w:rFonts w:asciiTheme="minorHAnsi" w:hAnsiTheme="minorHAnsi" w:cstheme="minorHAnsi"/>
          <w:b w:val="0"/>
          <w:bCs w:val="0"/>
          <w:color w:val="000000"/>
          <w:sz w:val="28"/>
          <w:szCs w:val="28"/>
        </w:rPr>
        <w:br/>
        <w:t>hena raṅga kare prabhu śrī-gaurāṅga rāya</w:t>
      </w:r>
    </w:p>
    <w:p w14:paraId="3D07F8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chanted the name of Hari in all directions. Such are the pastimes of Lord Gaurāṅga!</w:t>
      </w:r>
    </w:p>
    <w:p w14:paraId="75E08F56" w14:textId="7339C7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3.297</w:t>
      </w:r>
    </w:p>
    <w:p w14:paraId="42E7BF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297</w:t>
      </w:r>
    </w:p>
    <w:p w14:paraId="4FA26D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“muñi tāna dhariyā caraṇa</w:t>
      </w:r>
      <w:r w:rsidRPr="004A2847">
        <w:rPr>
          <w:rStyle w:val="BookTitle"/>
          <w:rFonts w:asciiTheme="minorHAnsi" w:hAnsiTheme="minorHAnsi" w:cstheme="minorHAnsi"/>
          <w:b w:val="0"/>
          <w:bCs w:val="0"/>
          <w:color w:val="000000"/>
          <w:sz w:val="28"/>
          <w:szCs w:val="28"/>
        </w:rPr>
        <w:br/>
        <w:t>māgimu-ye-mate mora khaṇḍaye bandhana”</w:t>
      </w:r>
    </w:p>
    <w:p w14:paraId="254405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“I will grab hold of His lotus feet and beg for His mercy so that I may freed from all bondage.”</w:t>
      </w:r>
    </w:p>
    <w:p w14:paraId="3DA380F4" w14:textId="584A40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3.298</w:t>
      </w:r>
    </w:p>
    <w:p w14:paraId="4496EB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298</w:t>
      </w:r>
    </w:p>
    <w:p w14:paraId="6CC821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“muñi tāne dekhile nayane</w:t>
      </w:r>
      <w:r w:rsidRPr="004A2847">
        <w:rPr>
          <w:rStyle w:val="BookTitle"/>
          <w:rFonts w:asciiTheme="minorHAnsi" w:hAnsiTheme="minorHAnsi" w:cstheme="minorHAnsi"/>
          <w:b w:val="0"/>
          <w:bCs w:val="0"/>
          <w:color w:val="000000"/>
          <w:sz w:val="28"/>
          <w:szCs w:val="28"/>
        </w:rPr>
        <w:br/>
        <w:t>tabei sakala pāṅa, māgimu vā kene”</w:t>
      </w:r>
    </w:p>
    <w:p w14:paraId="54AE2F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Someone else said, “If I just see </w:t>
      </w:r>
      <w:proofErr w:type="gramStart"/>
      <w:r w:rsidRPr="004A2847">
        <w:rPr>
          <w:rStyle w:val="BookTitle"/>
          <w:rFonts w:asciiTheme="minorHAnsi" w:hAnsiTheme="minorHAnsi" w:cstheme="minorHAnsi"/>
          <w:b/>
          <w:bCs/>
          <w:color w:val="800000"/>
          <w:sz w:val="28"/>
          <w:szCs w:val="28"/>
        </w:rPr>
        <w:t>Him</w:t>
      </w:r>
      <w:proofErr w:type="gramEnd"/>
      <w:r w:rsidRPr="004A2847">
        <w:rPr>
          <w:rStyle w:val="BookTitle"/>
          <w:rFonts w:asciiTheme="minorHAnsi" w:hAnsiTheme="minorHAnsi" w:cstheme="minorHAnsi"/>
          <w:b/>
          <w:bCs/>
          <w:color w:val="800000"/>
          <w:sz w:val="28"/>
          <w:szCs w:val="28"/>
        </w:rPr>
        <w:t xml:space="preserve"> I will have everything. Why should I ask for anything?”</w:t>
      </w:r>
    </w:p>
    <w:p w14:paraId="395FB9FA" w14:textId="65CBF8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3.299</w:t>
      </w:r>
    </w:p>
    <w:p w14:paraId="286E8C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299</w:t>
      </w:r>
    </w:p>
    <w:p w14:paraId="34048AD1" w14:textId="2FB8F86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“muñi tāna nā jānoṅ mahimā</w:t>
      </w:r>
      <w:ins w:id="118" w:author="your servant" w:date="2020-04-25T20:07:00Z">
        <w:r w:rsidR="00395DDF"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yata nindā kariyāchoṅ, tāra nāhi sīmā</w:t>
      </w:r>
    </w:p>
    <w:p w14:paraId="2D4E40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Another said, “I did not know His glories, so I blasphemed Him without limit.</w:t>
      </w:r>
    </w:p>
    <w:p w14:paraId="2DFC218B" w14:textId="4FB873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3.300</w:t>
      </w:r>
    </w:p>
    <w:p w14:paraId="3C9F9D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300</w:t>
      </w:r>
    </w:p>
    <w:p w14:paraId="52748B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tāna pāda-padma dhariyā hṛdaye</w:t>
      </w:r>
      <w:r w:rsidRPr="004A2847">
        <w:rPr>
          <w:rStyle w:val="BookTitle"/>
          <w:rFonts w:asciiTheme="minorHAnsi" w:hAnsiTheme="minorHAnsi" w:cstheme="minorHAnsi"/>
          <w:b w:val="0"/>
          <w:bCs w:val="0"/>
          <w:color w:val="000000"/>
          <w:sz w:val="28"/>
          <w:szCs w:val="28"/>
        </w:rPr>
        <w:br/>
        <w:t>māgimu ki-rūpe mora se pāpa ghucaye”</w:t>
      </w:r>
    </w:p>
    <w:p w14:paraId="5C11B3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I will hold His lotus feet to my chest and beg Him to rescue me from those sins.”</w:t>
      </w:r>
    </w:p>
    <w:p w14:paraId="2E140F95" w14:textId="622AFF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3.301</w:t>
      </w:r>
    </w:p>
    <w:p w14:paraId="52A684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301</w:t>
      </w:r>
    </w:p>
    <w:p w14:paraId="59276D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“mora putra parama juyāra</w:t>
      </w:r>
      <w:r w:rsidRPr="004A2847">
        <w:rPr>
          <w:rStyle w:val="BookTitle"/>
          <w:rFonts w:asciiTheme="minorHAnsi" w:hAnsiTheme="minorHAnsi" w:cstheme="minorHAnsi"/>
          <w:b w:val="0"/>
          <w:bCs w:val="0"/>
          <w:color w:val="000000"/>
          <w:sz w:val="28"/>
          <w:szCs w:val="28"/>
        </w:rPr>
        <w:br/>
        <w:t>more ei vara yena nā khelāya āra”</w:t>
      </w:r>
    </w:p>
    <w:p w14:paraId="58A2C7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“My son is a habitual gambler. I will ask for the benediction that he may not gamble anymore.”</w:t>
      </w:r>
    </w:p>
    <w:p w14:paraId="77D38260" w14:textId="3F2DBA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3.302</w:t>
      </w:r>
    </w:p>
    <w:p w14:paraId="083D9C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302</w:t>
      </w:r>
    </w:p>
    <w:p w14:paraId="3E9A7B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“ei mora vara kāya-mane</w:t>
      </w:r>
      <w:r w:rsidRPr="004A2847">
        <w:rPr>
          <w:rStyle w:val="BookTitle"/>
          <w:rFonts w:asciiTheme="minorHAnsi" w:hAnsiTheme="minorHAnsi" w:cstheme="minorHAnsi"/>
          <w:b w:val="0"/>
          <w:bCs w:val="0"/>
          <w:color w:val="000000"/>
          <w:sz w:val="28"/>
          <w:szCs w:val="28"/>
        </w:rPr>
        <w:br/>
        <w:t>tāṅra pāda-padma yena nā chāḍoṅ kakhane”</w:t>
      </w:r>
    </w:p>
    <w:p w14:paraId="478B04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“My heartfelt request is that I may never give up His lotus feet.”</w:t>
      </w:r>
    </w:p>
    <w:p w14:paraId="3B41AE23" w14:textId="157E5A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3.303</w:t>
      </w:r>
    </w:p>
    <w:p w14:paraId="61C248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303</w:t>
      </w:r>
    </w:p>
    <w:p w14:paraId="756959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“dhanya dhanya mora ei vara</w:t>
      </w:r>
      <w:r w:rsidRPr="004A2847">
        <w:rPr>
          <w:rStyle w:val="BookTitle"/>
          <w:rFonts w:asciiTheme="minorHAnsi" w:hAnsiTheme="minorHAnsi" w:cstheme="minorHAnsi"/>
          <w:b w:val="0"/>
          <w:bCs w:val="0"/>
          <w:color w:val="000000"/>
          <w:sz w:val="28"/>
          <w:szCs w:val="28"/>
        </w:rPr>
        <w:br/>
        <w:t>kabhu yena nā pāsaroṅ gaurāṅga-sundara”</w:t>
      </w:r>
    </w:p>
    <w:p w14:paraId="659A63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“I will ask for the most glorious benediction that I may never forget Lord Gaurasundara.”</w:t>
      </w:r>
    </w:p>
    <w:p w14:paraId="6ED4F481" w14:textId="40533D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3.304</w:t>
      </w:r>
    </w:p>
    <w:p w14:paraId="7AB4DC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304</w:t>
      </w:r>
    </w:p>
    <w:p w14:paraId="077124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mata baliyā ānande sarva-jana</w:t>
      </w:r>
      <w:r w:rsidRPr="004A2847">
        <w:rPr>
          <w:rStyle w:val="BookTitle"/>
          <w:rFonts w:asciiTheme="minorHAnsi" w:hAnsiTheme="minorHAnsi" w:cstheme="minorHAnsi"/>
          <w:b w:val="0"/>
          <w:bCs w:val="0"/>
          <w:color w:val="000000"/>
          <w:sz w:val="28"/>
          <w:szCs w:val="28"/>
        </w:rPr>
        <w:br/>
        <w:t>caliyā yāyena sabe, parānanda mana</w:t>
      </w:r>
    </w:p>
    <w:p w14:paraId="1A9D28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felt transcendental ecstasy as they walked along speaking in this way.</w:t>
      </w:r>
    </w:p>
    <w:p w14:paraId="1A197686" w14:textId="331401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3.305</w:t>
      </w:r>
    </w:p>
    <w:p w14:paraId="5DE4A1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305</w:t>
      </w:r>
    </w:p>
    <w:p w14:paraId="272065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āila saba loka kheyā-ghāṭe</w:t>
      </w:r>
      <w:r w:rsidRPr="004A2847">
        <w:rPr>
          <w:rStyle w:val="BookTitle"/>
          <w:rFonts w:asciiTheme="minorHAnsi" w:hAnsiTheme="minorHAnsi" w:cstheme="minorHAnsi"/>
          <w:b w:val="0"/>
          <w:bCs w:val="0"/>
          <w:color w:val="000000"/>
          <w:sz w:val="28"/>
          <w:szCs w:val="28"/>
        </w:rPr>
        <w:br/>
        <w:t>kheyāri karite pāra paḍila saṅkaṭe</w:t>
      </w:r>
    </w:p>
    <w:p w14:paraId="20EA8C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soon came to the boat </w:t>
      </w:r>
      <w:r w:rsidRPr="004A2847">
        <w:rPr>
          <w:rStyle w:val="BookTitle"/>
          <w:rFonts w:asciiTheme="minorHAnsi" w:hAnsiTheme="minorHAnsi" w:cstheme="minorHAnsi"/>
          <w:b/>
          <w:bCs/>
          <w:i/>
          <w:iCs/>
          <w:color w:val="800000"/>
          <w:sz w:val="28"/>
          <w:szCs w:val="28"/>
        </w:rPr>
        <w:t>ghāṭa</w:t>
      </w:r>
      <w:r w:rsidRPr="004A2847">
        <w:rPr>
          <w:rStyle w:val="BookTitle"/>
          <w:rFonts w:asciiTheme="minorHAnsi" w:hAnsiTheme="minorHAnsi" w:cstheme="minorHAnsi"/>
          <w:b/>
          <w:bCs/>
          <w:color w:val="800000"/>
          <w:sz w:val="28"/>
          <w:szCs w:val="28"/>
        </w:rPr>
        <w:t>, and the boatmen fell into anxiety over how to ferry everyone across the river.</w:t>
      </w:r>
    </w:p>
    <w:p w14:paraId="61218E9F" w14:textId="11085F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3.306</w:t>
      </w:r>
    </w:p>
    <w:p w14:paraId="5F6941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306</w:t>
      </w:r>
    </w:p>
    <w:p w14:paraId="6413FF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loka eka nā'ye caḍe</w:t>
      </w:r>
      <w:r w:rsidRPr="004A2847">
        <w:rPr>
          <w:rStyle w:val="BookTitle"/>
          <w:rFonts w:asciiTheme="minorHAnsi" w:hAnsiTheme="minorHAnsi" w:cstheme="minorHAnsi"/>
          <w:b w:val="0"/>
          <w:bCs w:val="0"/>
          <w:color w:val="000000"/>
          <w:sz w:val="28"/>
          <w:szCs w:val="28"/>
        </w:rPr>
        <w:br/>
        <w:t>baḍa baḍa naukā sei-kṣaṇe bhāṅgi' paḍe</w:t>
      </w:r>
    </w:p>
    <w:p w14:paraId="6E3C39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Thousands of people climbed into each boat, so even the large boats broke apart.</w:t>
      </w:r>
    </w:p>
    <w:p w14:paraId="176AF926" w14:textId="4F877C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3.307</w:t>
      </w:r>
    </w:p>
    <w:p w14:paraId="7DE4F3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307</w:t>
      </w:r>
    </w:p>
    <w:p w14:paraId="535CA2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nānā-dike loka kheyārire vastra diyā</w:t>
      </w:r>
      <w:r w:rsidRPr="004A2847">
        <w:rPr>
          <w:rStyle w:val="BookTitle"/>
          <w:rFonts w:asciiTheme="minorHAnsi" w:hAnsiTheme="minorHAnsi" w:cstheme="minorHAnsi"/>
          <w:b w:val="0"/>
          <w:bCs w:val="0"/>
          <w:color w:val="000000"/>
          <w:sz w:val="28"/>
          <w:szCs w:val="28"/>
        </w:rPr>
        <w:br/>
        <w:t>pāra hai' yāya sabe ānandita haiyā</w:t>
      </w:r>
    </w:p>
    <w:p w14:paraId="23CE12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joyfully crossed the river at various points by paying their fares with even clothing.</w:t>
      </w:r>
    </w:p>
    <w:p w14:paraId="33B4C2E1" w14:textId="55EF11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3.308</w:t>
      </w:r>
    </w:p>
    <w:p w14:paraId="38A4FB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308</w:t>
      </w:r>
    </w:p>
    <w:p w14:paraId="2C475A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naukā ye nā pāya, tārā nānā buddhi kare</w:t>
      </w:r>
      <w:r w:rsidRPr="004A2847">
        <w:rPr>
          <w:rStyle w:val="BookTitle"/>
          <w:rFonts w:asciiTheme="minorHAnsi" w:hAnsiTheme="minorHAnsi" w:cstheme="minorHAnsi"/>
          <w:b w:val="0"/>
          <w:bCs w:val="0"/>
          <w:color w:val="000000"/>
          <w:sz w:val="28"/>
          <w:szCs w:val="28"/>
        </w:rPr>
        <w:br/>
        <w:t>ghaṭa buke diyā keha gaṅgāya sāṅtāre</w:t>
      </w:r>
    </w:p>
    <w:p w14:paraId="486CBB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could not find space in a boat swam across the river by floating on top of overturned pots.</w:t>
      </w:r>
    </w:p>
    <w:p w14:paraId="0E71C94B" w14:textId="73675C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3.309</w:t>
      </w:r>
    </w:p>
    <w:p w14:paraId="3E43E8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309</w:t>
      </w:r>
    </w:p>
    <w:p w14:paraId="4E2B63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vā kalāra gācha bāndhi' kare bhelā</w:t>
      </w:r>
      <w:r w:rsidRPr="004A2847">
        <w:rPr>
          <w:rStyle w:val="BookTitle"/>
          <w:rFonts w:asciiTheme="minorHAnsi" w:hAnsiTheme="minorHAnsi" w:cstheme="minorHAnsi"/>
          <w:b w:val="0"/>
          <w:bCs w:val="0"/>
          <w:color w:val="000000"/>
          <w:sz w:val="28"/>
          <w:szCs w:val="28"/>
        </w:rPr>
        <w:br/>
        <w:t>keha keha sāṅtāriyā yāya kari' khelā</w:t>
      </w:r>
    </w:p>
    <w:p w14:paraId="7191C8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made boats by tying banana trees together, and some playfully swam across the river.</w:t>
      </w:r>
    </w:p>
    <w:p w14:paraId="00B38B50" w14:textId="7A7B62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3.310</w:t>
      </w:r>
    </w:p>
    <w:p w14:paraId="02F43C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310</w:t>
      </w:r>
    </w:p>
    <w:p w14:paraId="6ECA7C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sarva-loka kare hari-dhvani</w:t>
      </w:r>
      <w:r w:rsidRPr="004A2847">
        <w:rPr>
          <w:rStyle w:val="BookTitle"/>
          <w:rFonts w:asciiTheme="minorHAnsi" w:hAnsiTheme="minorHAnsi" w:cstheme="minorHAnsi"/>
          <w:b w:val="0"/>
          <w:bCs w:val="0"/>
          <w:color w:val="000000"/>
          <w:sz w:val="28"/>
          <w:szCs w:val="28"/>
        </w:rPr>
        <w:br/>
        <w:t>brahmāṇḍa bhedaye yena hena mata śuni</w:t>
      </w:r>
    </w:p>
    <w:p w14:paraId="69059A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in all directions chanted the name of Hari, and the sound vibration penetrated the entire universe.</w:t>
      </w:r>
    </w:p>
    <w:p w14:paraId="1704422B" w14:textId="4B0336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3.311</w:t>
      </w:r>
    </w:p>
    <w:p w14:paraId="196B2B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311</w:t>
      </w:r>
    </w:p>
    <w:p w14:paraId="3F639E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satvare āsilā vācaspati mahāśaya</w:t>
      </w:r>
      <w:r w:rsidRPr="004A2847">
        <w:rPr>
          <w:rStyle w:val="BookTitle"/>
          <w:rFonts w:asciiTheme="minorHAnsi" w:hAnsiTheme="minorHAnsi" w:cstheme="minorHAnsi"/>
          <w:b w:val="0"/>
          <w:bCs w:val="0"/>
          <w:color w:val="000000"/>
          <w:sz w:val="28"/>
          <w:szCs w:val="28"/>
        </w:rPr>
        <w:br/>
        <w:t>karilena aneka naukāra samuccaya</w:t>
      </w:r>
    </w:p>
    <w:p w14:paraId="6BD504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Vidyā-vācaspati suddenly arrived, he gathered many boats to transport the people.</w:t>
      </w:r>
    </w:p>
    <w:p w14:paraId="6629CFB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samuccaya </w:t>
      </w:r>
      <w:r w:rsidRPr="004A2847">
        <w:rPr>
          <w:rStyle w:val="BookTitle"/>
          <w:rFonts w:asciiTheme="minorHAnsi" w:hAnsiTheme="minorHAnsi" w:cstheme="minorHAnsi"/>
          <w:b w:val="0"/>
          <w:bCs w:val="0"/>
          <w:color w:val="000000"/>
          <w:sz w:val="28"/>
          <w:szCs w:val="28"/>
        </w:rPr>
        <w:t>means “gathered.”</w:t>
      </w:r>
    </w:p>
    <w:p w14:paraId="6D133397" w14:textId="2FCFF5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3.312</w:t>
      </w:r>
    </w:p>
    <w:p w14:paraId="14AF0E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312</w:t>
      </w:r>
    </w:p>
    <w:p w14:paraId="1ADDA4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naukāra apekṣā āra keha nāhi kare</w:t>
      </w:r>
      <w:r w:rsidRPr="004A2847">
        <w:rPr>
          <w:rStyle w:val="BookTitle"/>
          <w:rFonts w:asciiTheme="minorHAnsi" w:hAnsiTheme="minorHAnsi" w:cstheme="minorHAnsi"/>
          <w:b w:val="0"/>
          <w:bCs w:val="0"/>
          <w:color w:val="000000"/>
          <w:sz w:val="28"/>
          <w:szCs w:val="28"/>
        </w:rPr>
        <w:br/>
        <w:t>nānā mate pāra haya ye ye-mate pāre</w:t>
      </w:r>
    </w:p>
    <w:p w14:paraId="43FA82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the people would not wait for the boats and somehow or other crossed the river.</w:t>
      </w:r>
    </w:p>
    <w:p w14:paraId="7C64C7F7" w14:textId="458C84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3.313</w:t>
      </w:r>
    </w:p>
    <w:p w14:paraId="415837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313</w:t>
      </w:r>
    </w:p>
    <w:p w14:paraId="704F81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ākarṣeṇa mana śrī-caitanya-deve</w:t>
      </w:r>
      <w:r w:rsidRPr="004A2847">
        <w:rPr>
          <w:rStyle w:val="BookTitle"/>
          <w:rFonts w:asciiTheme="minorHAnsi" w:hAnsiTheme="minorHAnsi" w:cstheme="minorHAnsi"/>
          <w:b w:val="0"/>
          <w:bCs w:val="0"/>
          <w:color w:val="000000"/>
          <w:sz w:val="28"/>
          <w:szCs w:val="28"/>
        </w:rPr>
        <w:br/>
        <w:t>eho ki īśvara-vine anyeri sambhave?</w:t>
      </w:r>
    </w:p>
    <w:p w14:paraId="351DAD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was the attraction of Lord Śrī Caitanya. Is such attraction possible for anyone other than the Supreme Lord?</w:t>
      </w:r>
    </w:p>
    <w:p w14:paraId="4EA7CE8C" w14:textId="4AD3F7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3.314</w:t>
      </w:r>
    </w:p>
    <w:p w14:paraId="16ABA7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314</w:t>
      </w:r>
    </w:p>
    <w:p w14:paraId="523F0C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gaṅgā pāra hai' sarva-jana</w:t>
      </w:r>
      <w:r w:rsidRPr="004A2847">
        <w:rPr>
          <w:rStyle w:val="BookTitle"/>
          <w:rFonts w:asciiTheme="minorHAnsi" w:hAnsiTheme="minorHAnsi" w:cstheme="minorHAnsi"/>
          <w:b w:val="0"/>
          <w:bCs w:val="0"/>
          <w:color w:val="000000"/>
          <w:sz w:val="28"/>
          <w:szCs w:val="28"/>
        </w:rPr>
        <w:br/>
        <w:t>sabei dharena vācaspatira caraṇa</w:t>
      </w:r>
    </w:p>
    <w:p w14:paraId="57D01D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everyone crossed the Ganges and grabbed hold of Vidyā-vācaspati's feet.</w:t>
      </w:r>
    </w:p>
    <w:p w14:paraId="66024FF8" w14:textId="7F152E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3.315</w:t>
      </w:r>
    </w:p>
    <w:p w14:paraId="01C2D4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315</w:t>
      </w:r>
    </w:p>
    <w:p w14:paraId="2A54AD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parama</w:t>
      </w:r>
      <w:proofErr w:type="gramEnd"/>
      <w:r w:rsidRPr="004A2847">
        <w:rPr>
          <w:rStyle w:val="BookTitle"/>
          <w:rFonts w:asciiTheme="minorHAnsi" w:hAnsiTheme="minorHAnsi" w:cstheme="minorHAnsi"/>
          <w:b w:val="0"/>
          <w:bCs w:val="0"/>
          <w:color w:val="000000"/>
          <w:sz w:val="28"/>
          <w:szCs w:val="28"/>
        </w:rPr>
        <w:t xml:space="preserve"> sukṛti tumi mahābhāgyavān</w:t>
      </w:r>
      <w:r w:rsidRPr="004A2847">
        <w:rPr>
          <w:rStyle w:val="BookTitle"/>
          <w:rFonts w:asciiTheme="minorHAnsi" w:hAnsiTheme="minorHAnsi" w:cstheme="minorHAnsi"/>
          <w:b w:val="0"/>
          <w:bCs w:val="0"/>
          <w:color w:val="000000"/>
          <w:sz w:val="28"/>
          <w:szCs w:val="28"/>
        </w:rPr>
        <w:br/>
        <w:t>yāra ghare āilā caitanya bhagavān</w:t>
      </w:r>
    </w:p>
    <w:p w14:paraId="0DA15C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most pious and fortunate, for Lord Caitanya has come to your house.</w:t>
      </w:r>
    </w:p>
    <w:p w14:paraId="02711C8F" w14:textId="6CEBC4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3.316</w:t>
      </w:r>
    </w:p>
    <w:p w14:paraId="48613A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316</w:t>
      </w:r>
    </w:p>
    <w:p w14:paraId="550A01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tomāra bhāgya ke balite pāre</w:t>
      </w:r>
      <w:r w:rsidRPr="004A2847">
        <w:rPr>
          <w:rStyle w:val="BookTitle"/>
          <w:rFonts w:asciiTheme="minorHAnsi" w:hAnsiTheme="minorHAnsi" w:cstheme="minorHAnsi"/>
          <w:b w:val="0"/>
          <w:bCs w:val="0"/>
          <w:color w:val="000000"/>
          <w:sz w:val="28"/>
          <w:szCs w:val="28"/>
        </w:rPr>
        <w:br/>
        <w:t>ekhane nistāra kara āmā'-sabākāre</w:t>
      </w:r>
    </w:p>
    <w:p w14:paraId="7BD9D7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who can estimate your good fortune? Now please deliver us.</w:t>
      </w:r>
    </w:p>
    <w:p w14:paraId="6F22CB85" w14:textId="1D1955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3.317</w:t>
      </w:r>
    </w:p>
    <w:p w14:paraId="24E6AC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317</w:t>
      </w:r>
    </w:p>
    <w:p w14:paraId="40735A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bhava-kūpe patita pāpiṣṭha āmi-saba</w:t>
      </w:r>
      <w:r w:rsidRPr="004A2847">
        <w:rPr>
          <w:rStyle w:val="BookTitle"/>
          <w:rFonts w:asciiTheme="minorHAnsi" w:hAnsiTheme="minorHAnsi" w:cstheme="minorHAnsi"/>
          <w:b w:val="0"/>
          <w:bCs w:val="0"/>
          <w:color w:val="000000"/>
          <w:sz w:val="28"/>
          <w:szCs w:val="28"/>
        </w:rPr>
        <w:br/>
        <w:t>eka grāme—nājānila tāna anubhava</w:t>
      </w:r>
    </w:p>
    <w:p w14:paraId="247210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are sinful and have fallen in the well of material existence. Even though we lived in the same village, we did not understand His glories.</w:t>
      </w:r>
    </w:p>
    <w:p w14:paraId="46F78E40" w14:textId="448B57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3.318</w:t>
      </w:r>
    </w:p>
    <w:p w14:paraId="221904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318</w:t>
      </w:r>
    </w:p>
    <w:p w14:paraId="34C773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ekhane dekhāo tāna caraṇa-yugala</w:t>
      </w:r>
      <w:r w:rsidRPr="004A2847">
        <w:rPr>
          <w:rStyle w:val="BookTitle"/>
          <w:rFonts w:asciiTheme="minorHAnsi" w:hAnsiTheme="minorHAnsi" w:cstheme="minorHAnsi"/>
          <w:b w:val="0"/>
          <w:bCs w:val="0"/>
          <w:color w:val="000000"/>
          <w:sz w:val="28"/>
          <w:szCs w:val="28"/>
        </w:rPr>
        <w:br/>
        <w:t>tabe āmi pāpī saba haiba saphala”</w:t>
      </w:r>
    </w:p>
    <w:p w14:paraId="62B2CA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please show us His lotus feet, then the lives of us sinners will be successful.”</w:t>
      </w:r>
    </w:p>
    <w:p w14:paraId="0021BF8D" w14:textId="7254C4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3.319</w:t>
      </w:r>
    </w:p>
    <w:p w14:paraId="29BE38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319</w:t>
      </w:r>
    </w:p>
    <w:p w14:paraId="0196BD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lokera ārti vidyā-vācaspati</w:t>
      </w:r>
      <w:r w:rsidRPr="004A2847">
        <w:rPr>
          <w:rStyle w:val="BookTitle"/>
          <w:rFonts w:asciiTheme="minorHAnsi" w:hAnsiTheme="minorHAnsi" w:cstheme="minorHAnsi"/>
          <w:b w:val="0"/>
          <w:bCs w:val="0"/>
          <w:color w:val="000000"/>
          <w:sz w:val="28"/>
          <w:szCs w:val="28"/>
        </w:rPr>
        <w:br/>
        <w:t>santoṣe rodana kare vipra mahāmati</w:t>
      </w:r>
    </w:p>
    <w:p w14:paraId="0EFAB2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people's pathetic appeals, Vidyā-vācaspati, the magnanimous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cried out of affection.</w:t>
      </w:r>
    </w:p>
    <w:p w14:paraId="4291C44F" w14:textId="712D44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3.320</w:t>
      </w:r>
    </w:p>
    <w:p w14:paraId="6D24E1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320</w:t>
      </w:r>
    </w:p>
    <w:p w14:paraId="3AFA48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 lai' āilena āpana mandire</w:t>
      </w:r>
      <w:r w:rsidRPr="004A2847">
        <w:rPr>
          <w:rStyle w:val="BookTitle"/>
          <w:rFonts w:asciiTheme="minorHAnsi" w:hAnsiTheme="minorHAnsi" w:cstheme="minorHAnsi"/>
          <w:b w:val="0"/>
          <w:bCs w:val="0"/>
          <w:color w:val="000000"/>
          <w:sz w:val="28"/>
          <w:szCs w:val="28"/>
        </w:rPr>
        <w:br/>
        <w:t>lakṣa koṭi loka mahā-hari-dhvani kare</w:t>
      </w:r>
    </w:p>
    <w:p w14:paraId="2EB6C0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led everyone to his house, millions of people began to chant the name of Hari.</w:t>
      </w:r>
    </w:p>
    <w:p w14:paraId="33F72E27" w14:textId="13EAD1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3.321</w:t>
      </w:r>
    </w:p>
    <w:p w14:paraId="2CB263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321</w:t>
      </w:r>
    </w:p>
    <w:p w14:paraId="52A62D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hari-dhvani mātra śuni sabāra vadane</w:t>
      </w:r>
      <w:r w:rsidRPr="004A2847">
        <w:rPr>
          <w:rStyle w:val="BookTitle"/>
          <w:rFonts w:asciiTheme="minorHAnsi" w:hAnsiTheme="minorHAnsi" w:cstheme="minorHAnsi"/>
          <w:b w:val="0"/>
          <w:bCs w:val="0"/>
          <w:color w:val="000000"/>
          <w:sz w:val="28"/>
          <w:szCs w:val="28"/>
        </w:rPr>
        <w:br/>
        <w:t>āra vākya keha nāhi bole nāhi śune</w:t>
      </w:r>
    </w:p>
    <w:p w14:paraId="4C3BB2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name of Hari was the only sound that came from everyone's mouth. They neither spoke nor heard anything else.</w:t>
      </w:r>
    </w:p>
    <w:p w14:paraId="2946A7E1" w14:textId="0A2063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3.322</w:t>
      </w:r>
    </w:p>
    <w:p w14:paraId="16A33A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322</w:t>
      </w:r>
    </w:p>
    <w:p w14:paraId="0F188E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karuṇā-sāgara prabhu śrī-gaurasundara</w:t>
      </w:r>
      <w:r w:rsidRPr="004A2847">
        <w:rPr>
          <w:rStyle w:val="BookTitle"/>
          <w:rFonts w:asciiTheme="minorHAnsi" w:hAnsiTheme="minorHAnsi" w:cstheme="minorHAnsi"/>
          <w:b w:val="0"/>
          <w:bCs w:val="0"/>
          <w:color w:val="000000"/>
          <w:sz w:val="28"/>
          <w:szCs w:val="28"/>
        </w:rPr>
        <w:br/>
        <w:t>sabā' uddhārite haiyāchena gocara</w:t>
      </w:r>
    </w:p>
    <w:p w14:paraId="3C1747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Lord Śrī Gaurasundara is an ocean of mercy, and He advented to deliver everyone.</w:t>
      </w:r>
    </w:p>
    <w:p w14:paraId="641E2607" w14:textId="60A2A9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3.323</w:t>
      </w:r>
    </w:p>
    <w:p w14:paraId="73A5CD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323</w:t>
      </w:r>
    </w:p>
    <w:p w14:paraId="3AC5FA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hari-dhvani śuni' prabhu parama-santoṣe</w:t>
      </w:r>
      <w:r w:rsidRPr="004A2847">
        <w:rPr>
          <w:rStyle w:val="BookTitle"/>
          <w:rFonts w:asciiTheme="minorHAnsi" w:hAnsiTheme="minorHAnsi" w:cstheme="minorHAnsi"/>
          <w:b w:val="0"/>
          <w:bCs w:val="0"/>
          <w:color w:val="000000"/>
          <w:sz w:val="28"/>
          <w:szCs w:val="28"/>
        </w:rPr>
        <w:br/>
        <w:t>hailena bāhira lokera bhāgyavaśe</w:t>
      </w:r>
    </w:p>
    <w:p w14:paraId="5817AF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heard the vibration of the name of Hari, He was greatly pleased. Feeling obliged by the people's good fortune, He came out of the house.</w:t>
      </w:r>
    </w:p>
    <w:p w14:paraId="1FACF53E" w14:textId="319C18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3.324</w:t>
      </w:r>
    </w:p>
    <w:p w14:paraId="4948FD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324</w:t>
      </w:r>
    </w:p>
    <w:p w14:paraId="104336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se śrī-vigrahera saundarya manohara</w:t>
      </w:r>
      <w:r w:rsidRPr="004A2847">
        <w:rPr>
          <w:rStyle w:val="BookTitle"/>
          <w:rFonts w:asciiTheme="minorHAnsi" w:hAnsiTheme="minorHAnsi" w:cstheme="minorHAnsi"/>
          <w:b w:val="0"/>
          <w:bCs w:val="0"/>
          <w:color w:val="000000"/>
          <w:sz w:val="28"/>
          <w:szCs w:val="28"/>
        </w:rPr>
        <w:br/>
        <w:t>se rūpera upamāsei se kalevara</w:t>
      </w:r>
    </w:p>
    <w:p w14:paraId="7D8DF9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sweetly enchanting was the Lord's form! His form can be compared only with His own form.</w:t>
      </w:r>
    </w:p>
    <w:p w14:paraId="4AA5D3C3" w14:textId="6CC3DD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3.325</w:t>
      </w:r>
    </w:p>
    <w:p w14:paraId="56B9B6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325</w:t>
      </w:r>
    </w:p>
    <w:p w14:paraId="2DA21F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sarvadāya prasanna śrī-mukha vilakṣaṇa</w:t>
      </w:r>
      <w:r w:rsidRPr="004A2847">
        <w:rPr>
          <w:rStyle w:val="BookTitle"/>
          <w:rFonts w:asciiTheme="minorHAnsi" w:hAnsiTheme="minorHAnsi" w:cstheme="minorHAnsi"/>
          <w:b w:val="0"/>
          <w:bCs w:val="0"/>
          <w:color w:val="000000"/>
          <w:sz w:val="28"/>
          <w:szCs w:val="28"/>
        </w:rPr>
        <w:br/>
        <w:t>ānanda-dhārāya pūrṇa dui śrī-nayana</w:t>
      </w:r>
    </w:p>
    <w:p w14:paraId="3F8E40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lotus face was always pleasing, and tears of love flowed from His lotus eyes.</w:t>
      </w:r>
    </w:p>
    <w:p w14:paraId="4F5B43E3" w14:textId="1B71F3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3.326</w:t>
      </w:r>
    </w:p>
    <w:p w14:paraId="7B4840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326</w:t>
      </w:r>
    </w:p>
    <w:p w14:paraId="1DF22E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bhakta-gaṇe lepiyāche śrī-aṅge candana</w:t>
      </w:r>
      <w:r w:rsidRPr="004A2847">
        <w:rPr>
          <w:rStyle w:val="BookTitle"/>
          <w:rFonts w:asciiTheme="minorHAnsi" w:hAnsiTheme="minorHAnsi" w:cstheme="minorHAnsi"/>
          <w:b w:val="0"/>
          <w:bCs w:val="0"/>
          <w:color w:val="000000"/>
          <w:sz w:val="28"/>
          <w:szCs w:val="28"/>
        </w:rPr>
        <w:br/>
        <w:t>mālāya pūrṇita vakṣa, gajendra-gamana</w:t>
      </w:r>
    </w:p>
    <w:p w14:paraId="6EFB84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had smeared sandalwood paste on the Lord's body. His chest was adorned with flower garlands, and He walked like the king of elephants.</w:t>
      </w:r>
    </w:p>
    <w:p w14:paraId="420BD57F" w14:textId="2C2E98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3.327</w:t>
      </w:r>
    </w:p>
    <w:p w14:paraId="5B0A46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327</w:t>
      </w:r>
    </w:p>
    <w:p w14:paraId="344DBB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ājānu-lambita dui śrī-bhuja tuliyā</w:t>
      </w:r>
      <w:r w:rsidRPr="004A2847">
        <w:rPr>
          <w:rStyle w:val="BookTitle"/>
          <w:rFonts w:asciiTheme="minorHAnsi" w:hAnsiTheme="minorHAnsi" w:cstheme="minorHAnsi"/>
          <w:b w:val="0"/>
          <w:bCs w:val="0"/>
          <w:color w:val="000000"/>
          <w:sz w:val="28"/>
          <w:szCs w:val="28"/>
        </w:rPr>
        <w:br/>
        <w:t>`hari' bali' siṁha-nāda karena garjiyā</w:t>
      </w:r>
    </w:p>
    <w:p w14:paraId="252937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raised His two long arms and roared like a lion as He chanted the name of Hari.</w:t>
      </w:r>
    </w:p>
    <w:p w14:paraId="39422507" w14:textId="7E59E2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3.328</w:t>
      </w:r>
    </w:p>
    <w:p w14:paraId="399351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328</w:t>
      </w:r>
    </w:p>
    <w:p w14:paraId="63BD25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prabhure catur-dike sarva-loke</w:t>
      </w:r>
      <w:r w:rsidRPr="004A2847">
        <w:rPr>
          <w:rStyle w:val="BookTitle"/>
          <w:rFonts w:asciiTheme="minorHAnsi" w:hAnsiTheme="minorHAnsi" w:cstheme="minorHAnsi"/>
          <w:b w:val="0"/>
          <w:bCs w:val="0"/>
          <w:color w:val="000000"/>
          <w:sz w:val="28"/>
          <w:szCs w:val="28"/>
        </w:rPr>
        <w:br/>
        <w:t>`hari' bali' nṛtya sabe karena kautuke</w:t>
      </w:r>
    </w:p>
    <w:p w14:paraId="6A57BA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people in all the directions saw the Lord, they joyfully danced </w:t>
      </w:r>
      <w:proofErr w:type="gramStart"/>
      <w:r w:rsidRPr="004A2847">
        <w:rPr>
          <w:rStyle w:val="BookTitle"/>
          <w:rFonts w:asciiTheme="minorHAnsi" w:hAnsiTheme="minorHAnsi" w:cstheme="minorHAnsi"/>
          <w:b/>
          <w:bCs/>
          <w:color w:val="800000"/>
          <w:sz w:val="28"/>
          <w:szCs w:val="28"/>
        </w:rPr>
        <w:t>and also</w:t>
      </w:r>
      <w:proofErr w:type="gramEnd"/>
      <w:r w:rsidRPr="004A2847">
        <w:rPr>
          <w:rStyle w:val="BookTitle"/>
          <w:rFonts w:asciiTheme="minorHAnsi" w:hAnsiTheme="minorHAnsi" w:cstheme="minorHAnsi"/>
          <w:b/>
          <w:bCs/>
          <w:color w:val="800000"/>
          <w:sz w:val="28"/>
          <w:szCs w:val="28"/>
        </w:rPr>
        <w:t xml:space="preserve"> chanted the name of Hari.</w:t>
      </w:r>
    </w:p>
    <w:p w14:paraId="42A1F1EA" w14:textId="2C49CF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3.329</w:t>
      </w:r>
    </w:p>
    <w:p w14:paraId="59CA81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329</w:t>
      </w:r>
    </w:p>
    <w:p w14:paraId="48C901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daṇḍavat hai' sabe paḍe bhūmi-tale</w:t>
      </w:r>
      <w:r w:rsidRPr="004A2847">
        <w:rPr>
          <w:rStyle w:val="BookTitle"/>
          <w:rFonts w:asciiTheme="minorHAnsi" w:hAnsiTheme="minorHAnsi" w:cstheme="minorHAnsi"/>
          <w:b w:val="0"/>
          <w:bCs w:val="0"/>
          <w:color w:val="000000"/>
          <w:sz w:val="28"/>
          <w:szCs w:val="28"/>
        </w:rPr>
        <w:br/>
        <w:t>ānande haiyā magna `hari hari' bale</w:t>
      </w:r>
    </w:p>
    <w:p w14:paraId="624A25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offered obeisances by falling flat on the ground, and they became absorbed in ecstasy as they chanted the name of Hari.</w:t>
      </w:r>
    </w:p>
    <w:p w14:paraId="5194F3FB" w14:textId="6BF6A4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3.330</w:t>
      </w:r>
    </w:p>
    <w:p w14:paraId="5A60C7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330</w:t>
      </w:r>
    </w:p>
    <w:p w14:paraId="4DD6AD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bāhu tuli' sarva-loka stuti kare</w:t>
      </w:r>
      <w:r w:rsidRPr="004A2847">
        <w:rPr>
          <w:rStyle w:val="BookTitle"/>
          <w:rFonts w:asciiTheme="minorHAnsi" w:hAnsiTheme="minorHAnsi" w:cstheme="minorHAnsi"/>
          <w:b w:val="0"/>
          <w:bCs w:val="0"/>
          <w:color w:val="000000"/>
          <w:sz w:val="28"/>
          <w:szCs w:val="28"/>
        </w:rPr>
        <w:br/>
        <w:t>“uddhāraha prabhu, āmā'-saba pāpiṣṭhere”</w:t>
      </w:r>
    </w:p>
    <w:p w14:paraId="3FC31F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raised their two arms and prayed, “O Lord, please deliver all of us sinners.”</w:t>
      </w:r>
    </w:p>
    <w:p w14:paraId="3B9FBBAC" w14:textId="3CC018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3.331</w:t>
      </w:r>
    </w:p>
    <w:p w14:paraId="79EF8A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331</w:t>
      </w:r>
    </w:p>
    <w:p w14:paraId="75ADBC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īṣat hāsiyā prabhu sarva-loka-prati</w:t>
      </w:r>
      <w:r w:rsidRPr="004A2847">
        <w:rPr>
          <w:rStyle w:val="BookTitle"/>
          <w:rFonts w:asciiTheme="minorHAnsi" w:hAnsiTheme="minorHAnsi" w:cstheme="minorHAnsi"/>
          <w:b w:val="0"/>
          <w:bCs w:val="0"/>
          <w:color w:val="000000"/>
          <w:sz w:val="28"/>
          <w:szCs w:val="28"/>
        </w:rPr>
        <w:br/>
        <w:t>āśīrvāda karena “kṛṣṇete hau mati</w:t>
      </w:r>
    </w:p>
    <w:p w14:paraId="25288A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slightly smiled as He looked at everyone and blessed them with the </w:t>
      </w:r>
      <w:r w:rsidRPr="004A2847">
        <w:rPr>
          <w:rStyle w:val="BookTitle"/>
          <w:rFonts w:asciiTheme="minorHAnsi" w:hAnsiTheme="minorHAnsi" w:cstheme="minorHAnsi"/>
          <w:b/>
          <w:bCs/>
          <w:color w:val="800000"/>
          <w:sz w:val="28"/>
          <w:szCs w:val="28"/>
        </w:rPr>
        <w:lastRenderedPageBreak/>
        <w:t>words, “May your minds be fixed on Kṛṣṇa.”</w:t>
      </w:r>
    </w:p>
    <w:p w14:paraId="1F5FD3E0" w14:textId="23B118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3.332</w:t>
      </w:r>
    </w:p>
    <w:p w14:paraId="3A4FEF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332</w:t>
      </w:r>
    </w:p>
    <w:p w14:paraId="27B5F4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bala kṛṣṇa bhaja kṛṣṇa śuna kṛṣṇa nāma</w:t>
      </w:r>
      <w:r w:rsidRPr="004A2847">
        <w:rPr>
          <w:rStyle w:val="BookTitle"/>
          <w:rFonts w:asciiTheme="minorHAnsi" w:hAnsiTheme="minorHAnsi" w:cstheme="minorHAnsi"/>
          <w:b w:val="0"/>
          <w:bCs w:val="0"/>
          <w:color w:val="000000"/>
          <w:sz w:val="28"/>
          <w:szCs w:val="28"/>
        </w:rPr>
        <w:br/>
        <w:t>kṛṣṇa hau sabāra jīvana dhana-prāṇa”</w:t>
      </w:r>
    </w:p>
    <w:p w14:paraId="0A7B6D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“Chant the name of Kṛṣṇa, worship Kṛṣṇa, and hear the names of Kṛṣṇa. May Kṛṣṇa become your life, wealth, and soul.”</w:t>
      </w:r>
    </w:p>
    <w:p w14:paraId="3C126203" w14:textId="7C7839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3.333</w:t>
      </w:r>
    </w:p>
    <w:p w14:paraId="2846D6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333</w:t>
      </w:r>
    </w:p>
    <w:p w14:paraId="40B1C5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sarva-loke `hari' bale śuni' āśīrvāda</w:t>
      </w:r>
      <w:r w:rsidRPr="004A2847">
        <w:rPr>
          <w:rStyle w:val="BookTitle"/>
          <w:rFonts w:asciiTheme="minorHAnsi" w:hAnsiTheme="minorHAnsi" w:cstheme="minorHAnsi"/>
          <w:b w:val="0"/>
          <w:bCs w:val="0"/>
          <w:color w:val="000000"/>
          <w:sz w:val="28"/>
          <w:szCs w:val="28"/>
        </w:rPr>
        <w:br/>
        <w:t>punaḥ punaḥ sabei karena kākurvāda</w:t>
      </w:r>
    </w:p>
    <w:p w14:paraId="7EF979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 Lord's benediction, everyone chanted the name of Hari. They then repeatedly appealed to the Lord with humility.</w:t>
      </w:r>
    </w:p>
    <w:p w14:paraId="43A4F30F" w14:textId="648523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3.334</w:t>
      </w:r>
    </w:p>
    <w:p w14:paraId="2A0D67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334</w:t>
      </w:r>
    </w:p>
    <w:p w14:paraId="5F47BC23" w14:textId="55F8320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jagat</w:t>
      </w:r>
      <w:proofErr w:type="gramEnd"/>
      <w:r w:rsidRPr="004A2847">
        <w:rPr>
          <w:rStyle w:val="BookTitle"/>
          <w:rFonts w:asciiTheme="minorHAnsi" w:hAnsiTheme="minorHAnsi" w:cstheme="minorHAnsi"/>
          <w:b w:val="0"/>
          <w:bCs w:val="0"/>
          <w:color w:val="000000"/>
          <w:sz w:val="28"/>
          <w:szCs w:val="28"/>
        </w:rPr>
        <w:t>-uddhāra lāgi' tumi gūḍha-rūpe</w:t>
      </w:r>
      <w:r w:rsidRPr="004A2847">
        <w:rPr>
          <w:rStyle w:val="BookTitle"/>
          <w:rFonts w:asciiTheme="minorHAnsi" w:hAnsiTheme="minorHAnsi" w:cstheme="minorHAnsi"/>
          <w:b w:val="0"/>
          <w:bCs w:val="0"/>
          <w:color w:val="000000"/>
          <w:sz w:val="28"/>
          <w:szCs w:val="28"/>
        </w:rPr>
        <w:br/>
        <w:t>avatīrṇa hailā</w:t>
      </w:r>
      <w:ins w:id="119" w:author="your servant" w:date="2020-04-25T20:28:00Z">
        <w:r w:rsidR="006C5B94"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śacī-garbhe navadvīpe</w:t>
      </w:r>
    </w:p>
    <w:p w14:paraId="5E097E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appeared in a covered form from the womb of Śacī in Navadvīpa to deliver the entire world.</w:t>
      </w:r>
    </w:p>
    <w:p w14:paraId="2D460083" w14:textId="7D32B9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3.335</w:t>
      </w:r>
    </w:p>
    <w:p w14:paraId="718E74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335</w:t>
      </w:r>
    </w:p>
    <w:p w14:paraId="011988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āmi-saba pāpiṣṭha tomāre nā ciniyā</w:t>
      </w:r>
      <w:r w:rsidRPr="004A2847">
        <w:rPr>
          <w:rStyle w:val="BookTitle"/>
          <w:rFonts w:asciiTheme="minorHAnsi" w:hAnsiTheme="minorHAnsi" w:cstheme="minorHAnsi"/>
          <w:b w:val="0"/>
          <w:bCs w:val="0"/>
          <w:color w:val="000000"/>
          <w:sz w:val="28"/>
          <w:szCs w:val="28"/>
        </w:rPr>
        <w:br/>
        <w:t>andha-kūpe paḍilāṅa āpanā' khāiyā</w:t>
      </w:r>
    </w:p>
    <w:p w14:paraId="4B979E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we were so sinful that we could not recognize You. We thus fell in the dark well and ruined ourselves.</w:t>
      </w:r>
    </w:p>
    <w:p w14:paraId="12A681D7" w14:textId="4311B8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3.336</w:t>
      </w:r>
    </w:p>
    <w:p w14:paraId="18CFCE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336</w:t>
      </w:r>
    </w:p>
    <w:p w14:paraId="773D6310" w14:textId="2DA3393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karuṇā-sāgara tumi parahita</w:t>
      </w:r>
      <w:ins w:id="120" w:author="your servant" w:date="2020-04-25T20:29:00Z">
        <w:r w:rsidR="006C5B94"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kārī</w:t>
      </w:r>
      <w:r w:rsidRPr="004A2847">
        <w:rPr>
          <w:rStyle w:val="BookTitle"/>
          <w:rFonts w:asciiTheme="minorHAnsi" w:hAnsiTheme="minorHAnsi" w:cstheme="minorHAnsi"/>
          <w:b w:val="0"/>
          <w:bCs w:val="0"/>
          <w:color w:val="000000"/>
          <w:sz w:val="28"/>
          <w:szCs w:val="28"/>
        </w:rPr>
        <w:br/>
        <w:t>kṛpā kara āra yena tomā' nā pāsari”</w:t>
      </w:r>
    </w:p>
    <w:p w14:paraId="090E5F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an ocean of mercy and the benefactor of all. Please be merciful on us so that we may not forget You.”</w:t>
      </w:r>
    </w:p>
    <w:p w14:paraId="077D8F58" w14:textId="0E11BF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3.337</w:t>
      </w:r>
    </w:p>
    <w:p w14:paraId="76F0D6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337</w:t>
      </w:r>
    </w:p>
    <w:p w14:paraId="1073C4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sarva-dike loke stuti kare</w:t>
      </w:r>
      <w:r w:rsidRPr="004A2847">
        <w:rPr>
          <w:rStyle w:val="BookTitle"/>
          <w:rFonts w:asciiTheme="minorHAnsi" w:hAnsiTheme="minorHAnsi" w:cstheme="minorHAnsi"/>
          <w:b w:val="0"/>
          <w:bCs w:val="0"/>
          <w:color w:val="000000"/>
          <w:sz w:val="28"/>
          <w:szCs w:val="28"/>
        </w:rPr>
        <w:br/>
        <w:t>hena raṅga karāyena gaurāṅga-sundare</w:t>
      </w:r>
    </w:p>
    <w:p w14:paraId="4439FB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people offered prayers from all directions. Such are the pastimes of Lord Gaurāṅga!</w:t>
      </w:r>
    </w:p>
    <w:p w14:paraId="7F798D1D" w14:textId="6F1416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3.338</w:t>
      </w:r>
    </w:p>
    <w:p w14:paraId="75278D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338</w:t>
      </w:r>
    </w:p>
    <w:p w14:paraId="096259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manuṣye haila paripūrṇa sarva-grāma</w:t>
      </w:r>
      <w:r w:rsidRPr="004A2847">
        <w:rPr>
          <w:rStyle w:val="BookTitle"/>
          <w:rFonts w:asciiTheme="minorHAnsi" w:hAnsiTheme="minorHAnsi" w:cstheme="minorHAnsi"/>
          <w:b w:val="0"/>
          <w:bCs w:val="0"/>
          <w:color w:val="000000"/>
          <w:sz w:val="28"/>
          <w:szCs w:val="28"/>
        </w:rPr>
        <w:br/>
        <w:t>nagara-catvara-prāntare o nāhi sthāna</w:t>
      </w:r>
    </w:p>
    <w:p w14:paraId="1D0391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entire village became filled with people. There was not a single vacant place either in the street, in the village, or in the outskirts.</w:t>
      </w:r>
    </w:p>
    <w:p w14:paraId="2CFC39E3" w14:textId="3A050B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3.339</w:t>
      </w:r>
    </w:p>
    <w:p w14:paraId="634594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339</w:t>
      </w:r>
    </w:p>
    <w:p w14:paraId="7F7026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dekhite sabāra punaḥ punaḥārti bāḍe</w:t>
      </w:r>
      <w:r w:rsidRPr="004A2847">
        <w:rPr>
          <w:rStyle w:val="BookTitle"/>
          <w:rFonts w:asciiTheme="minorHAnsi" w:hAnsiTheme="minorHAnsi" w:cstheme="minorHAnsi"/>
          <w:b w:val="0"/>
          <w:bCs w:val="0"/>
          <w:color w:val="000000"/>
          <w:sz w:val="28"/>
          <w:szCs w:val="28"/>
        </w:rPr>
        <w:br/>
        <w:t>sahasra sahasra loka eka-vṛkṣe caḍe</w:t>
      </w:r>
    </w:p>
    <w:p w14:paraId="0C74E4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their eagerness to see the Lord increased more and more, thousands of people climbed each of the trees.</w:t>
      </w:r>
    </w:p>
    <w:p w14:paraId="7B76F0A8" w14:textId="274C26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3.340</w:t>
      </w:r>
    </w:p>
    <w:p w14:paraId="1CFB55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340</w:t>
      </w:r>
    </w:p>
    <w:p w14:paraId="7106C6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gṛhera upare vā kata loka caḍe</w:t>
      </w:r>
      <w:r w:rsidRPr="004A2847">
        <w:rPr>
          <w:rStyle w:val="BookTitle"/>
          <w:rFonts w:asciiTheme="minorHAnsi" w:hAnsiTheme="minorHAnsi" w:cstheme="minorHAnsi"/>
          <w:b w:val="0"/>
          <w:bCs w:val="0"/>
          <w:color w:val="000000"/>
          <w:sz w:val="28"/>
          <w:szCs w:val="28"/>
        </w:rPr>
        <w:br/>
        <w:t>īśvara-īcchāya ghara bhāṅgiyā nā paḍe</w:t>
      </w:r>
    </w:p>
    <w:p w14:paraId="2BEE5E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Many people climbed on top of the houses, but by the will of the Lord, none of </w:t>
      </w:r>
      <w:r w:rsidRPr="004A2847">
        <w:rPr>
          <w:rStyle w:val="BookTitle"/>
          <w:rFonts w:asciiTheme="minorHAnsi" w:hAnsiTheme="minorHAnsi" w:cstheme="minorHAnsi"/>
          <w:b/>
          <w:bCs/>
          <w:color w:val="800000"/>
          <w:sz w:val="28"/>
          <w:szCs w:val="28"/>
        </w:rPr>
        <w:lastRenderedPageBreak/>
        <w:t>the houses were broken.</w:t>
      </w:r>
    </w:p>
    <w:p w14:paraId="72A0DC69" w14:textId="455A9A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3.341</w:t>
      </w:r>
    </w:p>
    <w:p w14:paraId="20349B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341</w:t>
      </w:r>
    </w:p>
    <w:p w14:paraId="1D2E67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mātra sarva loka śrī-candra-vadana</w:t>
      </w:r>
      <w:r w:rsidRPr="004A2847">
        <w:rPr>
          <w:rStyle w:val="BookTitle"/>
          <w:rFonts w:asciiTheme="minorHAnsi" w:hAnsiTheme="minorHAnsi" w:cstheme="minorHAnsi"/>
          <w:b w:val="0"/>
          <w:bCs w:val="0"/>
          <w:color w:val="000000"/>
          <w:sz w:val="28"/>
          <w:szCs w:val="28"/>
        </w:rPr>
        <w:br/>
        <w:t>`hari' bali' siṁha-nāda kare ghane ghana</w:t>
      </w:r>
    </w:p>
    <w:p w14:paraId="1833F8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people saw the moonlike face of the Lord, they repeatedly roared like lions and chanted the name of Hari.</w:t>
      </w:r>
    </w:p>
    <w:p w14:paraId="1CDE6D3C" w14:textId="1FBDB2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3.342</w:t>
      </w:r>
    </w:p>
    <w:p w14:paraId="1C1146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342</w:t>
      </w:r>
    </w:p>
    <w:p w14:paraId="5DC897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nānā-dik thāki' loka āise sadāya</w:t>
      </w:r>
      <w:r w:rsidRPr="004A2847">
        <w:rPr>
          <w:rStyle w:val="BookTitle"/>
          <w:rFonts w:asciiTheme="minorHAnsi" w:hAnsiTheme="minorHAnsi" w:cstheme="minorHAnsi"/>
          <w:b w:val="0"/>
          <w:bCs w:val="0"/>
          <w:color w:val="000000"/>
          <w:sz w:val="28"/>
          <w:szCs w:val="28"/>
        </w:rPr>
        <w:br/>
        <w:t>śrī-mukha dekhiyā keha ghare nāhi yāya</w:t>
      </w:r>
    </w:p>
    <w:p w14:paraId="737073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continually came from various directions, and after seeing the Lord's lotus face, no one returned home.</w:t>
      </w:r>
    </w:p>
    <w:p w14:paraId="3C0864A0" w14:textId="4D1C64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3.343</w:t>
      </w:r>
    </w:p>
    <w:p w14:paraId="290934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w:t>
      </w:r>
    </w:p>
    <w:p w14:paraId="6120AB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 raṅga jāne prabhu gaurāṅga-sundara</w:t>
      </w:r>
      <w:r w:rsidRPr="004A2847">
        <w:rPr>
          <w:rStyle w:val="BookTitle"/>
          <w:rFonts w:asciiTheme="minorHAnsi" w:hAnsiTheme="minorHAnsi" w:cstheme="minorHAnsi"/>
          <w:b w:val="0"/>
          <w:bCs w:val="0"/>
          <w:color w:val="000000"/>
          <w:sz w:val="28"/>
          <w:szCs w:val="28"/>
        </w:rPr>
        <w:br/>
        <w:t>lukāiyā gelā prabhu kuliyā-nagara</w:t>
      </w:r>
    </w:p>
    <w:p w14:paraId="3D5E4B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Gaurasundara was expert in various sporting activities. He slipped away unnoticed and departed for Kuliyā.</w:t>
      </w:r>
    </w:p>
    <w:p w14:paraId="6573BC45" w14:textId="60B3AE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3.344</w:t>
      </w:r>
    </w:p>
    <w:p w14:paraId="240A9A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344</w:t>
      </w:r>
    </w:p>
    <w:p w14:paraId="45C7AF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nityānanda-ādi jana kata saṅge laiyā</w:t>
      </w:r>
      <w:r w:rsidRPr="004A2847">
        <w:rPr>
          <w:rStyle w:val="BookTitle"/>
          <w:rFonts w:asciiTheme="minorHAnsi" w:hAnsiTheme="minorHAnsi" w:cstheme="minorHAnsi"/>
          <w:b w:val="0"/>
          <w:bCs w:val="0"/>
          <w:color w:val="000000"/>
          <w:sz w:val="28"/>
          <w:szCs w:val="28"/>
        </w:rPr>
        <w:br/>
        <w:t>calilena vācaspatire o nā kahiyā</w:t>
      </w:r>
    </w:p>
    <w:p w14:paraId="18A538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took a few associates headed by Nityānanda and left without informing even Vācaspati.</w:t>
      </w:r>
    </w:p>
    <w:p w14:paraId="15711B37" w14:textId="55135C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3.345</w:t>
      </w:r>
    </w:p>
    <w:p w14:paraId="2F2DBA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345</w:t>
      </w:r>
    </w:p>
    <w:p w14:paraId="0845E5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kuliyāya āilena vaikuṇṭha-īśvara</w:t>
      </w:r>
      <w:r w:rsidRPr="004A2847">
        <w:rPr>
          <w:rStyle w:val="BookTitle"/>
          <w:rFonts w:asciiTheme="minorHAnsi" w:hAnsiTheme="minorHAnsi" w:cstheme="minorHAnsi"/>
          <w:b w:val="0"/>
          <w:bCs w:val="0"/>
          <w:color w:val="000000"/>
          <w:sz w:val="28"/>
          <w:szCs w:val="28"/>
        </w:rPr>
        <w:br/>
        <w:t>tathā sarva-loka haila parama kātara</w:t>
      </w:r>
    </w:p>
    <w:p w14:paraId="7C7A77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of Vaikuṇṭha traveled to Kuliyā, the people in Vidyānagara became afflicted with feelings of separation.</w:t>
      </w:r>
    </w:p>
    <w:p w14:paraId="01397474" w14:textId="5E8FE6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3.346</w:t>
      </w:r>
    </w:p>
    <w:p w14:paraId="143527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346</w:t>
      </w:r>
    </w:p>
    <w:p w14:paraId="563E53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vācaspati lāgilā cāhite</w:t>
      </w:r>
      <w:r w:rsidRPr="004A2847">
        <w:rPr>
          <w:rStyle w:val="BookTitle"/>
          <w:rFonts w:asciiTheme="minorHAnsi" w:hAnsiTheme="minorHAnsi" w:cstheme="minorHAnsi"/>
          <w:b w:val="0"/>
          <w:bCs w:val="0"/>
          <w:color w:val="000000"/>
          <w:sz w:val="28"/>
          <w:szCs w:val="28"/>
        </w:rPr>
        <w:br/>
        <w:t>kothā gelā prabhu, nāhi pāyena dekhite</w:t>
      </w:r>
    </w:p>
    <w:p w14:paraId="300735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Vācaspati began to look around for the Lord, but he was unable to find Him.</w:t>
      </w:r>
    </w:p>
    <w:p w14:paraId="1FA2D736" w14:textId="24F6A3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3.347</w:t>
      </w:r>
    </w:p>
    <w:p w14:paraId="4526F0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347</w:t>
      </w:r>
    </w:p>
    <w:p w14:paraId="01DCE6CE" w14:textId="7FD0572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vicāra kariyā vipra prabhu nā dekhiyā</w:t>
      </w:r>
      <w:r w:rsidRPr="004A2847">
        <w:rPr>
          <w:rStyle w:val="BookTitle"/>
          <w:rFonts w:asciiTheme="minorHAnsi" w:hAnsiTheme="minorHAnsi" w:cstheme="minorHAnsi"/>
          <w:b w:val="0"/>
          <w:bCs w:val="0"/>
          <w:color w:val="000000"/>
          <w:sz w:val="28"/>
          <w:szCs w:val="28"/>
        </w:rPr>
        <w:br/>
        <w:t>kāndite lāgilā</w:t>
      </w:r>
      <w:ins w:id="121" w:author="your servant" w:date="2020-04-25T20:31:00Z">
        <w:r w:rsidR="006C5B94"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ūrddha-vadana kariyā</w:t>
      </w:r>
    </w:p>
    <w:p w14:paraId="128F2E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gave up looking for the Lord, he began to cry loudly as he looked towards the sky.</w:t>
      </w:r>
    </w:p>
    <w:p w14:paraId="1A0515A6" w14:textId="15C615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3.348</w:t>
      </w:r>
    </w:p>
    <w:p w14:paraId="501C51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348</w:t>
      </w:r>
    </w:p>
    <w:p w14:paraId="696E9C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`virale āchena prabhu bāḍīra bhitare'</w:t>
      </w:r>
      <w:r w:rsidRPr="004A2847">
        <w:rPr>
          <w:rStyle w:val="BookTitle"/>
          <w:rFonts w:asciiTheme="minorHAnsi" w:hAnsiTheme="minorHAnsi" w:cstheme="minorHAnsi"/>
          <w:b w:val="0"/>
          <w:bCs w:val="0"/>
          <w:color w:val="000000"/>
          <w:sz w:val="28"/>
          <w:szCs w:val="28"/>
        </w:rPr>
        <w:br/>
        <w:t>ei jñāna haiyāche sabāra antare</w:t>
      </w:r>
    </w:p>
    <w:p w14:paraId="538212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else thought that the Lord had gone into hiding inside the house.</w:t>
      </w:r>
    </w:p>
    <w:p w14:paraId="3FFA812B" w14:textId="411DD6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3.349</w:t>
      </w:r>
    </w:p>
    <w:p w14:paraId="083A14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349</w:t>
      </w:r>
    </w:p>
    <w:p w14:paraId="3729CB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bāhira hayena prabhu hari-nāma śuni'</w:t>
      </w:r>
      <w:r w:rsidRPr="004A2847">
        <w:rPr>
          <w:rStyle w:val="BookTitle"/>
          <w:rFonts w:asciiTheme="minorHAnsi" w:hAnsiTheme="minorHAnsi" w:cstheme="minorHAnsi"/>
          <w:b w:val="0"/>
          <w:bCs w:val="0"/>
          <w:color w:val="000000"/>
          <w:sz w:val="28"/>
          <w:szCs w:val="28"/>
        </w:rPr>
        <w:br/>
        <w:t>ataeva sabe bole mahā-hari-dhvani</w:t>
      </w:r>
    </w:p>
    <w:p w14:paraId="596A2A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thought the Lord came outside only when He heard the name of Hari, so they all began to loudly chant the name of Hari.</w:t>
      </w:r>
    </w:p>
    <w:p w14:paraId="58FDEF5C" w14:textId="7475E7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3.350</w:t>
      </w:r>
    </w:p>
    <w:p w14:paraId="20D482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350</w:t>
      </w:r>
    </w:p>
    <w:p w14:paraId="13A9C4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 koṭi loke hena hari-dhvani kare</w:t>
      </w:r>
      <w:r w:rsidRPr="004A2847">
        <w:rPr>
          <w:rStyle w:val="BookTitle"/>
          <w:rFonts w:asciiTheme="minorHAnsi" w:hAnsiTheme="minorHAnsi" w:cstheme="minorHAnsi"/>
          <w:b w:val="0"/>
          <w:bCs w:val="0"/>
          <w:color w:val="000000"/>
          <w:sz w:val="28"/>
          <w:szCs w:val="28"/>
        </w:rPr>
        <w:br/>
        <w:t>svarga-martya-pātālādi sarva-loka pūre</w:t>
      </w:r>
    </w:p>
    <w:p w14:paraId="72E0F2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Millions of people chanted the name of Hari so loudly that the sound vibration filled the three planetary systems of Svarga, Martya, and Pātāla.</w:t>
      </w:r>
    </w:p>
    <w:p w14:paraId="3AB934C5" w14:textId="093B82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3.351</w:t>
      </w:r>
    </w:p>
    <w:p w14:paraId="6E2A4F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351</w:t>
      </w:r>
    </w:p>
    <w:p w14:paraId="68292A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vācaspati haiyā bāhire</w:t>
      </w:r>
      <w:r w:rsidRPr="004A2847">
        <w:rPr>
          <w:rStyle w:val="BookTitle"/>
          <w:rFonts w:asciiTheme="minorHAnsi" w:hAnsiTheme="minorHAnsi" w:cstheme="minorHAnsi"/>
          <w:b w:val="0"/>
          <w:bCs w:val="0"/>
          <w:color w:val="000000"/>
          <w:sz w:val="28"/>
          <w:szCs w:val="28"/>
        </w:rPr>
        <w:br/>
        <w:t>prabhura vṛttānta āsi' kahilā sabāre</w:t>
      </w:r>
    </w:p>
    <w:p w14:paraId="0E47C8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some time Vācaspati came out of his house and informed everyone about the Lord's departure.</w:t>
      </w:r>
    </w:p>
    <w:p w14:paraId="72E86C00" w14:textId="71F90B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3.352</w:t>
      </w:r>
    </w:p>
    <w:p w14:paraId="59843F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352</w:t>
      </w:r>
    </w:p>
    <w:p w14:paraId="419622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kata</w:t>
      </w:r>
      <w:proofErr w:type="gramEnd"/>
      <w:r w:rsidRPr="004A2847">
        <w:rPr>
          <w:rStyle w:val="BookTitle"/>
          <w:rFonts w:asciiTheme="minorHAnsi" w:hAnsiTheme="minorHAnsi" w:cstheme="minorHAnsi"/>
          <w:b w:val="0"/>
          <w:bCs w:val="0"/>
          <w:color w:val="000000"/>
          <w:sz w:val="28"/>
          <w:szCs w:val="28"/>
        </w:rPr>
        <w:t xml:space="preserve"> rātri kon dike hena nāhi jāni</w:t>
      </w:r>
      <w:r w:rsidRPr="004A2847">
        <w:rPr>
          <w:rStyle w:val="BookTitle"/>
          <w:rFonts w:asciiTheme="minorHAnsi" w:hAnsiTheme="minorHAnsi" w:cstheme="minorHAnsi"/>
          <w:b w:val="0"/>
          <w:bCs w:val="0"/>
          <w:color w:val="000000"/>
          <w:sz w:val="28"/>
          <w:szCs w:val="28"/>
        </w:rPr>
        <w:br/>
        <w:t>āmā'-pāpiṣṭhere vañci' gelā nyāsi-maṇi</w:t>
      </w:r>
    </w:p>
    <w:p w14:paraId="37A9C4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do not know what time during the night or in what direction, but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has deceived us sinners and departed.</w:t>
      </w:r>
    </w:p>
    <w:p w14:paraId="06D51CA6" w14:textId="433CA1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3.353</w:t>
      </w:r>
    </w:p>
    <w:p w14:paraId="38B8C1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353</w:t>
      </w:r>
    </w:p>
    <w:p w14:paraId="22EFC9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kahi bhāi saba, tomā'-sabā'-sthāne</w:t>
      </w:r>
      <w:r w:rsidRPr="004A2847">
        <w:rPr>
          <w:rStyle w:val="BookTitle"/>
          <w:rFonts w:asciiTheme="minorHAnsi" w:hAnsiTheme="minorHAnsi" w:cstheme="minorHAnsi"/>
          <w:b w:val="0"/>
          <w:bCs w:val="0"/>
          <w:color w:val="000000"/>
          <w:sz w:val="28"/>
          <w:szCs w:val="28"/>
        </w:rPr>
        <w:br/>
        <w:t>nā jāni caitanya giyāchena kon grāme”</w:t>
      </w:r>
    </w:p>
    <w:p w14:paraId="641EF3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I tell you the truth. I do not know where Lord Caitanya has gone.”</w:t>
      </w:r>
    </w:p>
    <w:p w14:paraId="1281AFFC" w14:textId="230791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3.354</w:t>
      </w:r>
    </w:p>
    <w:p w14:paraId="14490F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354</w:t>
      </w:r>
    </w:p>
    <w:p w14:paraId="51F56F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mate vācaspati kahena lokere</w:t>
      </w:r>
      <w:r w:rsidRPr="004A2847">
        <w:rPr>
          <w:rStyle w:val="BookTitle"/>
          <w:rFonts w:asciiTheme="minorHAnsi" w:hAnsiTheme="minorHAnsi" w:cstheme="minorHAnsi"/>
          <w:b w:val="0"/>
          <w:bCs w:val="0"/>
          <w:color w:val="000000"/>
          <w:sz w:val="28"/>
          <w:szCs w:val="28"/>
        </w:rPr>
        <w:br/>
        <w:t>pratīta kāhāro nāhi janmaye antare</w:t>
      </w:r>
    </w:p>
    <w:p w14:paraId="4FC886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whatever way Vācaspati tried to explain, the people did not have trust in his words.</w:t>
      </w:r>
    </w:p>
    <w:p w14:paraId="5AEDDDBC" w14:textId="68990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3.355</w:t>
      </w:r>
    </w:p>
    <w:p w14:paraId="72605D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355</w:t>
      </w:r>
    </w:p>
    <w:p w14:paraId="75F94A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`lokera gahana dekhi' āchena virale'</w:t>
      </w:r>
      <w:r w:rsidRPr="004A2847">
        <w:rPr>
          <w:rStyle w:val="BookTitle"/>
          <w:rFonts w:asciiTheme="minorHAnsi" w:hAnsiTheme="minorHAnsi" w:cstheme="minorHAnsi"/>
          <w:b w:val="0"/>
          <w:bCs w:val="0"/>
          <w:color w:val="000000"/>
          <w:sz w:val="28"/>
          <w:szCs w:val="28"/>
        </w:rPr>
        <w:br/>
        <w:t>ei jñāne sabāi āchena kutūhale</w:t>
      </w:r>
    </w:p>
    <w:p w14:paraId="779F2F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their ecstasy the people knew that the Lord had gone to a secluded place away from the crowds.</w:t>
      </w:r>
    </w:p>
    <w:p w14:paraId="30DF16C5" w14:textId="294F36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3.356</w:t>
      </w:r>
    </w:p>
    <w:p w14:paraId="797956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356</w:t>
      </w:r>
    </w:p>
    <w:p w14:paraId="3EE77D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keha sādhe vācaspatire virale</w:t>
      </w:r>
      <w:r w:rsidRPr="004A2847">
        <w:rPr>
          <w:rStyle w:val="BookTitle"/>
          <w:rFonts w:asciiTheme="minorHAnsi" w:hAnsiTheme="minorHAnsi" w:cstheme="minorHAnsi"/>
          <w:b w:val="0"/>
          <w:bCs w:val="0"/>
          <w:color w:val="000000"/>
          <w:sz w:val="28"/>
          <w:szCs w:val="28"/>
        </w:rPr>
        <w:br/>
        <w:t>“āmāre dekhāo āmi kevala ekale”</w:t>
      </w:r>
    </w:p>
    <w:p w14:paraId="51B822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of them privately requested Vācaspati, “I am alone. Please let me see the Lord.”</w:t>
      </w:r>
    </w:p>
    <w:p w14:paraId="20069AC3" w14:textId="4FA11B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3.357</w:t>
      </w:r>
    </w:p>
    <w:p w14:paraId="386BF6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357</w:t>
      </w:r>
    </w:p>
    <w:p w14:paraId="20DA31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sarva-loka dhare vācaspatira caraṇe</w:t>
      </w:r>
      <w:r w:rsidRPr="004A2847">
        <w:rPr>
          <w:rStyle w:val="BookTitle"/>
          <w:rFonts w:asciiTheme="minorHAnsi" w:hAnsiTheme="minorHAnsi" w:cstheme="minorHAnsi"/>
          <w:b w:val="0"/>
          <w:bCs w:val="0"/>
          <w:color w:val="000000"/>
          <w:sz w:val="28"/>
          <w:szCs w:val="28"/>
        </w:rPr>
        <w:br/>
        <w:t>“eka-bāra mātra tāṅre dekhimu nayane</w:t>
      </w:r>
    </w:p>
    <w:p w14:paraId="6DA818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people caught hold of Vācaspati's feet and said, “We want to see Him just once.</w:t>
      </w:r>
    </w:p>
    <w:p w14:paraId="64B7BC79" w14:textId="40F5C3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3.358</w:t>
      </w:r>
    </w:p>
    <w:p w14:paraId="77C64A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358</w:t>
      </w:r>
    </w:p>
    <w:p w14:paraId="0D3029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sabe ghare yāi ānandita haiyā</w:t>
      </w:r>
      <w:r w:rsidRPr="004A2847">
        <w:rPr>
          <w:rStyle w:val="BookTitle"/>
          <w:rFonts w:asciiTheme="minorHAnsi" w:hAnsiTheme="minorHAnsi" w:cstheme="minorHAnsi"/>
          <w:b w:val="0"/>
          <w:bCs w:val="0"/>
          <w:color w:val="000000"/>
          <w:sz w:val="28"/>
          <w:szCs w:val="28"/>
        </w:rPr>
        <w:br/>
        <w:t>ei vākya prabhu-sthāne jānāibā giyā</w:t>
      </w:r>
    </w:p>
    <w:p w14:paraId="0BB913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we will return home in happiness. Please put this request before the Lord.</w:t>
      </w:r>
    </w:p>
    <w:p w14:paraId="563A4A6F" w14:textId="5E541F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3.359</w:t>
      </w:r>
    </w:p>
    <w:p w14:paraId="15467A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359</w:t>
      </w:r>
    </w:p>
    <w:p w14:paraId="4BE151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kabhu nāhi laṅghibena tomāra vacana</w:t>
      </w:r>
      <w:r w:rsidRPr="004A2847">
        <w:rPr>
          <w:rStyle w:val="BookTitle"/>
          <w:rFonts w:asciiTheme="minorHAnsi" w:hAnsiTheme="minorHAnsi" w:cstheme="minorHAnsi"/>
          <w:b w:val="0"/>
          <w:bCs w:val="0"/>
          <w:color w:val="000000"/>
          <w:sz w:val="28"/>
          <w:szCs w:val="28"/>
        </w:rPr>
        <w:br/>
        <w:t>ye-mate āmarā pāpī pāi daraśana”</w:t>
      </w:r>
    </w:p>
    <w:p w14:paraId="1E0180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will not refuse your request. Please help us sinners get His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in this way.”</w:t>
      </w:r>
    </w:p>
    <w:p w14:paraId="3A9B8FE1" w14:textId="1E8666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3.360</w:t>
      </w:r>
    </w:p>
    <w:p w14:paraId="7CEB73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360</w:t>
      </w:r>
    </w:p>
    <w:p w14:paraId="6FCBD0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mate vācaspati prabodhiyā kaya</w:t>
      </w:r>
      <w:r w:rsidRPr="004A2847">
        <w:rPr>
          <w:rStyle w:val="BookTitle"/>
          <w:rFonts w:asciiTheme="minorHAnsi" w:hAnsiTheme="minorHAnsi" w:cstheme="minorHAnsi"/>
          <w:b w:val="0"/>
          <w:bCs w:val="0"/>
          <w:color w:val="000000"/>
          <w:sz w:val="28"/>
          <w:szCs w:val="28"/>
        </w:rPr>
        <w:br/>
        <w:t>kāhāra cittete āra pratyaya nā haya</w:t>
      </w:r>
    </w:p>
    <w:p w14:paraId="78FD15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whatever way Vācaspati tried to solace them, they did not have trust in his words.</w:t>
      </w:r>
    </w:p>
    <w:p w14:paraId="2028E58E" w14:textId="00A79A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3.361</w:t>
      </w:r>
    </w:p>
    <w:p w14:paraId="5BFB33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361</w:t>
      </w:r>
    </w:p>
    <w:p w14:paraId="4EF5A6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kathokṣaṇe sarva loka dekhā nā pāiyā</w:t>
      </w:r>
      <w:r w:rsidRPr="004A2847">
        <w:rPr>
          <w:rStyle w:val="BookTitle"/>
          <w:rFonts w:asciiTheme="minorHAnsi" w:hAnsiTheme="minorHAnsi" w:cstheme="minorHAnsi"/>
          <w:b w:val="0"/>
          <w:bCs w:val="0"/>
          <w:color w:val="000000"/>
          <w:sz w:val="28"/>
          <w:szCs w:val="28"/>
        </w:rPr>
        <w:br/>
        <w:t>vācaspatire o bole mukhara haiyā</w:t>
      </w:r>
    </w:p>
    <w:p w14:paraId="410352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after waiting some </w:t>
      </w:r>
      <w:proofErr w:type="gramStart"/>
      <w:r w:rsidRPr="004A2847">
        <w:rPr>
          <w:rStyle w:val="BookTitle"/>
          <w:rFonts w:asciiTheme="minorHAnsi" w:hAnsiTheme="minorHAnsi" w:cstheme="minorHAnsi"/>
          <w:b/>
          <w:bCs/>
          <w:color w:val="800000"/>
          <w:sz w:val="28"/>
          <w:szCs w:val="28"/>
        </w:rPr>
        <w:t>time</w:t>
      </w:r>
      <w:proofErr w:type="gramEnd"/>
      <w:r w:rsidRPr="004A2847">
        <w:rPr>
          <w:rStyle w:val="BookTitle"/>
          <w:rFonts w:asciiTheme="minorHAnsi" w:hAnsiTheme="minorHAnsi" w:cstheme="minorHAnsi"/>
          <w:b/>
          <w:bCs/>
          <w:color w:val="800000"/>
          <w:sz w:val="28"/>
          <w:szCs w:val="28"/>
        </w:rPr>
        <w:t xml:space="preserve"> the people could still not see the Lord, they began to speak harshly about Vācaspati.</w:t>
      </w:r>
    </w:p>
    <w:p w14:paraId="3780EC31" w14:textId="249BF4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3.362</w:t>
      </w:r>
    </w:p>
    <w:p w14:paraId="67F1D8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362</w:t>
      </w:r>
    </w:p>
    <w:p w14:paraId="4411A2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ghare</w:t>
      </w:r>
      <w:proofErr w:type="gramEnd"/>
      <w:r w:rsidRPr="004A2847">
        <w:rPr>
          <w:rStyle w:val="BookTitle"/>
          <w:rFonts w:asciiTheme="minorHAnsi" w:hAnsiTheme="minorHAnsi" w:cstheme="minorHAnsi"/>
          <w:b w:val="0"/>
          <w:bCs w:val="0"/>
          <w:color w:val="000000"/>
          <w:sz w:val="28"/>
          <w:szCs w:val="28"/>
        </w:rPr>
        <w:t xml:space="preserve"> lukāiyā vācaspati nyāsi-maṇi</w:t>
      </w:r>
      <w:r w:rsidRPr="004A2847">
        <w:rPr>
          <w:rStyle w:val="BookTitle"/>
          <w:rFonts w:asciiTheme="minorHAnsi" w:hAnsiTheme="minorHAnsi" w:cstheme="minorHAnsi"/>
          <w:b w:val="0"/>
          <w:bCs w:val="0"/>
          <w:color w:val="000000"/>
          <w:sz w:val="28"/>
          <w:szCs w:val="28"/>
        </w:rPr>
        <w:br/>
        <w:t>āmā'-sabā' bhāṇḍena kahiyā mithyā vāṇī</w:t>
      </w:r>
    </w:p>
    <w:p w14:paraId="739265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“Vācaspati has hidden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in his house, and he is trying to deceive us with some lies.</w:t>
      </w:r>
    </w:p>
    <w:p w14:paraId="524347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From Vidyā-vācaspati's house the Lord secretly went to Kuliyā, which is a short distance from Vidyā-vācaspati's house and which is situated on the other side of the Ganges in present day Navadvīpa. But the people, being eager to see Mahāprabhu, did not believe Vācaspati's words and considered him miserly.</w:t>
      </w:r>
    </w:p>
    <w:p w14:paraId="7A08BE44" w14:textId="592C54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3.363</w:t>
      </w:r>
    </w:p>
    <w:p w14:paraId="3C7838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363</w:t>
      </w:r>
    </w:p>
    <w:p w14:paraId="6B0A52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āmarā tarile vā uhāra kon duḥkha</w:t>
      </w:r>
      <w:r w:rsidRPr="004A2847">
        <w:rPr>
          <w:rStyle w:val="BookTitle"/>
          <w:rFonts w:asciiTheme="minorHAnsi" w:hAnsiTheme="minorHAnsi" w:cstheme="minorHAnsi"/>
          <w:b w:val="0"/>
          <w:bCs w:val="0"/>
          <w:color w:val="000000"/>
          <w:sz w:val="28"/>
          <w:szCs w:val="28"/>
        </w:rPr>
        <w:br/>
        <w:t>āpanei tari' mātra ei kon sukha”</w:t>
      </w:r>
    </w:p>
    <w:p w14:paraId="05FEE5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is the difficulty for him if we are delivered? What kind of happiness is it to be delivered alone?”</w:t>
      </w:r>
    </w:p>
    <w:p w14:paraId="1EA9151B" w14:textId="1FF4A7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3.364</w:t>
      </w:r>
    </w:p>
    <w:p w14:paraId="579B78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364</w:t>
      </w:r>
    </w:p>
    <w:p w14:paraId="027597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“sujanera ei dharma haya</w:t>
      </w:r>
      <w:r w:rsidRPr="004A2847">
        <w:rPr>
          <w:rStyle w:val="BookTitle"/>
          <w:rFonts w:asciiTheme="minorHAnsi" w:hAnsiTheme="minorHAnsi" w:cstheme="minorHAnsi"/>
          <w:b w:val="0"/>
          <w:bCs w:val="0"/>
          <w:color w:val="000000"/>
          <w:sz w:val="28"/>
          <w:szCs w:val="28"/>
        </w:rPr>
        <w:br/>
        <w:t>sabāra uddhāra kare haiyā sadaya</w:t>
      </w:r>
    </w:p>
    <w:p w14:paraId="74514D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“It is the duty of pious people to compassionately deliver everyone.</w:t>
      </w:r>
    </w:p>
    <w:p w14:paraId="6E1497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(3.4.25).</w:t>
      </w:r>
    </w:p>
    <w:p w14:paraId="26FE79F6" w14:textId="7C76BC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3.365</w:t>
      </w:r>
    </w:p>
    <w:p w14:paraId="0B99A3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365</w:t>
      </w:r>
    </w:p>
    <w:p w14:paraId="201D0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bhāla hau' ye-te-jana dekhe</w:t>
      </w:r>
      <w:r w:rsidRPr="004A2847">
        <w:rPr>
          <w:rStyle w:val="BookTitle"/>
          <w:rFonts w:asciiTheme="minorHAnsi" w:hAnsiTheme="minorHAnsi" w:cstheme="minorHAnsi"/>
          <w:b w:val="0"/>
          <w:bCs w:val="0"/>
          <w:color w:val="000000"/>
          <w:sz w:val="28"/>
          <w:szCs w:val="28"/>
        </w:rPr>
        <w:br/>
        <w:t>sujana āpanā' chāḍiyāo para rākhe”</w:t>
      </w:r>
    </w:p>
    <w:p w14:paraId="15B614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ordinary people desire their own benefit, while a pious person sacrifices his life to deliver others.”</w:t>
      </w:r>
    </w:p>
    <w:p w14:paraId="053908B6" w14:textId="7ECF74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3.366</w:t>
      </w:r>
    </w:p>
    <w:p w14:paraId="780FF3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366</w:t>
      </w:r>
    </w:p>
    <w:p w14:paraId="16FA77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“vyābhāreo miṣṭa-dravya āni'</w:t>
      </w:r>
      <w:r w:rsidRPr="004A2847">
        <w:rPr>
          <w:rStyle w:val="BookTitle"/>
          <w:rFonts w:asciiTheme="minorHAnsi" w:hAnsiTheme="minorHAnsi" w:cstheme="minorHAnsi"/>
          <w:b w:val="0"/>
          <w:bCs w:val="0"/>
          <w:color w:val="000000"/>
          <w:sz w:val="28"/>
          <w:szCs w:val="28"/>
        </w:rPr>
        <w:br/>
        <w:t>ekā upabhoga kaile aparādha gaṇi'</w:t>
      </w:r>
    </w:p>
    <w:p w14:paraId="21B857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“Even in ordinary dealings it is an offense to buy sweets and enjoy them alone.</w:t>
      </w:r>
    </w:p>
    <w:p w14:paraId="37F5F3D4" w14:textId="2B952F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3.367</w:t>
      </w:r>
    </w:p>
    <w:p w14:paraId="7197DD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367</w:t>
      </w:r>
    </w:p>
    <w:p w14:paraId="6A1DA2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miṣṭa tribhuvane ati anupāma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ekeśvara ihā ki karite āche pāna”</w:t>
      </w:r>
    </w:p>
    <w:p w14:paraId="0DEE34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Lord's sweetness is incomparable within the three worlds. Should one relish such sweetness alone?”</w:t>
      </w:r>
    </w:p>
    <w:p w14:paraId="066E5A94" w14:textId="4D7A0C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3.368</w:t>
      </w:r>
    </w:p>
    <w:p w14:paraId="529588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368</w:t>
      </w:r>
    </w:p>
    <w:p w14:paraId="4DB1D5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“vipra kichu kapaṭa-hṛdaya</w:t>
      </w:r>
      <w:r w:rsidRPr="004A2847">
        <w:rPr>
          <w:rStyle w:val="BookTitle"/>
          <w:rFonts w:asciiTheme="minorHAnsi" w:hAnsiTheme="minorHAnsi" w:cstheme="minorHAnsi"/>
          <w:b w:val="0"/>
          <w:bCs w:val="0"/>
          <w:color w:val="000000"/>
          <w:sz w:val="28"/>
          <w:szCs w:val="28"/>
        </w:rPr>
        <w:br/>
        <w:t>para upakāre tata nahena sadaya”</w:t>
      </w:r>
    </w:p>
    <w:p w14:paraId="3A46D9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Another person said, “This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is somewhat deceitful. He does not have the compassion to help others.”</w:t>
      </w:r>
    </w:p>
    <w:p w14:paraId="4B184FD4" w14:textId="542366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3.369</w:t>
      </w:r>
    </w:p>
    <w:p w14:paraId="7EBB5D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369</w:t>
      </w:r>
    </w:p>
    <w:p w14:paraId="74FABC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 vācaspati duḥkhī prabhura virahe</w:t>
      </w:r>
      <w:r w:rsidRPr="004A2847">
        <w:rPr>
          <w:rStyle w:val="BookTitle"/>
          <w:rFonts w:asciiTheme="minorHAnsi" w:hAnsiTheme="minorHAnsi" w:cstheme="minorHAnsi"/>
          <w:b w:val="0"/>
          <w:bCs w:val="0"/>
          <w:color w:val="000000"/>
          <w:sz w:val="28"/>
          <w:szCs w:val="28"/>
        </w:rPr>
        <w:br/>
        <w:t>āro sarva loke o durjaya-vāṇī kahe</w:t>
      </w:r>
    </w:p>
    <w:p w14:paraId="521733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Vācaspati was already unhappy because of separation from the Lord, and then people began to speak harsh words against him.</w:t>
      </w:r>
    </w:p>
    <w:p w14:paraId="5F322C2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durjaya-vāṇī </w:t>
      </w:r>
      <w:r w:rsidRPr="004A2847">
        <w:rPr>
          <w:rStyle w:val="BookTitle"/>
          <w:rFonts w:asciiTheme="minorHAnsi" w:hAnsiTheme="minorHAnsi" w:cstheme="minorHAnsi"/>
          <w:b w:val="0"/>
          <w:bCs w:val="0"/>
          <w:color w:val="000000"/>
          <w:sz w:val="28"/>
          <w:szCs w:val="28"/>
        </w:rPr>
        <w:t>means “unbearable words.”</w:t>
      </w:r>
    </w:p>
    <w:p w14:paraId="22D5AE30" w14:textId="0796EB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3.370</w:t>
      </w:r>
    </w:p>
    <w:p w14:paraId="7A883A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370</w:t>
      </w:r>
    </w:p>
    <w:p w14:paraId="572EDE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mate duḥkhī vipra parama udāra</w:t>
      </w:r>
      <w:r w:rsidRPr="004A2847">
        <w:rPr>
          <w:rStyle w:val="BookTitle"/>
          <w:rFonts w:asciiTheme="minorHAnsi" w:hAnsiTheme="minorHAnsi" w:cstheme="minorHAnsi"/>
          <w:b w:val="0"/>
          <w:bCs w:val="0"/>
          <w:color w:val="000000"/>
          <w:sz w:val="28"/>
          <w:szCs w:val="28"/>
        </w:rPr>
        <w:br/>
        <w:t>nā jānena kon mate haya pratīkāra</w:t>
      </w:r>
    </w:p>
    <w:p w14:paraId="3C1F56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magnanimous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was distressed in two ways, so he did not know what to do.</w:t>
      </w:r>
    </w:p>
    <w:p w14:paraId="195586EE" w14:textId="2DA19F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3.371</w:t>
      </w:r>
    </w:p>
    <w:p w14:paraId="012615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371</w:t>
      </w:r>
    </w:p>
    <w:p w14:paraId="2D25F6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eka āsiyā brāhmaṇa</w:t>
      </w:r>
      <w:r w:rsidRPr="004A2847">
        <w:rPr>
          <w:rStyle w:val="BookTitle"/>
          <w:rFonts w:asciiTheme="minorHAnsi" w:hAnsiTheme="minorHAnsi" w:cstheme="minorHAnsi"/>
          <w:b w:val="0"/>
          <w:bCs w:val="0"/>
          <w:color w:val="000000"/>
          <w:sz w:val="28"/>
          <w:szCs w:val="28"/>
        </w:rPr>
        <w:br/>
        <w:t>vācaspati-karṇa-mūle kahilā vacana</w:t>
      </w:r>
    </w:p>
    <w:p w14:paraId="246F89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time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came and whispered something in Vācaspati's ear.</w:t>
      </w:r>
    </w:p>
    <w:p w14:paraId="6600FDF5" w14:textId="06B381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3.372</w:t>
      </w:r>
    </w:p>
    <w:p w14:paraId="4F1B95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372</w:t>
      </w:r>
    </w:p>
    <w:p w14:paraId="7038C5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caitanya</w:t>
      </w:r>
      <w:proofErr w:type="gramEnd"/>
      <w:r w:rsidRPr="004A2847">
        <w:rPr>
          <w:rStyle w:val="BookTitle"/>
          <w:rFonts w:asciiTheme="minorHAnsi" w:hAnsiTheme="minorHAnsi" w:cstheme="minorHAnsi"/>
          <w:b w:val="0"/>
          <w:bCs w:val="0"/>
          <w:color w:val="000000"/>
          <w:sz w:val="28"/>
          <w:szCs w:val="28"/>
        </w:rPr>
        <w:t>-gosāñi gelā kuliyā-nagara</w:t>
      </w:r>
      <w:r w:rsidRPr="004A2847">
        <w:rPr>
          <w:rStyle w:val="BookTitle"/>
          <w:rFonts w:asciiTheme="minorHAnsi" w:hAnsiTheme="minorHAnsi" w:cstheme="minorHAnsi"/>
          <w:b w:val="0"/>
          <w:bCs w:val="0"/>
          <w:color w:val="000000"/>
          <w:sz w:val="28"/>
          <w:szCs w:val="28"/>
        </w:rPr>
        <w:br/>
        <w:t>ebe ye yuyāya tāhā karaha satvara”</w:t>
      </w:r>
    </w:p>
    <w:p w14:paraId="4D0D4E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has gone to the village of Kuliyā. Now you quickly do whatever is necessary.”</w:t>
      </w:r>
    </w:p>
    <w:p w14:paraId="128713F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ye yuyāya </w:t>
      </w:r>
      <w:r w:rsidRPr="004A2847">
        <w:rPr>
          <w:rStyle w:val="BookTitle"/>
          <w:rFonts w:asciiTheme="minorHAnsi" w:hAnsiTheme="minorHAnsi" w:cstheme="minorHAnsi"/>
          <w:b w:val="0"/>
          <w:bCs w:val="0"/>
          <w:color w:val="000000"/>
          <w:sz w:val="28"/>
          <w:szCs w:val="28"/>
        </w:rPr>
        <w:t>means “whatever is considered reasonable.”</w:t>
      </w:r>
    </w:p>
    <w:p w14:paraId="63153561" w14:textId="4A9987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3.373</w:t>
      </w:r>
    </w:p>
    <w:p w14:paraId="3FADBD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373</w:t>
      </w:r>
    </w:p>
    <w:p w14:paraId="075938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mātra vācaspati parama-santoṣe</w:t>
      </w:r>
      <w:r w:rsidRPr="004A2847">
        <w:rPr>
          <w:rStyle w:val="BookTitle"/>
          <w:rFonts w:asciiTheme="minorHAnsi" w:hAnsiTheme="minorHAnsi" w:cstheme="minorHAnsi"/>
          <w:b w:val="0"/>
          <w:bCs w:val="0"/>
          <w:color w:val="000000"/>
          <w:sz w:val="28"/>
          <w:szCs w:val="28"/>
        </w:rPr>
        <w:br/>
        <w:t>brāhmaṇere āliṅgana dilena hariṣe</w:t>
      </w:r>
    </w:p>
    <w:p w14:paraId="04D76E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soon as Vācaspati heard this news, he became greatly pleased and joyfully embraced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57C8D5BE" w14:textId="5ABA7D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3.374</w:t>
      </w:r>
    </w:p>
    <w:p w14:paraId="4EBCB5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374</w:t>
      </w:r>
    </w:p>
    <w:p w14:paraId="389D73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tata-kṣaṇe āilena sarva-loka yathāsa</w:t>
      </w:r>
      <w:r w:rsidRPr="004A2847">
        <w:rPr>
          <w:rStyle w:val="BookTitle"/>
          <w:rFonts w:asciiTheme="minorHAnsi" w:hAnsiTheme="minorHAnsi" w:cstheme="minorHAnsi"/>
          <w:b w:val="0"/>
          <w:bCs w:val="0"/>
          <w:color w:val="000000"/>
          <w:sz w:val="28"/>
          <w:szCs w:val="28"/>
        </w:rPr>
        <w:br/>
        <w:t>bārei āsi' kahilena gopya-kathā</w:t>
      </w:r>
    </w:p>
    <w:p w14:paraId="0B5E83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immediately went before the people and informed them of the confidential news.</w:t>
      </w:r>
    </w:p>
    <w:p w14:paraId="43E12C98" w14:textId="60A8CA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3.375</w:t>
      </w:r>
    </w:p>
    <w:p w14:paraId="30789F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375</w:t>
      </w:r>
    </w:p>
    <w:p w14:paraId="1E8A15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“tomarā sakala loka tattva nā jāniyā</w:t>
      </w:r>
      <w:r w:rsidRPr="004A2847">
        <w:rPr>
          <w:rStyle w:val="BookTitle"/>
          <w:rFonts w:asciiTheme="minorHAnsi" w:hAnsiTheme="minorHAnsi" w:cstheme="minorHAnsi"/>
          <w:b w:val="0"/>
          <w:bCs w:val="0"/>
          <w:color w:val="000000"/>
          <w:sz w:val="28"/>
          <w:szCs w:val="28"/>
        </w:rPr>
        <w:br/>
        <w:t>doṣa āmā' `āmi thuiyāchi lukāiyā'</w:t>
      </w:r>
    </w:p>
    <w:p w14:paraId="327A2D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“Without knowing the actual </w:t>
      </w:r>
      <w:proofErr w:type="gramStart"/>
      <w:r w:rsidRPr="004A2847">
        <w:rPr>
          <w:rStyle w:val="BookTitle"/>
          <w:rFonts w:asciiTheme="minorHAnsi" w:hAnsiTheme="minorHAnsi" w:cstheme="minorHAnsi"/>
          <w:b/>
          <w:bCs/>
          <w:color w:val="800000"/>
          <w:sz w:val="28"/>
          <w:szCs w:val="28"/>
        </w:rPr>
        <w:t>truth</w:t>
      </w:r>
      <w:proofErr w:type="gramEnd"/>
      <w:r w:rsidRPr="004A2847">
        <w:rPr>
          <w:rStyle w:val="BookTitle"/>
          <w:rFonts w:asciiTheme="minorHAnsi" w:hAnsiTheme="minorHAnsi" w:cstheme="minorHAnsi"/>
          <w:b/>
          <w:bCs/>
          <w:color w:val="800000"/>
          <w:sz w:val="28"/>
          <w:szCs w:val="28"/>
        </w:rPr>
        <w:t xml:space="preserve"> you have all accused me of hiding the Lord.</w:t>
      </w:r>
    </w:p>
    <w:p w14:paraId="14230B62" w14:textId="541387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3.376</w:t>
      </w:r>
    </w:p>
    <w:p w14:paraId="1F787C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376</w:t>
      </w:r>
    </w:p>
    <w:p w14:paraId="6C56BC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ebe śunilāṅa prabhu kuliyā-nagare</w:t>
      </w:r>
      <w:r w:rsidRPr="004A2847">
        <w:rPr>
          <w:rStyle w:val="BookTitle"/>
          <w:rFonts w:asciiTheme="minorHAnsi" w:hAnsiTheme="minorHAnsi" w:cstheme="minorHAnsi"/>
          <w:b w:val="0"/>
          <w:bCs w:val="0"/>
          <w:color w:val="000000"/>
          <w:sz w:val="28"/>
          <w:szCs w:val="28"/>
        </w:rPr>
        <w:br/>
        <w:t>āchena, āsiyā kahilena dvijavare</w:t>
      </w:r>
    </w:p>
    <w:p w14:paraId="569993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 I have come to know that the Lord is in Kuliyā. This best of 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has come and told me.</w:t>
      </w:r>
    </w:p>
    <w:p w14:paraId="5CC24E40" w14:textId="17F7DE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3.377</w:t>
      </w:r>
    </w:p>
    <w:p w14:paraId="2540CC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377</w:t>
      </w:r>
    </w:p>
    <w:p w14:paraId="41E8E6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cala, yadi satya haya e vacana</w:t>
      </w:r>
      <w:r w:rsidRPr="004A2847">
        <w:rPr>
          <w:rStyle w:val="BookTitle"/>
          <w:rFonts w:asciiTheme="minorHAnsi" w:hAnsiTheme="minorHAnsi" w:cstheme="minorHAnsi"/>
          <w:b w:val="0"/>
          <w:bCs w:val="0"/>
          <w:color w:val="000000"/>
          <w:sz w:val="28"/>
          <w:szCs w:val="28"/>
        </w:rPr>
        <w:br/>
        <w:t>tabe se āmāre sabe baliha brāhmaṇa”</w:t>
      </w:r>
    </w:p>
    <w:p w14:paraId="1ED063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“Let us all go. If this information is correct, you should accept me as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3B81B50A" w14:textId="66D642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3.378</w:t>
      </w:r>
    </w:p>
    <w:p w14:paraId="7A0B25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378</w:t>
      </w:r>
    </w:p>
    <w:p w14:paraId="18BB31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sarva-loka `hari' bali' vācaspati-saṅge</w:t>
      </w:r>
      <w:r w:rsidRPr="004A2847">
        <w:rPr>
          <w:rStyle w:val="BookTitle"/>
          <w:rFonts w:asciiTheme="minorHAnsi" w:hAnsiTheme="minorHAnsi" w:cstheme="minorHAnsi"/>
          <w:b w:val="0"/>
          <w:bCs w:val="0"/>
          <w:color w:val="000000"/>
          <w:sz w:val="28"/>
          <w:szCs w:val="28"/>
        </w:rPr>
        <w:br/>
        <w:t>sei kṣaṇe sabe calilena mahāraṅge</w:t>
      </w:r>
    </w:p>
    <w:p w14:paraId="6073F4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great joy everyone chanted the name of Hari and immediately departed with Vācaspati.</w:t>
      </w:r>
    </w:p>
    <w:p w14:paraId="5B6D16DB" w14:textId="26BEB5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3.379</w:t>
      </w:r>
    </w:p>
    <w:p w14:paraId="0312BB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379</w:t>
      </w:r>
    </w:p>
    <w:p w14:paraId="00BC9F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“kuliyā-nagare āilena nyāsi-maṇi”</w:t>
      </w:r>
      <w:r w:rsidRPr="004A2847">
        <w:rPr>
          <w:rStyle w:val="BookTitle"/>
          <w:rFonts w:asciiTheme="minorHAnsi" w:hAnsiTheme="minorHAnsi" w:cstheme="minorHAnsi"/>
          <w:b w:val="0"/>
          <w:bCs w:val="0"/>
          <w:color w:val="000000"/>
          <w:sz w:val="28"/>
          <w:szCs w:val="28"/>
        </w:rPr>
        <w:br/>
        <w:t>sei kṣaṇe sarva-dike haila mahādhvani</w:t>
      </w:r>
    </w:p>
    <w:p w14:paraId="5F4F9D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Immediately the news spread in all directions: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has gone to Kuliyā.”</w:t>
      </w:r>
    </w:p>
    <w:p w14:paraId="0C496379" w14:textId="5C6BF1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3.380</w:t>
      </w:r>
    </w:p>
    <w:p w14:paraId="7679D8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380</w:t>
      </w:r>
    </w:p>
    <w:p w14:paraId="3B763B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gaṅgā-madhye nadīyāya kuliyāya</w:t>
      </w:r>
      <w:r w:rsidRPr="004A2847">
        <w:rPr>
          <w:rStyle w:val="BookTitle"/>
          <w:rFonts w:asciiTheme="minorHAnsi" w:hAnsiTheme="minorHAnsi" w:cstheme="minorHAnsi"/>
          <w:b w:val="0"/>
          <w:bCs w:val="0"/>
          <w:color w:val="000000"/>
          <w:sz w:val="28"/>
          <w:szCs w:val="28"/>
        </w:rPr>
        <w:br/>
        <w:t>śuni' mātra sarva-loka mahānande dhāya</w:t>
      </w:r>
    </w:p>
    <w:p w14:paraId="41C405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Only the Ganges lay between Nadia and Kuliyā. Hearing the news, everyone </w:t>
      </w:r>
      <w:r w:rsidRPr="004A2847">
        <w:rPr>
          <w:rStyle w:val="BookTitle"/>
          <w:rFonts w:asciiTheme="minorHAnsi" w:hAnsiTheme="minorHAnsi" w:cstheme="minorHAnsi"/>
          <w:b/>
          <w:bCs/>
          <w:color w:val="800000"/>
          <w:sz w:val="28"/>
          <w:szCs w:val="28"/>
        </w:rPr>
        <w:lastRenderedPageBreak/>
        <w:t>rushed towards Kuliyā in great ecstasy.</w:t>
      </w:r>
    </w:p>
    <w:p w14:paraId="180CB2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Only the Ganges separated ancient Navadvīpa from Kuliyā. To reach Kuliyā from Śrī Māyāpur, one </w:t>
      </w:r>
      <w:proofErr w:type="gramStart"/>
      <w:r w:rsidRPr="004A2847">
        <w:rPr>
          <w:rStyle w:val="BookTitle"/>
          <w:rFonts w:asciiTheme="minorHAnsi" w:hAnsiTheme="minorHAnsi" w:cstheme="minorHAnsi"/>
          <w:b w:val="0"/>
          <w:bCs w:val="0"/>
          <w:color w:val="000000"/>
          <w:sz w:val="28"/>
          <w:szCs w:val="28"/>
        </w:rPr>
        <w:t>has to</w:t>
      </w:r>
      <w:proofErr w:type="gramEnd"/>
      <w:r w:rsidRPr="004A2847">
        <w:rPr>
          <w:rStyle w:val="BookTitle"/>
          <w:rFonts w:asciiTheme="minorHAnsi" w:hAnsiTheme="minorHAnsi" w:cstheme="minorHAnsi"/>
          <w:b w:val="0"/>
          <w:bCs w:val="0"/>
          <w:color w:val="000000"/>
          <w:sz w:val="28"/>
          <w:szCs w:val="28"/>
        </w:rPr>
        <w:t xml:space="preserve"> cross the Ganges once, and to reach Vidyā-vācaspati's house from Kuliyā one has to again cross the Ganges. Because to go to Vidyānagara from Śrī Māyāpur there was only one path through dense forest. Rather than cross the Ganges two times, one could reach Vācaspati's house by another road that passed by Viśārada's dam.</w:t>
      </w:r>
    </w:p>
    <w:p w14:paraId="3A2D28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Caitanya-bhāgavata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CB Antya-khaṇḍa </w:t>
      </w:r>
      <w:r w:rsidRPr="004A2847">
        <w:rPr>
          <w:rStyle w:val="BookTitle"/>
          <w:rFonts w:asciiTheme="minorHAnsi" w:hAnsiTheme="minorHAnsi" w:cstheme="minorHAnsi"/>
          <w:b w:val="0"/>
          <w:bCs w:val="0"/>
          <w:color w:val="000000"/>
          <w:sz w:val="28"/>
          <w:szCs w:val="28"/>
        </w:rPr>
        <w:t xml:space="preserve">5.709) it is stated: </w:t>
      </w:r>
      <w:r w:rsidRPr="004A2847">
        <w:rPr>
          <w:rStyle w:val="BookTitle"/>
          <w:rFonts w:asciiTheme="minorHAnsi" w:hAnsiTheme="minorHAnsi" w:cstheme="minorHAnsi"/>
          <w:b w:val="0"/>
          <w:bCs w:val="0"/>
          <w:i/>
          <w:iCs/>
          <w:color w:val="000000"/>
          <w:sz w:val="28"/>
          <w:szCs w:val="28"/>
        </w:rPr>
        <w:t>gaṅgāra opāra kabhu yāyena kuliyā</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Nityānanda sometimes visited Kuliyā on the other side of the Ganges.”</w:t>
      </w:r>
    </w:p>
    <w:p w14:paraId="7168129B" w14:textId="7BC6EA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3.381</w:t>
      </w:r>
    </w:p>
    <w:p w14:paraId="409EC8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381</w:t>
      </w:r>
    </w:p>
    <w:p w14:paraId="266FA1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vācaspati-grāmete yateka loka chila</w:t>
      </w:r>
      <w:r w:rsidRPr="004A2847">
        <w:rPr>
          <w:rStyle w:val="BookTitle"/>
          <w:rFonts w:asciiTheme="minorHAnsi" w:hAnsiTheme="minorHAnsi" w:cstheme="minorHAnsi"/>
          <w:b w:val="0"/>
          <w:bCs w:val="0"/>
          <w:color w:val="000000"/>
          <w:sz w:val="28"/>
          <w:szCs w:val="28"/>
        </w:rPr>
        <w:br/>
        <w:t>tāra koṭi koṭi guṇe sakala bāḍila</w:t>
      </w:r>
    </w:p>
    <w:p w14:paraId="238549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number of people coming from Vācaspati's village multiplied millions of times by the time they reached Kuliyā.</w:t>
      </w:r>
    </w:p>
    <w:p w14:paraId="4B5BDDC8" w14:textId="20B2B6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3.382</w:t>
      </w:r>
    </w:p>
    <w:p w14:paraId="1E5824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382</w:t>
      </w:r>
    </w:p>
    <w:p w14:paraId="367F79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kuliyāra ākarṣaṇa nā yāya kathana</w:t>
      </w:r>
      <w:r w:rsidRPr="004A2847">
        <w:rPr>
          <w:rStyle w:val="BookTitle"/>
          <w:rFonts w:asciiTheme="minorHAnsi" w:hAnsiTheme="minorHAnsi" w:cstheme="minorHAnsi"/>
          <w:b w:val="0"/>
          <w:bCs w:val="0"/>
          <w:color w:val="000000"/>
          <w:sz w:val="28"/>
          <w:szCs w:val="28"/>
        </w:rPr>
        <w:br/>
        <w:t>tāhā varṇibāre śakta sahasra-vadana</w:t>
      </w:r>
    </w:p>
    <w:p w14:paraId="5357F3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not possible for anyone other than the thousand-headed Ananta to describe the huge crowds that were attracted to Kuliyā.</w:t>
      </w:r>
    </w:p>
    <w:p w14:paraId="701FE59D" w14:textId="031B01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3.383</w:t>
      </w:r>
    </w:p>
    <w:p w14:paraId="12B8A6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w:t>
      </w:r>
    </w:p>
    <w:p w14:paraId="50C64D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lakṣa lakṣa loka vā āilā kothā haite</w:t>
      </w:r>
      <w:r w:rsidRPr="004A2847">
        <w:rPr>
          <w:rStyle w:val="BookTitle"/>
          <w:rFonts w:asciiTheme="minorHAnsi" w:hAnsiTheme="minorHAnsi" w:cstheme="minorHAnsi"/>
          <w:b w:val="0"/>
          <w:bCs w:val="0"/>
          <w:color w:val="000000"/>
          <w:sz w:val="28"/>
          <w:szCs w:val="28"/>
        </w:rPr>
        <w:br/>
        <w:t>nā jāni kateka pāra haya kata mate</w:t>
      </w:r>
    </w:p>
    <w:p w14:paraId="628EBA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knew where the hundreds of thousands of people came from or how they all crossed the river.</w:t>
      </w:r>
    </w:p>
    <w:p w14:paraId="188F5B86" w14:textId="31F565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3.384</w:t>
      </w:r>
    </w:p>
    <w:p w14:paraId="4EB6D4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384</w:t>
      </w:r>
    </w:p>
    <w:p w14:paraId="570FCF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vāḍubaye naukā gaṅgāra bhitare</w:t>
      </w:r>
      <w:r w:rsidRPr="004A2847">
        <w:rPr>
          <w:rStyle w:val="BookTitle"/>
          <w:rFonts w:asciiTheme="minorHAnsi" w:hAnsiTheme="minorHAnsi" w:cstheme="minorHAnsi"/>
          <w:b w:val="0"/>
          <w:bCs w:val="0"/>
          <w:color w:val="000000"/>
          <w:sz w:val="28"/>
          <w:szCs w:val="28"/>
        </w:rPr>
        <w:br/>
        <w:t>tathāpi sabei tare, janeka nā mare</w:t>
      </w:r>
    </w:p>
    <w:p w14:paraId="148D30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many boats sunk in the Ganges, everyone got across. Not even a single person </w:t>
      </w:r>
      <w:proofErr w:type="gramStart"/>
      <w:r w:rsidRPr="004A2847">
        <w:rPr>
          <w:rStyle w:val="BookTitle"/>
          <w:rFonts w:asciiTheme="minorHAnsi" w:hAnsiTheme="minorHAnsi" w:cstheme="minorHAnsi"/>
          <w:b/>
          <w:bCs/>
          <w:color w:val="800000"/>
          <w:sz w:val="28"/>
          <w:szCs w:val="28"/>
        </w:rPr>
        <w:t>drown</w:t>
      </w:r>
      <w:proofErr w:type="gramEnd"/>
      <w:r w:rsidRPr="004A2847">
        <w:rPr>
          <w:rStyle w:val="BookTitle"/>
          <w:rFonts w:asciiTheme="minorHAnsi" w:hAnsiTheme="minorHAnsi" w:cstheme="minorHAnsi"/>
          <w:b/>
          <w:bCs/>
          <w:color w:val="800000"/>
          <w:sz w:val="28"/>
          <w:szCs w:val="28"/>
        </w:rPr>
        <w:t>.</w:t>
      </w:r>
    </w:p>
    <w:p w14:paraId="0790F919" w14:textId="295892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3.385</w:t>
      </w:r>
    </w:p>
    <w:p w14:paraId="5FB0F9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385</w:t>
      </w:r>
    </w:p>
    <w:p w14:paraId="23706A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naukāḍubilei mātra gaṅgā haya sthala</w:t>
      </w:r>
      <w:r w:rsidRPr="004A2847">
        <w:rPr>
          <w:rStyle w:val="BookTitle"/>
          <w:rFonts w:asciiTheme="minorHAnsi" w:hAnsiTheme="minorHAnsi" w:cstheme="minorHAnsi"/>
          <w:b w:val="0"/>
          <w:bCs w:val="0"/>
          <w:color w:val="000000"/>
          <w:sz w:val="28"/>
          <w:szCs w:val="28"/>
        </w:rPr>
        <w:br/>
        <w:t>hena caitanyera anugraha icchā-bala</w:t>
      </w:r>
    </w:p>
    <w:p w14:paraId="2AC346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a boat would begin to sink in the Ganges, it would be found that a sand bar was right below it. Such was Lord Caitanya's merciful will.</w:t>
      </w:r>
    </w:p>
    <w:p w14:paraId="206F3B13" w14:textId="56DA2D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3.386</w:t>
      </w:r>
    </w:p>
    <w:p w14:paraId="663A00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386</w:t>
      </w:r>
    </w:p>
    <w:p w14:paraId="5A3F60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prabhura nāma-guṇa sakṛt ye gāya</w:t>
      </w:r>
      <w:r w:rsidRPr="004A2847">
        <w:rPr>
          <w:rStyle w:val="BookTitle"/>
          <w:rFonts w:asciiTheme="minorHAnsi" w:hAnsiTheme="minorHAnsi" w:cstheme="minorHAnsi"/>
          <w:b w:val="0"/>
          <w:bCs w:val="0"/>
          <w:color w:val="000000"/>
          <w:sz w:val="28"/>
          <w:szCs w:val="28"/>
        </w:rPr>
        <w:br/>
        <w:t>se saṁsāra-abdhi tare vatsa-pada-prāya</w:t>
      </w:r>
    </w:p>
    <w:p w14:paraId="4C64BB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person who even once glorifies the names and qualities of the Supreme Lord crosses over the material ocean as if it were the water contained in the hoofprint of a calf.</w:t>
      </w:r>
    </w:p>
    <w:p w14:paraId="4F68CB4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vatsa-pada </w:t>
      </w:r>
      <w:r w:rsidRPr="004A2847">
        <w:rPr>
          <w:rStyle w:val="BookTitle"/>
          <w:rFonts w:asciiTheme="minorHAnsi" w:hAnsiTheme="minorHAnsi" w:cstheme="minorHAnsi"/>
          <w:b w:val="0"/>
          <w:bCs w:val="0"/>
          <w:color w:val="000000"/>
          <w:sz w:val="28"/>
          <w:szCs w:val="28"/>
        </w:rPr>
        <w:t>refers to the small impression created by the hoof of a calf.</w:t>
      </w:r>
    </w:p>
    <w:p w14:paraId="024BF9D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(1.8.36, 4.22.40, 10.2.30, and 10.14.58).</w:t>
      </w:r>
    </w:p>
    <w:p w14:paraId="37BBFDF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abdhi </w:t>
      </w:r>
      <w:r w:rsidRPr="004A2847">
        <w:rPr>
          <w:rStyle w:val="BookTitle"/>
          <w:rFonts w:asciiTheme="minorHAnsi" w:hAnsiTheme="minorHAnsi" w:cstheme="minorHAnsi"/>
          <w:b w:val="0"/>
          <w:bCs w:val="0"/>
          <w:color w:val="000000"/>
          <w:sz w:val="28"/>
          <w:szCs w:val="28"/>
        </w:rPr>
        <w:t>means “ocean” or “sea.”</w:t>
      </w:r>
    </w:p>
    <w:p w14:paraId="420B2FFF" w14:textId="1439D3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3.387</w:t>
      </w:r>
    </w:p>
    <w:p w14:paraId="423D21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387</w:t>
      </w:r>
    </w:p>
    <w:p w14:paraId="3E44B3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prabhu sākṣāte dekhite ye āise</w:t>
      </w:r>
      <w:r w:rsidRPr="004A2847">
        <w:rPr>
          <w:rStyle w:val="BookTitle"/>
          <w:rFonts w:asciiTheme="minorHAnsi" w:hAnsiTheme="minorHAnsi" w:cstheme="minorHAnsi"/>
          <w:b w:val="0"/>
          <w:bCs w:val="0"/>
          <w:color w:val="000000"/>
          <w:sz w:val="28"/>
          <w:szCs w:val="28"/>
        </w:rPr>
        <w:br/>
        <w:t>tāṅrā gaṅgā taribeka vicitra vā kise</w:t>
      </w:r>
    </w:p>
    <w:p w14:paraId="6CB8F62D"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what is the wonder that persons who were going to directly see that Lord would cross the Ganges?</w:t>
      </w:r>
    </w:p>
    <w:p w14:paraId="0EC90853" w14:textId="25CCAA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3.388</w:t>
      </w:r>
    </w:p>
    <w:p w14:paraId="515101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388</w:t>
      </w:r>
    </w:p>
    <w:p w14:paraId="2BC241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lakṣa lakṣa loka bhāse jāhnavīra jale</w:t>
      </w:r>
      <w:r w:rsidRPr="004A2847">
        <w:rPr>
          <w:rStyle w:val="BookTitle"/>
          <w:rFonts w:asciiTheme="minorHAnsi" w:hAnsiTheme="minorHAnsi" w:cstheme="minorHAnsi"/>
          <w:b w:val="0"/>
          <w:bCs w:val="0"/>
          <w:color w:val="000000"/>
          <w:sz w:val="28"/>
          <w:szCs w:val="28"/>
        </w:rPr>
        <w:br/>
        <w:t>sabe pāra hayena parama-kutūhale</w:t>
      </w:r>
    </w:p>
    <w:p w14:paraId="5669C5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Hundreds of thousands of people joyfully crossed the Ganges by floating in those waters.</w:t>
      </w:r>
    </w:p>
    <w:p w14:paraId="32CA8363" w14:textId="4A49B9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3.389</w:t>
      </w:r>
    </w:p>
    <w:p w14:paraId="1E1F36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389</w:t>
      </w:r>
    </w:p>
    <w:p w14:paraId="2E6DFB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gaṅgāya haiyā pāra āpanā'-āpani</w:t>
      </w:r>
      <w:r w:rsidRPr="004A2847">
        <w:rPr>
          <w:rStyle w:val="BookTitle"/>
          <w:rFonts w:asciiTheme="minorHAnsi" w:hAnsiTheme="minorHAnsi" w:cstheme="minorHAnsi"/>
          <w:b w:val="0"/>
          <w:bCs w:val="0"/>
          <w:color w:val="000000"/>
          <w:sz w:val="28"/>
          <w:szCs w:val="28"/>
        </w:rPr>
        <w:br/>
        <w:t>kolā-kuli kariyā karena hari-dhvani</w:t>
      </w:r>
    </w:p>
    <w:p w14:paraId="4C4B66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easily crossing the Ganges, people embraced one another and chanted the name of Hari.</w:t>
      </w:r>
    </w:p>
    <w:p w14:paraId="03B7009D" w14:textId="3257B0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3.390</w:t>
      </w:r>
    </w:p>
    <w:p w14:paraId="1E9F3A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390</w:t>
      </w:r>
    </w:p>
    <w:p w14:paraId="5DA5C4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keyārira kata vā haila upārjana</w:t>
      </w:r>
      <w:r w:rsidRPr="004A2847">
        <w:rPr>
          <w:rStyle w:val="BookTitle"/>
          <w:rFonts w:asciiTheme="minorHAnsi" w:hAnsiTheme="minorHAnsi" w:cstheme="minorHAnsi"/>
          <w:b w:val="0"/>
          <w:bCs w:val="0"/>
          <w:color w:val="000000"/>
          <w:sz w:val="28"/>
          <w:szCs w:val="28"/>
        </w:rPr>
        <w:br/>
        <w:t>kata hāṭa-bājāra vasāya kata jana</w:t>
      </w:r>
    </w:p>
    <w:p w14:paraId="3B6FB0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boatmen earned abundant wealth, and </w:t>
      </w:r>
      <w:proofErr w:type="gramStart"/>
      <w:r w:rsidRPr="004A2847">
        <w:rPr>
          <w:rStyle w:val="BookTitle"/>
          <w:rFonts w:asciiTheme="minorHAnsi" w:hAnsiTheme="minorHAnsi" w:cstheme="minorHAnsi"/>
          <w:b/>
          <w:bCs/>
          <w:color w:val="800000"/>
          <w:sz w:val="28"/>
          <w:szCs w:val="28"/>
        </w:rPr>
        <w:t>a number of</w:t>
      </w:r>
      <w:proofErr w:type="gramEnd"/>
      <w:r w:rsidRPr="004A2847">
        <w:rPr>
          <w:rStyle w:val="BookTitle"/>
          <w:rFonts w:asciiTheme="minorHAnsi" w:hAnsiTheme="minorHAnsi" w:cstheme="minorHAnsi"/>
          <w:b/>
          <w:bCs/>
          <w:color w:val="800000"/>
          <w:sz w:val="28"/>
          <w:szCs w:val="28"/>
        </w:rPr>
        <w:t xml:space="preserve"> people set up shops.</w:t>
      </w:r>
    </w:p>
    <w:p w14:paraId="46C29960" w14:textId="31209C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3.391</w:t>
      </w:r>
    </w:p>
    <w:p w14:paraId="3282D4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391</w:t>
      </w:r>
    </w:p>
    <w:p w14:paraId="602CE5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yāra yei icchā sei kine</w:t>
      </w:r>
      <w:r w:rsidRPr="004A2847">
        <w:rPr>
          <w:rStyle w:val="BookTitle"/>
          <w:rFonts w:asciiTheme="minorHAnsi" w:hAnsiTheme="minorHAnsi" w:cstheme="minorHAnsi"/>
          <w:b w:val="0"/>
          <w:bCs w:val="0"/>
          <w:color w:val="000000"/>
          <w:sz w:val="28"/>
          <w:szCs w:val="28"/>
        </w:rPr>
        <w:br/>
        <w:t>hena nāhi jāni ihā kare kon jane</w:t>
      </w:r>
    </w:p>
    <w:p w14:paraId="3575AF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in the four directions purchased whatever they desired. No one could understand who was arranging all this.</w:t>
      </w:r>
    </w:p>
    <w:p w14:paraId="7EEC74B0" w14:textId="0207D7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3.392</w:t>
      </w:r>
    </w:p>
    <w:p w14:paraId="50457B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392</w:t>
      </w:r>
    </w:p>
    <w:p w14:paraId="14A379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kṣaṇekera madhye grāma-nagara-prāstara</w:t>
      </w:r>
      <w:r w:rsidRPr="004A2847">
        <w:rPr>
          <w:rStyle w:val="BookTitle"/>
          <w:rFonts w:asciiTheme="minorHAnsi" w:hAnsiTheme="minorHAnsi" w:cstheme="minorHAnsi"/>
          <w:b w:val="0"/>
          <w:bCs w:val="0"/>
          <w:color w:val="000000"/>
          <w:sz w:val="28"/>
          <w:szCs w:val="28"/>
        </w:rPr>
        <w:br/>
        <w:t>paripūrṇa haila, sthala nāhi avasara</w:t>
      </w:r>
    </w:p>
    <w:p w14:paraId="5E7B99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Within a short </w:t>
      </w:r>
      <w:proofErr w:type="gramStart"/>
      <w:r w:rsidRPr="004A2847">
        <w:rPr>
          <w:rStyle w:val="BookTitle"/>
          <w:rFonts w:asciiTheme="minorHAnsi" w:hAnsiTheme="minorHAnsi" w:cstheme="minorHAnsi"/>
          <w:b/>
          <w:bCs/>
          <w:color w:val="800000"/>
          <w:sz w:val="28"/>
          <w:szCs w:val="28"/>
        </w:rPr>
        <w:t>time</w:t>
      </w:r>
      <w:proofErr w:type="gramEnd"/>
      <w:r w:rsidRPr="004A2847">
        <w:rPr>
          <w:rStyle w:val="BookTitle"/>
          <w:rFonts w:asciiTheme="minorHAnsi" w:hAnsiTheme="minorHAnsi" w:cstheme="minorHAnsi"/>
          <w:b/>
          <w:bCs/>
          <w:color w:val="800000"/>
          <w:sz w:val="28"/>
          <w:szCs w:val="28"/>
        </w:rPr>
        <w:t xml:space="preserve"> the entire village, including the streets and the outskirts, became so filled with people that there was no empty space.</w:t>
      </w:r>
    </w:p>
    <w:p w14:paraId="46BBA314" w14:textId="140AF7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3.393</w:t>
      </w:r>
    </w:p>
    <w:p w14:paraId="276C14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393</w:t>
      </w:r>
    </w:p>
    <w:p w14:paraId="7850C6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arbuda loka kare hari-dhvani</w:t>
      </w:r>
      <w:r w:rsidRPr="004A2847">
        <w:rPr>
          <w:rStyle w:val="BookTitle"/>
          <w:rFonts w:asciiTheme="minorHAnsi" w:hAnsiTheme="minorHAnsi" w:cstheme="minorHAnsi"/>
          <w:b w:val="0"/>
          <w:bCs w:val="0"/>
          <w:color w:val="000000"/>
          <w:sz w:val="28"/>
          <w:szCs w:val="28"/>
        </w:rPr>
        <w:br/>
        <w:t>bāhira nā haya, gupte āche nyāsi-maṇi</w:t>
      </w:r>
    </w:p>
    <w:p w14:paraId="4DD6E1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Unlimited millions of people chanted the name of Hari, yet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stayed hidden and did not come out.</w:t>
      </w:r>
    </w:p>
    <w:p w14:paraId="4784DF48" w14:textId="6A3275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3.394</w:t>
      </w:r>
    </w:p>
    <w:p w14:paraId="4F7697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394</w:t>
      </w:r>
    </w:p>
    <w:p w14:paraId="138D11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āilā mahāśaya vācaspati</w:t>
      </w:r>
      <w:r w:rsidRPr="004A2847">
        <w:rPr>
          <w:rStyle w:val="BookTitle"/>
          <w:rFonts w:asciiTheme="minorHAnsi" w:hAnsiTheme="minorHAnsi" w:cstheme="minorHAnsi"/>
          <w:b w:val="0"/>
          <w:bCs w:val="0"/>
          <w:color w:val="000000"/>
          <w:sz w:val="28"/>
          <w:szCs w:val="28"/>
        </w:rPr>
        <w:br/>
        <w:t>tiṅho nāhi pāyena prabhura kothā sthiti</w:t>
      </w:r>
    </w:p>
    <w:p w14:paraId="25F2D3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Vācaspati Mahāśaya arrived there, yet he was also unable to find out where the Lord was.</w:t>
      </w:r>
    </w:p>
    <w:p w14:paraId="6FA3FB64" w14:textId="792700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3.395</w:t>
      </w:r>
    </w:p>
    <w:p w14:paraId="00F00C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395</w:t>
      </w:r>
    </w:p>
    <w:p w14:paraId="141428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tathi vācaspati ekeśvara</w:t>
      </w:r>
      <w:r w:rsidRPr="004A2847">
        <w:rPr>
          <w:rStyle w:val="BookTitle"/>
          <w:rFonts w:asciiTheme="minorHAnsi" w:hAnsiTheme="minorHAnsi" w:cstheme="minorHAnsi"/>
          <w:b w:val="0"/>
          <w:bCs w:val="0"/>
          <w:color w:val="000000"/>
          <w:sz w:val="28"/>
          <w:szCs w:val="28"/>
        </w:rPr>
        <w:br/>
        <w:t>ḍāki' ānāilā prabhu gaurāṅga-sundara</w:t>
      </w:r>
    </w:p>
    <w:p w14:paraId="645565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Lord Gaurasundara summoned Vācaspati to come alone to see Him.</w:t>
      </w:r>
    </w:p>
    <w:p w14:paraId="3B368F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tathi </w:t>
      </w:r>
      <w:r w:rsidRPr="004A2847">
        <w:rPr>
          <w:rStyle w:val="BookTitle"/>
          <w:rFonts w:asciiTheme="minorHAnsi" w:hAnsiTheme="minorHAnsi" w:cstheme="minorHAnsi"/>
          <w:b w:val="0"/>
          <w:bCs w:val="0"/>
          <w:color w:val="000000"/>
          <w:sz w:val="28"/>
          <w:szCs w:val="28"/>
        </w:rPr>
        <w:t>means “there” or “at that place.”</w:t>
      </w:r>
    </w:p>
    <w:p w14:paraId="373E9C73" w14:textId="2471C6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3.396</w:t>
      </w:r>
    </w:p>
    <w:p w14:paraId="7804C2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396</w:t>
      </w:r>
    </w:p>
    <w:p w14:paraId="69B29A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mātra prabhu—viśāradera nandana</w:t>
      </w:r>
      <w:r w:rsidRPr="004A2847">
        <w:rPr>
          <w:rStyle w:val="BookTitle"/>
          <w:rFonts w:asciiTheme="minorHAnsi" w:hAnsiTheme="minorHAnsi" w:cstheme="minorHAnsi"/>
          <w:b w:val="0"/>
          <w:bCs w:val="0"/>
          <w:color w:val="000000"/>
          <w:sz w:val="28"/>
          <w:szCs w:val="28"/>
        </w:rPr>
        <w:br/>
        <w:t>daṇḍavat haiyā paḍilā sei kṣaṇa</w:t>
      </w:r>
    </w:p>
    <w:p w14:paraId="03CAD6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son of Viśārada saw the Lord, he offered Him his full obeisances.</w:t>
      </w:r>
    </w:p>
    <w:p w14:paraId="178D36AD" w14:textId="67F846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3.397</w:t>
      </w:r>
    </w:p>
    <w:p w14:paraId="1F773C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397</w:t>
      </w:r>
    </w:p>
    <w:p w14:paraId="3C540B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avatāra varṇiyā varṇiyā</w:t>
      </w:r>
      <w:r w:rsidRPr="004A2847">
        <w:rPr>
          <w:rStyle w:val="BookTitle"/>
          <w:rFonts w:asciiTheme="minorHAnsi" w:hAnsiTheme="minorHAnsi" w:cstheme="minorHAnsi"/>
          <w:b w:val="0"/>
          <w:bCs w:val="0"/>
          <w:color w:val="000000"/>
          <w:sz w:val="28"/>
          <w:szCs w:val="28"/>
        </w:rPr>
        <w:br/>
        <w:t>śloka paḍe punaḥ punaḥ praṇata haiyā</w:t>
      </w:r>
    </w:p>
    <w:p w14:paraId="7F3E01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repeatedly offered obeisances and recited various verses describing the incarnation of Lord Caitanya.</w:t>
      </w:r>
    </w:p>
    <w:p w14:paraId="08DB25F4" w14:textId="002516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3.398</w:t>
      </w:r>
    </w:p>
    <w:p w14:paraId="5A4BB6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398</w:t>
      </w:r>
    </w:p>
    <w:p w14:paraId="259290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“saṁsāra-uddhāra-lāgi' ye caitanya-rūpe</w:t>
      </w:r>
      <w:r w:rsidRPr="004A2847">
        <w:rPr>
          <w:rStyle w:val="BookTitle"/>
          <w:rFonts w:asciiTheme="minorHAnsi" w:hAnsiTheme="minorHAnsi" w:cstheme="minorHAnsi"/>
          <w:b w:val="0"/>
          <w:bCs w:val="0"/>
          <w:color w:val="000000"/>
          <w:sz w:val="28"/>
          <w:szCs w:val="28"/>
        </w:rPr>
        <w:br/>
        <w:t>tārilena yateka patita bhava-kūpe</w:t>
      </w:r>
    </w:p>
    <w:p w14:paraId="02ABDE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form of </w:t>
      </w:r>
      <w:proofErr w:type="gramStart"/>
      <w:r w:rsidRPr="004A2847">
        <w:rPr>
          <w:rStyle w:val="BookTitle"/>
          <w:rFonts w:asciiTheme="minorHAnsi" w:hAnsiTheme="minorHAnsi" w:cstheme="minorHAnsi"/>
          <w:b/>
          <w:bCs/>
          <w:color w:val="800000"/>
          <w:sz w:val="28"/>
          <w:szCs w:val="28"/>
        </w:rPr>
        <w:t>Lord Caitanya</w:t>
      </w:r>
      <w:proofErr w:type="gramEnd"/>
      <w:r w:rsidRPr="004A2847">
        <w:rPr>
          <w:rStyle w:val="BookTitle"/>
          <w:rFonts w:asciiTheme="minorHAnsi" w:hAnsiTheme="minorHAnsi" w:cstheme="minorHAnsi"/>
          <w:b/>
          <w:bCs/>
          <w:color w:val="800000"/>
          <w:sz w:val="28"/>
          <w:szCs w:val="28"/>
        </w:rPr>
        <w:t xml:space="preserve"> You have delivered the entire universe by rescuing the fallen souls from the deep well of material existence.</w:t>
      </w:r>
    </w:p>
    <w:p w14:paraId="1674F79F" w14:textId="6D1732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3.399</w:t>
      </w:r>
    </w:p>
    <w:p w14:paraId="204C56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399</w:t>
      </w:r>
    </w:p>
    <w:p w14:paraId="2BA3E3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gaurasundara-kṛpā samudrera prāya</w:t>
      </w:r>
      <w:r w:rsidRPr="004A2847">
        <w:rPr>
          <w:rStyle w:val="BookTitle"/>
          <w:rFonts w:asciiTheme="minorHAnsi" w:hAnsiTheme="minorHAnsi" w:cstheme="minorHAnsi"/>
          <w:b w:val="0"/>
          <w:bCs w:val="0"/>
          <w:color w:val="000000"/>
          <w:sz w:val="28"/>
          <w:szCs w:val="28"/>
        </w:rPr>
        <w:br/>
        <w:t>janma janma citte mora vasuka sadāya</w:t>
      </w:r>
    </w:p>
    <w:p w14:paraId="496192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Gaurasundara, whose mercy is unlimited like the ocean, kindly remain seated in my heart birth after birth.</w:t>
      </w:r>
    </w:p>
    <w:p w14:paraId="3F376261" w14:textId="762089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3.400</w:t>
      </w:r>
    </w:p>
    <w:p w14:paraId="4AC5F0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400</w:t>
      </w:r>
    </w:p>
    <w:p w14:paraId="269970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saṁsāra-sāgare magna jagat dekhiyā</w:t>
      </w:r>
      <w:r w:rsidRPr="004A2847">
        <w:rPr>
          <w:rStyle w:val="BookTitle"/>
          <w:rFonts w:asciiTheme="minorHAnsi" w:hAnsiTheme="minorHAnsi" w:cstheme="minorHAnsi"/>
          <w:b w:val="0"/>
          <w:bCs w:val="0"/>
          <w:color w:val="000000"/>
          <w:sz w:val="28"/>
          <w:szCs w:val="28"/>
        </w:rPr>
        <w:br/>
        <w:t>niravadhi varṣe prema kṛpā-yukta haiyā</w:t>
      </w:r>
    </w:p>
    <w:p w14:paraId="677676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seeing everyone in the entire world drowning in the ocean of material existence,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mercifully blessed them with a constant shower of ecstatic love.</w:t>
      </w:r>
    </w:p>
    <w:p w14:paraId="46AC99E9" w14:textId="505899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3.401</w:t>
      </w:r>
    </w:p>
    <w:p w14:paraId="66996D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401</w:t>
      </w:r>
    </w:p>
    <w:p w14:paraId="26FEB9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ye atula kṛpā-maya gaura-dhāma</w:t>
      </w:r>
      <w:r w:rsidRPr="004A2847">
        <w:rPr>
          <w:rStyle w:val="BookTitle"/>
          <w:rFonts w:asciiTheme="minorHAnsi" w:hAnsiTheme="minorHAnsi" w:cstheme="minorHAnsi"/>
          <w:b w:val="0"/>
          <w:bCs w:val="0"/>
          <w:color w:val="000000"/>
          <w:sz w:val="28"/>
          <w:szCs w:val="28"/>
        </w:rPr>
        <w:br/>
        <w:t>sphuruka āmāra hṛdayete avirāma”</w:t>
      </w:r>
    </w:p>
    <w:p w14:paraId="152724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“May Gaurāṅga, the abode of incomparable mercy, always manifest within my heart.”</w:t>
      </w:r>
    </w:p>
    <w:p w14:paraId="19AF405A" w14:textId="32FA61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3.402</w:t>
      </w:r>
    </w:p>
    <w:p w14:paraId="734482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402</w:t>
      </w:r>
    </w:p>
    <w:p w14:paraId="266199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śloka paḍi' kare vipra stuti</w:t>
      </w:r>
      <w:r w:rsidRPr="004A2847">
        <w:rPr>
          <w:rStyle w:val="BookTitle"/>
          <w:rFonts w:asciiTheme="minorHAnsi" w:hAnsiTheme="minorHAnsi" w:cstheme="minorHAnsi"/>
          <w:b w:val="0"/>
          <w:bCs w:val="0"/>
          <w:color w:val="000000"/>
          <w:sz w:val="28"/>
          <w:szCs w:val="28"/>
        </w:rPr>
        <w:br/>
        <w:t>punaḥ punaḥ daṇḍavat haya vācaspati</w:t>
      </w:r>
    </w:p>
    <w:p w14:paraId="093EEE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Vācaspati prayed to the Lord by reciting various verses and offered Him repeated obeisances.</w:t>
      </w:r>
    </w:p>
    <w:p w14:paraId="4E3F4F39" w14:textId="220C29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3.403</w:t>
      </w:r>
    </w:p>
    <w:p w14:paraId="6DCF2A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403</w:t>
      </w:r>
    </w:p>
    <w:p w14:paraId="3F9007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viśārada-caraṇe āmāra namaskāra</w:t>
      </w:r>
      <w:r w:rsidRPr="004A2847">
        <w:rPr>
          <w:rStyle w:val="BookTitle"/>
          <w:rFonts w:asciiTheme="minorHAnsi" w:hAnsiTheme="minorHAnsi" w:cstheme="minorHAnsi"/>
          <w:b w:val="0"/>
          <w:bCs w:val="0"/>
          <w:color w:val="000000"/>
          <w:sz w:val="28"/>
          <w:szCs w:val="28"/>
        </w:rPr>
        <w:br/>
        <w:t>sārvabhauma vācaspati nandana yāṅhāra</w:t>
      </w:r>
    </w:p>
    <w:p w14:paraId="137AFA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offer my humble obeisances at the feet of Viśārada, who had Sārvabhauma and Vācaspati as his sons.</w:t>
      </w:r>
    </w:p>
    <w:p w14:paraId="6FF5835C" w14:textId="2C55A5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3.404</w:t>
      </w:r>
    </w:p>
    <w:p w14:paraId="38BD53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404</w:t>
      </w:r>
    </w:p>
    <w:p w14:paraId="523102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vācaspati dekhi' prabhu śrī-gaurasundara</w:t>
      </w:r>
      <w:r w:rsidRPr="004A2847">
        <w:rPr>
          <w:rStyle w:val="BookTitle"/>
          <w:rFonts w:asciiTheme="minorHAnsi" w:hAnsiTheme="minorHAnsi" w:cstheme="minorHAnsi"/>
          <w:b w:val="0"/>
          <w:bCs w:val="0"/>
          <w:color w:val="000000"/>
          <w:sz w:val="28"/>
          <w:szCs w:val="28"/>
        </w:rPr>
        <w:br/>
        <w:t>kṛpā-dṛṣṭi karibāre balilā uttara</w:t>
      </w:r>
    </w:p>
    <w:p w14:paraId="3D48C9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Gaurasundara acknowledged Vācaspati with His merciful glance.</w:t>
      </w:r>
    </w:p>
    <w:p w14:paraId="2C73C486" w14:textId="01B8A4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3.405</w:t>
      </w:r>
    </w:p>
    <w:p w14:paraId="704721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405</w:t>
      </w:r>
    </w:p>
    <w:p w14:paraId="73EA3B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dāṇḍāiyā kara-juḍi' bale vācaspati</w:t>
      </w:r>
      <w:r w:rsidRPr="004A2847">
        <w:rPr>
          <w:rStyle w:val="BookTitle"/>
          <w:rFonts w:asciiTheme="minorHAnsi" w:hAnsiTheme="minorHAnsi" w:cstheme="minorHAnsi"/>
          <w:b w:val="0"/>
          <w:bCs w:val="0"/>
          <w:color w:val="000000"/>
          <w:sz w:val="28"/>
          <w:szCs w:val="28"/>
        </w:rPr>
        <w:br/>
        <w:t>“mora eka nivedana śuna mahāmati</w:t>
      </w:r>
    </w:p>
    <w:p w14:paraId="7BEC1F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Vācaspati then stood up with his hands folded and said, “O magnanimous Lord, please listen to my request.</w:t>
      </w:r>
    </w:p>
    <w:p w14:paraId="2C7BDE52" w14:textId="548FC5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3.406</w:t>
      </w:r>
    </w:p>
    <w:p w14:paraId="270CB7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406</w:t>
      </w:r>
    </w:p>
    <w:p w14:paraId="2DF3D5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svacchanda paramānanda tumi mahāśaya</w:t>
      </w:r>
      <w:r w:rsidRPr="004A2847">
        <w:rPr>
          <w:rStyle w:val="BookTitle"/>
          <w:rFonts w:asciiTheme="minorHAnsi" w:hAnsiTheme="minorHAnsi" w:cstheme="minorHAnsi"/>
          <w:b w:val="0"/>
          <w:bCs w:val="0"/>
          <w:color w:val="000000"/>
          <w:sz w:val="28"/>
          <w:szCs w:val="28"/>
        </w:rPr>
        <w:br/>
        <w:t>sarva karma tomāra āpana icchā-maya</w:t>
      </w:r>
    </w:p>
    <w:p w14:paraId="7E6347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fully independent and always filled with ecstasy.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Your activities are performed according to Your own sweet will.</w:t>
      </w:r>
    </w:p>
    <w:p w14:paraId="41B3637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svacchanda </w:t>
      </w:r>
      <w:r w:rsidRPr="004A2847">
        <w:rPr>
          <w:rStyle w:val="BookTitle"/>
          <w:rFonts w:asciiTheme="minorHAnsi" w:hAnsiTheme="minorHAnsi" w:cstheme="minorHAnsi"/>
          <w:b w:val="0"/>
          <w:bCs w:val="0"/>
          <w:color w:val="000000"/>
          <w:sz w:val="28"/>
          <w:szCs w:val="28"/>
        </w:rPr>
        <w:t>means “independent” or “by one's own will.”</w:t>
      </w:r>
    </w:p>
    <w:p w14:paraId="19FC787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(10.14.2) it is stated:</w:t>
      </w:r>
    </w:p>
    <w:p w14:paraId="05A667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asyāpi deva vapuṣo mad-anugrahasya</w:t>
      </w:r>
      <w:r w:rsidRPr="004A2847">
        <w:rPr>
          <w:rStyle w:val="BookTitle"/>
          <w:rFonts w:asciiTheme="minorHAnsi" w:hAnsiTheme="minorHAnsi" w:cstheme="minorHAnsi"/>
          <w:b w:val="0"/>
          <w:bCs w:val="0"/>
          <w:color w:val="000000"/>
          <w:sz w:val="28"/>
          <w:szCs w:val="28"/>
        </w:rPr>
        <w:br/>
        <w:t>svecchā-mayasya na tu bhūta-mayasya ko 'pi</w:t>
      </w:r>
    </w:p>
    <w:p w14:paraId="5BCCB7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Lord,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have appeared in this transcendental body of Yours to show mercy on me and to fulfill the desires of Your pure devotees.”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(10.14.32) it is stated:</w:t>
      </w:r>
    </w:p>
    <w:p w14:paraId="57BB43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aho bhāgyam aho bhāgyaṁ   nanda-gopa-vrajaukasām</w:t>
      </w:r>
      <w:r w:rsidRPr="004A2847">
        <w:rPr>
          <w:rStyle w:val="BookTitle"/>
          <w:rFonts w:asciiTheme="minorHAnsi" w:hAnsiTheme="minorHAnsi" w:cstheme="minorHAnsi"/>
          <w:b w:val="0"/>
          <w:bCs w:val="0"/>
          <w:color w:val="000000"/>
          <w:sz w:val="28"/>
          <w:szCs w:val="28"/>
        </w:rPr>
        <w:br/>
        <w:t>yan-mitraṁ paramānandaṁ   pūrṇaṁ brahma sanātanam</w:t>
      </w:r>
    </w:p>
    <w:p w14:paraId="461275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“How greatly fortunate are Nanda Mahārāja, the cowherd men, and all the other inhabitants of Vrajabhūmi! There is no limit to their good fortune, because the Absolute Truth, the source of transcendental bliss, the eternal Supreme Brahman, has become their friend.”</w:t>
      </w:r>
    </w:p>
    <w:p w14:paraId="4D33CCF4" w14:textId="1AA58A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3.407</w:t>
      </w:r>
    </w:p>
    <w:p w14:paraId="574A91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407</w:t>
      </w:r>
    </w:p>
    <w:p w14:paraId="62C51A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āpana icchāya thāka, calaha āpane</w:t>
      </w:r>
      <w:r w:rsidRPr="004A2847">
        <w:rPr>
          <w:rStyle w:val="BookTitle"/>
          <w:rFonts w:asciiTheme="minorHAnsi" w:hAnsiTheme="minorHAnsi" w:cstheme="minorHAnsi"/>
          <w:b w:val="0"/>
          <w:bCs w:val="0"/>
          <w:color w:val="000000"/>
          <w:sz w:val="28"/>
          <w:szCs w:val="28"/>
        </w:rPr>
        <w:br/>
        <w:t>āpane jānāha, teñi loke tomā' jāne</w:t>
      </w:r>
    </w:p>
    <w:p w14:paraId="3EA7FE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stay at one place or move to another according to Your own sweet will. Only when You reveal Yourself can one know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w:t>
      </w:r>
    </w:p>
    <w:p w14:paraId="4DC9F2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teñi </w:t>
      </w:r>
      <w:r w:rsidRPr="004A2847">
        <w:rPr>
          <w:rStyle w:val="BookTitle"/>
          <w:rFonts w:asciiTheme="minorHAnsi" w:hAnsiTheme="minorHAnsi" w:cstheme="minorHAnsi"/>
          <w:b w:val="0"/>
          <w:bCs w:val="0"/>
          <w:color w:val="000000"/>
          <w:sz w:val="28"/>
          <w:szCs w:val="28"/>
        </w:rPr>
        <w:t>means “therefore.”</w:t>
      </w:r>
    </w:p>
    <w:p w14:paraId="5765C777" w14:textId="14F42E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3.408</w:t>
      </w:r>
    </w:p>
    <w:p w14:paraId="76A1FC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408</w:t>
      </w:r>
    </w:p>
    <w:p w14:paraId="3F6DB1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tomāra karma tumi se pramāṇa</w:t>
      </w:r>
      <w:r w:rsidRPr="004A2847">
        <w:rPr>
          <w:rStyle w:val="BookTitle"/>
          <w:rFonts w:asciiTheme="minorHAnsi" w:hAnsiTheme="minorHAnsi" w:cstheme="minorHAnsi"/>
          <w:b w:val="0"/>
          <w:bCs w:val="0"/>
          <w:color w:val="000000"/>
          <w:sz w:val="28"/>
          <w:szCs w:val="28"/>
        </w:rPr>
        <w:br/>
        <w:t>vidhi vā niṣedha ke tomāre diba āna</w:t>
      </w:r>
    </w:p>
    <w:p w14:paraId="6E3C7D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You alone know Your activities. Who can subject You to rules or regulations?</w:t>
      </w:r>
    </w:p>
    <w:p w14:paraId="2195A55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The word </w:t>
      </w:r>
      <w:r w:rsidRPr="004A2847">
        <w:rPr>
          <w:rStyle w:val="BookTitle"/>
          <w:rFonts w:asciiTheme="minorHAnsi" w:hAnsiTheme="minorHAnsi" w:cstheme="minorHAnsi"/>
          <w:b w:val="0"/>
          <w:bCs w:val="0"/>
          <w:i/>
          <w:iCs/>
          <w:color w:val="000000"/>
          <w:sz w:val="28"/>
          <w:szCs w:val="28"/>
        </w:rPr>
        <w:t xml:space="preserve">āna </w:t>
      </w:r>
      <w:r w:rsidRPr="004A2847">
        <w:rPr>
          <w:rStyle w:val="BookTitle"/>
          <w:rFonts w:asciiTheme="minorHAnsi" w:hAnsiTheme="minorHAnsi" w:cstheme="minorHAnsi"/>
          <w:b w:val="0"/>
          <w:bCs w:val="0"/>
          <w:color w:val="000000"/>
          <w:sz w:val="28"/>
          <w:szCs w:val="28"/>
        </w:rPr>
        <w:t>means “someone else” or “another person.”</w:t>
      </w:r>
    </w:p>
    <w:p w14:paraId="04F44017" w14:textId="23EBAB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3.409</w:t>
      </w:r>
    </w:p>
    <w:p w14:paraId="294B6B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409</w:t>
      </w:r>
    </w:p>
    <w:p w14:paraId="4D5A84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tomā' sarva loka tattva nā jāniyā</w:t>
      </w:r>
      <w:r w:rsidRPr="004A2847">
        <w:rPr>
          <w:rStyle w:val="BookTitle"/>
          <w:rFonts w:asciiTheme="minorHAnsi" w:hAnsiTheme="minorHAnsi" w:cstheme="minorHAnsi"/>
          <w:b w:val="0"/>
          <w:bCs w:val="0"/>
          <w:color w:val="000000"/>
          <w:sz w:val="28"/>
          <w:szCs w:val="28"/>
        </w:rPr>
        <w:br/>
        <w:t>doṣena antare more `krūra' ye baliyā</w:t>
      </w:r>
    </w:p>
    <w:p w14:paraId="24A820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do not know the actual truth about You, so they accuse me of being cruel.</w:t>
      </w:r>
    </w:p>
    <w:p w14:paraId="60EDDF28" w14:textId="497B13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3.410</w:t>
      </w:r>
    </w:p>
    <w:p w14:paraId="2096DF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410</w:t>
      </w:r>
    </w:p>
    <w:p w14:paraId="5714358D" w14:textId="1CA9180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tomāre āpana ghare muñi lukāiyā</w:t>
      </w:r>
      <w:ins w:id="122" w:author="your servant" w:date="2020-05-07T18:39:00Z">
        <w:r w:rsidR="00F95F7F">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thui</w:t>
      </w:r>
      <w:ins w:id="123" w:author="your servant" w:date="2020-05-07T18:39:00Z">
        <w:r w:rsidR="00F95F7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yāchoṅ loke bale tattva nā janiyā</w:t>
      </w:r>
    </w:p>
    <w:p w14:paraId="3D5755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ignorance they claim that I hid You in my house.</w:t>
      </w:r>
    </w:p>
    <w:p w14:paraId="5A65386B" w14:textId="1A90E8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3.411</w:t>
      </w:r>
    </w:p>
    <w:p w14:paraId="783243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411</w:t>
      </w:r>
    </w:p>
    <w:p w14:paraId="3B423B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prabhu, tilārdheka bāhira haile</w:t>
      </w:r>
      <w:r w:rsidRPr="004A2847">
        <w:rPr>
          <w:rStyle w:val="BookTitle"/>
          <w:rFonts w:asciiTheme="minorHAnsi" w:hAnsiTheme="minorHAnsi" w:cstheme="minorHAnsi"/>
          <w:b w:val="0"/>
          <w:bCs w:val="0"/>
          <w:color w:val="000000"/>
          <w:sz w:val="28"/>
          <w:szCs w:val="28"/>
        </w:rPr>
        <w:br/>
        <w:t>tabe more `brāhmaṇa' kariyā loke bale”</w:t>
      </w:r>
    </w:p>
    <w:p w14:paraId="76EEED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“Therefore, O Lord, if You come out for just a moment, then people will accept me as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472237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are truthful. When those who came to see Mahāprabhu at the house of Vācaspati could not see Him, they assumed that Vācaspati was a liar.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they went to Kuliyā and requested Mahāprabhu to come out of Chakaḍi Caṭṭopādhyāya's house. Then only would they believe that Vācaspati was a truthful person, for then it would be proved that the Lord was not in Vidyā-vācaspati's house.</w:t>
      </w:r>
    </w:p>
    <w:p w14:paraId="06B94323" w14:textId="02FF3B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3.412</w:t>
      </w:r>
    </w:p>
    <w:p w14:paraId="0C514A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412</w:t>
      </w:r>
    </w:p>
    <w:p w14:paraId="259CCC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hāsite lāgilā prabhu brāhmaṇa-vacane</w:t>
      </w:r>
      <w:r w:rsidRPr="004A2847">
        <w:rPr>
          <w:rStyle w:val="BookTitle"/>
          <w:rFonts w:asciiTheme="minorHAnsi" w:hAnsiTheme="minorHAnsi" w:cstheme="minorHAnsi"/>
          <w:b w:val="0"/>
          <w:bCs w:val="0"/>
          <w:color w:val="000000"/>
          <w:sz w:val="28"/>
          <w:szCs w:val="28"/>
        </w:rPr>
        <w:br/>
        <w:t>tāṅra icchā pāliyā calilā sei kṣaṇe</w:t>
      </w:r>
    </w:p>
    <w:p w14:paraId="0B5F65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After hearing that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request, the Lord smiled and immediately went outside to fulfill his request.</w:t>
      </w:r>
    </w:p>
    <w:p w14:paraId="65CDA499" w14:textId="0F1F15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3.413</w:t>
      </w:r>
    </w:p>
    <w:p w14:paraId="1D3065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413</w:t>
      </w:r>
    </w:p>
    <w:p w14:paraId="64A89E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yei-mātra mahāprabhu bāhira hailā</w:t>
      </w:r>
      <w:r w:rsidRPr="004A2847">
        <w:rPr>
          <w:rStyle w:val="BookTitle"/>
          <w:rFonts w:asciiTheme="minorHAnsi" w:hAnsiTheme="minorHAnsi" w:cstheme="minorHAnsi"/>
          <w:b w:val="0"/>
          <w:bCs w:val="0"/>
          <w:color w:val="000000"/>
          <w:sz w:val="28"/>
          <w:szCs w:val="28"/>
        </w:rPr>
        <w:br/>
        <w:t>dekhi' sabe ānanda-sāgare magna hailā</w:t>
      </w:r>
    </w:p>
    <w:p w14:paraId="33E740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Mahāprabhu went outside, everyone became merged in an ocean of ecstasy.</w:t>
      </w:r>
    </w:p>
    <w:p w14:paraId="499C6F46" w14:textId="6F7BBE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3.414</w:t>
      </w:r>
    </w:p>
    <w:p w14:paraId="11659B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414</w:t>
      </w:r>
    </w:p>
    <w:p w14:paraId="020024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loka daṇḍavat hai' paḍe</w:t>
      </w:r>
      <w:r w:rsidRPr="004A2847">
        <w:rPr>
          <w:rStyle w:val="BookTitle"/>
          <w:rFonts w:asciiTheme="minorHAnsi" w:hAnsiTheme="minorHAnsi" w:cstheme="minorHAnsi"/>
          <w:b w:val="0"/>
          <w:bCs w:val="0"/>
          <w:color w:val="000000"/>
          <w:sz w:val="28"/>
          <w:szCs w:val="28"/>
        </w:rPr>
        <w:br/>
        <w:t>yāra yena mata sphure, sei stuti paḍe</w:t>
      </w:r>
    </w:p>
    <w:p w14:paraId="5A8E0A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offered full obeisances from all directions. Everyone offered prayers according to their realization.</w:t>
      </w:r>
    </w:p>
    <w:p w14:paraId="16237E32" w14:textId="15497A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3.415</w:t>
      </w:r>
    </w:p>
    <w:p w14:paraId="6AAD11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415</w:t>
      </w:r>
    </w:p>
    <w:p w14:paraId="0C9332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arbuda loka hari-dhvani kare</w:t>
      </w:r>
      <w:r w:rsidRPr="004A2847">
        <w:rPr>
          <w:rStyle w:val="BookTitle"/>
          <w:rFonts w:asciiTheme="minorHAnsi" w:hAnsiTheme="minorHAnsi" w:cstheme="minorHAnsi"/>
          <w:b w:val="0"/>
          <w:bCs w:val="0"/>
          <w:color w:val="000000"/>
          <w:sz w:val="28"/>
          <w:szCs w:val="28"/>
        </w:rPr>
        <w:br/>
        <w:t>bhāsila sakala loka ānanda-sāgare</w:t>
      </w:r>
    </w:p>
    <w:p w14:paraId="0617D6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Unlimited millions of people chanted the name of Hari and floated in an ocean of ecstasy.</w:t>
      </w:r>
    </w:p>
    <w:p w14:paraId="5B87D8C5" w14:textId="4E8C05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3.416</w:t>
      </w:r>
    </w:p>
    <w:p w14:paraId="0593EA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416</w:t>
      </w:r>
    </w:p>
    <w:p w14:paraId="16A121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kīrtanīya-sampradāya</w:t>
      </w:r>
      <w:r w:rsidRPr="004A2847">
        <w:rPr>
          <w:rStyle w:val="BookTitle"/>
          <w:rFonts w:asciiTheme="minorHAnsi" w:hAnsiTheme="minorHAnsi" w:cstheme="minorHAnsi"/>
          <w:b w:val="0"/>
          <w:bCs w:val="0"/>
          <w:color w:val="000000"/>
          <w:sz w:val="28"/>
          <w:szCs w:val="28"/>
        </w:rPr>
        <w:br/>
        <w:t>sthāne sthāne sabei paramānande gāya</w:t>
      </w:r>
    </w:p>
    <w:p w14:paraId="3E7F2D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were thousands and thousands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groups, and they all sang in transcendental ecstasy.</w:t>
      </w:r>
    </w:p>
    <w:p w14:paraId="2FFA84F2" w14:textId="175C84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3.417</w:t>
      </w:r>
    </w:p>
    <w:p w14:paraId="38CB0F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417</w:t>
      </w:r>
    </w:p>
    <w:p w14:paraId="612A2E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ahar-niśa parānanda kṛṣṇa-nāma-dhvani</w:t>
      </w:r>
      <w:r w:rsidRPr="004A2847">
        <w:rPr>
          <w:rStyle w:val="BookTitle"/>
          <w:rFonts w:asciiTheme="minorHAnsi" w:hAnsiTheme="minorHAnsi" w:cstheme="minorHAnsi"/>
          <w:b w:val="0"/>
          <w:bCs w:val="0"/>
          <w:color w:val="000000"/>
          <w:sz w:val="28"/>
          <w:szCs w:val="28"/>
        </w:rPr>
        <w:br/>
        <w:t>sakala bhuvana pūrṇa kailā nyāsi-maṇi</w:t>
      </w:r>
    </w:p>
    <w:p w14:paraId="2A3939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day and night filled the entire world with the transcendental sound vibration of Kṛṣṇa's holy names.</w:t>
      </w:r>
    </w:p>
    <w:p w14:paraId="70563718" w14:textId="67B4EB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3.418-419</w:t>
      </w:r>
    </w:p>
    <w:p w14:paraId="368C94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418-419</w:t>
      </w:r>
    </w:p>
    <w:p w14:paraId="4A3055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brahmaloka-śivaloka-ādi yata loka</w:t>
      </w:r>
      <w:r w:rsidRPr="004A2847">
        <w:rPr>
          <w:rStyle w:val="BookTitle"/>
          <w:rFonts w:asciiTheme="minorHAnsi" w:hAnsiTheme="minorHAnsi" w:cstheme="minorHAnsi"/>
          <w:b w:val="0"/>
          <w:bCs w:val="0"/>
          <w:color w:val="000000"/>
          <w:sz w:val="28"/>
          <w:szCs w:val="28"/>
        </w:rPr>
        <w:br/>
        <w:t>ye sukhera kaṇā-leśe sabei aśoka</w:t>
      </w:r>
    </w:p>
    <w:p w14:paraId="3B40EF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yogīndra munīndra matta ye sukhera leśe</w:t>
      </w:r>
      <w:r w:rsidRPr="004A2847">
        <w:rPr>
          <w:rStyle w:val="BookTitle"/>
          <w:rFonts w:asciiTheme="minorHAnsi" w:hAnsiTheme="minorHAnsi" w:cstheme="minorHAnsi"/>
          <w:b w:val="0"/>
          <w:bCs w:val="0"/>
          <w:color w:val="000000"/>
          <w:sz w:val="28"/>
          <w:szCs w:val="28"/>
        </w:rPr>
        <w:br/>
        <w:t>pṛthivīte kṛṣṇa prakāśilā nyāsi-veśe</w:t>
      </w:r>
    </w:p>
    <w:p w14:paraId="45420B21" w14:textId="6D5007C9"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a particle of the happiness distributed in this world by Kṛṣṇa in the dress of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freed the inhabitants of planets headed by Brahmaloka and Śivaloka from all distress and intoxicated even the best of the yog</w:t>
      </w:r>
      <w:ins w:id="124" w:author="your servant" w:date="2020-04-30T19:52:00Z">
        <w:r w:rsidR="00FE62B7" w:rsidRPr="004A2847">
          <w:rPr>
            <w:rStyle w:val="BookTitle"/>
            <w:rFonts w:asciiTheme="minorHAnsi" w:hAnsiTheme="minorHAnsi" w:cstheme="minorHAnsi"/>
            <w:b/>
            <w:bCs/>
            <w:color w:val="800000"/>
            <w:sz w:val="28"/>
            <w:szCs w:val="28"/>
          </w:rPr>
          <w:t>ī</w:t>
        </w:r>
      </w:ins>
      <w:r w:rsidRPr="004A2847">
        <w:rPr>
          <w:rStyle w:val="BookTitle"/>
          <w:rFonts w:asciiTheme="minorHAnsi" w:hAnsiTheme="minorHAnsi" w:cstheme="minorHAnsi"/>
          <w:b/>
          <w:bCs/>
          <w:color w:val="800000"/>
          <w:sz w:val="28"/>
          <w:szCs w:val="28"/>
        </w:rPr>
        <w:t>s and sages.</w:t>
      </w:r>
    </w:p>
    <w:p w14:paraId="11B1C04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nyāsi</w:t>
      </w:r>
      <w:r w:rsidRPr="004A2847">
        <w:rPr>
          <w:rStyle w:val="BookTitle"/>
          <w:rFonts w:asciiTheme="minorHAnsi" w:hAnsiTheme="minorHAnsi" w:cstheme="minorHAnsi"/>
          <w:b w:val="0"/>
          <w:bCs w:val="0"/>
          <w:color w:val="000000"/>
          <w:sz w:val="28"/>
          <w:szCs w:val="28"/>
        </w:rPr>
        <w:t xml:space="preserve"> refers to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w:t>
      </w:r>
    </w:p>
    <w:p w14:paraId="6B29AAEC" w14:textId="3ACA12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3.420-421</w:t>
      </w:r>
    </w:p>
    <w:p w14:paraId="388EFE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420-421</w:t>
      </w:r>
    </w:p>
    <w:p w14:paraId="60CFA5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sarva-śakti-samanvita bhagavān</w:t>
      </w:r>
      <w:r w:rsidRPr="004A2847">
        <w:rPr>
          <w:rStyle w:val="BookTitle"/>
          <w:rFonts w:asciiTheme="minorHAnsi" w:hAnsiTheme="minorHAnsi" w:cstheme="minorHAnsi"/>
          <w:b w:val="0"/>
          <w:bCs w:val="0"/>
          <w:color w:val="000000"/>
          <w:sz w:val="28"/>
          <w:szCs w:val="28"/>
        </w:rPr>
        <w:br/>
        <w:t>ye pāpiṣṭha māyā-vaśe bale apramāṇa</w:t>
      </w:r>
    </w:p>
    <w:p w14:paraId="18FF92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tāra janma-karma-vidyā-brahmaṇya-ācāra</w:t>
      </w:r>
      <w:r w:rsidRPr="004A2847">
        <w:rPr>
          <w:rStyle w:val="BookTitle"/>
          <w:rFonts w:asciiTheme="minorHAnsi" w:hAnsiTheme="minorHAnsi" w:cstheme="minorHAnsi"/>
          <w:b w:val="0"/>
          <w:bCs w:val="0"/>
          <w:color w:val="000000"/>
          <w:sz w:val="28"/>
          <w:szCs w:val="28"/>
        </w:rPr>
        <w:br/>
        <w:t>saba mithyā, sei pāpīśocya sabākāra</w:t>
      </w:r>
    </w:p>
    <w:p w14:paraId="1FAD91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birth, activities, education, and brahminical behavior of a sinful person who under the control of </w:t>
      </w:r>
      <w:r w:rsidRPr="004A2847">
        <w:rPr>
          <w:rStyle w:val="BookTitle"/>
          <w:rFonts w:asciiTheme="minorHAnsi" w:hAnsiTheme="minorHAnsi" w:cstheme="minorHAnsi"/>
          <w:b/>
          <w:bCs/>
          <w:i/>
          <w:iCs/>
          <w:color w:val="800000"/>
          <w:sz w:val="28"/>
          <w:szCs w:val="28"/>
        </w:rPr>
        <w:t>māyā</w:t>
      </w:r>
      <w:r w:rsidRPr="004A2847">
        <w:rPr>
          <w:rStyle w:val="BookTitle"/>
          <w:rFonts w:asciiTheme="minorHAnsi" w:hAnsiTheme="minorHAnsi" w:cstheme="minorHAnsi"/>
          <w:b/>
          <w:bCs/>
          <w:color w:val="800000"/>
          <w:sz w:val="28"/>
          <w:szCs w:val="28"/>
        </w:rPr>
        <w:t xml:space="preserve"> denies the existence of the Supreme Lord, who is full of all potencies, are useless. Such a sinful person is condemned by all.</w:t>
      </w:r>
    </w:p>
    <w:p w14:paraId="60B241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person who does not accept Gaurasundara as the all-powerful Supreme Lord is sinful.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xml:space="preserve"> binds such a person with eight ropes and does not allow him to understand Gaurasundara's supremacy. The birth, activities, education, and behavior of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who does not accept Mahāprabhu as the Supreme Lord are all useless. Such a person becomes known as a condemned, sinful liar.</w:t>
      </w:r>
    </w:p>
    <w:p w14:paraId="317AFEA4" w14:textId="34AD97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3.422</w:t>
      </w:r>
    </w:p>
    <w:p w14:paraId="5687A2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422</w:t>
      </w:r>
    </w:p>
    <w:p w14:paraId="2C689F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bhaja bhaja āre bhāi, caitanya-caraṇe</w:t>
      </w:r>
      <w:r w:rsidRPr="004A2847">
        <w:rPr>
          <w:rStyle w:val="BookTitle"/>
          <w:rFonts w:asciiTheme="minorHAnsi" w:hAnsiTheme="minorHAnsi" w:cstheme="minorHAnsi"/>
          <w:b w:val="0"/>
          <w:bCs w:val="0"/>
          <w:color w:val="000000"/>
          <w:sz w:val="28"/>
          <w:szCs w:val="28"/>
        </w:rPr>
        <w:br/>
        <w:t>avidyā-bandhana khaṇḍe yāhāra śravaṇe</w:t>
      </w:r>
    </w:p>
    <w:p w14:paraId="44AEB1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brothers, just worship the lotus feet of Lord Caitanya! By hearing His </w:t>
      </w:r>
      <w:proofErr w:type="gramStart"/>
      <w:r w:rsidRPr="004A2847">
        <w:rPr>
          <w:rStyle w:val="BookTitle"/>
          <w:rFonts w:asciiTheme="minorHAnsi" w:hAnsiTheme="minorHAnsi" w:cstheme="minorHAnsi"/>
          <w:b/>
          <w:bCs/>
          <w:color w:val="800000"/>
          <w:sz w:val="28"/>
          <w:szCs w:val="28"/>
        </w:rPr>
        <w:t>topics</w:t>
      </w:r>
      <w:proofErr w:type="gramEnd"/>
      <w:r w:rsidRPr="004A2847">
        <w:rPr>
          <w:rStyle w:val="BookTitle"/>
          <w:rFonts w:asciiTheme="minorHAnsi" w:hAnsiTheme="minorHAnsi" w:cstheme="minorHAnsi"/>
          <w:b/>
          <w:bCs/>
          <w:color w:val="800000"/>
          <w:sz w:val="28"/>
          <w:szCs w:val="28"/>
        </w:rPr>
        <w:t xml:space="preserve"> one is freed from the bondage of ignorance.</w:t>
      </w:r>
    </w:p>
    <w:p w14:paraId="7CEC9641" w14:textId="3CD8E4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3.423</w:t>
      </w:r>
    </w:p>
    <w:p w14:paraId="1B4D2E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423</w:t>
      </w:r>
    </w:p>
    <w:p w14:paraId="7AFFC9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yāhāra smaraṇe sarva-tāpa-vimocana</w:t>
      </w:r>
      <w:r w:rsidRPr="004A2847">
        <w:rPr>
          <w:rStyle w:val="BookTitle"/>
          <w:rFonts w:asciiTheme="minorHAnsi" w:hAnsiTheme="minorHAnsi" w:cstheme="minorHAnsi"/>
          <w:b w:val="0"/>
          <w:bCs w:val="0"/>
          <w:color w:val="000000"/>
          <w:sz w:val="28"/>
          <w:szCs w:val="28"/>
        </w:rPr>
        <w:br/>
        <w:t>bhaja bhaja hena nyāsi-maṇira caraṇa</w:t>
      </w:r>
    </w:p>
    <w:p w14:paraId="41E75A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Just worship the lotus feet of that crest jewel among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By remembering Him one is liberated from all material miseries.</w:t>
      </w:r>
    </w:p>
    <w:p w14:paraId="63770EB9" w14:textId="40DD95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3.424</w:t>
      </w:r>
    </w:p>
    <w:p w14:paraId="697CB3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424</w:t>
      </w:r>
    </w:p>
    <w:p w14:paraId="6FF211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catur-dike dekhi' saṅkīrtana</w:t>
      </w:r>
      <w:r w:rsidRPr="004A2847">
        <w:rPr>
          <w:rStyle w:val="BookTitle"/>
          <w:rFonts w:asciiTheme="minorHAnsi" w:hAnsiTheme="minorHAnsi" w:cstheme="minorHAnsi"/>
          <w:b w:val="0"/>
          <w:bCs w:val="0"/>
          <w:color w:val="000000"/>
          <w:sz w:val="28"/>
          <w:szCs w:val="28"/>
        </w:rPr>
        <w:br/>
        <w:t>ānande bhāsena prabhu lai' bhakta-gaṇa</w:t>
      </w:r>
    </w:p>
    <w:p w14:paraId="3498FA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and His devotees saw everyone engaged in congregational chanting, they floated in an ocean of ecstasy.</w:t>
      </w:r>
    </w:p>
    <w:p w14:paraId="6BD03435" w14:textId="1C98BC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3.425</w:t>
      </w:r>
    </w:p>
    <w:p w14:paraId="2D6FB8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425</w:t>
      </w:r>
    </w:p>
    <w:p w14:paraId="31FE8D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ānanda-dhārāya pūrṇa śrī-gaurasundara</w:t>
      </w:r>
      <w:r w:rsidRPr="004A2847">
        <w:rPr>
          <w:rStyle w:val="BookTitle"/>
          <w:rFonts w:asciiTheme="minorHAnsi" w:hAnsiTheme="minorHAnsi" w:cstheme="minorHAnsi"/>
          <w:b w:val="0"/>
          <w:bCs w:val="0"/>
          <w:color w:val="000000"/>
          <w:sz w:val="28"/>
          <w:szCs w:val="28"/>
        </w:rPr>
        <w:br/>
        <w:t>yena catur-dike vahe jāhnavīra jala</w:t>
      </w:r>
    </w:p>
    <w:p w14:paraId="0D8C5F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tears of ecstatic love that flowed from the eyes of Śrī Gaurasundara resembled the Ganges flowing in the four directions.</w:t>
      </w:r>
    </w:p>
    <w:p w14:paraId="5D25C3CA" w14:textId="17B3E5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3.426</w:t>
      </w:r>
    </w:p>
    <w:p w14:paraId="0CD504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426</w:t>
      </w:r>
    </w:p>
    <w:p w14:paraId="630A82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bāhya nāhi parānanda-sukhe āpanāra</w:t>
      </w:r>
      <w:r w:rsidRPr="004A2847">
        <w:rPr>
          <w:rStyle w:val="BookTitle"/>
          <w:rFonts w:asciiTheme="minorHAnsi" w:hAnsiTheme="minorHAnsi" w:cstheme="minorHAnsi"/>
          <w:b w:val="0"/>
          <w:bCs w:val="0"/>
          <w:color w:val="000000"/>
          <w:sz w:val="28"/>
          <w:szCs w:val="28"/>
        </w:rPr>
        <w:br/>
        <w:t>saṅkīrtana-ānanda-vihvala-avatāra</w:t>
      </w:r>
    </w:p>
    <w:p w14:paraId="253B7A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lost external consciousness in transcendental ecstasy. He was the incarnation of the overwhelming ecstasy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75D38839" w14:textId="1B1AE3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3.427</w:t>
      </w:r>
    </w:p>
    <w:p w14:paraId="4F1DE5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427</w:t>
      </w:r>
    </w:p>
    <w:p w14:paraId="48FA1D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yei sampradāya prabhu dekhena sammukhe</w:t>
      </w:r>
      <w:r w:rsidRPr="004A2847">
        <w:rPr>
          <w:rStyle w:val="BookTitle"/>
          <w:rFonts w:asciiTheme="minorHAnsi" w:hAnsiTheme="minorHAnsi" w:cstheme="minorHAnsi"/>
          <w:b w:val="0"/>
          <w:bCs w:val="0"/>
          <w:color w:val="000000"/>
          <w:sz w:val="28"/>
          <w:szCs w:val="28"/>
        </w:rPr>
        <w:br/>
        <w:t>tāhātei nṛtya kare parānanda-sukhe</w:t>
      </w:r>
    </w:p>
    <w:p w14:paraId="3E4940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jubilantly danced </w:t>
      </w:r>
      <w:proofErr w:type="gramStart"/>
      <w:r w:rsidRPr="004A2847">
        <w:rPr>
          <w:rStyle w:val="BookTitle"/>
          <w:rFonts w:asciiTheme="minorHAnsi" w:hAnsiTheme="minorHAnsi" w:cstheme="minorHAnsi"/>
          <w:b/>
          <w:bCs/>
          <w:color w:val="800000"/>
          <w:sz w:val="28"/>
          <w:szCs w:val="28"/>
        </w:rPr>
        <w:t>in the midst of</w:t>
      </w:r>
      <w:proofErr w:type="gramEnd"/>
      <w:r w:rsidRPr="004A2847">
        <w:rPr>
          <w:rStyle w:val="BookTitle"/>
          <w:rFonts w:asciiTheme="minorHAnsi" w:hAnsiTheme="minorHAnsi" w:cstheme="minorHAnsi"/>
          <w:b/>
          <w:bCs/>
          <w:color w:val="800000"/>
          <w:sz w:val="28"/>
          <w:szCs w:val="28"/>
        </w:rPr>
        <w:t xml:space="preserve"> whichever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party came before Him.</w:t>
      </w:r>
    </w:p>
    <w:p w14:paraId="1B37EDDC" w14:textId="5273AB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3.428</w:t>
      </w:r>
    </w:p>
    <w:p w14:paraId="4BACC6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428</w:t>
      </w:r>
    </w:p>
    <w:p w14:paraId="3E562A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tāhārā kṛtārtha hena māne āpanāre</w:t>
      </w:r>
      <w:r w:rsidRPr="004A2847">
        <w:rPr>
          <w:rStyle w:val="BookTitle"/>
          <w:rFonts w:asciiTheme="minorHAnsi" w:hAnsiTheme="minorHAnsi" w:cstheme="minorHAnsi"/>
          <w:b w:val="0"/>
          <w:bCs w:val="0"/>
          <w:color w:val="000000"/>
          <w:sz w:val="28"/>
          <w:szCs w:val="28"/>
        </w:rPr>
        <w:br/>
        <w:t>hena mate raṅga kare śrī-gaurasundare</w:t>
      </w:r>
    </w:p>
    <w:p w14:paraId="0AA7B5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members of those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parties considered themselves most fortunate. Such are the pastimes of Śrī Gaurasundara.</w:t>
      </w:r>
    </w:p>
    <w:p w14:paraId="5EE51848" w14:textId="54352F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3.429</w:t>
      </w:r>
    </w:p>
    <w:p w14:paraId="15E173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429</w:t>
      </w:r>
    </w:p>
    <w:p w14:paraId="050B4F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vihvalera agragaṇya nityānanda-rāya</w:t>
      </w:r>
      <w:r w:rsidRPr="004A2847">
        <w:rPr>
          <w:rStyle w:val="BookTitle"/>
          <w:rFonts w:asciiTheme="minorHAnsi" w:hAnsiTheme="minorHAnsi" w:cstheme="minorHAnsi"/>
          <w:b w:val="0"/>
          <w:bCs w:val="0"/>
          <w:color w:val="000000"/>
          <w:sz w:val="28"/>
          <w:szCs w:val="28"/>
        </w:rPr>
        <w:br/>
        <w:t>kakhano dhariyā tāṅre āpane nācāya</w:t>
      </w:r>
    </w:p>
    <w:p w14:paraId="1DEFDB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was the foremost of those who were overwhelmed with ecstasy. Sometimes He would grab the Lord and induce Him to dance.</w:t>
      </w:r>
    </w:p>
    <w:p w14:paraId="15BD0E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High-class persons in Orissa are called </w:t>
      </w:r>
      <w:r w:rsidRPr="004A2847">
        <w:rPr>
          <w:rStyle w:val="BookTitle"/>
          <w:rFonts w:asciiTheme="minorHAnsi" w:hAnsiTheme="minorHAnsi" w:cstheme="minorHAnsi"/>
          <w:b w:val="0"/>
          <w:bCs w:val="0"/>
          <w:i/>
          <w:iCs/>
          <w:color w:val="000000"/>
          <w:sz w:val="28"/>
          <w:szCs w:val="28"/>
        </w:rPr>
        <w:t>vihvaliyā</w:t>
      </w:r>
      <w:r w:rsidRPr="004A2847">
        <w:rPr>
          <w:rStyle w:val="BookTitle"/>
          <w:rFonts w:asciiTheme="minorHAnsi" w:hAnsiTheme="minorHAnsi" w:cstheme="minorHAnsi"/>
          <w:b w:val="0"/>
          <w:bCs w:val="0"/>
          <w:color w:val="000000"/>
          <w:sz w:val="28"/>
          <w:szCs w:val="28"/>
        </w:rPr>
        <w:t xml:space="preserve">. Nityānanda Prabhu was intoxicated with love for Kṛṣṇa and the foremost among those who were </w:t>
      </w:r>
      <w:r w:rsidRPr="004A2847">
        <w:rPr>
          <w:rStyle w:val="BookTitle"/>
          <w:rFonts w:asciiTheme="minorHAnsi" w:hAnsiTheme="minorHAnsi" w:cstheme="minorHAnsi"/>
          <w:b w:val="0"/>
          <w:bCs w:val="0"/>
          <w:i/>
          <w:iCs/>
          <w:color w:val="000000"/>
          <w:sz w:val="28"/>
          <w:szCs w:val="28"/>
        </w:rPr>
        <w:t>vihvala,</w:t>
      </w:r>
      <w:r w:rsidRPr="004A2847">
        <w:rPr>
          <w:rStyle w:val="BookTitle"/>
          <w:rFonts w:asciiTheme="minorHAnsi" w:hAnsiTheme="minorHAnsi" w:cstheme="minorHAnsi"/>
          <w:b w:val="0"/>
          <w:bCs w:val="0"/>
          <w:color w:val="000000"/>
          <w:sz w:val="28"/>
          <w:szCs w:val="28"/>
        </w:rPr>
        <w:t xml:space="preserve"> or overwhelmed.</w:t>
      </w:r>
    </w:p>
    <w:p w14:paraId="10D7F7E7" w14:textId="7DD2A6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3.430</w:t>
      </w:r>
    </w:p>
    <w:p w14:paraId="484E26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430</w:t>
      </w:r>
    </w:p>
    <w:p w14:paraId="791B23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kakhana nṛtya kare tāṅra saṅge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āpane vihvala āpanāra prema-raṅge</w:t>
      </w:r>
    </w:p>
    <w:p w14:paraId="213C23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danced with the Lord. He remained overwhelmed in His own ecstatic love.</w:t>
      </w:r>
    </w:p>
    <w:p w14:paraId="1B2D2767" w14:textId="4C5933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3.431</w:t>
      </w:r>
    </w:p>
    <w:p w14:paraId="2E4D56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431</w:t>
      </w:r>
    </w:p>
    <w:p w14:paraId="680DEC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nṛtya kare mahāprabhu kari' siṁha-nāda</w:t>
      </w:r>
      <w:r w:rsidRPr="004A2847">
        <w:rPr>
          <w:rStyle w:val="BookTitle"/>
          <w:rFonts w:asciiTheme="minorHAnsi" w:hAnsiTheme="minorHAnsi" w:cstheme="minorHAnsi"/>
          <w:b w:val="0"/>
          <w:bCs w:val="0"/>
          <w:color w:val="000000"/>
          <w:sz w:val="28"/>
          <w:szCs w:val="28"/>
        </w:rPr>
        <w:br/>
        <w:t>se nāda śravaṇe khaṇḍe sakala viṣāda</w:t>
      </w:r>
    </w:p>
    <w:p w14:paraId="792BD3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Mahāprabhu roared like a lion as He danced. The lamentation of those who heard that vibration was </w:t>
      </w:r>
      <w:proofErr w:type="gramStart"/>
      <w:r w:rsidRPr="004A2847">
        <w:rPr>
          <w:rStyle w:val="BookTitle"/>
          <w:rFonts w:asciiTheme="minorHAnsi" w:hAnsiTheme="minorHAnsi" w:cstheme="minorHAnsi"/>
          <w:b/>
          <w:bCs/>
          <w:color w:val="800000"/>
          <w:sz w:val="28"/>
          <w:szCs w:val="28"/>
        </w:rPr>
        <w:t>totally destroyed</w:t>
      </w:r>
      <w:proofErr w:type="gramEnd"/>
      <w:r w:rsidRPr="004A2847">
        <w:rPr>
          <w:rStyle w:val="BookTitle"/>
          <w:rFonts w:asciiTheme="minorHAnsi" w:hAnsiTheme="minorHAnsi" w:cstheme="minorHAnsi"/>
          <w:b/>
          <w:bCs/>
          <w:color w:val="800000"/>
          <w:sz w:val="28"/>
          <w:szCs w:val="28"/>
        </w:rPr>
        <w:t>.</w:t>
      </w:r>
    </w:p>
    <w:p w14:paraId="215B919C" w14:textId="3059C2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3.432</w:t>
      </w:r>
    </w:p>
    <w:p w14:paraId="50EDD5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432</w:t>
      </w:r>
    </w:p>
    <w:p w14:paraId="4F1FBD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rase matta-vastra nā jāne śaṅkara</w:t>
      </w:r>
      <w:r w:rsidRPr="004A2847">
        <w:rPr>
          <w:rStyle w:val="BookTitle"/>
          <w:rFonts w:asciiTheme="minorHAnsi" w:hAnsiTheme="minorHAnsi" w:cstheme="minorHAnsi"/>
          <w:b w:val="0"/>
          <w:bCs w:val="0"/>
          <w:color w:val="000000"/>
          <w:sz w:val="28"/>
          <w:szCs w:val="28"/>
        </w:rPr>
        <w:br/>
        <w:t>hena prabhu nāce sarva lokera bhitara</w:t>
      </w:r>
    </w:p>
    <w:p w14:paraId="0FB7F0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Śaṅkara becomes intoxicated and forgets his cloth while relishing the mellows of ecstatic love for that Lord who was now dancing amongst the common people.</w:t>
      </w:r>
    </w:p>
    <w:p w14:paraId="1E864817" w14:textId="7DC425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3.433</w:t>
      </w:r>
    </w:p>
    <w:p w14:paraId="20886E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433</w:t>
      </w:r>
    </w:p>
    <w:p w14:paraId="2CFE3D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brahmāṇḍa haya yāṅra śakti-vaśe</w:t>
      </w:r>
      <w:r w:rsidRPr="004A2847">
        <w:rPr>
          <w:rStyle w:val="BookTitle"/>
          <w:rFonts w:asciiTheme="minorHAnsi" w:hAnsiTheme="minorHAnsi" w:cstheme="minorHAnsi"/>
          <w:b w:val="0"/>
          <w:bCs w:val="0"/>
          <w:color w:val="000000"/>
          <w:sz w:val="28"/>
          <w:szCs w:val="28"/>
        </w:rPr>
        <w:br/>
        <w:t>se prabhu nācaye pṛthivīte prema-rase</w:t>
      </w:r>
    </w:p>
    <w:p w14:paraId="309A6E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Innumerable universes are maintained by the potency of that Lord who was now dancing in this world in the mellows of ecstatic love.</w:t>
      </w:r>
    </w:p>
    <w:p w14:paraId="2F9420C3" w14:textId="26DFD7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3.434</w:t>
      </w:r>
    </w:p>
    <w:p w14:paraId="60B9AA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434</w:t>
      </w:r>
    </w:p>
    <w:p w14:paraId="4DD7DC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 dekhite sarva deve kāmya kare</w:t>
      </w:r>
      <w:r w:rsidRPr="004A2847">
        <w:rPr>
          <w:rStyle w:val="BookTitle"/>
          <w:rFonts w:asciiTheme="minorHAnsi" w:hAnsiTheme="minorHAnsi" w:cstheme="minorHAnsi"/>
          <w:b w:val="0"/>
          <w:bCs w:val="0"/>
          <w:color w:val="000000"/>
          <w:sz w:val="28"/>
          <w:szCs w:val="28"/>
        </w:rPr>
        <w:br/>
        <w:t>se prabhu nācaye sarva-gaṇera gocare</w:t>
      </w:r>
    </w:p>
    <w:p w14:paraId="6D367514" w14:textId="77777777" w:rsidR="00A969AE" w:rsidRPr="004A2847" w:rsidRDefault="00A969AE">
      <w:pPr>
        <w:pStyle w:val="Translation"/>
        <w:rPr>
          <w:rStyle w:val="BookTitle"/>
          <w:rFonts w:asciiTheme="minorHAnsi" w:hAnsiTheme="minorHAnsi" w:cstheme="minorHAnsi"/>
          <w:b/>
          <w:bCs/>
          <w:color w:val="800000"/>
          <w:sz w:val="28"/>
          <w:szCs w:val="28"/>
        </w:rPr>
      </w:pPr>
      <w:commentRangeStart w:id="125"/>
      <w:r w:rsidRPr="004A2847">
        <w:rPr>
          <w:rStyle w:val="BookTitle"/>
          <w:rFonts w:asciiTheme="minorHAnsi" w:hAnsiTheme="minorHAnsi" w:cstheme="minorHAnsi"/>
          <w:b/>
          <w:bCs/>
          <w:color w:val="800000"/>
          <w:sz w:val="28"/>
          <w:szCs w:val="28"/>
        </w:rPr>
        <w:t>All the demigods desire to see that Lord who</w:t>
      </w:r>
      <w:commentRangeEnd w:id="125"/>
      <w:r w:rsidR="00FE62B7" w:rsidRPr="004A2847">
        <w:rPr>
          <w:rStyle w:val="CommentReference"/>
          <w:b w:val="0"/>
          <w:bCs w:val="0"/>
          <w:color w:val="auto"/>
        </w:rPr>
        <w:commentReference w:id="125"/>
      </w:r>
      <w:r w:rsidRPr="004A2847">
        <w:rPr>
          <w:rStyle w:val="BookTitle"/>
          <w:rFonts w:asciiTheme="minorHAnsi" w:hAnsiTheme="minorHAnsi" w:cstheme="minorHAnsi"/>
          <w:b/>
          <w:bCs/>
          <w:color w:val="800000"/>
          <w:sz w:val="28"/>
          <w:szCs w:val="28"/>
        </w:rPr>
        <w:t xml:space="preserve"> was now dancing before the eyes </w:t>
      </w:r>
      <w:r w:rsidRPr="004A2847">
        <w:rPr>
          <w:rStyle w:val="BookTitle"/>
          <w:rFonts w:asciiTheme="minorHAnsi" w:hAnsiTheme="minorHAnsi" w:cstheme="minorHAnsi"/>
          <w:b/>
          <w:bCs/>
          <w:color w:val="800000"/>
          <w:sz w:val="28"/>
          <w:szCs w:val="28"/>
        </w:rPr>
        <w:lastRenderedPageBreak/>
        <w:t>of one and all.</w:t>
      </w:r>
    </w:p>
    <w:p w14:paraId="5D367381" w14:textId="58659C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3.435</w:t>
      </w:r>
    </w:p>
    <w:p w14:paraId="0CFA03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435</w:t>
      </w:r>
    </w:p>
    <w:p w14:paraId="6E7033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sarva-loka mahānande bhāse</w:t>
      </w:r>
      <w:r w:rsidRPr="004A2847">
        <w:rPr>
          <w:rStyle w:val="BookTitle"/>
          <w:rFonts w:asciiTheme="minorHAnsi" w:hAnsiTheme="minorHAnsi" w:cstheme="minorHAnsi"/>
          <w:b w:val="0"/>
          <w:bCs w:val="0"/>
          <w:color w:val="000000"/>
          <w:sz w:val="28"/>
          <w:szCs w:val="28"/>
        </w:rPr>
        <w:br/>
        <w:t>saṁsāra tarila caitanyera parakāśe</w:t>
      </w:r>
    </w:p>
    <w:p w14:paraId="617E1E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everyone floated in an ocean of ecstasy. The entire world was delivered by appearance of Lord Caitanya.</w:t>
      </w:r>
    </w:p>
    <w:p w14:paraId="3E6A8E50" w14:textId="290D6C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3.436</w:t>
      </w:r>
    </w:p>
    <w:p w14:paraId="18E25B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436</w:t>
      </w:r>
    </w:p>
    <w:p w14:paraId="3EEC28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āise loka daśa dik haite</w:t>
      </w:r>
      <w:r w:rsidRPr="004A2847">
        <w:rPr>
          <w:rStyle w:val="BookTitle"/>
          <w:rFonts w:asciiTheme="minorHAnsi" w:hAnsiTheme="minorHAnsi" w:cstheme="minorHAnsi"/>
          <w:b w:val="0"/>
          <w:bCs w:val="0"/>
          <w:color w:val="000000"/>
          <w:sz w:val="28"/>
          <w:szCs w:val="28"/>
        </w:rPr>
        <w:br/>
        <w:t>sabei āsiyā dekhe prabhure nācite</w:t>
      </w:r>
    </w:p>
    <w:p w14:paraId="04EBB4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came from the ten directions to see the Lord dance.</w:t>
      </w:r>
    </w:p>
    <w:p w14:paraId="6167B615" w14:textId="0EDDE0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3.437</w:t>
      </w:r>
    </w:p>
    <w:p w14:paraId="62C12F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437</w:t>
      </w:r>
    </w:p>
    <w:p w14:paraId="284917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prabhura—vihvala prema-rase</w:t>
      </w:r>
      <w:r w:rsidRPr="004A2847">
        <w:rPr>
          <w:rStyle w:val="BookTitle"/>
          <w:rFonts w:asciiTheme="minorHAnsi" w:hAnsiTheme="minorHAnsi" w:cstheme="minorHAnsi"/>
          <w:b w:val="0"/>
          <w:bCs w:val="0"/>
          <w:color w:val="000000"/>
          <w:sz w:val="28"/>
          <w:szCs w:val="28"/>
        </w:rPr>
        <w:br/>
        <w:t>dekhi' sarva-loka sukha-sindhu-mājhe bhāse</w:t>
      </w:r>
    </w:p>
    <w:p w14:paraId="1707F7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overwhelmed with ecstatic love, the Lord lost external consciousness. On seeing this, everyone floated in an ocean of happiness.</w:t>
      </w:r>
    </w:p>
    <w:p w14:paraId="27B80FD0" w14:textId="7566A3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3.438</w:t>
      </w:r>
    </w:p>
    <w:p w14:paraId="5B4365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438</w:t>
      </w:r>
    </w:p>
    <w:p w14:paraId="439D59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kuliyāra prakāśe yateka pāpī chila</w:t>
      </w:r>
      <w:r w:rsidRPr="004A2847">
        <w:rPr>
          <w:rStyle w:val="BookTitle"/>
          <w:rFonts w:asciiTheme="minorHAnsi" w:hAnsiTheme="minorHAnsi" w:cstheme="minorHAnsi"/>
          <w:b w:val="0"/>
          <w:bCs w:val="0"/>
          <w:color w:val="000000"/>
          <w:sz w:val="28"/>
          <w:szCs w:val="28"/>
        </w:rPr>
        <w:br/>
        <w:t>uttama madhyama nīca—sabe pāra haila</w:t>
      </w:r>
    </w:p>
    <w:p w14:paraId="06814E31" w14:textId="30E684D2"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sinners of Kuliyā</w:t>
      </w:r>
      <w:ins w:id="126" w:author="your servant" w:date="2020-05-07T18:59:00Z">
        <w:r w:rsidR="00C76922">
          <w:rPr>
            <w:rStyle w:val="BookTitle"/>
            <w:rFonts w:asciiTheme="minorHAnsi" w:hAnsiTheme="minorHAnsi" w:cstheme="minorHAnsi"/>
            <w:b/>
            <w:bCs/>
            <w:color w:val="800000"/>
            <w:sz w:val="28"/>
            <w:szCs w:val="28"/>
          </w:rPr>
          <w:t xml:space="preserve"> </w:t>
        </w:r>
      </w:ins>
      <w:r w:rsidRPr="004A2847">
        <w:rPr>
          <w:rStyle w:val="BookTitle"/>
          <w:rFonts w:asciiTheme="minorHAnsi" w:hAnsiTheme="minorHAnsi" w:cstheme="minorHAnsi"/>
          <w:b/>
          <w:bCs/>
          <w:color w:val="800000"/>
          <w:sz w:val="28"/>
          <w:szCs w:val="28"/>
        </w:rPr>
        <w:t>the slightly sinful, the moderately sinful, and the greatly sinful—were delivered.</w:t>
      </w:r>
    </w:p>
    <w:p w14:paraId="29A16A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Various classes of sinful people lived in Kuliyā, which was situated across the Ganges from Śrī Māyāpur. All three types of sinners—the slightly sinful, the moderately sinful, and the greatly sinful—were freed from their offenses by the Lord's mercy.</w:t>
      </w:r>
    </w:p>
    <w:p w14:paraId="3087E22C" w14:textId="17156B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3.439</w:t>
      </w:r>
    </w:p>
    <w:p w14:paraId="67FC76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439</w:t>
      </w:r>
    </w:p>
    <w:p w14:paraId="5B6813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kuliyā-grāmete caitanyera parakāśa</w:t>
      </w:r>
      <w:r w:rsidRPr="004A2847">
        <w:rPr>
          <w:rStyle w:val="BookTitle"/>
          <w:rFonts w:asciiTheme="minorHAnsi" w:hAnsiTheme="minorHAnsi" w:cstheme="minorHAnsi"/>
          <w:b w:val="0"/>
          <w:bCs w:val="0"/>
          <w:color w:val="000000"/>
          <w:sz w:val="28"/>
          <w:szCs w:val="28"/>
        </w:rPr>
        <w:br/>
        <w:t>ihāra śravaṇe sarva-karma-bandha-nāśa</w:t>
      </w:r>
    </w:p>
    <w:p w14:paraId="42C24B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about the Lord's manifestation in Kuliyā is freed from the bondage of all fruitive activity.</w:t>
      </w:r>
    </w:p>
    <w:p w14:paraId="32CA15F3" w14:textId="1065D8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3.440-441</w:t>
      </w:r>
    </w:p>
    <w:p w14:paraId="0DB8CB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440-441</w:t>
      </w:r>
    </w:p>
    <w:p w14:paraId="05692D8C" w14:textId="238A7C8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jīvere prabhu daraśana diyā</w:t>
      </w:r>
      <w:ins w:id="127" w:author="your servant" w:date="2020-05-07T19:00:00Z">
        <w:r w:rsidR="00B008AD">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sukha-maya-citta-vṛtti sabāra kariyā</w:t>
      </w:r>
    </w:p>
    <w:p w14:paraId="2F04F4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saba āpana pārṣada-gaṇa laiyā</w:t>
      </w:r>
      <w:r w:rsidRPr="004A2847">
        <w:rPr>
          <w:rStyle w:val="BookTitle"/>
          <w:rFonts w:asciiTheme="minorHAnsi" w:hAnsiTheme="minorHAnsi" w:cstheme="minorHAnsi"/>
          <w:b w:val="0"/>
          <w:bCs w:val="0"/>
          <w:color w:val="000000"/>
          <w:sz w:val="28"/>
          <w:szCs w:val="28"/>
        </w:rPr>
        <w:br/>
        <w:t>vasilena mahāprabhu bāhya prakāśiyā</w:t>
      </w:r>
    </w:p>
    <w:p w14:paraId="6C28A0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giving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to everyone and filling their hearts with happiness, Mahāprabhu sat down with His associates and returned to external consciousness.</w:t>
      </w:r>
    </w:p>
    <w:p w14:paraId="6D9864BB" w14:textId="63102D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3.442</w:t>
      </w:r>
    </w:p>
    <w:p w14:paraId="0A5D3D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442</w:t>
      </w:r>
    </w:p>
    <w:p w14:paraId="361373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eka āsiyā brāhmaṇa</w:t>
      </w:r>
      <w:r w:rsidRPr="004A2847">
        <w:rPr>
          <w:rStyle w:val="BookTitle"/>
          <w:rFonts w:asciiTheme="minorHAnsi" w:hAnsiTheme="minorHAnsi" w:cstheme="minorHAnsi"/>
          <w:b w:val="0"/>
          <w:bCs w:val="0"/>
          <w:color w:val="000000"/>
          <w:sz w:val="28"/>
          <w:szCs w:val="28"/>
        </w:rPr>
        <w:br/>
        <w:t>dṛḍha kari' dharilena prabhura caraṇa</w:t>
      </w:r>
    </w:p>
    <w:p w14:paraId="2346DA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time one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came there and firmly grabbed the Lord's feet.</w:t>
      </w:r>
    </w:p>
    <w:p w14:paraId="7043B31F" w14:textId="604DE8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3.443</w:t>
      </w:r>
    </w:p>
    <w:p w14:paraId="703B9A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443</w:t>
      </w:r>
    </w:p>
    <w:p w14:paraId="3999A2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dvija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“prabhu, mora eka nivedana</w:t>
      </w:r>
      <w:r w:rsidRPr="004A2847">
        <w:rPr>
          <w:rStyle w:val="BookTitle"/>
          <w:rFonts w:asciiTheme="minorHAnsi" w:hAnsiTheme="minorHAnsi" w:cstheme="minorHAnsi"/>
          <w:b w:val="0"/>
          <w:bCs w:val="0"/>
          <w:color w:val="000000"/>
          <w:sz w:val="28"/>
          <w:szCs w:val="28"/>
        </w:rPr>
        <w:br/>
        <w:t>āche, tāhā kahi yadi kṣaṇe deha' mana</w:t>
      </w:r>
    </w:p>
    <w:p w14:paraId="55F54D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said, “O Lord, I have one request. I will tell You what it is if You will hear me with attention for one moment.</w:t>
      </w:r>
    </w:p>
    <w:p w14:paraId="3EBC5086" w14:textId="5B14A2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3.444</w:t>
      </w:r>
    </w:p>
    <w:p w14:paraId="5969F8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444</w:t>
      </w:r>
    </w:p>
    <w:p w14:paraId="515ED1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 prabhāva muñi pāpī nā jāniyā</w:t>
      </w:r>
      <w:r w:rsidRPr="004A2847">
        <w:rPr>
          <w:rStyle w:val="BookTitle"/>
          <w:rFonts w:asciiTheme="minorHAnsi" w:hAnsiTheme="minorHAnsi" w:cstheme="minorHAnsi"/>
          <w:b w:val="0"/>
          <w:bCs w:val="0"/>
          <w:color w:val="000000"/>
          <w:sz w:val="28"/>
          <w:szCs w:val="28"/>
        </w:rPr>
        <w:br/>
        <w:t>vaiṣṇava karinu nindā āpanā' khāiyā</w:t>
      </w:r>
    </w:p>
    <w:p w14:paraId="3D8901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so sinful that I did not know the glories of devotional service, so I degraded myself by blaspheming the Vaiṣṇavas.</w:t>
      </w:r>
    </w:p>
    <w:p w14:paraId="4C132AC2" w14:textId="04733D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3.445</w:t>
      </w:r>
    </w:p>
    <w:p w14:paraId="165C42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445</w:t>
      </w:r>
    </w:p>
    <w:p w14:paraId="6C71C8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`kali-yuge kisera vaiṣṇava, ki kīrtana'</w:t>
      </w:r>
      <w:r w:rsidRPr="004A2847">
        <w:rPr>
          <w:rStyle w:val="BookTitle"/>
          <w:rFonts w:asciiTheme="minorHAnsi" w:hAnsiTheme="minorHAnsi" w:cstheme="minorHAnsi"/>
          <w:b w:val="0"/>
          <w:bCs w:val="0"/>
          <w:color w:val="000000"/>
          <w:sz w:val="28"/>
          <w:szCs w:val="28"/>
        </w:rPr>
        <w:br/>
        <w:t>ei mata aneka nindinu anukṣaṇa</w:t>
      </w:r>
    </w:p>
    <w:p w14:paraId="641965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would always make blasphemous statements like, `Who can be a Vaiṣṇava in Kali-yuga, and what is this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3D6902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People afflicted by argument in Kali-yuga cannot become Vaiṣṇavas, because there is no possibility for them to engage in chanting the glories of the Lord.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true Vaiṣṇavism and performance of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are not possible in Kali-yuga—sinners would always make such blasphemous statements.</w:t>
      </w:r>
    </w:p>
    <w:p w14:paraId="007EBB55" w14:textId="3F2E45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3.446</w:t>
      </w:r>
    </w:p>
    <w:p w14:paraId="18E54C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446</w:t>
      </w:r>
    </w:p>
    <w:p w14:paraId="2FB958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prabhu, sei pāpa-karma saṅarite</w:t>
      </w:r>
      <w:r w:rsidRPr="004A2847">
        <w:rPr>
          <w:rStyle w:val="BookTitle"/>
          <w:rFonts w:asciiTheme="minorHAnsi" w:hAnsiTheme="minorHAnsi" w:cstheme="minorHAnsi"/>
          <w:b w:val="0"/>
          <w:bCs w:val="0"/>
          <w:color w:val="000000"/>
          <w:sz w:val="28"/>
          <w:szCs w:val="28"/>
        </w:rPr>
        <w:br/>
        <w:t>anukṣaṇa citta mora dahe sarva-mate</w:t>
      </w:r>
    </w:p>
    <w:p w14:paraId="74743D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when I now remember those sinful </w:t>
      </w:r>
      <w:proofErr w:type="gramStart"/>
      <w:r w:rsidRPr="004A2847">
        <w:rPr>
          <w:rStyle w:val="BookTitle"/>
          <w:rFonts w:asciiTheme="minorHAnsi" w:hAnsiTheme="minorHAnsi" w:cstheme="minorHAnsi"/>
          <w:b/>
          <w:bCs/>
          <w:color w:val="800000"/>
          <w:sz w:val="28"/>
          <w:szCs w:val="28"/>
        </w:rPr>
        <w:t>activities</w:t>
      </w:r>
      <w:proofErr w:type="gramEnd"/>
      <w:r w:rsidRPr="004A2847">
        <w:rPr>
          <w:rStyle w:val="BookTitle"/>
          <w:rFonts w:asciiTheme="minorHAnsi" w:hAnsiTheme="minorHAnsi" w:cstheme="minorHAnsi"/>
          <w:b/>
          <w:bCs/>
          <w:color w:val="800000"/>
          <w:sz w:val="28"/>
          <w:szCs w:val="28"/>
        </w:rPr>
        <w:t xml:space="preserve"> my heart constantly burns with repentance.</w:t>
      </w:r>
    </w:p>
    <w:p w14:paraId="2A5B19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saṅarite </w:t>
      </w:r>
      <w:r w:rsidRPr="004A2847">
        <w:rPr>
          <w:rStyle w:val="BookTitle"/>
          <w:rFonts w:asciiTheme="minorHAnsi" w:hAnsiTheme="minorHAnsi" w:cstheme="minorHAnsi"/>
          <w:b w:val="0"/>
          <w:bCs w:val="0"/>
          <w:color w:val="000000"/>
          <w:sz w:val="28"/>
          <w:szCs w:val="28"/>
        </w:rPr>
        <w:t>“when I think” or “when I remember.”</w:t>
      </w:r>
    </w:p>
    <w:p w14:paraId="03FAF100" w14:textId="073D6B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3.447</w:t>
      </w:r>
    </w:p>
    <w:p w14:paraId="4CFC40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447</w:t>
      </w:r>
    </w:p>
    <w:p w14:paraId="044AF9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saṁsāra-uddhāra-siṁha tomāra pratāpa</w:t>
      </w:r>
      <w:r w:rsidRPr="004A2847">
        <w:rPr>
          <w:rStyle w:val="BookTitle"/>
          <w:rFonts w:asciiTheme="minorHAnsi" w:hAnsiTheme="minorHAnsi" w:cstheme="minorHAnsi"/>
          <w:b w:val="0"/>
          <w:bCs w:val="0"/>
          <w:color w:val="000000"/>
          <w:sz w:val="28"/>
          <w:szCs w:val="28"/>
        </w:rPr>
        <w:br/>
        <w:t>bala mora ki-rūpe khaṇḍaye sei pāpa”</w:t>
      </w:r>
    </w:p>
    <w:p w14:paraId="4B567C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“To deliver the entire world,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are as powerful as a lion. Please tell me how to nullify those sins.”</w:t>
      </w:r>
    </w:p>
    <w:p w14:paraId="4FECBE97" w14:textId="391346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3.448</w:t>
      </w:r>
    </w:p>
    <w:p w14:paraId="48588E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448</w:t>
      </w:r>
    </w:p>
    <w:p w14:paraId="085C06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prabhu akaitava viprera vacana</w:t>
      </w:r>
      <w:r w:rsidRPr="004A2847">
        <w:rPr>
          <w:rStyle w:val="BookTitle"/>
          <w:rFonts w:asciiTheme="minorHAnsi" w:hAnsiTheme="minorHAnsi" w:cstheme="minorHAnsi"/>
          <w:b w:val="0"/>
          <w:bCs w:val="0"/>
          <w:color w:val="000000"/>
          <w:sz w:val="28"/>
          <w:szCs w:val="28"/>
        </w:rPr>
        <w:br/>
        <w:t>hāsiyā upāya kahe śrī-śacīnandana</w:t>
      </w:r>
    </w:p>
    <w:p w14:paraId="4D78B4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sincere words of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Śrī Śacīnandana smiled and gave him the remedy.</w:t>
      </w:r>
    </w:p>
    <w:p w14:paraId="2AB6242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akaitava </w:t>
      </w:r>
      <w:r w:rsidRPr="004A2847">
        <w:rPr>
          <w:rStyle w:val="BookTitle"/>
          <w:rFonts w:asciiTheme="minorHAnsi" w:hAnsiTheme="minorHAnsi" w:cstheme="minorHAnsi"/>
          <w:b w:val="0"/>
          <w:bCs w:val="0"/>
          <w:color w:val="000000"/>
          <w:sz w:val="28"/>
          <w:szCs w:val="28"/>
        </w:rPr>
        <w:t>means “without duplicity” or “simple.”</w:t>
      </w:r>
    </w:p>
    <w:p w14:paraId="2896F28C" w14:textId="2D3B0A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3.449</w:t>
      </w:r>
    </w:p>
    <w:p w14:paraId="41E3A5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449</w:t>
      </w:r>
    </w:p>
    <w:p w14:paraId="555795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dvija, viṣa kari ye mukhe bhakṣaṇa</w:t>
      </w:r>
      <w:r w:rsidRPr="004A2847">
        <w:rPr>
          <w:rStyle w:val="BookTitle"/>
          <w:rFonts w:asciiTheme="minorHAnsi" w:hAnsiTheme="minorHAnsi" w:cstheme="minorHAnsi"/>
          <w:b w:val="0"/>
          <w:bCs w:val="0"/>
          <w:color w:val="000000"/>
          <w:sz w:val="28"/>
          <w:szCs w:val="28"/>
        </w:rPr>
        <w:br/>
        <w:t>sei mukhe kari yabe amṛta-grahaṇa</w:t>
      </w:r>
    </w:p>
    <w:p w14:paraId="1C1E46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“Listen,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one who has taken poison must drink nectar with the same mouth.</w:t>
      </w:r>
    </w:p>
    <w:p w14:paraId="5094295F" w14:textId="6AE87B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3.450</w:t>
      </w:r>
    </w:p>
    <w:p w14:paraId="5F0406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450</w:t>
      </w:r>
    </w:p>
    <w:p w14:paraId="387DA9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viṣa haya jīrṇa, deha hayata amara</w:t>
      </w:r>
      <w:r w:rsidRPr="004A2847">
        <w:rPr>
          <w:rStyle w:val="BookTitle"/>
          <w:rFonts w:asciiTheme="minorHAnsi" w:hAnsiTheme="minorHAnsi" w:cstheme="minorHAnsi"/>
          <w:b w:val="0"/>
          <w:bCs w:val="0"/>
          <w:color w:val="000000"/>
          <w:sz w:val="28"/>
          <w:szCs w:val="28"/>
        </w:rPr>
        <w:br/>
        <w:t>amṛta-prabhāve, ebe śuna se uttara</w:t>
      </w:r>
    </w:p>
    <w:p w14:paraId="47EE64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effect of the poison will be neutralized, and by the influence of the nectar his body will become immortal. Now I will explain the meaning of this.</w:t>
      </w:r>
    </w:p>
    <w:p w14:paraId="1F8472C6" w14:textId="5C82D5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3.451</w:t>
      </w:r>
    </w:p>
    <w:p w14:paraId="3733EA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451</w:t>
      </w:r>
    </w:p>
    <w:p w14:paraId="5DB8F3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jāniyā tumi yata karilā nindana</w:t>
      </w:r>
      <w:r w:rsidRPr="004A2847">
        <w:rPr>
          <w:rStyle w:val="BookTitle"/>
          <w:rFonts w:asciiTheme="minorHAnsi" w:hAnsiTheme="minorHAnsi" w:cstheme="minorHAnsi"/>
          <w:b w:val="0"/>
          <w:bCs w:val="0"/>
          <w:color w:val="000000"/>
          <w:sz w:val="28"/>
          <w:szCs w:val="28"/>
        </w:rPr>
        <w:br/>
        <w:t>se kevala viṣa tumi karilā bhojana</w:t>
      </w:r>
    </w:p>
    <w:p w14:paraId="1B5A4B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blasphemous statements that you spoke in ignorance are just like taking poison.</w:t>
      </w:r>
    </w:p>
    <w:p w14:paraId="7203E440" w14:textId="2EE67B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3.452</w:t>
      </w:r>
    </w:p>
    <w:p w14:paraId="1A586D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452</w:t>
      </w:r>
    </w:p>
    <w:p w14:paraId="4D754F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amṛta ebe kṛṣṇa-guṇa-nāma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niravadhi sei mukhe kara' tumi pāna</w:t>
      </w:r>
    </w:p>
    <w:p w14:paraId="2864D7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you must constantly drink the supreme nectar of chanting the names and qualities of Kṛṣṇa with the same mouth.</w:t>
      </w:r>
    </w:p>
    <w:p w14:paraId="3FADC4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(2.4.15) it is stated:</w:t>
      </w:r>
    </w:p>
    <w:p w14:paraId="086541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yat-kīrtanaṁ yat-smaraṇaṁ yad-īkṣaṇaṁ</w:t>
      </w:r>
      <w:r w:rsidRPr="004A2847">
        <w:rPr>
          <w:rStyle w:val="BookTitle"/>
          <w:rFonts w:asciiTheme="minorHAnsi" w:hAnsiTheme="minorHAnsi" w:cstheme="minorHAnsi"/>
          <w:b w:val="0"/>
          <w:bCs w:val="0"/>
          <w:color w:val="000000"/>
          <w:sz w:val="28"/>
          <w:szCs w:val="28"/>
        </w:rPr>
        <w:br/>
        <w:t>yad-vandanaṁ yac-chravaṇaṁ yad-arhaṇam</w:t>
      </w:r>
      <w:r w:rsidRPr="004A2847">
        <w:rPr>
          <w:rStyle w:val="BookTitle"/>
          <w:rFonts w:asciiTheme="minorHAnsi" w:hAnsiTheme="minorHAnsi" w:cstheme="minorHAnsi"/>
          <w:b w:val="0"/>
          <w:bCs w:val="0"/>
          <w:color w:val="000000"/>
          <w:sz w:val="28"/>
          <w:szCs w:val="28"/>
        </w:rPr>
        <w:br/>
        <w:t>lokasya sadyo vidhunoti kalmaṣaṁ</w:t>
      </w:r>
      <w:r w:rsidRPr="004A2847">
        <w:rPr>
          <w:rStyle w:val="BookTitle"/>
          <w:rFonts w:asciiTheme="minorHAnsi" w:hAnsiTheme="minorHAnsi" w:cstheme="minorHAnsi"/>
          <w:b w:val="0"/>
          <w:bCs w:val="0"/>
          <w:color w:val="000000"/>
          <w:sz w:val="28"/>
          <w:szCs w:val="28"/>
        </w:rPr>
        <w:br/>
        <w:t>tasmai subhadra-śravase namo namaḥ</w:t>
      </w:r>
    </w:p>
    <w:p w14:paraId="2F954D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“Let me offer my respectful obeisances unto the all-auspicious Lord Śrī Kṛṣṇa, about whom glorification, remembrances, audience, prayers, hearing, and worship can at once cleanse the effects of all sins of the performer.”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(1.18.4) it is stated:</w:t>
      </w:r>
    </w:p>
    <w:p w14:paraId="0DDC8E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nottamaśloka-vārtānāṁ   juṣatāṁ tat-kathāmṛtam</w:t>
      </w:r>
      <w:r w:rsidRPr="004A2847">
        <w:rPr>
          <w:rStyle w:val="BookTitle"/>
          <w:rFonts w:asciiTheme="minorHAnsi" w:hAnsiTheme="minorHAnsi" w:cstheme="minorHAnsi"/>
          <w:b w:val="0"/>
          <w:bCs w:val="0"/>
          <w:color w:val="000000"/>
          <w:sz w:val="28"/>
          <w:szCs w:val="28"/>
        </w:rPr>
        <w:br/>
        <w:t>syāt sambhramo 'nta-kāle 'pi   smaratāṁ tat-padāmbujam</w:t>
      </w:r>
    </w:p>
    <w:p w14:paraId="6144CD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was so because those who have dedicated their lives to the transcendental topics of the Personality of Godhead, of whom the Vedic hymns sing, and who are constantly engaged in remembering the lotus feet of the Lord, do not run the risk of having misconceptions even at the last moment of their lives.”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(3.6.37) it is stated:</w:t>
      </w:r>
    </w:p>
    <w:p w14:paraId="2796D3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ekānta-lābhaṁ vacaso nu puṁsāṁ</w:t>
      </w:r>
      <w:r w:rsidRPr="004A2847">
        <w:rPr>
          <w:rStyle w:val="BookTitle"/>
          <w:rFonts w:asciiTheme="minorHAnsi" w:hAnsiTheme="minorHAnsi" w:cstheme="minorHAnsi"/>
          <w:b w:val="0"/>
          <w:bCs w:val="0"/>
          <w:color w:val="000000"/>
          <w:sz w:val="28"/>
          <w:szCs w:val="28"/>
        </w:rPr>
        <w:br/>
        <w:t>suśloka-mauler guṇa-vādam āhuḥ</w:t>
      </w:r>
      <w:r w:rsidRPr="004A2847">
        <w:rPr>
          <w:rStyle w:val="BookTitle"/>
          <w:rFonts w:asciiTheme="minorHAnsi" w:hAnsiTheme="minorHAnsi" w:cstheme="minorHAnsi"/>
          <w:b w:val="0"/>
          <w:bCs w:val="0"/>
          <w:color w:val="000000"/>
          <w:sz w:val="28"/>
          <w:szCs w:val="28"/>
        </w:rPr>
        <w:br/>
        <w:t>śruteś ca vidvadbhir upākṛtāyāṁ</w:t>
      </w:r>
      <w:r w:rsidRPr="004A2847">
        <w:rPr>
          <w:rStyle w:val="BookTitle"/>
          <w:rFonts w:asciiTheme="minorHAnsi" w:hAnsiTheme="minorHAnsi" w:cstheme="minorHAnsi"/>
          <w:b w:val="0"/>
          <w:bCs w:val="0"/>
          <w:color w:val="000000"/>
          <w:sz w:val="28"/>
          <w:szCs w:val="28"/>
        </w:rPr>
        <w:br/>
        <w:t>kathā-sudhāyām upasamprayogam</w:t>
      </w:r>
    </w:p>
    <w:p w14:paraId="603288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highest perfectional gain of humanity is to engage in discussions of the activities and glories of the Pious Actor. Such activities are so nicely arranged in writing by the greatly learned sages that the actual purpose of the ear is served just by being near them.”</w:t>
      </w:r>
    </w:p>
    <w:p w14:paraId="0DA6B414" w14:textId="50CA9A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3.453</w:t>
      </w:r>
    </w:p>
    <w:p w14:paraId="4F5717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453</w:t>
      </w:r>
    </w:p>
    <w:p w14:paraId="5B32C7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mukhe karilā tumi vaiṣṇava-nindana</w:t>
      </w:r>
      <w:r w:rsidRPr="004A2847">
        <w:rPr>
          <w:rStyle w:val="BookTitle"/>
          <w:rFonts w:asciiTheme="minorHAnsi" w:hAnsiTheme="minorHAnsi" w:cstheme="minorHAnsi"/>
          <w:b w:val="0"/>
          <w:bCs w:val="0"/>
          <w:color w:val="000000"/>
          <w:sz w:val="28"/>
          <w:szCs w:val="28"/>
        </w:rPr>
        <w:br/>
        <w:t>sei mukhe kara' tumi vaiṣṇava-vandana</w:t>
      </w:r>
    </w:p>
    <w:p w14:paraId="460EA4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“By the same mouth with which you blasphemed the Vaiṣṇavas you should glorify the Vaiṣṇavas.</w:t>
      </w:r>
    </w:p>
    <w:p w14:paraId="3AD2DF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an offender blasphemes Vaiṣṇavas, he can attain auspiciousness if he glorifies the Vaiṣṇavas while repenting and admitting his offenses. Similarly, if by taking poison one's body becomes wasted by the effects of that poison, the body can again become healthy by drinking remedial nectar. The sin born of blaspheming Vaiṣṇavas, which is not nullified by millions of atonements, can be destroyed at once by glorifying Vaiṣṇavas, if one does not blaspheme Vaiṣṇavas again.</w:t>
      </w:r>
    </w:p>
    <w:p w14:paraId="46DE6A3E" w14:textId="60697A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3.454</w:t>
      </w:r>
    </w:p>
    <w:p w14:paraId="5D9EAD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454</w:t>
      </w:r>
    </w:p>
    <w:p w14:paraId="2B7DA2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 haite bhaktera mahimā bāḍāiyā</w:t>
      </w:r>
      <w:r w:rsidRPr="004A2847">
        <w:rPr>
          <w:rStyle w:val="BookTitle"/>
          <w:rFonts w:asciiTheme="minorHAnsi" w:hAnsiTheme="minorHAnsi" w:cstheme="minorHAnsi"/>
          <w:b w:val="0"/>
          <w:bCs w:val="0"/>
          <w:color w:val="000000"/>
          <w:sz w:val="28"/>
          <w:szCs w:val="28"/>
        </w:rPr>
        <w:br/>
        <w:t>saṅgīta kavitva vipra kara' tumi giyā</w:t>
      </w:r>
    </w:p>
    <w:p w14:paraId="0DD5C8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go and compose songs and poetry describing the supremacy of the devotees' glories.</w:t>
      </w:r>
    </w:p>
    <w:p w14:paraId="5D69277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(1.16.6) it is stated:</w:t>
      </w:r>
    </w:p>
    <w:p w14:paraId="261CD5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 kathyatāṁ mahā-bhāga   yadi kṛṣṇa-kathāśrayam</w:t>
      </w:r>
      <w:r w:rsidRPr="004A2847">
        <w:rPr>
          <w:rStyle w:val="BookTitle"/>
          <w:rFonts w:asciiTheme="minorHAnsi" w:hAnsiTheme="minorHAnsi" w:cstheme="minorHAnsi"/>
          <w:b w:val="0"/>
          <w:bCs w:val="0"/>
          <w:color w:val="000000"/>
          <w:sz w:val="28"/>
          <w:szCs w:val="28"/>
        </w:rPr>
        <w:br/>
        <w:t>athavāsya padāmbhoja-   makaranda-lihāṁ satām</w:t>
      </w:r>
    </w:p>
    <w:p w14:paraId="3B2A24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“Please describe all these incidents if they relate to the topics of Lord Kṛṣṇa. The devotees of the Lord are accustomed to licking up the honey available from the lotus feet of the Lord.”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(6.17.40) it is stated:</w:t>
      </w:r>
    </w:p>
    <w:p w14:paraId="5AD426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māhātmyaṁ viṣṇu-bhaktānāṁ   </w:t>
      </w:r>
      <w:r w:rsidRPr="004A2847">
        <w:rPr>
          <w:rStyle w:val="BookTitle"/>
          <w:rFonts w:asciiTheme="minorHAnsi" w:hAnsiTheme="minorHAnsi" w:cstheme="minorHAnsi"/>
          <w:b w:val="0"/>
          <w:bCs w:val="0"/>
          <w:color w:val="000000"/>
          <w:sz w:val="28"/>
          <w:szCs w:val="28"/>
        </w:rPr>
        <w:br/>
        <w:t>śrutvā bandhād vimucyate</w:t>
      </w:r>
    </w:p>
    <w:p w14:paraId="17DA656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one hears the glories of Citraketu from a pure devotee, he is freed from the conditional life of material existence.”</w:t>
      </w:r>
    </w:p>
    <w:p w14:paraId="3071BAE6" w14:textId="465765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3.455</w:t>
      </w:r>
    </w:p>
    <w:p w14:paraId="161BDB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455</w:t>
      </w:r>
    </w:p>
    <w:p w14:paraId="45B339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kṛṣṇa-yaśa-parānanda-amṛte tomāra</w:t>
      </w:r>
      <w:r w:rsidRPr="004A2847">
        <w:rPr>
          <w:rStyle w:val="BookTitle"/>
          <w:rFonts w:asciiTheme="minorHAnsi" w:hAnsiTheme="minorHAnsi" w:cstheme="minorHAnsi"/>
          <w:b w:val="0"/>
          <w:bCs w:val="0"/>
          <w:color w:val="000000"/>
          <w:sz w:val="28"/>
          <w:szCs w:val="28"/>
        </w:rPr>
        <w:br/>
        <w:t>nindā-viṣa yata saba kariba saṁhāra</w:t>
      </w:r>
    </w:p>
    <w:p w14:paraId="07B528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glories of Kṛṣṇa are full of transcendental nectar, and they neutralize the poisonous effects of blasphemy.</w:t>
      </w:r>
    </w:p>
    <w:p w14:paraId="4BD41E45" w14:textId="7A2A3C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3.456-458</w:t>
      </w:r>
    </w:p>
    <w:p w14:paraId="239A0C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456-458</w:t>
      </w:r>
    </w:p>
    <w:p w14:paraId="67E0E5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satya kahi, tomā'-sabāre kevala</w:t>
      </w:r>
      <w:r w:rsidRPr="004A2847">
        <w:rPr>
          <w:rStyle w:val="BookTitle"/>
          <w:rFonts w:asciiTheme="minorHAnsi" w:hAnsiTheme="minorHAnsi" w:cstheme="minorHAnsi"/>
          <w:b w:val="0"/>
          <w:bCs w:val="0"/>
          <w:color w:val="000000"/>
          <w:sz w:val="28"/>
          <w:szCs w:val="28"/>
        </w:rPr>
        <w:br/>
        <w:t>nā jāniyā nindā yebā karila sakala</w:t>
      </w:r>
    </w:p>
    <w:p w14:paraId="39DCBC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yadi nindya-karma kabhu nā ācare</w:t>
      </w:r>
      <w:r w:rsidRPr="004A2847">
        <w:rPr>
          <w:rStyle w:val="BookTitle"/>
          <w:rFonts w:asciiTheme="minorHAnsi" w:hAnsiTheme="minorHAnsi" w:cstheme="minorHAnsi"/>
          <w:b w:val="0"/>
          <w:bCs w:val="0"/>
          <w:color w:val="000000"/>
          <w:sz w:val="28"/>
          <w:szCs w:val="28"/>
        </w:rPr>
        <w:br/>
        <w:t>nirantara viṣṇu-vaiṣṇavera stuti kare</w:t>
      </w:r>
    </w:p>
    <w:p w14:paraId="6429B2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pāpa guche ei se upāya</w:t>
      </w:r>
      <w:r w:rsidRPr="004A2847">
        <w:rPr>
          <w:rStyle w:val="BookTitle"/>
          <w:rFonts w:asciiTheme="minorHAnsi" w:hAnsiTheme="minorHAnsi" w:cstheme="minorHAnsi"/>
          <w:b w:val="0"/>
          <w:bCs w:val="0"/>
          <w:color w:val="000000"/>
          <w:sz w:val="28"/>
          <w:szCs w:val="28"/>
        </w:rPr>
        <w:br/>
        <w:t>koṭi prāyaścite o anyathā nāhi yāya</w:t>
      </w:r>
    </w:p>
    <w:p w14:paraId="2EA441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telling you the truth. Those who unknowingly blaspheme Viṣṇu or the Vaiṣṇavas can be delivered from all sinful reactions if they always glorify Viṣṇu and the Vaiṣṇavas and never again engage in blasphemy. Even millions of atonements cannot deliver them.</w:t>
      </w:r>
    </w:p>
    <w:p w14:paraId="6E6578B2" w14:textId="1B029C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3.459</w:t>
      </w:r>
    </w:p>
    <w:p w14:paraId="45D42F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459</w:t>
      </w:r>
    </w:p>
    <w:p w14:paraId="78326F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cala dvija, kara' giyā bhaktera varṇana</w:t>
      </w:r>
      <w:r w:rsidRPr="004A2847">
        <w:rPr>
          <w:rStyle w:val="BookTitle"/>
          <w:rFonts w:asciiTheme="minorHAnsi" w:hAnsiTheme="minorHAnsi" w:cstheme="minorHAnsi"/>
          <w:b w:val="0"/>
          <w:bCs w:val="0"/>
          <w:color w:val="000000"/>
          <w:sz w:val="28"/>
          <w:szCs w:val="28"/>
        </w:rPr>
        <w:br/>
        <w:t>tabe se tomāra saba-pāpa-vimocana”</w:t>
      </w:r>
    </w:p>
    <w:p w14:paraId="41DDEC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go and describe the glories of the devotees and all your sinful reactions will be destroyed.”</w:t>
      </w:r>
    </w:p>
    <w:p w14:paraId="79B77463" w14:textId="28171D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3.460</w:t>
      </w:r>
    </w:p>
    <w:p w14:paraId="0DF8FD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460</w:t>
      </w:r>
    </w:p>
    <w:p w14:paraId="241230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vaiṣṇava śrī-mukhera vākya śuni'</w:t>
      </w:r>
      <w:r w:rsidRPr="004A2847">
        <w:rPr>
          <w:rStyle w:val="BookTitle"/>
          <w:rFonts w:asciiTheme="minorHAnsi" w:hAnsiTheme="minorHAnsi" w:cstheme="minorHAnsi"/>
          <w:b w:val="0"/>
          <w:bCs w:val="0"/>
          <w:color w:val="000000"/>
          <w:sz w:val="28"/>
          <w:szCs w:val="28"/>
        </w:rPr>
        <w:br/>
        <w:t>ānande karaye jaya jaya hari-dhvani</w:t>
      </w:r>
    </w:p>
    <w:p w14:paraId="68D799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these words from the Lord's lotus mouth, all the Vaiṣṇavas jubilantly chanted, “Jaya, all glories to Lord Hari!”</w:t>
      </w:r>
    </w:p>
    <w:p w14:paraId="3219C221" w14:textId="78F347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3.461</w:t>
      </w:r>
    </w:p>
    <w:p w14:paraId="213948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461</w:t>
      </w:r>
    </w:p>
    <w:p w14:paraId="2DA302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nindā-pātakera ei prāyaścitta sāra</w:t>
      </w:r>
      <w:r w:rsidRPr="004A2847">
        <w:rPr>
          <w:rStyle w:val="BookTitle"/>
          <w:rFonts w:asciiTheme="minorHAnsi" w:hAnsiTheme="minorHAnsi" w:cstheme="minorHAnsi"/>
          <w:b w:val="0"/>
          <w:bCs w:val="0"/>
          <w:color w:val="000000"/>
          <w:sz w:val="28"/>
          <w:szCs w:val="28"/>
        </w:rPr>
        <w:br/>
        <w:t>kahilena śrī-gaurasundara avatāra</w:t>
      </w:r>
    </w:p>
    <w:p w14:paraId="61B332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Śrī Gaurasundara thus revealed the essence of all atonements for sinful people who engage in blasphemy.</w:t>
      </w:r>
    </w:p>
    <w:p w14:paraId="329CD03F" w14:textId="2AF626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3.462</w:t>
      </w:r>
    </w:p>
    <w:p w14:paraId="44EDBD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462</w:t>
      </w:r>
    </w:p>
    <w:p w14:paraId="6F88F5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ājñā ye nā māne, ninde sādhu-jana</w:t>
      </w:r>
      <w:r w:rsidRPr="004A2847">
        <w:rPr>
          <w:rStyle w:val="BookTitle"/>
          <w:rFonts w:asciiTheme="minorHAnsi" w:hAnsiTheme="minorHAnsi" w:cstheme="minorHAnsi"/>
          <w:b w:val="0"/>
          <w:bCs w:val="0"/>
          <w:color w:val="000000"/>
          <w:sz w:val="28"/>
          <w:szCs w:val="28"/>
        </w:rPr>
        <w:br/>
        <w:t>duḥkha-sindhu-mājhe bhāse sei pāpi-gaṇa</w:t>
      </w:r>
    </w:p>
    <w:p w14:paraId="744ADF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sinful people who do not accept this instruction and blaspheme saintly persons float in an ocean of misery.</w:t>
      </w:r>
    </w:p>
    <w:p w14:paraId="77735219" w14:textId="51860F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3.463</w:t>
      </w:r>
    </w:p>
    <w:p w14:paraId="1E2185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463</w:t>
      </w:r>
    </w:p>
    <w:p w14:paraId="06FB8E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ājñā ye mānaye veda-sāra</w:t>
      </w:r>
      <w:r w:rsidRPr="004A2847">
        <w:rPr>
          <w:rStyle w:val="BookTitle"/>
          <w:rFonts w:asciiTheme="minorHAnsi" w:hAnsiTheme="minorHAnsi" w:cstheme="minorHAnsi"/>
          <w:b w:val="0"/>
          <w:bCs w:val="0"/>
          <w:color w:val="000000"/>
          <w:sz w:val="28"/>
          <w:szCs w:val="28"/>
        </w:rPr>
        <w:br/>
        <w:t>sukhe sei jana haya bhava-sindhu-pāra</w:t>
      </w:r>
    </w:p>
    <w:p w14:paraId="7B96F2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Those persons who accept the instructions of Lord Caitanya as the essence of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happily cross the ocean of material existence.</w:t>
      </w:r>
    </w:p>
    <w:p w14:paraId="68D5D08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sinful persons who accept Śrī Caitanyadeva as the Absolute Truth and follow His instructions by begging forgiveness from the Vaiṣṇavas for their offenses </w:t>
      </w:r>
      <w:proofErr w:type="gramStart"/>
      <w:r w:rsidRPr="004A2847">
        <w:rPr>
          <w:rStyle w:val="BookTitle"/>
          <w:rFonts w:asciiTheme="minorHAnsi" w:hAnsiTheme="minorHAnsi" w:cstheme="minorHAnsi"/>
          <w:b w:val="0"/>
          <w:bCs w:val="0"/>
          <w:color w:val="000000"/>
          <w:sz w:val="28"/>
          <w:szCs w:val="28"/>
        </w:rPr>
        <w:t>are able to</w:t>
      </w:r>
      <w:proofErr w:type="gramEnd"/>
      <w:r w:rsidRPr="004A2847">
        <w:rPr>
          <w:rStyle w:val="BookTitle"/>
          <w:rFonts w:asciiTheme="minorHAnsi" w:hAnsiTheme="minorHAnsi" w:cstheme="minorHAnsi"/>
          <w:b w:val="0"/>
          <w:bCs w:val="0"/>
          <w:color w:val="000000"/>
          <w:sz w:val="28"/>
          <w:szCs w:val="28"/>
        </w:rPr>
        <w:t xml:space="preserve"> cross the ocean of material existence, keep faith in the words of Śrī Caitanya, and attain their own welfare.</w:t>
      </w:r>
    </w:p>
    <w:p w14:paraId="6DAEF5E8" w14:textId="2A67F9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3.464</w:t>
      </w:r>
    </w:p>
    <w:p w14:paraId="6C1CBE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464</w:t>
      </w:r>
    </w:p>
    <w:p w14:paraId="25B464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viprere karite prabhu tattva-upadeśa</w:t>
      </w:r>
      <w:r w:rsidRPr="004A2847">
        <w:rPr>
          <w:rStyle w:val="BookTitle"/>
          <w:rFonts w:asciiTheme="minorHAnsi" w:hAnsiTheme="minorHAnsi" w:cstheme="minorHAnsi"/>
          <w:b w:val="0"/>
          <w:bCs w:val="0"/>
          <w:color w:val="000000"/>
          <w:sz w:val="28"/>
          <w:szCs w:val="28"/>
        </w:rPr>
        <w:br/>
        <w:t>kṣaṇeke paṇḍita devānandera praveśa</w:t>
      </w:r>
    </w:p>
    <w:p w14:paraId="148134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Lord was instructing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in spiritual knowledge, Devānanda Paṇḍita arrived there.</w:t>
      </w:r>
    </w:p>
    <w:p w14:paraId="3BB9D2D2" w14:textId="7C3B69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3.465-466</w:t>
      </w:r>
    </w:p>
    <w:p w14:paraId="62D98D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465-466</w:t>
      </w:r>
    </w:p>
    <w:p w14:paraId="4F0E49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gṛha-vāse yakhana āchilā gauracandra</w:t>
      </w:r>
      <w:r w:rsidRPr="004A2847">
        <w:rPr>
          <w:rStyle w:val="BookTitle"/>
          <w:rFonts w:asciiTheme="minorHAnsi" w:hAnsiTheme="minorHAnsi" w:cstheme="minorHAnsi"/>
          <w:b w:val="0"/>
          <w:bCs w:val="0"/>
          <w:color w:val="000000"/>
          <w:sz w:val="28"/>
          <w:szCs w:val="28"/>
        </w:rPr>
        <w:br/>
        <w:t>takhane yateka karilena parānanda</w:t>
      </w:r>
    </w:p>
    <w:p w14:paraId="721D99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prema-maya devānanda paṇḍitera mane</w:t>
      </w:r>
      <w:r w:rsidRPr="004A2847">
        <w:rPr>
          <w:rStyle w:val="BookTitle"/>
          <w:rFonts w:asciiTheme="minorHAnsi" w:hAnsiTheme="minorHAnsi" w:cstheme="minorHAnsi"/>
          <w:b w:val="0"/>
          <w:bCs w:val="0"/>
          <w:color w:val="000000"/>
          <w:sz w:val="28"/>
          <w:szCs w:val="28"/>
        </w:rPr>
        <w:br/>
        <w:t>nahila viśvāsa, nā dekhila te kāraṇe</w:t>
      </w:r>
    </w:p>
    <w:p w14:paraId="749408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Gauracandra was enacting His ecstatic pastimes as a householder, Devānanda Paṇḍita did not have faith in Him. He was therefore unable to understand the Lord.</w:t>
      </w:r>
    </w:p>
    <w:p w14:paraId="6E0779BA" w14:textId="111AAD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3.467</w:t>
      </w:r>
    </w:p>
    <w:p w14:paraId="2FD5BB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467</w:t>
      </w:r>
    </w:p>
    <w:p w14:paraId="35962C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dekhibāra yogyatā āchaye punaḥ tāna</w:t>
      </w:r>
      <w:r w:rsidRPr="004A2847">
        <w:rPr>
          <w:rStyle w:val="BookTitle"/>
          <w:rFonts w:asciiTheme="minorHAnsi" w:hAnsiTheme="minorHAnsi" w:cstheme="minorHAnsi"/>
          <w:b w:val="0"/>
          <w:bCs w:val="0"/>
          <w:color w:val="000000"/>
          <w:sz w:val="28"/>
          <w:szCs w:val="28"/>
        </w:rPr>
        <w:br/>
        <w:t>tabe kene nā dekhilā, kṛṣṇa se pramāṇa</w:t>
      </w:r>
    </w:p>
    <w:p w14:paraId="5D3A56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he had the qualification to see the Lord, only Kṛṣṇa knows why he was unable.</w:t>
      </w:r>
    </w:p>
    <w:p w14:paraId="22157A0B" w14:textId="1828E8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3.468</w:t>
      </w:r>
    </w:p>
    <w:p w14:paraId="2CF7B0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468</w:t>
      </w:r>
    </w:p>
    <w:p w14:paraId="35296A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sannyāsa kariyā yadi ṭhākura calilā</w:t>
      </w:r>
      <w:r w:rsidRPr="004A2847">
        <w:rPr>
          <w:rStyle w:val="BookTitle"/>
          <w:rFonts w:asciiTheme="minorHAnsi" w:hAnsiTheme="minorHAnsi" w:cstheme="minorHAnsi"/>
          <w:b w:val="0"/>
          <w:bCs w:val="0"/>
          <w:color w:val="000000"/>
          <w:sz w:val="28"/>
          <w:szCs w:val="28"/>
        </w:rPr>
        <w:br/>
        <w:t>tāna bhāgye vakreśvara āsiyā mililā</w:t>
      </w:r>
    </w:p>
    <w:p w14:paraId="10F0BF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left home and took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Devānanda Paṇḍita had the good fortune of meeting Vakreśvara Paṇḍita.</w:t>
      </w:r>
    </w:p>
    <w:p w14:paraId="7EE43954" w14:textId="24EA55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3.469</w:t>
      </w:r>
    </w:p>
    <w:p w14:paraId="14784C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469</w:t>
      </w:r>
    </w:p>
    <w:p w14:paraId="662E81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 paṇḍita-caitanya-priya-pātra</w:t>
      </w:r>
      <w:r w:rsidRPr="004A2847">
        <w:rPr>
          <w:rStyle w:val="BookTitle"/>
          <w:rFonts w:asciiTheme="minorHAnsi" w:hAnsiTheme="minorHAnsi" w:cstheme="minorHAnsi"/>
          <w:b w:val="0"/>
          <w:bCs w:val="0"/>
          <w:color w:val="000000"/>
          <w:sz w:val="28"/>
          <w:szCs w:val="28"/>
        </w:rPr>
        <w:br/>
        <w:t>brahmāṇḍa pavitra yāṅra smaraṇei mātra</w:t>
      </w:r>
    </w:p>
    <w:p w14:paraId="2123E0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Vakreśvara Paṇḍita was a dear associate of Lord Caitanya. Simply by remembering him, the entire universe becomes sanctified.</w:t>
      </w:r>
    </w:p>
    <w:p w14:paraId="7867C9A3" w14:textId="357FFB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3.470</w:t>
      </w:r>
    </w:p>
    <w:p w14:paraId="40AF75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470</w:t>
      </w:r>
    </w:p>
    <w:p w14:paraId="262F9F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kṛṣṇa-prema-viraha vihvala</w:t>
      </w:r>
      <w:r w:rsidRPr="004A2847">
        <w:rPr>
          <w:rStyle w:val="BookTitle"/>
          <w:rFonts w:asciiTheme="minorHAnsi" w:hAnsiTheme="minorHAnsi" w:cstheme="minorHAnsi"/>
          <w:b w:val="0"/>
          <w:bCs w:val="0"/>
          <w:color w:val="000000"/>
          <w:sz w:val="28"/>
          <w:szCs w:val="28"/>
        </w:rPr>
        <w:br/>
        <w:t>yāṅra nṛtye devāsura-mohita sakala</w:t>
      </w:r>
    </w:p>
    <w:p w14:paraId="0C10AF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was always overwhelmed with ecstatic feelings of separation from Kṛṣṇa. Even the demigods and demons were amazed by his dancing.</w:t>
      </w:r>
    </w:p>
    <w:p w14:paraId="7736A730" w14:textId="398A77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3.471-472</w:t>
      </w:r>
    </w:p>
    <w:p w14:paraId="06B8E5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471-472</w:t>
      </w:r>
    </w:p>
    <w:p w14:paraId="7E5121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sveda, hāsya, pulaka, huṅkāra</w:t>
      </w:r>
      <w:r w:rsidRPr="004A2847">
        <w:rPr>
          <w:rStyle w:val="BookTitle"/>
          <w:rFonts w:asciiTheme="minorHAnsi" w:hAnsiTheme="minorHAnsi" w:cstheme="minorHAnsi"/>
          <w:b w:val="0"/>
          <w:bCs w:val="0"/>
          <w:color w:val="000000"/>
          <w:sz w:val="28"/>
          <w:szCs w:val="28"/>
        </w:rPr>
        <w:br/>
        <w:t>vaivarṇya-ānanda-mūrcchā-ādi ye vikāra</w:t>
      </w:r>
    </w:p>
    <w:p w14:paraId="0982EA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caitanya-kṛpāya mātra nṛtye praveśile</w:t>
      </w:r>
      <w:r w:rsidRPr="004A2847">
        <w:rPr>
          <w:rStyle w:val="BookTitle"/>
          <w:rFonts w:asciiTheme="minorHAnsi" w:hAnsiTheme="minorHAnsi" w:cstheme="minorHAnsi"/>
          <w:b w:val="0"/>
          <w:bCs w:val="0"/>
          <w:color w:val="000000"/>
          <w:sz w:val="28"/>
          <w:szCs w:val="28"/>
        </w:rPr>
        <w:br/>
        <w:t>sakale āsiyā vakreśvara-dehe mile</w:t>
      </w:r>
    </w:p>
    <w:p w14:paraId="7E6793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Vakreśvara Paṇḍita began to dance, by the mercy of Lord Caitanya all the ecstatic transformations of love like tears, shivering, perspiration, laughing, hairs standing on end, roaring, and becoming pale appeared in his body.</w:t>
      </w:r>
    </w:p>
    <w:p w14:paraId="6691F7FA" w14:textId="1DE408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3.473</w:t>
      </w:r>
    </w:p>
    <w:p w14:paraId="08E31C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473</w:t>
      </w:r>
    </w:p>
    <w:p w14:paraId="0BC707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 paṇḍitera uddāma vikāra</w:t>
      </w:r>
      <w:r w:rsidRPr="004A2847">
        <w:rPr>
          <w:rStyle w:val="BookTitle"/>
          <w:rFonts w:asciiTheme="minorHAnsi" w:hAnsiTheme="minorHAnsi" w:cstheme="minorHAnsi"/>
          <w:b w:val="0"/>
          <w:bCs w:val="0"/>
          <w:color w:val="000000"/>
          <w:sz w:val="28"/>
          <w:szCs w:val="28"/>
        </w:rPr>
        <w:br/>
        <w:t>sakala kahite śakti āchaye kāhāra</w:t>
      </w:r>
    </w:p>
    <w:p w14:paraId="6D6821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describe Vakreśvara Paṇḍita's unlimited transformations of ecstatic love?</w:t>
      </w:r>
    </w:p>
    <w:p w14:paraId="4EC9AB52" w14:textId="5D3A9C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3.474</w:t>
      </w:r>
    </w:p>
    <w:p w14:paraId="29BE45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474</w:t>
      </w:r>
    </w:p>
    <w:p w14:paraId="037667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devānanda paṇḍitera bhakti-vaśe</w:t>
      </w:r>
      <w:r w:rsidRPr="004A2847">
        <w:rPr>
          <w:rStyle w:val="BookTitle"/>
          <w:rFonts w:asciiTheme="minorHAnsi" w:hAnsiTheme="minorHAnsi" w:cstheme="minorHAnsi"/>
          <w:b w:val="0"/>
          <w:bCs w:val="0"/>
          <w:color w:val="000000"/>
          <w:sz w:val="28"/>
          <w:szCs w:val="28"/>
        </w:rPr>
        <w:br/>
        <w:t>rahilena tāṅhāra āśrame prema-rase</w:t>
      </w:r>
    </w:p>
    <w:p w14:paraId="706D9E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arrangement of providence and being bound by Devānanda Paṇḍita's affection, Vakreśvara Paṇḍita stayed for some time in Devānanda's </w:t>
      </w:r>
      <w:r w:rsidRPr="004A2847">
        <w:rPr>
          <w:rStyle w:val="BookTitle"/>
          <w:rFonts w:asciiTheme="minorHAnsi" w:hAnsiTheme="minorHAnsi" w:cstheme="minorHAnsi"/>
          <w:b/>
          <w:bCs/>
          <w:i/>
          <w:iCs/>
          <w:color w:val="800000"/>
          <w:sz w:val="28"/>
          <w:szCs w:val="28"/>
        </w:rPr>
        <w:t>āśrama</w:t>
      </w:r>
      <w:r w:rsidRPr="004A2847">
        <w:rPr>
          <w:rStyle w:val="BookTitle"/>
          <w:rFonts w:asciiTheme="minorHAnsi" w:hAnsiTheme="minorHAnsi" w:cstheme="minorHAnsi"/>
          <w:b/>
          <w:bCs/>
          <w:color w:val="800000"/>
          <w:sz w:val="28"/>
          <w:szCs w:val="28"/>
        </w:rPr>
        <w:t xml:space="preserve"> and enjoyed the mellows of ecstatic love.</w:t>
      </w:r>
    </w:p>
    <w:p w14:paraId="3860980C" w14:textId="0CF3FF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3.475-476</w:t>
      </w:r>
    </w:p>
    <w:p w14:paraId="6CB5C4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475-476</w:t>
      </w:r>
    </w:p>
    <w:p w14:paraId="143D48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tāṅhāra tejaḥpuñja kalevara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tribhuvane atulita viṣṇu-bhakti-dhara</w:t>
      </w:r>
    </w:p>
    <w:p w14:paraId="0E1A5F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devānanda paṇḍita parama sukhī mane</w:t>
      </w:r>
      <w:r w:rsidRPr="004A2847">
        <w:rPr>
          <w:rStyle w:val="BookTitle"/>
          <w:rFonts w:asciiTheme="minorHAnsi" w:hAnsiTheme="minorHAnsi" w:cstheme="minorHAnsi"/>
          <w:b w:val="0"/>
          <w:bCs w:val="0"/>
          <w:color w:val="000000"/>
          <w:sz w:val="28"/>
          <w:szCs w:val="28"/>
        </w:rPr>
        <w:br/>
        <w:t>akaitave prema-bhāve karena sevane</w:t>
      </w:r>
    </w:p>
    <w:p w14:paraId="24D564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Vakreśvara Paṇḍita's effulgent body and his devotional service to Viṣṇu, which was incomparable within the three worlds, Devānanda Paṇḍita became greatly pleased and sincerely served him with affectionate love.</w:t>
      </w:r>
    </w:p>
    <w:p w14:paraId="2980A82F" w14:textId="0EAA00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3.477</w:t>
      </w:r>
    </w:p>
    <w:p w14:paraId="47C0D6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477</w:t>
      </w:r>
    </w:p>
    <w:p w14:paraId="4BFDA4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 paṇḍita nācena yata-kṣaṇa</w:t>
      </w:r>
      <w:r w:rsidRPr="004A2847">
        <w:rPr>
          <w:rStyle w:val="BookTitle"/>
          <w:rFonts w:asciiTheme="minorHAnsi" w:hAnsiTheme="minorHAnsi" w:cstheme="minorHAnsi"/>
          <w:b w:val="0"/>
          <w:bCs w:val="0"/>
          <w:color w:val="000000"/>
          <w:sz w:val="28"/>
          <w:szCs w:val="28"/>
        </w:rPr>
        <w:br/>
        <w:t>vetra-haste āpane bulena tata-kṣaṇa</w:t>
      </w:r>
    </w:p>
    <w:p w14:paraId="5CA94CDA"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As long as</w:t>
      </w:r>
      <w:proofErr w:type="gramEnd"/>
      <w:r w:rsidRPr="004A2847">
        <w:rPr>
          <w:rStyle w:val="BookTitle"/>
          <w:rFonts w:asciiTheme="minorHAnsi" w:hAnsiTheme="minorHAnsi" w:cstheme="minorHAnsi"/>
          <w:b/>
          <w:bCs/>
          <w:color w:val="800000"/>
          <w:sz w:val="28"/>
          <w:szCs w:val="28"/>
        </w:rPr>
        <w:t xml:space="preserve"> Vakreśvara Paṇḍita danced, Devānanda Paṇḍita would guard him with a stick in hand.</w:t>
      </w:r>
    </w:p>
    <w:p w14:paraId="65F640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bulena </w:t>
      </w:r>
      <w:r w:rsidRPr="004A2847">
        <w:rPr>
          <w:rStyle w:val="BookTitle"/>
          <w:rFonts w:asciiTheme="minorHAnsi" w:hAnsiTheme="minorHAnsi" w:cstheme="minorHAnsi"/>
          <w:b w:val="0"/>
          <w:bCs w:val="0"/>
          <w:color w:val="000000"/>
          <w:sz w:val="28"/>
          <w:szCs w:val="28"/>
        </w:rPr>
        <w:t>means “walked around.”</w:t>
      </w:r>
    </w:p>
    <w:p w14:paraId="330FB1E2" w14:textId="198557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3.478</w:t>
      </w:r>
    </w:p>
    <w:p w14:paraId="7C2808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478</w:t>
      </w:r>
    </w:p>
    <w:p w14:paraId="26D0DD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karena saba loka eka bhite</w:t>
      </w:r>
      <w:r w:rsidRPr="004A2847">
        <w:rPr>
          <w:rStyle w:val="BookTitle"/>
          <w:rFonts w:asciiTheme="minorHAnsi" w:hAnsiTheme="minorHAnsi" w:cstheme="minorHAnsi"/>
          <w:b w:val="0"/>
          <w:bCs w:val="0"/>
          <w:color w:val="000000"/>
          <w:sz w:val="28"/>
          <w:szCs w:val="28"/>
        </w:rPr>
        <w:br/>
        <w:t>paḍile āpane dhari' rākhena kolete</w:t>
      </w:r>
    </w:p>
    <w:p w14:paraId="35CF8E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personally keep people away from Vakreśvara, and when Vakreśvara was about to fall unconscious, Devānanda would catch him in his arms.</w:t>
      </w:r>
    </w:p>
    <w:p w14:paraId="769824F8" w14:textId="5497BF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3.479</w:t>
      </w:r>
    </w:p>
    <w:p w14:paraId="45CF26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479</w:t>
      </w:r>
    </w:p>
    <w:p w14:paraId="3703A4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tāṅhāra aṅgera dhūlā baḍa bhakti-mane</w:t>
      </w:r>
      <w:r w:rsidRPr="004A2847">
        <w:rPr>
          <w:rStyle w:val="BookTitle"/>
          <w:rFonts w:asciiTheme="minorHAnsi" w:hAnsiTheme="minorHAnsi" w:cstheme="minorHAnsi"/>
          <w:b w:val="0"/>
          <w:bCs w:val="0"/>
          <w:color w:val="000000"/>
          <w:sz w:val="28"/>
          <w:szCs w:val="28"/>
        </w:rPr>
        <w:br/>
        <w:t>āpanāra sarva aṅge karena lepane</w:t>
      </w:r>
    </w:p>
    <w:p w14:paraId="21C9E9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affectionately clean the dust from Vakreśvara Paṇḍita's body and smear that dust all over his own body.</w:t>
      </w:r>
    </w:p>
    <w:p w14:paraId="5A039C7F" w14:textId="5E5460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3.480</w:t>
      </w:r>
    </w:p>
    <w:p w14:paraId="579787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480</w:t>
      </w:r>
    </w:p>
    <w:p w14:paraId="6B3A2C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tāṅra saṅge thāki', tāna dekhiyā prakāśa</w:t>
      </w:r>
      <w:r w:rsidRPr="004A2847">
        <w:rPr>
          <w:rStyle w:val="BookTitle"/>
          <w:rFonts w:asciiTheme="minorHAnsi" w:hAnsiTheme="minorHAnsi" w:cstheme="minorHAnsi"/>
          <w:b w:val="0"/>
          <w:bCs w:val="0"/>
          <w:color w:val="000000"/>
          <w:sz w:val="28"/>
          <w:szCs w:val="28"/>
        </w:rPr>
        <w:br/>
        <w:t>takhane janmila prabhu caitanye viśvāsa</w:t>
      </w:r>
    </w:p>
    <w:p w14:paraId="31C96F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Vakreśvara Paṇḍita stayed with Devānanda Paṇḍita, Devānanda observed his glories and thus developed faith in Lord Caitanya.</w:t>
      </w:r>
    </w:p>
    <w:p w14:paraId="17C5B040" w14:textId="73512F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3.481</w:t>
      </w:r>
    </w:p>
    <w:p w14:paraId="16074B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481</w:t>
      </w:r>
    </w:p>
    <w:p w14:paraId="30E5C6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vaiṣṇava-sevāra phala kahe ye purāṇe</w:t>
      </w:r>
      <w:r w:rsidRPr="004A2847">
        <w:rPr>
          <w:rStyle w:val="BookTitle"/>
          <w:rFonts w:asciiTheme="minorHAnsi" w:hAnsiTheme="minorHAnsi" w:cstheme="minorHAnsi"/>
          <w:b w:val="0"/>
          <w:bCs w:val="0"/>
          <w:color w:val="000000"/>
          <w:sz w:val="28"/>
          <w:szCs w:val="28"/>
        </w:rPr>
        <w:br/>
        <w:t>tāra sākṣī ei sabe dekha vidyāmāne</w:t>
      </w:r>
    </w:p>
    <w:p w14:paraId="79F938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fruits of serving Vaiṣṇavas described in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were directly seen in this incident.</w:t>
      </w:r>
    </w:p>
    <w:p w14:paraId="68FA8E7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a result of serving a Vaiṣṇava, Devānanda Paṇḍita of Kuliyā developed faith in the lotus feet of Mahāprabhu. Vakreśvara Paṇḍita's stay in the house of Devānanda became the cause of Devānanda's auspiciousness. Although this Devānanda Paṇḍita took to the path of </w:t>
      </w:r>
      <w:r w:rsidRPr="004A2847">
        <w:rPr>
          <w:rStyle w:val="BookTitle"/>
          <w:rFonts w:asciiTheme="minorHAnsi" w:hAnsiTheme="minorHAnsi" w:cstheme="minorHAnsi"/>
          <w:b w:val="0"/>
          <w:bCs w:val="0"/>
          <w:i/>
          <w:iCs/>
          <w:color w:val="000000"/>
          <w:sz w:val="28"/>
          <w:szCs w:val="28"/>
        </w:rPr>
        <w:t>smārta</w:t>
      </w:r>
      <w:r w:rsidRPr="004A2847">
        <w:rPr>
          <w:rStyle w:val="BookTitle"/>
          <w:rFonts w:asciiTheme="minorHAnsi" w:hAnsiTheme="minorHAnsi" w:cstheme="minorHAnsi"/>
          <w:b w:val="0"/>
          <w:bCs w:val="0"/>
          <w:color w:val="000000"/>
          <w:sz w:val="28"/>
          <w:szCs w:val="28"/>
        </w:rPr>
        <w:t xml:space="preserve"> religious principles, he was greatly learned and self-controlled. He did not recite any literature other than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He was fixed in the Supreme Lord, and he was not controlled by his senses. But he had a lack of faith in Śrī Gaurasundara. By the mercy of Śrī Vakreśvara, his sinful mentality was removed and he became faithful to the Supreme Lord.</w:t>
      </w:r>
    </w:p>
    <w:p w14:paraId="6F37B1E8" w14:textId="6ABCA6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3.482</w:t>
      </w:r>
    </w:p>
    <w:p w14:paraId="46B113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482</w:t>
      </w:r>
    </w:p>
    <w:p w14:paraId="123AB0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ājanma dhārmika udāsīna jñānavān</w:t>
      </w:r>
      <w:r w:rsidRPr="004A2847">
        <w:rPr>
          <w:rStyle w:val="BookTitle"/>
          <w:rFonts w:asciiTheme="minorHAnsi" w:hAnsiTheme="minorHAnsi" w:cstheme="minorHAnsi"/>
          <w:b w:val="0"/>
          <w:bCs w:val="0"/>
          <w:color w:val="000000"/>
          <w:sz w:val="28"/>
          <w:szCs w:val="28"/>
        </w:rPr>
        <w:br/>
        <w:t>bhāgavata-adhyāpanā vinā nāhi āna</w:t>
      </w:r>
    </w:p>
    <w:p w14:paraId="70A116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From his birth he was religious-minded, detached, and learned. He did not teach any literature other than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6EE77B77" w14:textId="1A1732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3.483</w:t>
      </w:r>
    </w:p>
    <w:p w14:paraId="417872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483</w:t>
      </w:r>
    </w:p>
    <w:p w14:paraId="44DCC6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śanta, dānta, jitendriya, nirlobha viṣaya</w:t>
      </w:r>
      <w:r w:rsidRPr="004A2847">
        <w:rPr>
          <w:rStyle w:val="BookTitle"/>
          <w:rFonts w:asciiTheme="minorHAnsi" w:hAnsiTheme="minorHAnsi" w:cstheme="minorHAnsi"/>
          <w:b w:val="0"/>
          <w:bCs w:val="0"/>
          <w:color w:val="000000"/>
          <w:sz w:val="28"/>
          <w:szCs w:val="28"/>
        </w:rPr>
        <w:br/>
        <w:t>prāya āra kateka vā guṇa tāne haya</w:t>
      </w:r>
    </w:p>
    <w:p w14:paraId="64B190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was peaceful, self-controlled, sense-controlled, free from greed, and endowed with many other good qualities.</w:t>
      </w:r>
    </w:p>
    <w:p w14:paraId="0B00A437" w14:textId="3F4FC8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3.484</w:t>
      </w:r>
    </w:p>
    <w:p w14:paraId="32A88A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484</w:t>
      </w:r>
    </w:p>
    <w:p w14:paraId="06C9C3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gauracandre nahila viśvāsa</w:t>
      </w:r>
      <w:r w:rsidRPr="004A2847">
        <w:rPr>
          <w:rStyle w:val="BookTitle"/>
          <w:rFonts w:asciiTheme="minorHAnsi" w:hAnsiTheme="minorHAnsi" w:cstheme="minorHAnsi"/>
          <w:b w:val="0"/>
          <w:bCs w:val="0"/>
          <w:color w:val="000000"/>
          <w:sz w:val="28"/>
          <w:szCs w:val="28"/>
        </w:rPr>
        <w:br/>
        <w:t>vakreśvara prasāde se kubuddhi-vināśa</w:t>
      </w:r>
    </w:p>
    <w:p w14:paraId="054BC5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he had no faith in Gauracandra. That sinful mentality was destroyed by the mercy of Vakreśvara Paṇḍita.</w:t>
      </w:r>
    </w:p>
    <w:p w14:paraId="46F1FBA9" w14:textId="727481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3.485</w:t>
      </w:r>
    </w:p>
    <w:p w14:paraId="4C5056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485</w:t>
      </w:r>
    </w:p>
    <w:p w14:paraId="4111E5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`kṛṣṇa-sevā haiteo vaiṣṇava-sevā baḍa'</w:t>
      </w:r>
      <w:r w:rsidRPr="004A2847">
        <w:rPr>
          <w:rStyle w:val="BookTitle"/>
          <w:rFonts w:asciiTheme="minorHAnsi" w:hAnsiTheme="minorHAnsi" w:cstheme="minorHAnsi"/>
          <w:b w:val="0"/>
          <w:bCs w:val="0"/>
          <w:color w:val="000000"/>
          <w:sz w:val="28"/>
          <w:szCs w:val="28"/>
        </w:rPr>
        <w:br/>
        <w:t>bhāgavata-ādi saba śāstre kaila daḍha</w:t>
      </w:r>
    </w:p>
    <w:p w14:paraId="669B6A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service of Vaiṣṇavas is superior to the service of Kṛṣṇa. All scriptures headed by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confirm this.</w:t>
      </w:r>
    </w:p>
    <w:p w14:paraId="734DC9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has firmly established that devotion to a Vaiṣṇava servant of Kṛṣṇa is superior to devotion to Kṛṣṇa.</w:t>
      </w:r>
    </w:p>
    <w:p w14:paraId="0A2AF8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(11.2.5, 11.11.47-48, and 11.19.21). In the </w:t>
      </w:r>
      <w:r w:rsidRPr="004A2847">
        <w:rPr>
          <w:rStyle w:val="BookTitle"/>
          <w:rFonts w:asciiTheme="minorHAnsi" w:hAnsiTheme="minorHAnsi" w:cstheme="minorHAnsi"/>
          <w:b w:val="0"/>
          <w:bCs w:val="0"/>
          <w:i/>
          <w:iCs/>
          <w:color w:val="000000"/>
          <w:sz w:val="28"/>
          <w:szCs w:val="28"/>
        </w:rPr>
        <w:t>Padma Purāṇa</w:t>
      </w:r>
      <w:r w:rsidRPr="004A2847">
        <w:rPr>
          <w:rStyle w:val="BookTitle"/>
          <w:rFonts w:asciiTheme="minorHAnsi" w:hAnsiTheme="minorHAnsi" w:cstheme="minorHAnsi"/>
          <w:b w:val="0"/>
          <w:bCs w:val="0"/>
          <w:color w:val="000000"/>
          <w:sz w:val="28"/>
          <w:szCs w:val="28"/>
        </w:rPr>
        <w:t xml:space="preserve"> it is stated:</w:t>
      </w:r>
    </w:p>
    <w:p w14:paraId="2D8348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ārādhanānāṁ sarveṣāṁ   viṣṇor ārādhanaṁ param</w:t>
      </w:r>
      <w:r w:rsidRPr="004A2847">
        <w:rPr>
          <w:rStyle w:val="BookTitle"/>
          <w:rFonts w:asciiTheme="minorHAnsi" w:hAnsiTheme="minorHAnsi" w:cstheme="minorHAnsi"/>
          <w:b w:val="0"/>
          <w:bCs w:val="0"/>
          <w:color w:val="000000"/>
          <w:sz w:val="28"/>
          <w:szCs w:val="28"/>
        </w:rPr>
        <w:br/>
        <w:t>tasmāt parataraṁ devi   tadīyānāṁ samarcanam</w:t>
      </w:r>
    </w:p>
    <w:p w14:paraId="2090BD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“Of all types of worship, worship of Lord Viṣṇu is best, and better than the worship of Lord Viṣṇu is the worship of His devotee, the Vaiṣṇava.” It is also stated:</w:t>
      </w:r>
    </w:p>
    <w:p w14:paraId="6BD413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sarvatra vaiṣṇavāḥ pūjyāḥ   svarge martye rasātale</w:t>
      </w:r>
      <w:r w:rsidRPr="004A2847">
        <w:rPr>
          <w:rStyle w:val="BookTitle"/>
          <w:rFonts w:asciiTheme="minorHAnsi" w:hAnsiTheme="minorHAnsi" w:cstheme="minorHAnsi"/>
          <w:b w:val="0"/>
          <w:bCs w:val="0"/>
          <w:color w:val="000000"/>
          <w:sz w:val="28"/>
          <w:szCs w:val="28"/>
        </w:rPr>
        <w:br/>
        <w:t>devatānāṁ manuṣyāṇāṁ   tathaiva yakṣa-rakṣanām</w:t>
      </w:r>
    </w:p>
    <w:p w14:paraId="41EAE82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Vaiṣṇavas are worshipable in the heavenly planets, in the earthly planets, and in the hellish planets. They are superior to the demigods, human beings, Yakṣas, and Rakṣas.”</w:t>
      </w:r>
    </w:p>
    <w:p w14:paraId="6BD82C1A" w14:textId="4DB6AC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3.486</w:t>
      </w:r>
    </w:p>
    <w:p w14:paraId="5F20D3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486</w:t>
      </w:r>
    </w:p>
    <w:p w14:paraId="0969A7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siddhir bhavati vā neti   saṁśayo 'cyuta-sevinām</w:t>
      </w:r>
      <w:r w:rsidRPr="004A2847">
        <w:rPr>
          <w:rStyle w:val="BookTitle"/>
          <w:rFonts w:asciiTheme="minorHAnsi" w:hAnsiTheme="minorHAnsi" w:cstheme="minorHAnsi"/>
          <w:b w:val="0"/>
          <w:bCs w:val="0"/>
          <w:color w:val="000000"/>
          <w:sz w:val="28"/>
          <w:szCs w:val="28"/>
        </w:rPr>
        <w:br/>
        <w:t>niḥsaṁśayas tu tad-bhakta-   paricaryā-ratātmanām</w:t>
      </w:r>
    </w:p>
    <w:p w14:paraId="353A80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may be a doubt whether the servants of the Supreme Personality of Godhead will attain perfection, but there is absolutely no doubt that those who are attached to serving the Lord's devotees will attain perfection.”</w:t>
      </w:r>
    </w:p>
    <w:p w14:paraId="205432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Itihāsa-samuccaya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Govinda-bhāṣya</w:t>
      </w:r>
      <w:r w:rsidRPr="004A2847">
        <w:rPr>
          <w:rStyle w:val="BookTitle"/>
          <w:rFonts w:asciiTheme="minorHAnsi" w:hAnsiTheme="minorHAnsi" w:cstheme="minorHAnsi"/>
          <w:b w:val="0"/>
          <w:bCs w:val="0"/>
          <w:color w:val="000000"/>
          <w:sz w:val="28"/>
          <w:szCs w:val="28"/>
        </w:rPr>
        <w:t xml:space="preserve"> (3.3.51).</w:t>
      </w:r>
    </w:p>
    <w:p w14:paraId="59134E5D" w14:textId="11052D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3.487</w:t>
      </w:r>
    </w:p>
    <w:p w14:paraId="54B218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487</w:t>
      </w:r>
    </w:p>
    <w:p w14:paraId="4F6B9A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vaiṣṇava-sevā parama upāya</w:t>
      </w:r>
      <w:r w:rsidRPr="004A2847">
        <w:rPr>
          <w:rStyle w:val="BookTitle"/>
          <w:rFonts w:asciiTheme="minorHAnsi" w:hAnsiTheme="minorHAnsi" w:cstheme="minorHAnsi"/>
          <w:b w:val="0"/>
          <w:bCs w:val="0"/>
          <w:color w:val="000000"/>
          <w:sz w:val="28"/>
          <w:szCs w:val="28"/>
        </w:rPr>
        <w:br/>
        <w:t>bhakta-sevā haite se sabāi kṛṣṇa pāya</w:t>
      </w:r>
    </w:p>
    <w:p w14:paraId="6E1A738E"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service to the Vaiṣṇavas is the best means of deliverance. Everyone can attain Kṛṣṇa by serving the devotees.</w:t>
      </w:r>
    </w:p>
    <w:p w14:paraId="07D007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eteke </w:t>
      </w:r>
      <w:r w:rsidRPr="004A2847">
        <w:rPr>
          <w:rStyle w:val="BookTitle"/>
          <w:rFonts w:asciiTheme="minorHAnsi" w:hAnsiTheme="minorHAnsi" w:cstheme="minorHAnsi"/>
          <w:b w:val="0"/>
          <w:bCs w:val="0"/>
          <w:color w:val="000000"/>
          <w:sz w:val="28"/>
          <w:szCs w:val="28"/>
        </w:rPr>
        <w:t>means “for this reason” or “that is why.”</w:t>
      </w:r>
    </w:p>
    <w:p w14:paraId="52AC1A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Many people may not attain any fruits by serving Kṛṣṇa, but by serving the devotees of Kṛṣṇa attainment of Kṛṣṇa is guaranteed. If one serves the lotus feet of anyone who serves the lotus feet of Śrī Vakreśvara Paṇḍita, he will certainly become qualified to attain love for Kṛṣṇa. Since Kṛṣṇa resides in the body of Vakreśvara, whenever Vakreśvara dances, Kṛṣṇa happily dances along with him. Wherever Vakreśvara resides is more sanctified than all holy places; it is Vaikuṇṭha.</w:t>
      </w:r>
    </w:p>
    <w:p w14:paraId="2F7CB0BD" w14:textId="26EB50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3.488</w:t>
      </w:r>
    </w:p>
    <w:p w14:paraId="5D9510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488</w:t>
      </w:r>
    </w:p>
    <w:p w14:paraId="3AAD00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 paṇḍitera saṅgera prabhāve</w:t>
      </w:r>
      <w:r w:rsidRPr="004A2847">
        <w:rPr>
          <w:rStyle w:val="BookTitle"/>
          <w:rFonts w:asciiTheme="minorHAnsi" w:hAnsiTheme="minorHAnsi" w:cstheme="minorHAnsi"/>
          <w:b w:val="0"/>
          <w:bCs w:val="0"/>
          <w:color w:val="000000"/>
          <w:sz w:val="28"/>
          <w:szCs w:val="28"/>
        </w:rPr>
        <w:br/>
        <w:t>gauracandra dekhite calilā anurāge</w:t>
      </w:r>
    </w:p>
    <w:p w14:paraId="19FD12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influence of Vakreśvara Paṇḍita's association, Devānanda developed an intense desire to see Gauracandra.</w:t>
      </w:r>
    </w:p>
    <w:p w14:paraId="1CC14A11" w14:textId="4D3C3D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3.489</w:t>
      </w:r>
    </w:p>
    <w:p w14:paraId="3E4326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489</w:t>
      </w:r>
    </w:p>
    <w:p w14:paraId="31380C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vasiyā āchena gauracandra bhagavān</w:t>
      </w:r>
      <w:r w:rsidRPr="004A2847">
        <w:rPr>
          <w:rStyle w:val="BookTitle"/>
          <w:rFonts w:asciiTheme="minorHAnsi" w:hAnsiTheme="minorHAnsi" w:cstheme="minorHAnsi"/>
          <w:b w:val="0"/>
          <w:bCs w:val="0"/>
          <w:color w:val="000000"/>
          <w:sz w:val="28"/>
          <w:szCs w:val="28"/>
        </w:rPr>
        <w:br/>
        <w:t>devānanda paṇḍita hailā vidyamāna</w:t>
      </w:r>
    </w:p>
    <w:p w14:paraId="4E3C38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As Lord Gauracandra was sitting, Devānanda Paṇḍita came before the Lord.</w:t>
      </w:r>
    </w:p>
    <w:p w14:paraId="774A4A0D" w14:textId="7E74E9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3.490</w:t>
      </w:r>
    </w:p>
    <w:p w14:paraId="7807DC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490</w:t>
      </w:r>
    </w:p>
    <w:p w14:paraId="60B10C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daṇḍavat devānanda paṇḍita kariyā</w:t>
      </w:r>
      <w:r w:rsidRPr="004A2847">
        <w:rPr>
          <w:rStyle w:val="BookTitle"/>
          <w:rFonts w:asciiTheme="minorHAnsi" w:hAnsiTheme="minorHAnsi" w:cstheme="minorHAnsi"/>
          <w:b w:val="0"/>
          <w:bCs w:val="0"/>
          <w:color w:val="000000"/>
          <w:sz w:val="28"/>
          <w:szCs w:val="28"/>
        </w:rPr>
        <w:br/>
        <w:t>rahilena eka bhite saṅkocita haiyā</w:t>
      </w:r>
    </w:p>
    <w:p w14:paraId="032B6C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his humble obeisances, Devānanda Paṇḍita stood hesitantly in the corner.</w:t>
      </w:r>
    </w:p>
    <w:p w14:paraId="33E70B7C" w14:textId="030E1F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3.491</w:t>
      </w:r>
    </w:p>
    <w:p w14:paraId="41B066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491</w:t>
      </w:r>
    </w:p>
    <w:p w14:paraId="27551313" w14:textId="7C0347E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tāhāne dekhi' santoṣita hailā</w:t>
      </w:r>
      <w:ins w:id="128" w:author="your servant" w:date="2020-05-07T19:44:00Z">
        <w:r w:rsidR="006201B5">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virala haiyā tāne laiyā vasilā</w:t>
      </w:r>
    </w:p>
    <w:p w14:paraId="05C986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however, was pleased to see him and had him sit down next to Him.</w:t>
      </w:r>
    </w:p>
    <w:p w14:paraId="1F336131" w14:textId="5D3FBA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3.492</w:t>
      </w:r>
    </w:p>
    <w:p w14:paraId="112467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492</w:t>
      </w:r>
    </w:p>
    <w:p w14:paraId="3C9E87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tāna yata kichu chila aparādha</w:t>
      </w:r>
      <w:r w:rsidRPr="004A2847">
        <w:rPr>
          <w:rStyle w:val="BookTitle"/>
          <w:rFonts w:asciiTheme="minorHAnsi" w:hAnsiTheme="minorHAnsi" w:cstheme="minorHAnsi"/>
          <w:b w:val="0"/>
          <w:bCs w:val="0"/>
          <w:color w:val="000000"/>
          <w:sz w:val="28"/>
          <w:szCs w:val="28"/>
        </w:rPr>
        <w:br/>
        <w:t>sakala kṣamiyā prabhu karilā prasāda</w:t>
      </w:r>
    </w:p>
    <w:p w14:paraId="28CC60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excused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Devānanda's previous offenses and bestowed His mercy on him.</w:t>
      </w:r>
    </w:p>
    <w:p w14:paraId="43952123" w14:textId="73CB32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3.493</w:t>
      </w:r>
    </w:p>
    <w:p w14:paraId="4B2503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493</w:t>
      </w:r>
    </w:p>
    <w:p w14:paraId="660F78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“tumi ye sevilā vakreśvara</w:t>
      </w:r>
      <w:r w:rsidRPr="004A2847">
        <w:rPr>
          <w:rStyle w:val="BookTitle"/>
          <w:rFonts w:asciiTheme="minorHAnsi" w:hAnsiTheme="minorHAnsi" w:cstheme="minorHAnsi"/>
          <w:b w:val="0"/>
          <w:bCs w:val="0"/>
          <w:color w:val="000000"/>
          <w:sz w:val="28"/>
          <w:szCs w:val="28"/>
        </w:rPr>
        <w:br/>
        <w:t>ataeva hailā tumi āmāra gocara</w:t>
      </w:r>
    </w:p>
    <w:p w14:paraId="7A9E47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“You </w:t>
      </w:r>
      <w:proofErr w:type="gramStart"/>
      <w:r w:rsidRPr="004A2847">
        <w:rPr>
          <w:rStyle w:val="BookTitle"/>
          <w:rFonts w:asciiTheme="minorHAnsi" w:hAnsiTheme="minorHAnsi" w:cstheme="minorHAnsi"/>
          <w:b/>
          <w:bCs/>
          <w:color w:val="800000"/>
          <w:sz w:val="28"/>
          <w:szCs w:val="28"/>
        </w:rPr>
        <w:t>are able to</w:t>
      </w:r>
      <w:proofErr w:type="gramEnd"/>
      <w:r w:rsidRPr="004A2847">
        <w:rPr>
          <w:rStyle w:val="BookTitle"/>
          <w:rFonts w:asciiTheme="minorHAnsi" w:hAnsiTheme="minorHAnsi" w:cstheme="minorHAnsi"/>
          <w:b/>
          <w:bCs/>
          <w:color w:val="800000"/>
          <w:sz w:val="28"/>
          <w:szCs w:val="28"/>
        </w:rPr>
        <w:t xml:space="preserve"> see Me because you served Vakreśvara Paṇḍita.</w:t>
      </w:r>
    </w:p>
    <w:p w14:paraId="25215752" w14:textId="6B4617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3.494</w:t>
      </w:r>
    </w:p>
    <w:p w14:paraId="0B1FA7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494</w:t>
      </w:r>
    </w:p>
    <w:p w14:paraId="586020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 paṇḍita-prabhura pūrṇa-śakti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sei kṛṣṇa pāya ye tāṅhāre kare bhakti</w:t>
      </w:r>
    </w:p>
    <w:p w14:paraId="7ACC08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“Vakreśvara Paṇḍita possesses the full potencies of the Supreme Lord. Anyone who serves him attains Kṛṣṇa.</w:t>
      </w:r>
    </w:p>
    <w:p w14:paraId="006AFD7C" w14:textId="541D6C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3.495</w:t>
      </w:r>
    </w:p>
    <w:p w14:paraId="238B3C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495</w:t>
      </w:r>
    </w:p>
    <w:p w14:paraId="2F8A21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vakreśvara-hṛdaye kṛṣṇera nija-ghara</w:t>
      </w:r>
      <w:r w:rsidRPr="004A2847">
        <w:rPr>
          <w:rStyle w:val="BookTitle"/>
          <w:rFonts w:asciiTheme="minorHAnsi" w:hAnsiTheme="minorHAnsi" w:cstheme="minorHAnsi"/>
          <w:b w:val="0"/>
          <w:bCs w:val="0"/>
          <w:color w:val="000000"/>
          <w:sz w:val="28"/>
          <w:szCs w:val="28"/>
        </w:rPr>
        <w:br/>
        <w:t>kṛṣṇa nṛtya karena nācite vakreśvara</w:t>
      </w:r>
    </w:p>
    <w:p w14:paraId="612A51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personally resides in the heart of Vakreśvara Paṇḍita. When Vakreśvara dances, Kṛṣṇa dances.</w:t>
      </w:r>
    </w:p>
    <w:p w14:paraId="2F7CFBC1" w14:textId="76D9E9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3.496</w:t>
      </w:r>
    </w:p>
    <w:p w14:paraId="68D2EC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496</w:t>
      </w:r>
    </w:p>
    <w:p w14:paraId="7ED874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ye-te-sthāne yadi vakreśvara-saṅga haya</w:t>
      </w:r>
      <w:r w:rsidRPr="004A2847">
        <w:rPr>
          <w:rStyle w:val="BookTitle"/>
          <w:rFonts w:asciiTheme="minorHAnsi" w:hAnsiTheme="minorHAnsi" w:cstheme="minorHAnsi"/>
          <w:b w:val="0"/>
          <w:bCs w:val="0"/>
          <w:color w:val="000000"/>
          <w:sz w:val="28"/>
          <w:szCs w:val="28"/>
        </w:rPr>
        <w:br/>
        <w:t>sei sthāna sarva-tīrtha śrī-vaikuṇṭha-maya”</w:t>
      </w:r>
    </w:p>
    <w:p w14:paraId="50ECC2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 place that is associated with Vakreśvara Paṇḍita is equal to all the holy places and is as good as Vaikuṇṭha.”</w:t>
      </w:r>
    </w:p>
    <w:p w14:paraId="25E11ED2" w14:textId="552A43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3.497</w:t>
      </w:r>
    </w:p>
    <w:p w14:paraId="486831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497</w:t>
      </w:r>
    </w:p>
    <w:p w14:paraId="6032C7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vipra-devānanda prabhura vacana</w:t>
      </w:r>
      <w:r w:rsidRPr="004A2847">
        <w:rPr>
          <w:rStyle w:val="BookTitle"/>
          <w:rFonts w:asciiTheme="minorHAnsi" w:hAnsiTheme="minorHAnsi" w:cstheme="minorHAnsi"/>
          <w:b w:val="0"/>
          <w:bCs w:val="0"/>
          <w:color w:val="000000"/>
          <w:sz w:val="28"/>
          <w:szCs w:val="28"/>
        </w:rPr>
        <w:br/>
        <w:t>yoḍa-haste lāgilena karite stavana</w:t>
      </w:r>
    </w:p>
    <w:p w14:paraId="172383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Devānanda Paṇḍita heard the Lord's words, he folded his hands and began to offer prayers.</w:t>
      </w:r>
    </w:p>
    <w:p w14:paraId="4889F963" w14:textId="7BA516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3.498</w:t>
      </w:r>
    </w:p>
    <w:p w14:paraId="70312B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498</w:t>
      </w:r>
    </w:p>
    <w:p w14:paraId="2957D9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jagat</w:t>
      </w:r>
      <w:proofErr w:type="gramEnd"/>
      <w:r w:rsidRPr="004A2847">
        <w:rPr>
          <w:rStyle w:val="BookTitle"/>
          <w:rFonts w:asciiTheme="minorHAnsi" w:hAnsiTheme="minorHAnsi" w:cstheme="minorHAnsi"/>
          <w:b w:val="0"/>
          <w:bCs w:val="0"/>
          <w:color w:val="000000"/>
          <w:sz w:val="28"/>
          <w:szCs w:val="28"/>
        </w:rPr>
        <w:t xml:space="preserve"> uddhāra lāgi' tumi kṛpā-maya</w:t>
      </w:r>
      <w:r w:rsidRPr="004A2847">
        <w:rPr>
          <w:rStyle w:val="BookTitle"/>
          <w:rFonts w:asciiTheme="minorHAnsi" w:hAnsiTheme="minorHAnsi" w:cstheme="minorHAnsi"/>
          <w:b w:val="0"/>
          <w:bCs w:val="0"/>
          <w:color w:val="000000"/>
          <w:sz w:val="28"/>
          <w:szCs w:val="28"/>
        </w:rPr>
        <w:br/>
        <w:t>navadvīpa-mājhe āsi' hailā udaya</w:t>
      </w:r>
    </w:p>
    <w:p w14:paraId="2A3685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most merciful. You have appeared in Navadvīpa to deliver the people of the entire universe.</w:t>
      </w:r>
    </w:p>
    <w:p w14:paraId="08A00523" w14:textId="34729A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3.499</w:t>
      </w:r>
    </w:p>
    <w:p w14:paraId="7DF1D7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499</w:t>
      </w:r>
    </w:p>
    <w:p w14:paraId="41F35C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pāpī daiva-doṣe tomā' nā jāniluṅ</w:t>
      </w:r>
      <w:r w:rsidRPr="004A2847">
        <w:rPr>
          <w:rStyle w:val="BookTitle"/>
          <w:rFonts w:asciiTheme="minorHAnsi" w:hAnsiTheme="minorHAnsi" w:cstheme="minorHAnsi"/>
          <w:b w:val="0"/>
          <w:bCs w:val="0"/>
          <w:color w:val="000000"/>
          <w:sz w:val="28"/>
          <w:szCs w:val="28"/>
        </w:rPr>
        <w:br/>
        <w:t>tomāra paramānande vañcita hailuṅ</w:t>
      </w:r>
    </w:p>
    <w:p w14:paraId="303B25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could not recognize You because I am sinful and unfortunate. I was therefore deprived of the opportunity to relish transcendental happiness in Your association.</w:t>
      </w:r>
    </w:p>
    <w:p w14:paraId="68138B43" w14:textId="441998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3.500</w:t>
      </w:r>
    </w:p>
    <w:p w14:paraId="50D266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500</w:t>
      </w:r>
    </w:p>
    <w:p w14:paraId="32AC67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sarva-bhūta-kṛpālutā tomāra svabhāva</w:t>
      </w:r>
      <w:r w:rsidRPr="004A2847">
        <w:rPr>
          <w:rStyle w:val="BookTitle"/>
          <w:rFonts w:asciiTheme="minorHAnsi" w:hAnsiTheme="minorHAnsi" w:cstheme="minorHAnsi"/>
          <w:b w:val="0"/>
          <w:bCs w:val="0"/>
          <w:color w:val="000000"/>
          <w:sz w:val="28"/>
          <w:szCs w:val="28"/>
        </w:rPr>
        <w:br/>
        <w:t>ei māgoṅ `tomāte hauka anurāga'</w:t>
      </w:r>
    </w:p>
    <w:p w14:paraId="1B1CC1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by nature compassionate to all living entities. I beg that I may have attachment for You.</w:t>
      </w:r>
    </w:p>
    <w:p w14:paraId="39344404" w14:textId="4CD0DF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3.501</w:t>
      </w:r>
    </w:p>
    <w:p w14:paraId="25221E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501</w:t>
      </w:r>
    </w:p>
    <w:p w14:paraId="290288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nivedana prabhu tomāra caraṇe</w:t>
      </w:r>
      <w:r w:rsidRPr="004A2847">
        <w:rPr>
          <w:rStyle w:val="BookTitle"/>
          <w:rFonts w:asciiTheme="minorHAnsi" w:hAnsiTheme="minorHAnsi" w:cstheme="minorHAnsi"/>
          <w:b w:val="0"/>
          <w:bCs w:val="0"/>
          <w:color w:val="000000"/>
          <w:sz w:val="28"/>
          <w:szCs w:val="28"/>
        </w:rPr>
        <w:br/>
        <w:t>ki kari upāya prabhu, balaha āpane</w:t>
      </w:r>
    </w:p>
    <w:p w14:paraId="61419E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I have one request at Your lotus feet. Please instruct me.</w:t>
      </w:r>
    </w:p>
    <w:p w14:paraId="2D5FE0F3" w14:textId="76E0E5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3.502</w:t>
      </w:r>
    </w:p>
    <w:p w14:paraId="5245A7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502</w:t>
      </w:r>
    </w:p>
    <w:p w14:paraId="55459E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asarvajña-sarvajñera grantha laiyā</w:t>
      </w:r>
      <w:r w:rsidRPr="004A2847">
        <w:rPr>
          <w:rStyle w:val="BookTitle"/>
          <w:rFonts w:asciiTheme="minorHAnsi" w:hAnsiTheme="minorHAnsi" w:cstheme="minorHAnsi"/>
          <w:b w:val="0"/>
          <w:bCs w:val="0"/>
          <w:color w:val="000000"/>
          <w:sz w:val="28"/>
          <w:szCs w:val="28"/>
        </w:rPr>
        <w:br/>
        <w:t>bhāgavata paḍāṅa āpane ajña haiyā</w:t>
      </w:r>
    </w:p>
    <w:p w14:paraId="6ACF3C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am an ignorant person yet I teach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which is a book meant for the most intelligent persons.</w:t>
      </w:r>
    </w:p>
    <w:p w14:paraId="2B628A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Sarvajña Viṣṇusvāmī has accepted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as the commentary on Vedānta. Devānanda Paṇḍita said, “It is true that I am proud of teaching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which is a book meant for the most intelligent persons, but I am ignorant and less intelligent. Please therefore instruct me. How should I recite </w:t>
      </w:r>
      <w:r w:rsidRPr="004A2847">
        <w:rPr>
          <w:rStyle w:val="BookTitle"/>
          <w:rFonts w:asciiTheme="minorHAnsi" w:hAnsiTheme="minorHAnsi" w:cstheme="minorHAnsi"/>
          <w:b w:val="0"/>
          <w:bCs w:val="0"/>
          <w:i/>
          <w:iCs/>
          <w:color w:val="000000"/>
          <w:sz w:val="28"/>
          <w:szCs w:val="28"/>
        </w:rPr>
        <w:lastRenderedPageBreak/>
        <w:t>Śrīmad Bhāgavatam</w:t>
      </w:r>
      <w:r w:rsidRPr="004A2847">
        <w:rPr>
          <w:rStyle w:val="BookTitle"/>
          <w:rFonts w:asciiTheme="minorHAnsi" w:hAnsiTheme="minorHAnsi" w:cstheme="minorHAnsi"/>
          <w:b w:val="0"/>
          <w:bCs w:val="0"/>
          <w:color w:val="000000"/>
          <w:sz w:val="28"/>
          <w:szCs w:val="28"/>
        </w:rPr>
        <w:t>?”</w:t>
      </w:r>
    </w:p>
    <w:p w14:paraId="7E616DC9" w14:textId="53884A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3.503</w:t>
      </w:r>
    </w:p>
    <w:p w14:paraId="7ABDBD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503</w:t>
      </w:r>
    </w:p>
    <w:p w14:paraId="5C28CA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vākhānimu, paḍāimu vā kemane</w:t>
      </w:r>
      <w:r w:rsidRPr="004A2847">
        <w:rPr>
          <w:rStyle w:val="BookTitle"/>
          <w:rFonts w:asciiTheme="minorHAnsi" w:hAnsiTheme="minorHAnsi" w:cstheme="minorHAnsi"/>
          <w:b w:val="0"/>
          <w:bCs w:val="0"/>
          <w:color w:val="000000"/>
          <w:sz w:val="28"/>
          <w:szCs w:val="28"/>
        </w:rPr>
        <w:br/>
        <w:t>ihā more ājñā prabhu, karaha āpane”</w:t>
      </w:r>
    </w:p>
    <w:p w14:paraId="23FA0C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should I explain it, and what should I teach? O Lord, kindly instruct me.”</w:t>
      </w:r>
    </w:p>
    <w:p w14:paraId="4AB48F93" w14:textId="0B5A43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3.504</w:t>
      </w:r>
    </w:p>
    <w:p w14:paraId="0BF4C7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504</w:t>
      </w:r>
    </w:p>
    <w:p w14:paraId="488AF6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tāna vākya gauracandra bhagavān</w:t>
      </w:r>
      <w:r w:rsidRPr="004A2847">
        <w:rPr>
          <w:rStyle w:val="BookTitle"/>
          <w:rFonts w:asciiTheme="minorHAnsi" w:hAnsiTheme="minorHAnsi" w:cstheme="minorHAnsi"/>
          <w:b w:val="0"/>
          <w:bCs w:val="0"/>
          <w:color w:val="000000"/>
          <w:sz w:val="28"/>
          <w:szCs w:val="28"/>
        </w:rPr>
        <w:br/>
        <w:t>kahite lāgilā bhāgavatera pramāṇa</w:t>
      </w:r>
    </w:p>
    <w:p w14:paraId="1626FE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Devānanda's words, Lord Gauracandra began to quote evidence from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71014D87" w14:textId="0CBECF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3.505</w:t>
      </w:r>
    </w:p>
    <w:p w14:paraId="5A0825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505</w:t>
      </w:r>
    </w:p>
    <w:p w14:paraId="058480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vipra, bhāgavate ei vākhānibā</w:t>
      </w:r>
      <w:r w:rsidRPr="004A2847">
        <w:rPr>
          <w:rStyle w:val="BookTitle"/>
          <w:rFonts w:asciiTheme="minorHAnsi" w:hAnsiTheme="minorHAnsi" w:cstheme="minorHAnsi"/>
          <w:b w:val="0"/>
          <w:bCs w:val="0"/>
          <w:color w:val="000000"/>
          <w:sz w:val="28"/>
          <w:szCs w:val="28"/>
        </w:rPr>
        <w:br/>
        <w:t>`bhakti' vinā āra kichu mukhe nā ānibā</w:t>
      </w:r>
    </w:p>
    <w:p w14:paraId="474C67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“Listen,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while teaching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you should not explain anything other than devotional service.</w:t>
      </w:r>
    </w:p>
    <w:p w14:paraId="592399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(2.7.51-52).</w:t>
      </w:r>
    </w:p>
    <w:p w14:paraId="45CEAECC" w14:textId="5D7FD1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3.506</w:t>
      </w:r>
    </w:p>
    <w:p w14:paraId="2514A3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506</w:t>
      </w:r>
    </w:p>
    <w:p w14:paraId="23D4F6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ādi-madhya-antye bhāgavate ei kaya</w:t>
      </w:r>
      <w:r w:rsidRPr="004A2847">
        <w:rPr>
          <w:rStyle w:val="BookTitle"/>
          <w:rFonts w:asciiTheme="minorHAnsi" w:hAnsiTheme="minorHAnsi" w:cstheme="minorHAnsi"/>
          <w:b w:val="0"/>
          <w:bCs w:val="0"/>
          <w:color w:val="000000"/>
          <w:sz w:val="28"/>
          <w:szCs w:val="28"/>
        </w:rPr>
        <w:br/>
        <w:t>viṣṇu-bhakti nitya-siddha akṣaya avyaya</w:t>
      </w:r>
    </w:p>
    <w:p w14:paraId="3BF235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beginning, middle, and end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devotional service to Viṣṇu is described as eternally perfect, inexhaustible, and infallible.</w:t>
      </w:r>
    </w:p>
    <w:p w14:paraId="55F221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(12.13.11).</w:t>
      </w:r>
    </w:p>
    <w:p w14:paraId="4507CD34" w14:textId="6F9660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3.507</w:t>
      </w:r>
    </w:p>
    <w:p w14:paraId="575816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507</w:t>
      </w:r>
    </w:p>
    <w:p w14:paraId="6973CC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anante brahmāṇḍe sabe satya viṣṇu-bhakti</w:t>
      </w:r>
      <w:r w:rsidRPr="004A2847">
        <w:rPr>
          <w:rStyle w:val="BookTitle"/>
          <w:rFonts w:asciiTheme="minorHAnsi" w:hAnsiTheme="minorHAnsi" w:cstheme="minorHAnsi"/>
          <w:b w:val="0"/>
          <w:bCs w:val="0"/>
          <w:color w:val="000000"/>
          <w:sz w:val="28"/>
          <w:szCs w:val="28"/>
        </w:rPr>
        <w:br/>
        <w:t>mahāpralaye o yāra thāke pūrṇa-śakti</w:t>
      </w:r>
    </w:p>
    <w:p w14:paraId="1A744F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“Devotional service to Viṣṇu is the only truth throughout the innumerable universes. It remains fully potent even during the universal devastation.</w:t>
      </w:r>
    </w:p>
    <w:p w14:paraId="7B2065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(2.9.4-18 and 3.25.38). In the </w:t>
      </w:r>
      <w:r w:rsidRPr="004A2847">
        <w:rPr>
          <w:rStyle w:val="BookTitle"/>
          <w:rFonts w:asciiTheme="minorHAnsi" w:hAnsiTheme="minorHAnsi" w:cstheme="minorHAnsi"/>
          <w:b w:val="0"/>
          <w:bCs w:val="0"/>
          <w:i/>
          <w:iCs/>
          <w:color w:val="000000"/>
          <w:sz w:val="28"/>
          <w:szCs w:val="28"/>
        </w:rPr>
        <w:t>Ṛg Veda</w:t>
      </w:r>
      <w:r w:rsidRPr="004A2847">
        <w:rPr>
          <w:rStyle w:val="BookTitle"/>
          <w:rFonts w:asciiTheme="minorHAnsi" w:hAnsiTheme="minorHAnsi" w:cstheme="minorHAnsi"/>
          <w:b w:val="0"/>
          <w:bCs w:val="0"/>
          <w:color w:val="000000"/>
          <w:sz w:val="28"/>
          <w:szCs w:val="28"/>
        </w:rPr>
        <w:t xml:space="preserve"> (1.22.20) it is stated: </w:t>
      </w:r>
      <w:r w:rsidRPr="004A2847">
        <w:rPr>
          <w:rStyle w:val="BookTitle"/>
          <w:rFonts w:asciiTheme="minorHAnsi" w:hAnsiTheme="minorHAnsi" w:cstheme="minorHAnsi"/>
          <w:b w:val="0"/>
          <w:bCs w:val="0"/>
          <w:i/>
          <w:iCs/>
          <w:color w:val="000000"/>
          <w:sz w:val="28"/>
          <w:szCs w:val="28"/>
        </w:rPr>
        <w:t>oṁ tad viṣṇoḥ paramaṁ padaṁ sadā paśyanti sūrayaḥ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Those who are spiritually advanced simply look to the lotus feet of Viṣṇu.” In the </w:t>
      </w:r>
      <w:r w:rsidRPr="004A2847">
        <w:rPr>
          <w:rStyle w:val="BookTitle"/>
          <w:rFonts w:asciiTheme="minorHAnsi" w:hAnsiTheme="minorHAnsi" w:cstheme="minorHAnsi"/>
          <w:b w:val="0"/>
          <w:bCs w:val="0"/>
          <w:i/>
          <w:iCs/>
          <w:color w:val="000000"/>
          <w:sz w:val="28"/>
          <w:szCs w:val="28"/>
        </w:rPr>
        <w:t>Viṣṇu Purāṇa</w:t>
      </w:r>
      <w:r w:rsidRPr="004A2847">
        <w:rPr>
          <w:rStyle w:val="BookTitle"/>
          <w:rFonts w:asciiTheme="minorHAnsi" w:hAnsiTheme="minorHAnsi" w:cstheme="minorHAnsi"/>
          <w:b w:val="0"/>
          <w:bCs w:val="0"/>
          <w:color w:val="000000"/>
          <w:sz w:val="28"/>
          <w:szCs w:val="28"/>
        </w:rPr>
        <w:t xml:space="preserve"> it is stated: </w:t>
      </w:r>
      <w:r w:rsidRPr="004A2847">
        <w:rPr>
          <w:rStyle w:val="BookTitle"/>
          <w:rFonts w:asciiTheme="minorHAnsi" w:hAnsiTheme="minorHAnsi" w:cstheme="minorHAnsi"/>
          <w:b w:val="0"/>
          <w:bCs w:val="0"/>
          <w:i/>
          <w:iCs/>
          <w:color w:val="000000"/>
          <w:sz w:val="28"/>
          <w:szCs w:val="28"/>
        </w:rPr>
        <w:t>na cyavanti yato bhakti mahati pralaye sati</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Even during the universal devastation, devotional service is not lost.”</w:t>
      </w:r>
    </w:p>
    <w:p w14:paraId="24EE42CA" w14:textId="16ACAE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3.508</w:t>
      </w:r>
    </w:p>
    <w:p w14:paraId="638506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508</w:t>
      </w:r>
    </w:p>
    <w:p w14:paraId="015C91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mokṣa diyā bhakti gopya kare nārāyaṇe</w:t>
      </w:r>
      <w:r w:rsidRPr="004A2847">
        <w:rPr>
          <w:rStyle w:val="BookTitle"/>
          <w:rFonts w:asciiTheme="minorHAnsi" w:hAnsiTheme="minorHAnsi" w:cstheme="minorHAnsi"/>
          <w:b w:val="0"/>
          <w:bCs w:val="0"/>
          <w:color w:val="000000"/>
          <w:sz w:val="28"/>
          <w:szCs w:val="28"/>
        </w:rPr>
        <w:br/>
        <w:t>hena bhakti nā jāni kṛṣṇera kṛpā vine</w:t>
      </w:r>
    </w:p>
    <w:p w14:paraId="5744DA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“Nārāyaṇa awards liberation but hides devotional service. One cannot attain devotional service without Kṛṣṇa's mercy.</w:t>
      </w:r>
    </w:p>
    <w:p w14:paraId="07888F6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answer to Devānanda's questions, Śrīman Mahāprabhu said, “Devotional service is the sum and substance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That devotional service is eternally perfect, devoid of deterioration, and is not lost even during the universal devastation. By awarding material enjoyment and liberation, the Supreme Lord keeps devotional service hidden from the living entities. Without the mercy of the Supreme Lord there is no possibility of attaining devotional service.</w:t>
      </w:r>
    </w:p>
    <w:p w14:paraId="1CF33D3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(5.6.18).</w:t>
      </w:r>
    </w:p>
    <w:p w14:paraId="3A7F2631" w14:textId="251AB3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3.509</w:t>
      </w:r>
    </w:p>
    <w:p w14:paraId="3AE8F1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509</w:t>
      </w:r>
    </w:p>
    <w:p w14:paraId="159040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bhāgavata-śāstre se bhaktira tattva kahe</w:t>
      </w:r>
      <w:r w:rsidRPr="004A2847">
        <w:rPr>
          <w:rStyle w:val="BookTitle"/>
          <w:rFonts w:asciiTheme="minorHAnsi" w:hAnsiTheme="minorHAnsi" w:cstheme="minorHAnsi"/>
          <w:b w:val="0"/>
          <w:bCs w:val="0"/>
          <w:color w:val="000000"/>
          <w:sz w:val="28"/>
          <w:szCs w:val="28"/>
        </w:rPr>
        <w:br/>
        <w:t>teñi bhāgavata-sama kona śāstra nahe</w:t>
      </w:r>
    </w:p>
    <w:p w14:paraId="59FAD2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“Because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glorifies devotional service, there is no literature equal to it.</w:t>
      </w:r>
    </w:p>
    <w:p w14:paraId="0678644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teñi </w:t>
      </w:r>
      <w:r w:rsidRPr="004A2847">
        <w:rPr>
          <w:rStyle w:val="BookTitle"/>
          <w:rFonts w:asciiTheme="minorHAnsi" w:hAnsiTheme="minorHAnsi" w:cstheme="minorHAnsi"/>
          <w:b w:val="0"/>
          <w:bCs w:val="0"/>
          <w:color w:val="000000"/>
          <w:sz w:val="28"/>
          <w:szCs w:val="28"/>
        </w:rPr>
        <w:t>means “therefore.”</w:t>
      </w:r>
    </w:p>
    <w:p w14:paraId="53AC5C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Since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describes the glories of devotional service, there is no literature in the entire world equal to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w:t>
      </w:r>
    </w:p>
    <w:p w14:paraId="165EB62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(12.13.14-15 and 1.7.7).</w:t>
      </w:r>
    </w:p>
    <w:p w14:paraId="4A7E62B0" w14:textId="194527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3.510-511</w:t>
      </w:r>
    </w:p>
    <w:p w14:paraId="6D9CCB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510-511</w:t>
      </w:r>
    </w:p>
    <w:p w14:paraId="3327D9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rūpa matsya-kūrma-ādi avatāra</w:t>
      </w:r>
      <w:r w:rsidRPr="004A2847">
        <w:rPr>
          <w:rStyle w:val="BookTitle"/>
          <w:rFonts w:asciiTheme="minorHAnsi" w:hAnsiTheme="minorHAnsi" w:cstheme="minorHAnsi"/>
          <w:b w:val="0"/>
          <w:bCs w:val="0"/>
          <w:color w:val="000000"/>
          <w:sz w:val="28"/>
          <w:szCs w:val="28"/>
        </w:rPr>
        <w:br/>
        <w:t>āvirbhāva-tirobhāva yena tā'-sabāra</w:t>
      </w:r>
    </w:p>
    <w:p w14:paraId="1AE1C3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bhāgavata kāro kṛta naya</w:t>
      </w:r>
      <w:r w:rsidRPr="004A2847">
        <w:rPr>
          <w:rStyle w:val="BookTitle"/>
          <w:rFonts w:asciiTheme="minorHAnsi" w:hAnsiTheme="minorHAnsi" w:cstheme="minorHAnsi"/>
          <w:b w:val="0"/>
          <w:bCs w:val="0"/>
          <w:color w:val="000000"/>
          <w:sz w:val="28"/>
          <w:szCs w:val="28"/>
        </w:rPr>
        <w:br/>
        <w:t>āvirbhāva tirobhāva āpanei haya</w:t>
      </w:r>
    </w:p>
    <w:p w14:paraId="62273E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various incarnations of the Lord headed by Matsya and Kūrma appear and disappear,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which is not composed by man, </w:t>
      </w:r>
      <w:proofErr w:type="gramStart"/>
      <w:r w:rsidRPr="004A2847">
        <w:rPr>
          <w:rStyle w:val="BookTitle"/>
          <w:rFonts w:asciiTheme="minorHAnsi" w:hAnsiTheme="minorHAnsi" w:cstheme="minorHAnsi"/>
          <w:b/>
          <w:bCs/>
          <w:color w:val="800000"/>
          <w:sz w:val="28"/>
          <w:szCs w:val="28"/>
        </w:rPr>
        <w:t>appears</w:t>
      </w:r>
      <w:proofErr w:type="gramEnd"/>
      <w:r w:rsidRPr="004A2847">
        <w:rPr>
          <w:rStyle w:val="BookTitle"/>
          <w:rFonts w:asciiTheme="minorHAnsi" w:hAnsiTheme="minorHAnsi" w:cstheme="minorHAnsi"/>
          <w:b/>
          <w:bCs/>
          <w:color w:val="800000"/>
          <w:sz w:val="28"/>
          <w:szCs w:val="28"/>
        </w:rPr>
        <w:t xml:space="preserve"> and disappears by its own sweet will.</w:t>
      </w:r>
    </w:p>
    <w:p w14:paraId="169D822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(11.14.3 and 1.3.43). In the </w:t>
      </w:r>
      <w:r w:rsidRPr="004A2847">
        <w:rPr>
          <w:rStyle w:val="BookTitle"/>
          <w:rFonts w:asciiTheme="minorHAnsi" w:hAnsiTheme="minorHAnsi" w:cstheme="minorHAnsi"/>
          <w:b w:val="0"/>
          <w:bCs w:val="0"/>
          <w:i/>
          <w:iCs/>
          <w:color w:val="000000"/>
          <w:sz w:val="28"/>
          <w:szCs w:val="28"/>
        </w:rPr>
        <w:t xml:space="preserve">Bṛhad-āraṇyaka Upaniṣad </w:t>
      </w:r>
      <w:r w:rsidRPr="004A2847">
        <w:rPr>
          <w:rStyle w:val="BookTitle"/>
          <w:rFonts w:asciiTheme="minorHAnsi" w:hAnsiTheme="minorHAnsi" w:cstheme="minorHAnsi"/>
          <w:b w:val="0"/>
          <w:bCs w:val="0"/>
          <w:color w:val="000000"/>
          <w:sz w:val="28"/>
          <w:szCs w:val="28"/>
        </w:rPr>
        <w:t>(2.4.10) it is stated:</w:t>
      </w:r>
    </w:p>
    <w:p w14:paraId="339677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are 'sya mahato bhūtasya niśvasitam etad yad ṛg-vedo yajur-vedaḥ sāma-vedo 'tharvāṅgirasa itihāsaḥ purāṇaṁ vidyā upaniṣadaḥślokāḥ sūtrānyānuvyākhyānānyasyai vaitāni sarvāṇi niśvasitāni</w:t>
      </w:r>
    </w:p>
    <w:p w14:paraId="2E7303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Ṛg Veda, Yajur Veda, Sāma Veda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Atharva Veda</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Itihāsas</w:t>
      </w:r>
      <w:r w:rsidRPr="004A2847">
        <w:rPr>
          <w:rStyle w:val="BookTitle"/>
          <w:rFonts w:asciiTheme="minorHAnsi" w:hAnsiTheme="minorHAnsi" w:cstheme="minorHAnsi"/>
          <w:b w:val="0"/>
          <w:bCs w:val="0"/>
          <w:color w:val="000000"/>
          <w:sz w:val="28"/>
          <w:szCs w:val="28"/>
        </w:rPr>
        <w:t xml:space="preserve">, or histories, the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Upaniṣads</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ślokas</w:t>
      </w:r>
      <w:r w:rsidRPr="004A2847">
        <w:rPr>
          <w:rStyle w:val="BookTitle"/>
          <w:rFonts w:asciiTheme="minorHAnsi" w:hAnsiTheme="minorHAnsi" w:cstheme="minorHAnsi"/>
          <w:b w:val="0"/>
          <w:bCs w:val="0"/>
          <w:color w:val="000000"/>
          <w:sz w:val="28"/>
          <w:szCs w:val="28"/>
        </w:rPr>
        <w:t xml:space="preserve">, or mantras chanted by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sūtras</w:t>
      </w:r>
      <w:r w:rsidRPr="004A2847">
        <w:rPr>
          <w:rStyle w:val="BookTitle"/>
          <w:rFonts w:asciiTheme="minorHAnsi" w:hAnsiTheme="minorHAnsi" w:cstheme="minorHAnsi"/>
          <w:b w:val="0"/>
          <w:bCs w:val="0"/>
          <w:color w:val="000000"/>
          <w:sz w:val="28"/>
          <w:szCs w:val="28"/>
        </w:rPr>
        <w:t xml:space="preserve">, or accumulations of Vedic statements, as well as </w:t>
      </w:r>
      <w:r w:rsidRPr="004A2847">
        <w:rPr>
          <w:rStyle w:val="BookTitle"/>
          <w:rFonts w:asciiTheme="minorHAnsi" w:hAnsiTheme="minorHAnsi" w:cstheme="minorHAnsi"/>
          <w:b w:val="0"/>
          <w:bCs w:val="0"/>
          <w:i/>
          <w:iCs/>
          <w:color w:val="000000"/>
          <w:sz w:val="28"/>
          <w:szCs w:val="28"/>
        </w:rPr>
        <w:t>vidyā</w:t>
      </w:r>
      <w:r w:rsidRPr="004A2847">
        <w:rPr>
          <w:rStyle w:val="BookTitle"/>
          <w:rFonts w:asciiTheme="minorHAnsi" w:hAnsiTheme="minorHAnsi" w:cstheme="minorHAnsi"/>
          <w:b w:val="0"/>
          <w:bCs w:val="0"/>
          <w:color w:val="000000"/>
          <w:sz w:val="28"/>
          <w:szCs w:val="28"/>
        </w:rPr>
        <w:t xml:space="preserve">, transcendental knowledge, and the explanations of the </w:t>
      </w:r>
      <w:r w:rsidRPr="004A2847">
        <w:rPr>
          <w:rStyle w:val="BookTitle"/>
          <w:rFonts w:asciiTheme="minorHAnsi" w:hAnsiTheme="minorHAnsi" w:cstheme="minorHAnsi"/>
          <w:b w:val="0"/>
          <w:bCs w:val="0"/>
          <w:i/>
          <w:iCs/>
          <w:color w:val="000000"/>
          <w:sz w:val="28"/>
          <w:szCs w:val="28"/>
        </w:rPr>
        <w:t xml:space="preserve">sūtras </w:t>
      </w:r>
      <w:r w:rsidRPr="004A2847">
        <w:rPr>
          <w:rStyle w:val="BookTitle"/>
          <w:rFonts w:asciiTheme="minorHAnsi" w:hAnsiTheme="minorHAnsi" w:cstheme="minorHAnsi"/>
          <w:b w:val="0"/>
          <w:bCs w:val="0"/>
          <w:color w:val="000000"/>
          <w:sz w:val="28"/>
          <w:szCs w:val="28"/>
        </w:rPr>
        <w:t>and mantras are all emanations from the breathing of the great Personality of Godhead.”</w:t>
      </w:r>
    </w:p>
    <w:p w14:paraId="0D5A2077" w14:textId="29E464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3.512</w:t>
      </w:r>
    </w:p>
    <w:p w14:paraId="559C3C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512</w:t>
      </w:r>
    </w:p>
    <w:p w14:paraId="65C397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bhakti-yoge bhāgavata vyāsera jihvāya</w:t>
      </w:r>
      <w:r w:rsidRPr="004A2847">
        <w:rPr>
          <w:rStyle w:val="BookTitle"/>
          <w:rFonts w:asciiTheme="minorHAnsi" w:hAnsiTheme="minorHAnsi" w:cstheme="minorHAnsi"/>
          <w:b w:val="0"/>
          <w:bCs w:val="0"/>
          <w:color w:val="000000"/>
          <w:sz w:val="28"/>
          <w:szCs w:val="28"/>
        </w:rPr>
        <w:br/>
        <w:t>sphūrti se haila mātra kṛṣṇera kṛpāya</w:t>
      </w:r>
    </w:p>
    <w:p w14:paraId="1B9983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“Simply by the mercy of Kṛṣṇa and the devotion of Vyāsadeva,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manifested from the tongue of Vyāsa.</w:t>
      </w:r>
    </w:p>
    <w:p w14:paraId="6B5084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an eternal literature. Even when it is lost in the course of time, by the Lord's mercy it again appears on the tongue and from the writing of </w:t>
      </w:r>
      <w:r w:rsidRPr="004A2847">
        <w:rPr>
          <w:rStyle w:val="BookTitle"/>
          <w:rFonts w:asciiTheme="minorHAnsi" w:hAnsiTheme="minorHAnsi" w:cstheme="minorHAnsi"/>
          <w:b w:val="0"/>
          <w:bCs w:val="0"/>
          <w:color w:val="000000"/>
          <w:sz w:val="28"/>
          <w:szCs w:val="28"/>
        </w:rPr>
        <w:lastRenderedPageBreak/>
        <w:t>Śrī Vyāsa. This literature is incomprehensible to those mortal beings who are punished by Yamarāja.</w:t>
      </w:r>
    </w:p>
    <w:p w14:paraId="0AEEC8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(1.7.2-7).</w:t>
      </w:r>
    </w:p>
    <w:p w14:paraId="05810A23" w14:textId="0CBA84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3.513</w:t>
      </w:r>
    </w:p>
    <w:p w14:paraId="426E9A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513</w:t>
      </w:r>
    </w:p>
    <w:p w14:paraId="2820C3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tattva yena bujhane nā yāya</w:t>
      </w:r>
      <w:r w:rsidRPr="004A2847">
        <w:rPr>
          <w:rStyle w:val="BookTitle"/>
          <w:rFonts w:asciiTheme="minorHAnsi" w:hAnsiTheme="minorHAnsi" w:cstheme="minorHAnsi"/>
          <w:b w:val="0"/>
          <w:bCs w:val="0"/>
          <w:color w:val="000000"/>
          <w:sz w:val="28"/>
          <w:szCs w:val="28"/>
        </w:rPr>
        <w:br/>
        <w:t>ei mata bhāgavata—sarva śāstre gāya</w:t>
      </w:r>
    </w:p>
    <w:p w14:paraId="0BE595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as incomprehensible as the science of the Supreme Lord. This is the statement of all scriptures.</w:t>
      </w:r>
    </w:p>
    <w:p w14:paraId="01A4C8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(6.3.21).</w:t>
      </w:r>
    </w:p>
    <w:p w14:paraId="29BF2698" w14:textId="276C35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3.514</w:t>
      </w:r>
    </w:p>
    <w:p w14:paraId="25384D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514</w:t>
      </w:r>
    </w:p>
    <w:p w14:paraId="7C0D29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 bujhi' hena yāra āche jñāna</w:t>
      </w:r>
      <w:r w:rsidRPr="004A2847">
        <w:rPr>
          <w:rStyle w:val="BookTitle"/>
          <w:rFonts w:asciiTheme="minorHAnsi" w:hAnsiTheme="minorHAnsi" w:cstheme="minorHAnsi"/>
          <w:b w:val="0"/>
          <w:bCs w:val="0"/>
          <w:color w:val="000000"/>
          <w:sz w:val="28"/>
          <w:szCs w:val="28"/>
        </w:rPr>
        <w:br/>
        <w:t>sei nā jānaye bhāgavatera pramāṇa</w:t>
      </w:r>
    </w:p>
    <w:p w14:paraId="1FEC67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who thinks, `I understand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does not know the glories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4B45833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who is qualified for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knows that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certainly the crest jewel of all scriptures. If even foolish people take shelter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manifests in their hearts.</w:t>
      </w:r>
    </w:p>
    <w:p w14:paraId="44C6E20A" w14:textId="045E07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3.515</w:t>
      </w:r>
    </w:p>
    <w:p w14:paraId="1CDA81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515</w:t>
      </w:r>
    </w:p>
    <w:p w14:paraId="05A362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ajña hai' bhāgavate ye laya śaraṇa</w:t>
      </w:r>
      <w:r w:rsidRPr="004A2847">
        <w:rPr>
          <w:rStyle w:val="BookTitle"/>
          <w:rFonts w:asciiTheme="minorHAnsi" w:hAnsiTheme="minorHAnsi" w:cstheme="minorHAnsi"/>
          <w:b w:val="0"/>
          <w:bCs w:val="0"/>
          <w:color w:val="000000"/>
          <w:sz w:val="28"/>
          <w:szCs w:val="28"/>
        </w:rPr>
        <w:br/>
        <w:t>bhāgavata-artha tāra haya daraśana</w:t>
      </w:r>
    </w:p>
    <w:p w14:paraId="68097B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“If a foolish person takes shelter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the purport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revealed to him.</w:t>
      </w:r>
    </w:p>
    <w:p w14:paraId="4ED54AAD" w14:textId="173083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3.516</w:t>
      </w:r>
    </w:p>
    <w:p w14:paraId="679EBE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516</w:t>
      </w:r>
    </w:p>
    <w:p w14:paraId="4FF054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prema-maya bhāgavata—śrī-kṛṣṇera aṅga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tāhāte kahena yata gopya kṛṣṇa-raṅga</w:t>
      </w:r>
    </w:p>
    <w:p w14:paraId="51EB3B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filled with ecstatic love. It is the body of Lord Kṛṣṇa. All confidential pastimes of Kṛṣṇa are described in it.</w:t>
      </w:r>
    </w:p>
    <w:p w14:paraId="4861A1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which is filled with ecstatic love, is known as a form of Śrī Kṛṣṇa.</w:t>
      </w:r>
    </w:p>
    <w:p w14:paraId="646B71EB" w14:textId="54F8C3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3.517</w:t>
      </w:r>
    </w:p>
    <w:p w14:paraId="08FE1F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517</w:t>
      </w:r>
    </w:p>
    <w:p w14:paraId="17FF2D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veda-śāstra purāṇa kahiyā vedavyāsa</w:t>
      </w:r>
      <w:r w:rsidRPr="004A2847">
        <w:rPr>
          <w:rStyle w:val="BookTitle"/>
          <w:rFonts w:asciiTheme="minorHAnsi" w:hAnsiTheme="minorHAnsi" w:cstheme="minorHAnsi"/>
          <w:b w:val="0"/>
          <w:bCs w:val="0"/>
          <w:color w:val="000000"/>
          <w:sz w:val="28"/>
          <w:szCs w:val="28"/>
        </w:rPr>
        <w:br/>
        <w:t>tathāpi cittera nāhi pāyena prakāśa</w:t>
      </w:r>
    </w:p>
    <w:p w14:paraId="338583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compiling the Vedic literatures and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Vedavyāsa did not feel satisfied.</w:t>
      </w:r>
    </w:p>
    <w:p w14:paraId="2420154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prakāśa </w:t>
      </w:r>
      <w:r w:rsidRPr="004A2847">
        <w:rPr>
          <w:rStyle w:val="BookTitle"/>
          <w:rFonts w:asciiTheme="minorHAnsi" w:hAnsiTheme="minorHAnsi" w:cstheme="minorHAnsi"/>
          <w:b w:val="0"/>
          <w:bCs w:val="0"/>
          <w:color w:val="000000"/>
          <w:sz w:val="28"/>
          <w:szCs w:val="28"/>
        </w:rPr>
        <w:t>means “enlivened.”</w:t>
      </w:r>
    </w:p>
    <w:p w14:paraId="7DDDA294" w14:textId="5BB01F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3.518</w:t>
      </w:r>
    </w:p>
    <w:p w14:paraId="3AB2FA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518</w:t>
      </w:r>
    </w:p>
    <w:p w14:paraId="7F4B9D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yakhane śrī-bhāgavata jihvāya sphurila</w:t>
      </w:r>
      <w:r w:rsidRPr="004A2847">
        <w:rPr>
          <w:rStyle w:val="BookTitle"/>
          <w:rFonts w:asciiTheme="minorHAnsi" w:hAnsiTheme="minorHAnsi" w:cstheme="minorHAnsi"/>
          <w:b w:val="0"/>
          <w:bCs w:val="0"/>
          <w:color w:val="000000"/>
          <w:sz w:val="28"/>
          <w:szCs w:val="28"/>
        </w:rPr>
        <w:br/>
        <w:t>tata-kṣaṇe citta-vṛtti prasanna haila</w:t>
      </w:r>
    </w:p>
    <w:p w14:paraId="12E9F9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“But as soon as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manifested on his tongue, his heart was filled with joy.</w:t>
      </w:r>
    </w:p>
    <w:p w14:paraId="351D69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(1.7.4-7) it is stated:</w:t>
      </w:r>
    </w:p>
    <w:p w14:paraId="447097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bhakti-yogena manasi   samyak praṇihite 'male</w:t>
      </w:r>
      <w:r w:rsidRPr="004A2847">
        <w:rPr>
          <w:rStyle w:val="BookTitle"/>
          <w:rFonts w:asciiTheme="minorHAnsi" w:hAnsiTheme="minorHAnsi" w:cstheme="minorHAnsi"/>
          <w:b w:val="0"/>
          <w:bCs w:val="0"/>
          <w:color w:val="000000"/>
          <w:sz w:val="28"/>
          <w:szCs w:val="28"/>
        </w:rPr>
        <w:br/>
        <w:t>apaśyat puruṣaṁ pūrṇaṁ   māyāṁ ca tad-apāśrayam</w:t>
      </w:r>
    </w:p>
    <w:p w14:paraId="2E6421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yayā sammohito jīva   ātmānaṁ tri-guṇātmakam</w:t>
      </w:r>
      <w:r w:rsidRPr="004A2847">
        <w:rPr>
          <w:rStyle w:val="BookTitle"/>
          <w:rFonts w:asciiTheme="minorHAnsi" w:hAnsiTheme="minorHAnsi" w:cstheme="minorHAnsi"/>
          <w:b w:val="0"/>
          <w:bCs w:val="0"/>
          <w:color w:val="000000"/>
          <w:sz w:val="28"/>
          <w:szCs w:val="28"/>
        </w:rPr>
        <w:br/>
        <w:t>paro 'pi manute 'narthaṁ   tat-kṛtaṁ cābhipadyate</w:t>
      </w:r>
    </w:p>
    <w:p w14:paraId="525B17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anarthopaśamaṁ sākṣād   bhakti-yogam adhokṣaje</w:t>
      </w:r>
      <w:r w:rsidRPr="004A2847">
        <w:rPr>
          <w:rStyle w:val="BookTitle"/>
          <w:rFonts w:asciiTheme="minorHAnsi" w:hAnsiTheme="minorHAnsi" w:cstheme="minorHAnsi"/>
          <w:b w:val="0"/>
          <w:bCs w:val="0"/>
          <w:color w:val="000000"/>
          <w:sz w:val="28"/>
          <w:szCs w:val="28"/>
        </w:rPr>
        <w:br/>
        <w:t>lokasyājānato vidvāṁś   cakre sātvata-saṁhitām</w:t>
      </w:r>
    </w:p>
    <w:p w14:paraId="0BA4E9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yasyāṁ vai śrūyamāṇāyāṁ   kṛṣṇe parama-pūruṣe</w:t>
      </w:r>
      <w:r w:rsidRPr="004A2847">
        <w:rPr>
          <w:rStyle w:val="BookTitle"/>
          <w:rFonts w:asciiTheme="minorHAnsi" w:hAnsiTheme="minorHAnsi" w:cstheme="minorHAnsi"/>
          <w:b w:val="0"/>
          <w:bCs w:val="0"/>
          <w:color w:val="000000"/>
          <w:sz w:val="28"/>
          <w:szCs w:val="28"/>
        </w:rPr>
        <w:br/>
        <w:t>bhaktir utpadyate puṁsaḥ   śoka-moha-bhayāpahā</w:t>
      </w:r>
    </w:p>
    <w:p w14:paraId="50923D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Thus</w:t>
      </w:r>
      <w:proofErr w:type="gramEnd"/>
      <w:r w:rsidRPr="004A2847">
        <w:rPr>
          <w:rStyle w:val="BookTitle"/>
          <w:rFonts w:asciiTheme="minorHAnsi" w:hAnsiTheme="minorHAnsi" w:cstheme="minorHAnsi"/>
          <w:b w:val="0"/>
          <w:bCs w:val="0"/>
          <w:color w:val="000000"/>
          <w:sz w:val="28"/>
          <w:szCs w:val="28"/>
        </w:rPr>
        <w:t xml:space="preserve"> he fixed his mind, perfectly engaging it by linking it in devotional service </w:t>
      </w:r>
      <w:r w:rsidRPr="004A2847">
        <w:rPr>
          <w:rStyle w:val="BookTitle"/>
          <w:rFonts w:asciiTheme="minorHAnsi" w:hAnsiTheme="minorHAnsi" w:cstheme="minorHAnsi"/>
          <w:b w:val="0"/>
          <w:bCs w:val="0"/>
          <w:color w:val="000000"/>
          <w:sz w:val="28"/>
          <w:szCs w:val="28"/>
        </w:rPr>
        <w:lastRenderedPageBreak/>
        <w:t>[bhakti-yoga] without any tinge of materialism, and thus he saw the Absolute Personality of Godhead along with His external energy, which was under full control. Due to this external energy, the living entity, although transcendental to the three modes of material nature, thinks of himself as a material product and thus undergoes the reactions of material miseries. The material miseries of the living entity, which are superfluous to him, can be directly mitigated by the linking process of devotional service. But the mass of people does not know this, and therefore the learned Vyāsadeva compiled this Vedic literature, which is in relation to the Supreme Truth. Simply by giving aural reception to this Vedic literature, the feeling for loving devotional service to Lord Kṛṣṇa, the Supreme Personality of Godhead, sprouts up at once to extinguish the fire of lamentation, illusion, and fearfulness.”</w:t>
      </w:r>
    </w:p>
    <w:p w14:paraId="15564B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not a literature intended for Māyāvādīs and karmis. There is nothing other than devotional service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If one understands this, one can attain transcendental peace at heart.</w:t>
      </w:r>
    </w:p>
    <w:p w14:paraId="2A8FEC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(1.7.11 and 2.4.14).</w:t>
      </w:r>
    </w:p>
    <w:p w14:paraId="6E7C1EF4" w14:textId="1D721E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3.519</w:t>
      </w:r>
    </w:p>
    <w:p w14:paraId="2ABC76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519</w:t>
      </w:r>
    </w:p>
    <w:p w14:paraId="1B19AE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grantha paḍi' keha saṅkaṭe paḍila</w:t>
      </w:r>
      <w:r w:rsidRPr="004A2847">
        <w:rPr>
          <w:rStyle w:val="BookTitle"/>
          <w:rFonts w:asciiTheme="minorHAnsi" w:hAnsiTheme="minorHAnsi" w:cstheme="minorHAnsi"/>
          <w:b w:val="0"/>
          <w:bCs w:val="0"/>
          <w:color w:val="000000"/>
          <w:sz w:val="28"/>
          <w:szCs w:val="28"/>
        </w:rPr>
        <w:br/>
        <w:t>śuna akapaṭe dvija, tomāre kahila</w:t>
      </w:r>
    </w:p>
    <w:p w14:paraId="435902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listen sincerely. I tell you that some people even become perplexed after reading such a literature.</w:t>
      </w:r>
    </w:p>
    <w:p w14:paraId="48CB9096" w14:textId="3B410D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3.520</w:t>
      </w:r>
    </w:p>
    <w:p w14:paraId="4476A8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520</w:t>
      </w:r>
    </w:p>
    <w:p w14:paraId="172EFB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ādi-madhya-avasāne tumi bhāgavate</w:t>
      </w:r>
      <w:r w:rsidRPr="004A2847">
        <w:rPr>
          <w:rStyle w:val="BookTitle"/>
          <w:rFonts w:asciiTheme="minorHAnsi" w:hAnsiTheme="minorHAnsi" w:cstheme="minorHAnsi"/>
          <w:b w:val="0"/>
          <w:bCs w:val="0"/>
          <w:color w:val="000000"/>
          <w:sz w:val="28"/>
          <w:szCs w:val="28"/>
        </w:rPr>
        <w:br/>
        <w:t>bhakti-yoga mātra vākhanio sarva-mate</w:t>
      </w:r>
    </w:p>
    <w:p w14:paraId="0066E8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should explain devotional service in the beginning, middle, and end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06EDB4D2" w14:textId="7FD649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3.521</w:t>
      </w:r>
    </w:p>
    <w:p w14:paraId="683E9F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521</w:t>
      </w:r>
    </w:p>
    <w:p w14:paraId="456B77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āra tomāra nahiba aparādha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sei-kṣaṇe citta-vṛttye pāibā prasāda</w:t>
      </w:r>
    </w:p>
    <w:p w14:paraId="46DD78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you will no longer commit any offense, and you will immediately become joyful at heart.</w:t>
      </w:r>
    </w:p>
    <w:p w14:paraId="3964ED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prasāda </w:t>
      </w:r>
      <w:r w:rsidRPr="004A2847">
        <w:rPr>
          <w:rStyle w:val="BookTitle"/>
          <w:rFonts w:asciiTheme="minorHAnsi" w:hAnsiTheme="minorHAnsi" w:cstheme="minorHAnsi"/>
          <w:b w:val="0"/>
          <w:bCs w:val="0"/>
          <w:color w:val="000000"/>
          <w:sz w:val="28"/>
          <w:szCs w:val="28"/>
        </w:rPr>
        <w:t>means “joy” or “happiness.”</w:t>
      </w:r>
    </w:p>
    <w:p w14:paraId="7004358D" w14:textId="580D90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3.522</w:t>
      </w:r>
    </w:p>
    <w:p w14:paraId="6C875F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522</w:t>
      </w:r>
    </w:p>
    <w:p w14:paraId="205947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śāstrei mātra `kṛṣṇa-bhakti' kaya</w:t>
      </w:r>
      <w:r w:rsidRPr="004A2847">
        <w:rPr>
          <w:rStyle w:val="BookTitle"/>
          <w:rFonts w:asciiTheme="minorHAnsi" w:hAnsiTheme="minorHAnsi" w:cstheme="minorHAnsi"/>
          <w:b w:val="0"/>
          <w:bCs w:val="0"/>
          <w:color w:val="000000"/>
          <w:sz w:val="28"/>
          <w:szCs w:val="28"/>
        </w:rPr>
        <w:br/>
        <w:t>viśeṣe śrī-bhāgavata—kṛṣṇa-rasa-maya</w:t>
      </w:r>
    </w:p>
    <w:p w14:paraId="1C06FA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scriptures glorify devotional service to Kṛṣṇa.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especially filled with the mellows of devotional service to Kṛṣṇa.</w:t>
      </w:r>
    </w:p>
    <w:p w14:paraId="52B9D0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Hari-vaṁśa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Bhaviṣyat-parva</w:t>
      </w:r>
      <w:r w:rsidRPr="004A2847">
        <w:rPr>
          <w:rStyle w:val="BookTitle"/>
          <w:rFonts w:asciiTheme="minorHAnsi" w:hAnsiTheme="minorHAnsi" w:cstheme="minorHAnsi"/>
          <w:b w:val="0"/>
          <w:bCs w:val="0"/>
          <w:color w:val="000000"/>
          <w:sz w:val="28"/>
          <w:szCs w:val="28"/>
        </w:rPr>
        <w:t xml:space="preserve"> 132.95) it is stated:</w:t>
      </w:r>
    </w:p>
    <w:p w14:paraId="3D833A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vede rāmāyaṇe caiva   purāṇe bhārate tathā</w:t>
      </w:r>
      <w:r w:rsidRPr="004A2847">
        <w:rPr>
          <w:rStyle w:val="BookTitle"/>
          <w:rFonts w:asciiTheme="minorHAnsi" w:hAnsiTheme="minorHAnsi" w:cstheme="minorHAnsi"/>
          <w:b w:val="0"/>
          <w:bCs w:val="0"/>
          <w:color w:val="000000"/>
          <w:sz w:val="28"/>
          <w:szCs w:val="28"/>
        </w:rPr>
        <w:br/>
        <w:t xml:space="preserve"> ādāv ante ca madhye ca   hariḥ sarvatra gīyate</w:t>
      </w:r>
    </w:p>
    <w:p w14:paraId="6E69C79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Vedic literature, including the </w:t>
      </w:r>
      <w:r w:rsidRPr="004A2847">
        <w:rPr>
          <w:rStyle w:val="BookTitle"/>
          <w:rFonts w:asciiTheme="minorHAnsi" w:hAnsiTheme="minorHAnsi" w:cstheme="minorHAnsi"/>
          <w:b w:val="0"/>
          <w:bCs w:val="0"/>
          <w:i/>
          <w:iCs/>
          <w:color w:val="000000"/>
          <w:sz w:val="28"/>
          <w:szCs w:val="28"/>
        </w:rPr>
        <w:t>Rāmāyaṇa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Purāṇas,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from the very beginning (</w:t>
      </w:r>
      <w:r w:rsidRPr="004A2847">
        <w:rPr>
          <w:rStyle w:val="BookTitle"/>
          <w:rFonts w:asciiTheme="minorHAnsi" w:hAnsiTheme="minorHAnsi" w:cstheme="minorHAnsi"/>
          <w:b w:val="0"/>
          <w:bCs w:val="0"/>
          <w:i/>
          <w:iCs/>
          <w:color w:val="000000"/>
          <w:sz w:val="28"/>
          <w:szCs w:val="28"/>
        </w:rPr>
        <w:t>ādau</w:t>
      </w:r>
      <w:r w:rsidRPr="004A2847">
        <w:rPr>
          <w:rStyle w:val="BookTitle"/>
          <w:rFonts w:asciiTheme="minorHAnsi" w:hAnsiTheme="minorHAnsi" w:cstheme="minorHAnsi"/>
          <w:b w:val="0"/>
          <w:bCs w:val="0"/>
          <w:color w:val="000000"/>
          <w:sz w:val="28"/>
          <w:szCs w:val="28"/>
        </w:rPr>
        <w:t>) to the end (</w:t>
      </w:r>
      <w:r w:rsidRPr="004A2847">
        <w:rPr>
          <w:rStyle w:val="BookTitle"/>
          <w:rFonts w:asciiTheme="minorHAnsi" w:hAnsiTheme="minorHAnsi" w:cstheme="minorHAnsi"/>
          <w:b w:val="0"/>
          <w:bCs w:val="0"/>
          <w:i/>
          <w:iCs/>
          <w:color w:val="000000"/>
          <w:sz w:val="28"/>
          <w:szCs w:val="28"/>
        </w:rPr>
        <w:t>ante ca</w:t>
      </w:r>
      <w:r w:rsidRPr="004A2847">
        <w:rPr>
          <w:rStyle w:val="BookTitle"/>
          <w:rFonts w:asciiTheme="minorHAnsi" w:hAnsiTheme="minorHAnsi" w:cstheme="minorHAnsi"/>
          <w:b w:val="0"/>
          <w:bCs w:val="0"/>
          <w:color w:val="000000"/>
          <w:sz w:val="28"/>
          <w:szCs w:val="28"/>
        </w:rPr>
        <w:t>), as well as within the middle (</w:t>
      </w:r>
      <w:r w:rsidRPr="004A2847">
        <w:rPr>
          <w:rStyle w:val="BookTitle"/>
          <w:rFonts w:asciiTheme="minorHAnsi" w:hAnsiTheme="minorHAnsi" w:cstheme="minorHAnsi"/>
          <w:b w:val="0"/>
          <w:bCs w:val="0"/>
          <w:i/>
          <w:iCs/>
          <w:color w:val="000000"/>
          <w:sz w:val="28"/>
          <w:szCs w:val="28"/>
        </w:rPr>
        <w:t>madhye ca</w:t>
      </w:r>
      <w:r w:rsidRPr="004A2847">
        <w:rPr>
          <w:rStyle w:val="BookTitle"/>
          <w:rFonts w:asciiTheme="minorHAnsi" w:hAnsiTheme="minorHAnsi" w:cstheme="minorHAnsi"/>
          <w:b w:val="0"/>
          <w:bCs w:val="0"/>
          <w:color w:val="000000"/>
          <w:sz w:val="28"/>
          <w:szCs w:val="28"/>
        </w:rPr>
        <w:t xml:space="preserve">), only Hari, the Supreme Personality of Godhead, is explained.” 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(1.1.3).</w:t>
      </w:r>
    </w:p>
    <w:p w14:paraId="6B1B485E" w14:textId="2177F0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3.523</w:t>
      </w:r>
    </w:p>
    <w:p w14:paraId="10B42D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523</w:t>
      </w:r>
    </w:p>
    <w:p w14:paraId="6B5070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cala tumi yāha adhyāpanā kara giyā</w:t>
      </w:r>
      <w:r w:rsidRPr="004A2847">
        <w:rPr>
          <w:rStyle w:val="BookTitle"/>
          <w:rFonts w:asciiTheme="minorHAnsi" w:hAnsiTheme="minorHAnsi" w:cstheme="minorHAnsi"/>
          <w:b w:val="0"/>
          <w:bCs w:val="0"/>
          <w:color w:val="000000"/>
          <w:sz w:val="28"/>
          <w:szCs w:val="28"/>
        </w:rPr>
        <w:br/>
        <w:t>kṛṣṇa-bhakti-amṛta sabāre bujhāiyā”</w:t>
      </w:r>
    </w:p>
    <w:p w14:paraId="0807D3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“Go and teach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by explaining the nectarean devotional service of Kṛṣṇa.”</w:t>
      </w:r>
    </w:p>
    <w:p w14:paraId="2F4840CB" w14:textId="6B93EF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3.524</w:t>
      </w:r>
    </w:p>
    <w:p w14:paraId="01EA66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524</w:t>
      </w:r>
    </w:p>
    <w:p w14:paraId="187BF2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devānanda paṇḍita prabhura vākya śuni'</w:t>
      </w:r>
      <w:r w:rsidRPr="004A2847">
        <w:rPr>
          <w:rStyle w:val="BookTitle"/>
          <w:rFonts w:asciiTheme="minorHAnsi" w:hAnsiTheme="minorHAnsi" w:cstheme="minorHAnsi"/>
          <w:b w:val="0"/>
          <w:bCs w:val="0"/>
          <w:color w:val="000000"/>
          <w:sz w:val="28"/>
          <w:szCs w:val="28"/>
        </w:rPr>
        <w:br/>
        <w:t>daṇḍavat hailena bhāgya hena māni'</w:t>
      </w:r>
    </w:p>
    <w:p w14:paraId="660200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hearing the Lord's instructions, Devānanda Paṇḍita offered his full </w:t>
      </w:r>
      <w:r w:rsidRPr="004A2847">
        <w:rPr>
          <w:rStyle w:val="BookTitle"/>
          <w:rFonts w:asciiTheme="minorHAnsi" w:hAnsiTheme="minorHAnsi" w:cstheme="minorHAnsi"/>
          <w:b/>
          <w:bCs/>
          <w:color w:val="800000"/>
          <w:sz w:val="28"/>
          <w:szCs w:val="28"/>
        </w:rPr>
        <w:lastRenderedPageBreak/>
        <w:t>obeisances and considered himself fortunate.</w:t>
      </w:r>
    </w:p>
    <w:p w14:paraId="75D4FB99" w14:textId="7962CA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3.525</w:t>
      </w:r>
    </w:p>
    <w:p w14:paraId="06C51A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525</w:t>
      </w:r>
    </w:p>
    <w:p w14:paraId="5297E0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caraṇa kāya-mane kari' dhyāna</w:t>
      </w:r>
      <w:r w:rsidRPr="004A2847">
        <w:rPr>
          <w:rStyle w:val="BookTitle"/>
          <w:rFonts w:asciiTheme="minorHAnsi" w:hAnsiTheme="minorHAnsi" w:cstheme="minorHAnsi"/>
          <w:b w:val="0"/>
          <w:bCs w:val="0"/>
          <w:color w:val="000000"/>
          <w:sz w:val="28"/>
          <w:szCs w:val="28"/>
        </w:rPr>
        <w:br/>
        <w:t>calilena vipra kari' vistara praṇāma</w:t>
      </w:r>
    </w:p>
    <w:p w14:paraId="279202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the Lord repeated obeisances, he meditated on the lotus feet of the Lord with full concentration as he departed.</w:t>
      </w:r>
    </w:p>
    <w:p w14:paraId="2783D756" w14:textId="475C70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3.526</w:t>
      </w:r>
    </w:p>
    <w:p w14:paraId="07E8C0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526</w:t>
      </w:r>
    </w:p>
    <w:p w14:paraId="073E37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sabārei ei bhāgavatera ākhyāna</w:t>
      </w:r>
      <w:r w:rsidRPr="004A2847">
        <w:rPr>
          <w:rStyle w:val="BookTitle"/>
          <w:rFonts w:asciiTheme="minorHAnsi" w:hAnsiTheme="minorHAnsi" w:cstheme="minorHAnsi"/>
          <w:b w:val="0"/>
          <w:bCs w:val="0"/>
          <w:color w:val="000000"/>
          <w:sz w:val="28"/>
          <w:szCs w:val="28"/>
        </w:rPr>
        <w:br/>
        <w:t>kahilena śrī-gaurasundara bhagavān</w:t>
      </w:r>
    </w:p>
    <w:p w14:paraId="78DAE6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Lord Gaurasundara revealed the glories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to everyone.</w:t>
      </w:r>
    </w:p>
    <w:p w14:paraId="00BC0D5C" w14:textId="23A959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3.527</w:t>
      </w:r>
    </w:p>
    <w:p w14:paraId="495935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527</w:t>
      </w:r>
    </w:p>
    <w:p w14:paraId="7E758A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bhakti-yoga mātra bhāgavatera vyākhyāna</w:t>
      </w:r>
      <w:r w:rsidRPr="004A2847">
        <w:rPr>
          <w:rStyle w:val="BookTitle"/>
          <w:rFonts w:asciiTheme="minorHAnsi" w:hAnsiTheme="minorHAnsi" w:cstheme="minorHAnsi"/>
          <w:b w:val="0"/>
          <w:bCs w:val="0"/>
          <w:color w:val="000000"/>
          <w:sz w:val="28"/>
          <w:szCs w:val="28"/>
        </w:rPr>
        <w:br/>
        <w:t>ādi-madhya-antye kabhu nā bujhāye āna</w:t>
      </w:r>
    </w:p>
    <w:p w14:paraId="7E44B7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Devotional service is the only topic described in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Nothing else is explained in the beginning, middle, or end.</w:t>
      </w:r>
    </w:p>
    <w:p w14:paraId="2D50C575" w14:textId="205735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3.528</w:t>
      </w:r>
    </w:p>
    <w:p w14:paraId="0EB3E2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528</w:t>
      </w:r>
    </w:p>
    <w:p w14:paraId="260765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vākhāne bhakti, bhāgavata ye paḍāya</w:t>
      </w:r>
      <w:r w:rsidRPr="004A2847">
        <w:rPr>
          <w:rStyle w:val="BookTitle"/>
          <w:rFonts w:asciiTheme="minorHAnsi" w:hAnsiTheme="minorHAnsi" w:cstheme="minorHAnsi"/>
          <w:b w:val="0"/>
          <w:bCs w:val="0"/>
          <w:color w:val="000000"/>
          <w:sz w:val="28"/>
          <w:szCs w:val="28"/>
        </w:rPr>
        <w:br/>
        <w:t>vyartha vākya vyaya kare, aparādha pāya</w:t>
      </w:r>
    </w:p>
    <w:p w14:paraId="04D1ED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who teaches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but does not explain devotional service speaks uselessly and commits offense.</w:t>
      </w:r>
    </w:p>
    <w:p w14:paraId="048F8EE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nondevotees recite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their words are useless. Moreover, they are drowned in an ocean of offenses. This inauspiciousness results from their disrespect to devotional service.</w:t>
      </w:r>
    </w:p>
    <w:p w14:paraId="1269EE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(12.12.51 and 12.12.49).</w:t>
      </w:r>
    </w:p>
    <w:p w14:paraId="04FE526F" w14:textId="561C49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3.529</w:t>
      </w:r>
    </w:p>
    <w:p w14:paraId="2BAD29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529</w:t>
      </w:r>
    </w:p>
    <w:p w14:paraId="2D13FC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mūrtimanta bhāgavata—bhakti-rasa mātra</w:t>
      </w:r>
      <w:r w:rsidRPr="004A2847">
        <w:rPr>
          <w:rStyle w:val="BookTitle"/>
          <w:rFonts w:asciiTheme="minorHAnsi" w:hAnsiTheme="minorHAnsi" w:cstheme="minorHAnsi"/>
          <w:b w:val="0"/>
          <w:bCs w:val="0"/>
          <w:color w:val="000000"/>
          <w:sz w:val="28"/>
          <w:szCs w:val="28"/>
        </w:rPr>
        <w:br/>
        <w:t>ihā bujhe ye haya kṛṣṇera priya-pātra</w:t>
      </w:r>
    </w:p>
    <w:p w14:paraId="72D7FC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the direct form of the mellows of devotional service. One who understands this becomes dear to Kṛṣṇa.</w:t>
      </w:r>
    </w:p>
    <w:p w14:paraId="62ED7C27" w14:textId="63BA35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3.530-531</w:t>
      </w:r>
    </w:p>
    <w:p w14:paraId="4BC0C0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530-531</w:t>
      </w:r>
    </w:p>
    <w:p w14:paraId="3CAD9F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bhāgavata-pustaka thākaye yāra ghare</w:t>
      </w:r>
      <w:r w:rsidRPr="004A2847">
        <w:rPr>
          <w:rStyle w:val="BookTitle"/>
          <w:rFonts w:asciiTheme="minorHAnsi" w:hAnsiTheme="minorHAnsi" w:cstheme="minorHAnsi"/>
          <w:b w:val="0"/>
          <w:bCs w:val="0"/>
          <w:color w:val="000000"/>
          <w:sz w:val="28"/>
          <w:szCs w:val="28"/>
        </w:rPr>
        <w:br/>
        <w:t>kona amaṅgala nāhi yāya tathākāre</w:t>
      </w:r>
    </w:p>
    <w:p w14:paraId="6BD61A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 pūjile kṛṣṇera pūjā haya</w:t>
      </w:r>
      <w:r w:rsidRPr="004A2847">
        <w:rPr>
          <w:rStyle w:val="BookTitle"/>
          <w:rFonts w:asciiTheme="minorHAnsi" w:hAnsiTheme="minorHAnsi" w:cstheme="minorHAnsi"/>
          <w:b w:val="0"/>
          <w:bCs w:val="0"/>
          <w:color w:val="000000"/>
          <w:sz w:val="28"/>
          <w:szCs w:val="28"/>
        </w:rPr>
        <w:br/>
        <w:t>bhāgavata-paṭhana-śravaṇa bhakti-maya</w:t>
      </w:r>
    </w:p>
    <w:p w14:paraId="0FC3C8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 inauspiciousness can enter a house wherein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kept. By worshiping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Kṛṣṇa is worshiped. The reading and hearing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awards one devotional service.</w:t>
      </w:r>
    </w:p>
    <w:p w14:paraId="650085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keep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which is worshiped by the devotees, in their house do not face any inauspiciousness. Simply by worshiping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Kṛṣṇa is worshiped. Simply by hearing and reading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one attains devotional service and executes the worship of Kṛṣṇa.</w:t>
      </w:r>
    </w:p>
    <w:p w14:paraId="6012BD7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conversation between Kṛṣṇa and Arjuna 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it is stated:</w:t>
      </w:r>
    </w:p>
    <w:p w14:paraId="49FC3C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yatra yatra bhaved vipra   śāstraṁ bhāgavataṁ kalau</w:t>
      </w:r>
      <w:r w:rsidRPr="004A2847">
        <w:rPr>
          <w:rStyle w:val="BookTitle"/>
          <w:rFonts w:asciiTheme="minorHAnsi" w:hAnsiTheme="minorHAnsi" w:cstheme="minorHAnsi"/>
          <w:b w:val="0"/>
          <w:bCs w:val="0"/>
          <w:color w:val="000000"/>
          <w:sz w:val="28"/>
          <w:szCs w:val="28"/>
        </w:rPr>
        <w:br/>
        <w:t>tatra tatra harir yāti   tridaśaiḥ saha nārada</w:t>
      </w:r>
    </w:p>
    <w:p w14:paraId="6C96B2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 sarvani tīrthani   nadī nada sarāṁsi ca</w:t>
      </w:r>
      <w:r w:rsidRPr="004A2847">
        <w:rPr>
          <w:rStyle w:val="BookTitle"/>
          <w:rFonts w:asciiTheme="minorHAnsi" w:hAnsiTheme="minorHAnsi" w:cstheme="minorHAnsi"/>
          <w:b w:val="0"/>
          <w:bCs w:val="0"/>
          <w:color w:val="000000"/>
          <w:sz w:val="28"/>
          <w:szCs w:val="28"/>
        </w:rPr>
        <w:br/>
        <w:t>yatra bhāgavataḥśāstraṁ   tiṣṭhate muni-sattama</w:t>
      </w:r>
    </w:p>
    <w:p w14:paraId="6C5644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 sarvani tīrthani   sarve yajñāsu</w:t>
      </w:r>
      <w:r w:rsidRPr="004A2847">
        <w:rPr>
          <w:rStyle w:val="BookTitle"/>
          <w:rFonts w:asciiTheme="minorHAnsi" w:hAnsiTheme="minorHAnsi" w:cstheme="minorHAnsi"/>
          <w:b w:val="0"/>
          <w:bCs w:val="0"/>
          <w:color w:val="000000"/>
          <w:sz w:val="28"/>
          <w:szCs w:val="28"/>
        </w:rPr>
        <w:br/>
        <w:t>dakṣiṇāḥyatra bhāgavataḥśāstraṁ   pūjitaṁ tiṣṭhate gṛhe</w:t>
      </w:r>
    </w:p>
    <w:p w14:paraId="448B0C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Nārada, wherever in Kali-yuga the scripture </w:t>
      </w:r>
      <w:r w:rsidRPr="004A2847">
        <w:rPr>
          <w:rStyle w:val="BookTitle"/>
          <w:rFonts w:asciiTheme="minorHAnsi" w:hAnsiTheme="minorHAnsi" w:cstheme="minorHAnsi"/>
          <w:b w:val="0"/>
          <w:bCs w:val="0"/>
          <w:i/>
          <w:iCs/>
          <w:color w:val="000000"/>
          <w:sz w:val="28"/>
          <w:szCs w:val="28"/>
        </w:rPr>
        <w:t xml:space="preserve">Bhāgavatam </w:t>
      </w:r>
      <w:r w:rsidRPr="004A2847">
        <w:rPr>
          <w:rStyle w:val="BookTitle"/>
          <w:rFonts w:asciiTheme="minorHAnsi" w:hAnsiTheme="minorHAnsi" w:cstheme="minorHAnsi"/>
          <w:b w:val="0"/>
          <w:bCs w:val="0"/>
          <w:color w:val="000000"/>
          <w:sz w:val="28"/>
          <w:szCs w:val="28"/>
        </w:rPr>
        <w:t xml:space="preserve">is present, </w:t>
      </w:r>
      <w:r w:rsidRPr="004A2847">
        <w:rPr>
          <w:rStyle w:val="BookTitle"/>
          <w:rFonts w:asciiTheme="minorHAnsi" w:hAnsiTheme="minorHAnsi" w:cstheme="minorHAnsi"/>
          <w:b w:val="0"/>
          <w:bCs w:val="0"/>
          <w:color w:val="000000"/>
          <w:sz w:val="28"/>
          <w:szCs w:val="28"/>
        </w:rPr>
        <w:lastRenderedPageBreak/>
        <w:t xml:space="preserve">there Lord Hari will go along with the thirteen principal demigods. Wherever the scripture </w:t>
      </w:r>
      <w:r w:rsidRPr="004A2847">
        <w:rPr>
          <w:rStyle w:val="BookTitle"/>
          <w:rFonts w:asciiTheme="minorHAnsi" w:hAnsiTheme="minorHAnsi" w:cstheme="minorHAnsi"/>
          <w:b w:val="0"/>
          <w:bCs w:val="0"/>
          <w:i/>
          <w:iCs/>
          <w:color w:val="000000"/>
          <w:sz w:val="28"/>
          <w:szCs w:val="28"/>
        </w:rPr>
        <w:t xml:space="preserve">Bhāgavatam </w:t>
      </w:r>
      <w:r w:rsidRPr="004A2847">
        <w:rPr>
          <w:rStyle w:val="BookTitle"/>
          <w:rFonts w:asciiTheme="minorHAnsi" w:hAnsiTheme="minorHAnsi" w:cstheme="minorHAnsi"/>
          <w:b w:val="0"/>
          <w:bCs w:val="0"/>
          <w:color w:val="000000"/>
          <w:sz w:val="28"/>
          <w:szCs w:val="28"/>
        </w:rPr>
        <w:t xml:space="preserve">is present, all the sacred places, rivers, and lakes are present. In that home where the scripture </w:t>
      </w:r>
      <w:r w:rsidRPr="004A2847">
        <w:rPr>
          <w:rStyle w:val="BookTitle"/>
          <w:rFonts w:asciiTheme="minorHAnsi" w:hAnsiTheme="minorHAnsi" w:cstheme="minorHAnsi"/>
          <w:b w:val="0"/>
          <w:bCs w:val="0"/>
          <w:i/>
          <w:iCs/>
          <w:color w:val="000000"/>
          <w:sz w:val="28"/>
          <w:szCs w:val="28"/>
        </w:rPr>
        <w:t xml:space="preserve">Bhāgavatam </w:t>
      </w:r>
      <w:r w:rsidRPr="004A2847">
        <w:rPr>
          <w:rStyle w:val="BookTitle"/>
          <w:rFonts w:asciiTheme="minorHAnsi" w:hAnsiTheme="minorHAnsi" w:cstheme="minorHAnsi"/>
          <w:b w:val="0"/>
          <w:bCs w:val="0"/>
          <w:color w:val="000000"/>
          <w:sz w:val="28"/>
          <w:szCs w:val="28"/>
        </w:rPr>
        <w:t>is worshiped, all sacred places and sacrifices performed with ample charity are present.”</w:t>
      </w:r>
    </w:p>
    <w:p w14:paraId="257883D3" w14:textId="3207AC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3.532</w:t>
      </w:r>
    </w:p>
    <w:p w14:paraId="1B6608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532</w:t>
      </w:r>
    </w:p>
    <w:p w14:paraId="346D51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sthāne bhāgavata-nāma śuni-mātra</w:t>
      </w:r>
      <w:r w:rsidRPr="004A2847">
        <w:rPr>
          <w:rStyle w:val="BookTitle"/>
          <w:rFonts w:asciiTheme="minorHAnsi" w:hAnsiTheme="minorHAnsi" w:cstheme="minorHAnsi"/>
          <w:b w:val="0"/>
          <w:bCs w:val="0"/>
          <w:color w:val="000000"/>
          <w:sz w:val="28"/>
          <w:szCs w:val="28"/>
        </w:rPr>
        <w:br/>
        <w:t>grantha-bhāgavata, āra kṛṣṇa-kṛpā-pātra</w:t>
      </w:r>
    </w:p>
    <w:p w14:paraId="60EDEC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are two types of </w:t>
      </w:r>
      <w:r w:rsidRPr="004A2847">
        <w:rPr>
          <w:rStyle w:val="BookTitle"/>
          <w:rFonts w:asciiTheme="minorHAnsi" w:hAnsiTheme="minorHAnsi" w:cstheme="minorHAnsi"/>
          <w:b/>
          <w:bCs/>
          <w:i/>
          <w:iCs/>
          <w:color w:val="800000"/>
          <w:sz w:val="28"/>
          <w:szCs w:val="28"/>
        </w:rPr>
        <w:t>Bhāgavatas</w:t>
      </w:r>
      <w:r w:rsidRPr="004A2847">
        <w:rPr>
          <w:rStyle w:val="BookTitle"/>
          <w:rFonts w:asciiTheme="minorHAnsi" w:hAnsiTheme="minorHAnsi" w:cstheme="minorHAnsi"/>
          <w:b/>
          <w:bCs/>
          <w:color w:val="800000"/>
          <w:sz w:val="28"/>
          <w:szCs w:val="28"/>
        </w:rPr>
        <w:t xml:space="preserve">, namely the book </w:t>
      </w:r>
      <w:r w:rsidRPr="004A2847">
        <w:rPr>
          <w:rStyle w:val="BookTitle"/>
          <w:rFonts w:asciiTheme="minorHAnsi" w:hAnsiTheme="minorHAnsi" w:cstheme="minorHAnsi"/>
          <w:b/>
          <w:bCs/>
          <w:i/>
          <w:iCs/>
          <w:color w:val="800000"/>
          <w:sz w:val="28"/>
          <w:szCs w:val="28"/>
        </w:rPr>
        <w:t xml:space="preserve">Bhāgavata </w:t>
      </w:r>
      <w:r w:rsidRPr="004A2847">
        <w:rPr>
          <w:rStyle w:val="BookTitle"/>
          <w:rFonts w:asciiTheme="minorHAnsi" w:hAnsiTheme="minorHAnsi" w:cstheme="minorHAnsi"/>
          <w:b/>
          <w:bCs/>
          <w:color w:val="800000"/>
          <w:sz w:val="28"/>
          <w:szCs w:val="28"/>
        </w:rPr>
        <w:t>and the person who has attained the mercy of Kṛṣṇa.</w:t>
      </w:r>
    </w:p>
    <w:p w14:paraId="2298170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There are two types of </w:t>
      </w:r>
      <w:r w:rsidRPr="004A2847">
        <w:rPr>
          <w:rStyle w:val="BookTitle"/>
          <w:rFonts w:asciiTheme="minorHAnsi" w:hAnsiTheme="minorHAnsi" w:cstheme="minorHAnsi"/>
          <w:b w:val="0"/>
          <w:bCs w:val="0"/>
          <w:i/>
          <w:iCs/>
          <w:color w:val="000000"/>
          <w:sz w:val="28"/>
          <w:szCs w:val="28"/>
        </w:rPr>
        <w:t>Bhāgavatas</w:t>
      </w:r>
      <w:r w:rsidRPr="004A2847">
        <w:rPr>
          <w:rStyle w:val="BookTitle"/>
          <w:rFonts w:asciiTheme="minorHAnsi" w:hAnsiTheme="minorHAnsi" w:cstheme="minorHAnsi"/>
          <w:b w:val="0"/>
          <w:bCs w:val="0"/>
          <w:color w:val="000000"/>
          <w:sz w:val="28"/>
          <w:szCs w:val="28"/>
        </w:rPr>
        <w:t xml:space="preserve">, namely the book </w:t>
      </w:r>
      <w:r w:rsidRPr="004A2847">
        <w:rPr>
          <w:rStyle w:val="BookTitle"/>
          <w:rFonts w:asciiTheme="minorHAnsi" w:hAnsiTheme="minorHAnsi" w:cstheme="minorHAnsi"/>
          <w:b w:val="0"/>
          <w:bCs w:val="0"/>
          <w:i/>
          <w:iCs/>
          <w:color w:val="000000"/>
          <w:sz w:val="28"/>
          <w:szCs w:val="28"/>
        </w:rPr>
        <w:t xml:space="preserve">Bhāgavata </w:t>
      </w:r>
      <w:r w:rsidRPr="004A2847">
        <w:rPr>
          <w:rStyle w:val="BookTitle"/>
          <w:rFonts w:asciiTheme="minorHAnsi" w:hAnsiTheme="minorHAnsi" w:cstheme="minorHAnsi"/>
          <w:b w:val="0"/>
          <w:bCs w:val="0"/>
          <w:color w:val="000000"/>
          <w:sz w:val="28"/>
          <w:szCs w:val="28"/>
        </w:rPr>
        <w:t xml:space="preserve">and the devotee </w:t>
      </w:r>
      <w:r w:rsidRPr="004A2847">
        <w:rPr>
          <w:rStyle w:val="BookTitle"/>
          <w:rFonts w:asciiTheme="minorHAnsi" w:hAnsiTheme="minorHAnsi" w:cstheme="minorHAnsi"/>
          <w:b w:val="0"/>
          <w:bCs w:val="0"/>
          <w:i/>
          <w:iCs/>
          <w:color w:val="000000"/>
          <w:sz w:val="28"/>
          <w:szCs w:val="28"/>
        </w:rPr>
        <w:t>Bhāgavata</w:t>
      </w:r>
      <w:r w:rsidRPr="004A2847">
        <w:rPr>
          <w:rStyle w:val="BookTitle"/>
          <w:rFonts w:asciiTheme="minorHAnsi" w:hAnsiTheme="minorHAnsi" w:cstheme="minorHAnsi"/>
          <w:b w:val="0"/>
          <w:bCs w:val="0"/>
          <w:color w:val="000000"/>
          <w:sz w:val="28"/>
          <w:szCs w:val="28"/>
        </w:rPr>
        <w:t xml:space="preserve">. One who faithfully recites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certainly a devotee </w:t>
      </w:r>
      <w:r w:rsidRPr="004A2847">
        <w:rPr>
          <w:rStyle w:val="BookTitle"/>
          <w:rFonts w:asciiTheme="minorHAnsi" w:hAnsiTheme="minorHAnsi" w:cstheme="minorHAnsi"/>
          <w:b w:val="0"/>
          <w:bCs w:val="0"/>
          <w:i/>
          <w:iCs/>
          <w:color w:val="000000"/>
          <w:sz w:val="28"/>
          <w:szCs w:val="28"/>
        </w:rPr>
        <w:t>Bhāgavata</w:t>
      </w:r>
      <w:r w:rsidRPr="004A2847">
        <w:rPr>
          <w:rStyle w:val="BookTitle"/>
          <w:rFonts w:asciiTheme="minorHAnsi" w:hAnsiTheme="minorHAnsi" w:cstheme="minorHAnsi"/>
          <w:b w:val="0"/>
          <w:bCs w:val="0"/>
          <w:color w:val="000000"/>
          <w:sz w:val="28"/>
          <w:szCs w:val="28"/>
        </w:rPr>
        <w:t>.</w:t>
      </w:r>
    </w:p>
    <w:p w14:paraId="3FB7C6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w:t>
      </w:r>
      <w:r w:rsidRPr="004A2847">
        <w:rPr>
          <w:rStyle w:val="BookTitle"/>
          <w:rFonts w:asciiTheme="minorHAnsi" w:hAnsiTheme="minorHAnsi" w:cstheme="minorHAnsi"/>
          <w:b w:val="0"/>
          <w:bCs w:val="0"/>
          <w:color w:val="000000"/>
          <w:sz w:val="28"/>
          <w:szCs w:val="28"/>
        </w:rPr>
        <w:t xml:space="preserve"> 1.99) it is stated:</w:t>
      </w:r>
    </w:p>
    <w:p w14:paraId="084F91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bhāgavata baḍa——bhāgavata-śāstra</w:t>
      </w:r>
      <w:r w:rsidRPr="004A2847">
        <w:rPr>
          <w:rStyle w:val="BookTitle"/>
          <w:rFonts w:asciiTheme="minorHAnsi" w:hAnsiTheme="minorHAnsi" w:cstheme="minorHAnsi"/>
          <w:b w:val="0"/>
          <w:bCs w:val="0"/>
          <w:color w:val="000000"/>
          <w:sz w:val="28"/>
          <w:szCs w:val="28"/>
        </w:rPr>
        <w:br/>
        <w:t>āra bhāgavata——bhakta bhakti-rasa-pātra</w:t>
      </w:r>
    </w:p>
    <w:p w14:paraId="6FA01D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of the </w:t>
      </w:r>
      <w:r w:rsidRPr="004A2847">
        <w:rPr>
          <w:rStyle w:val="BookTitle"/>
          <w:rFonts w:asciiTheme="minorHAnsi" w:hAnsiTheme="minorHAnsi" w:cstheme="minorHAnsi"/>
          <w:b w:val="0"/>
          <w:bCs w:val="0"/>
          <w:i/>
          <w:iCs/>
          <w:color w:val="000000"/>
          <w:sz w:val="28"/>
          <w:szCs w:val="28"/>
        </w:rPr>
        <w:t>Bhāgavatas</w:t>
      </w:r>
      <w:r w:rsidRPr="004A2847">
        <w:rPr>
          <w:rStyle w:val="BookTitle"/>
          <w:rFonts w:asciiTheme="minorHAnsi" w:hAnsiTheme="minorHAnsi" w:cstheme="minorHAnsi"/>
          <w:b w:val="0"/>
          <w:bCs w:val="0"/>
          <w:color w:val="000000"/>
          <w:sz w:val="28"/>
          <w:szCs w:val="28"/>
        </w:rPr>
        <w:t xml:space="preserve"> is the great scripture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and the other is the pure devotee absorbed in the mellows of loving devotion.”</w:t>
      </w:r>
    </w:p>
    <w:p w14:paraId="6CA43695" w14:textId="0F3EB7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3.533</w:t>
      </w:r>
    </w:p>
    <w:p w14:paraId="72CEEE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533</w:t>
      </w:r>
    </w:p>
    <w:p w14:paraId="07A97E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 pūje paḍe śune cāhe bhāgavata</w:t>
      </w:r>
      <w:r w:rsidRPr="004A2847">
        <w:rPr>
          <w:rStyle w:val="BookTitle"/>
          <w:rFonts w:asciiTheme="minorHAnsi" w:hAnsiTheme="minorHAnsi" w:cstheme="minorHAnsi"/>
          <w:b w:val="0"/>
          <w:bCs w:val="0"/>
          <w:color w:val="000000"/>
          <w:sz w:val="28"/>
          <w:szCs w:val="28"/>
        </w:rPr>
        <w:br/>
        <w:t>satya satya seha haibeka sei mata</w:t>
      </w:r>
    </w:p>
    <w:p w14:paraId="0C7397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It is true that one who regularly worships, hears, reads, or sees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will also become a</w:t>
      </w:r>
      <w:r w:rsidRPr="004A2847">
        <w:rPr>
          <w:rStyle w:val="BookTitle"/>
          <w:rFonts w:asciiTheme="minorHAnsi" w:hAnsiTheme="minorHAnsi" w:cstheme="minorHAnsi"/>
          <w:b/>
          <w:bCs/>
          <w:i/>
          <w:iCs/>
          <w:color w:val="800000"/>
          <w:sz w:val="28"/>
          <w:szCs w:val="28"/>
        </w:rPr>
        <w:t xml:space="preserve"> Bhāgavata</w:t>
      </w:r>
      <w:r w:rsidRPr="004A2847">
        <w:rPr>
          <w:rStyle w:val="BookTitle"/>
          <w:rFonts w:asciiTheme="minorHAnsi" w:hAnsiTheme="minorHAnsi" w:cstheme="minorHAnsi"/>
          <w:b/>
          <w:bCs/>
          <w:color w:val="800000"/>
          <w:sz w:val="28"/>
          <w:szCs w:val="28"/>
        </w:rPr>
        <w:t>.</w:t>
      </w:r>
    </w:p>
    <w:p w14:paraId="49939F4A" w14:textId="030B82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3.534</w:t>
      </w:r>
    </w:p>
    <w:p w14:paraId="3F52B1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534</w:t>
      </w:r>
    </w:p>
    <w:p w14:paraId="626F55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bhāgavata kona duṣkṛti paḍiyā</w:t>
      </w:r>
      <w:r w:rsidRPr="004A2847">
        <w:rPr>
          <w:rStyle w:val="BookTitle"/>
          <w:rFonts w:asciiTheme="minorHAnsi" w:hAnsiTheme="minorHAnsi" w:cstheme="minorHAnsi"/>
          <w:b w:val="0"/>
          <w:bCs w:val="0"/>
          <w:color w:val="000000"/>
          <w:sz w:val="28"/>
          <w:szCs w:val="28"/>
        </w:rPr>
        <w:br/>
        <w:t>nityānanda nindā kare tattva nā jāniyā</w:t>
      </w:r>
    </w:p>
    <w:p w14:paraId="6439D5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Yet even after reading this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some sinful people blaspheme </w:t>
      </w:r>
      <w:r w:rsidRPr="004A2847">
        <w:rPr>
          <w:rStyle w:val="BookTitle"/>
          <w:rFonts w:asciiTheme="minorHAnsi" w:hAnsiTheme="minorHAnsi" w:cstheme="minorHAnsi"/>
          <w:b/>
          <w:bCs/>
          <w:color w:val="800000"/>
          <w:sz w:val="28"/>
          <w:szCs w:val="28"/>
        </w:rPr>
        <w:lastRenderedPageBreak/>
        <w:t>Nityānanda, without knowing His glories.</w:t>
      </w:r>
    </w:p>
    <w:p w14:paraId="19BCE02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out of misfortune a reciter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blasphemes Nityānanda, he accumulates sin rather than recites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Śrī Nityānanda certainly always sings the glories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with His thousand tongues and mouths.</w:t>
      </w:r>
    </w:p>
    <w:p w14:paraId="7DEF3AA9" w14:textId="4B8FF9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3.535</w:t>
      </w:r>
    </w:p>
    <w:p w14:paraId="5DAA5C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535</w:t>
      </w:r>
    </w:p>
    <w:p w14:paraId="6B9B60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bhāgavata-rasa—nityānanda mūrtimanta</w:t>
      </w:r>
      <w:r w:rsidRPr="004A2847">
        <w:rPr>
          <w:rStyle w:val="BookTitle"/>
          <w:rFonts w:asciiTheme="minorHAnsi" w:hAnsiTheme="minorHAnsi" w:cstheme="minorHAnsi"/>
          <w:b w:val="0"/>
          <w:bCs w:val="0"/>
          <w:color w:val="000000"/>
          <w:sz w:val="28"/>
          <w:szCs w:val="28"/>
        </w:rPr>
        <w:br/>
        <w:t>ihā jāne ye haya parama bhāgyavanta</w:t>
      </w:r>
    </w:p>
    <w:p w14:paraId="42D8BE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Nityānanda is the personification of the devotional mellows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One who knows this becomes most fortunate.</w:t>
      </w:r>
    </w:p>
    <w:p w14:paraId="101FF5FD" w14:textId="688CD9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3.536</w:t>
      </w:r>
    </w:p>
    <w:p w14:paraId="352CB7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536</w:t>
      </w:r>
    </w:p>
    <w:p w14:paraId="0F8802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nityānanda sahasra-vadane</w:t>
      </w:r>
      <w:r w:rsidRPr="004A2847">
        <w:rPr>
          <w:rStyle w:val="BookTitle"/>
          <w:rFonts w:asciiTheme="minorHAnsi" w:hAnsiTheme="minorHAnsi" w:cstheme="minorHAnsi"/>
          <w:b w:val="0"/>
          <w:bCs w:val="0"/>
          <w:color w:val="000000"/>
          <w:sz w:val="28"/>
          <w:szCs w:val="28"/>
        </w:rPr>
        <w:br/>
        <w:t>bhāgavata-artha se gāyena anukṣaṇe</w:t>
      </w:r>
    </w:p>
    <w:p w14:paraId="6FCD90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constantly sings the purport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with His thousand mouths.</w:t>
      </w:r>
    </w:p>
    <w:p w14:paraId="3C3F9F76" w14:textId="5D0CA5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3.537</w:t>
      </w:r>
    </w:p>
    <w:p w14:paraId="6FD547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537</w:t>
      </w:r>
    </w:p>
    <w:p w14:paraId="6419B8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āpanei nityānanda ananta yadyapi</w:t>
      </w:r>
      <w:r w:rsidRPr="004A2847">
        <w:rPr>
          <w:rStyle w:val="BookTitle"/>
          <w:rFonts w:asciiTheme="minorHAnsi" w:hAnsiTheme="minorHAnsi" w:cstheme="minorHAnsi"/>
          <w:b w:val="0"/>
          <w:bCs w:val="0"/>
          <w:color w:val="000000"/>
          <w:sz w:val="28"/>
          <w:szCs w:val="28"/>
        </w:rPr>
        <w:br/>
        <w:t>tathāpi o pāra nāhi pāyena adyāpi</w:t>
      </w:r>
    </w:p>
    <w:p w14:paraId="49BBCD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Nityānanda is Himself Ananta Śeṣa, He nevertheless could not yet fully describe the glories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44CF11B6" w14:textId="5B3D26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3.538</w:t>
      </w:r>
    </w:p>
    <w:p w14:paraId="56E74A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538</w:t>
      </w:r>
    </w:p>
    <w:p w14:paraId="0212E9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bhāgavata yena anantero pāra</w:t>
      </w:r>
      <w:r w:rsidRPr="004A2847">
        <w:rPr>
          <w:rStyle w:val="BookTitle"/>
          <w:rFonts w:asciiTheme="minorHAnsi" w:hAnsiTheme="minorHAnsi" w:cstheme="minorHAnsi"/>
          <w:b w:val="0"/>
          <w:bCs w:val="0"/>
          <w:color w:val="000000"/>
          <w:sz w:val="28"/>
          <w:szCs w:val="28"/>
        </w:rPr>
        <w:br/>
        <w:t>ihāte kahila saba bhakti-rasa sāra</w:t>
      </w:r>
    </w:p>
    <w:p w14:paraId="2A9822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so glorious that it is beyond the grasp of even Ananta. It </w:t>
      </w:r>
      <w:r w:rsidRPr="004A2847">
        <w:rPr>
          <w:rStyle w:val="BookTitle"/>
          <w:rFonts w:asciiTheme="minorHAnsi" w:hAnsiTheme="minorHAnsi" w:cstheme="minorHAnsi"/>
          <w:b/>
          <w:bCs/>
          <w:color w:val="800000"/>
          <w:sz w:val="28"/>
          <w:szCs w:val="28"/>
        </w:rPr>
        <w:lastRenderedPageBreak/>
        <w:t>describes the essence of all the mellows of devotional service.</w:t>
      </w:r>
    </w:p>
    <w:p w14:paraId="296C3CAF" w14:textId="34FF35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3.539</w:t>
      </w:r>
    </w:p>
    <w:p w14:paraId="3860D4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539</w:t>
      </w:r>
    </w:p>
    <w:p w14:paraId="75CCA9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devānanda paṇḍitera lakṣye sabākāre</w:t>
      </w:r>
      <w:r w:rsidRPr="004A2847">
        <w:rPr>
          <w:rStyle w:val="BookTitle"/>
          <w:rFonts w:asciiTheme="minorHAnsi" w:hAnsiTheme="minorHAnsi" w:cstheme="minorHAnsi"/>
          <w:b w:val="0"/>
          <w:bCs w:val="0"/>
          <w:color w:val="000000"/>
          <w:sz w:val="28"/>
          <w:szCs w:val="28"/>
        </w:rPr>
        <w:br/>
        <w:t>bhāgavata-artha bujhāilena īśvare</w:t>
      </w:r>
    </w:p>
    <w:p w14:paraId="479612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Through His instructions to Devānanda Paṇḍita, the Lord revealed the glories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to everyone.</w:t>
      </w:r>
    </w:p>
    <w:p w14:paraId="63599BD3" w14:textId="3FDB80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3.540</w:t>
      </w:r>
    </w:p>
    <w:p w14:paraId="7FBBCC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540</w:t>
      </w:r>
    </w:p>
    <w:p w14:paraId="629616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ye yata āise jijñāsite</w:t>
      </w:r>
      <w:r w:rsidRPr="004A2847">
        <w:rPr>
          <w:rStyle w:val="BookTitle"/>
          <w:rFonts w:asciiTheme="minorHAnsi" w:hAnsiTheme="minorHAnsi" w:cstheme="minorHAnsi"/>
          <w:b w:val="0"/>
          <w:bCs w:val="0"/>
          <w:color w:val="000000"/>
          <w:sz w:val="28"/>
          <w:szCs w:val="28"/>
        </w:rPr>
        <w:br/>
        <w:t>sabārei pratikāra karena su-rīte</w:t>
      </w:r>
    </w:p>
    <w:p w14:paraId="32E243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those who approached the Lord were given suitable answers to their inquiries.</w:t>
      </w:r>
    </w:p>
    <w:p w14:paraId="2D572DB5" w14:textId="7147CE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3.541</w:t>
      </w:r>
    </w:p>
    <w:p w14:paraId="048148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541</w:t>
      </w:r>
    </w:p>
    <w:p w14:paraId="6ECEF3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kuliyā-grāmete āsi' śrī-kṛṣṇa-caitanya</w:t>
      </w:r>
      <w:r w:rsidRPr="004A2847">
        <w:rPr>
          <w:rStyle w:val="BookTitle"/>
          <w:rFonts w:asciiTheme="minorHAnsi" w:hAnsiTheme="minorHAnsi" w:cstheme="minorHAnsi"/>
          <w:b w:val="0"/>
          <w:bCs w:val="0"/>
          <w:color w:val="000000"/>
          <w:sz w:val="28"/>
          <w:szCs w:val="28"/>
        </w:rPr>
        <w:br/>
        <w:t>hena nāhi, yāre prabhu nā karilā dhanya</w:t>
      </w:r>
    </w:p>
    <w:p w14:paraId="147204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coming to Kuliyā, the Lord did not neglect anyone, but made everyone glorious.</w:t>
      </w:r>
    </w:p>
    <w:p w14:paraId="75293DE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Caitanyadeva made all the inhabitants of Kuliyā glorious by forgiving their offenses. That is why the present-day city of Navadvīpa, which is situated across the Ganges from Māyāpur, is still know as </w:t>
      </w:r>
      <w:r w:rsidRPr="004A2847">
        <w:rPr>
          <w:rStyle w:val="BookTitle"/>
          <w:rFonts w:asciiTheme="minorHAnsi" w:hAnsiTheme="minorHAnsi" w:cstheme="minorHAnsi"/>
          <w:b w:val="0"/>
          <w:bCs w:val="0"/>
          <w:i/>
          <w:iCs/>
          <w:color w:val="000000"/>
          <w:sz w:val="28"/>
          <w:szCs w:val="28"/>
        </w:rPr>
        <w:t>aparādha-bhañjanera pāṭa</w:t>
      </w:r>
      <w:r w:rsidRPr="004A2847">
        <w:rPr>
          <w:rStyle w:val="BookTitle"/>
          <w:rFonts w:asciiTheme="minorHAnsi" w:hAnsiTheme="minorHAnsi" w:cstheme="minorHAnsi"/>
          <w:b w:val="0"/>
          <w:bCs w:val="0"/>
          <w:color w:val="000000"/>
          <w:sz w:val="28"/>
          <w:szCs w:val="28"/>
        </w:rPr>
        <w:t>, or the place where offenses are excused. But those who live in Kuliyā and commit offenses at the feet of pure devotees by becoming hostile to the original Māyāpur never attain auspiciousness.</w:t>
      </w:r>
    </w:p>
    <w:p w14:paraId="4A37B7F4" w14:textId="4BE57F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3.542</w:t>
      </w:r>
    </w:p>
    <w:p w14:paraId="5698F5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542</w:t>
      </w:r>
    </w:p>
    <w:p w14:paraId="4520D4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loka sukhī hailā prabhure dekhiyā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punaḥ punaḥ dekhe sabe nayana bhariyā</w:t>
      </w:r>
    </w:p>
    <w:p w14:paraId="179489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became happy on seeing the Lord. They all continually gazed on Him to the full satisfaction of their eyes.</w:t>
      </w:r>
    </w:p>
    <w:p w14:paraId="3867BB9D" w14:textId="2469BE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3.543</w:t>
      </w:r>
    </w:p>
    <w:p w14:paraId="7E953A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543</w:t>
      </w:r>
    </w:p>
    <w:p w14:paraId="3DEA3B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manoratha pūrṇa kari' dekhe sarva loka</w:t>
      </w:r>
      <w:r w:rsidRPr="004A2847">
        <w:rPr>
          <w:rStyle w:val="BookTitle"/>
          <w:rFonts w:asciiTheme="minorHAnsi" w:hAnsiTheme="minorHAnsi" w:cstheme="minorHAnsi"/>
          <w:b w:val="0"/>
          <w:bCs w:val="0"/>
          <w:color w:val="000000"/>
          <w:sz w:val="28"/>
          <w:szCs w:val="28"/>
        </w:rPr>
        <w:br/>
        <w:t>ānande bhāsaye pāsariyā duḥkha-śoka</w:t>
      </w:r>
    </w:p>
    <w:p w14:paraId="5DF183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Their hearts became fully satisfied as they looked at the Lord. They forgot all distress and lamentation and floated in ecstasy.</w:t>
      </w:r>
    </w:p>
    <w:p w14:paraId="154A5053" w14:textId="3B8F44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3.544</w:t>
      </w:r>
    </w:p>
    <w:p w14:paraId="5EF82E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544</w:t>
      </w:r>
    </w:p>
    <w:p w14:paraId="720CC2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vilāsa ye śunaye harṣa-mane</w:t>
      </w:r>
      <w:r w:rsidRPr="004A2847">
        <w:rPr>
          <w:rStyle w:val="BookTitle"/>
          <w:rFonts w:asciiTheme="minorHAnsi" w:hAnsiTheme="minorHAnsi" w:cstheme="minorHAnsi"/>
          <w:b w:val="0"/>
          <w:bCs w:val="0"/>
          <w:color w:val="000000"/>
          <w:sz w:val="28"/>
          <w:szCs w:val="28"/>
        </w:rPr>
        <w:br/>
        <w:t>śrī-caitanya-saṅga pāya sei saba-jane</w:t>
      </w:r>
    </w:p>
    <w:p w14:paraId="6E9757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happily hear these pastimes attain the association of Lord Caitanya.</w:t>
      </w:r>
    </w:p>
    <w:p w14:paraId="3EFFD6D1" w14:textId="38CFEF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3.545</w:t>
      </w:r>
    </w:p>
    <w:p w14:paraId="77E0DA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545</w:t>
      </w:r>
    </w:p>
    <w:p w14:paraId="0835EF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tathā janmuka—sabāra śreṣṭha haya</w:t>
      </w:r>
      <w:r w:rsidRPr="004A2847">
        <w:rPr>
          <w:rStyle w:val="BookTitle"/>
          <w:rFonts w:asciiTheme="minorHAnsi" w:hAnsiTheme="minorHAnsi" w:cstheme="minorHAnsi"/>
          <w:b w:val="0"/>
          <w:bCs w:val="0"/>
          <w:color w:val="000000"/>
          <w:sz w:val="28"/>
          <w:szCs w:val="28"/>
        </w:rPr>
        <w:br/>
        <w:t>kṛṣṇa-yaśa śunile kakhano manda naya</w:t>
      </w:r>
    </w:p>
    <w:p w14:paraId="183B11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the glories of Kṛṣṇa is never unfortunate; he is the best of all persons, regardless of what kind of birth he took.</w:t>
      </w:r>
    </w:p>
    <w:p w14:paraId="2D2603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having taken birth in any caste or at any place, if one faithfully hears the glories of Kṛṣṇa, he will never meet with inauspiciousness.</w:t>
      </w:r>
    </w:p>
    <w:p w14:paraId="266595B3" w14:textId="6046EB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3.546</w:t>
      </w:r>
    </w:p>
    <w:p w14:paraId="222CAA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546</w:t>
      </w:r>
    </w:p>
    <w:p w14:paraId="2698AC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kṛṣṇa-caitanya nityānanda-cānda jāna</w:t>
      </w:r>
      <w:r w:rsidRPr="004A2847">
        <w:rPr>
          <w:rStyle w:val="BookTitle"/>
          <w:rFonts w:asciiTheme="minorHAnsi" w:hAnsiTheme="minorHAnsi" w:cstheme="minorHAnsi"/>
          <w:b w:val="0"/>
          <w:bCs w:val="0"/>
          <w:color w:val="000000"/>
          <w:sz w:val="28"/>
          <w:szCs w:val="28"/>
        </w:rPr>
        <w:br/>
        <w:t>vṛndāvana-dāsa tachu pada-yuge gāna</w:t>
      </w:r>
    </w:p>
    <w:p w14:paraId="4A1443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Accepting Śrī Caitanya and Nityānanda Prabhu as my life and soul, I, Vṛndāvana </w:t>
      </w:r>
      <w:r w:rsidRPr="004A2847">
        <w:rPr>
          <w:rStyle w:val="BookTitle"/>
          <w:rFonts w:asciiTheme="minorHAnsi" w:hAnsiTheme="minorHAnsi" w:cstheme="minorHAnsi"/>
          <w:b/>
          <w:bCs/>
          <w:color w:val="800000"/>
          <w:sz w:val="28"/>
          <w:szCs w:val="28"/>
        </w:rPr>
        <w:lastRenderedPageBreak/>
        <w:t>dāsa, sing the glories of Their lotus feet.</w:t>
      </w:r>
    </w:p>
    <w:p w14:paraId="06752170"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this English translation of the</w:t>
      </w:r>
      <w:r w:rsidRPr="004A2847">
        <w:rPr>
          <w:rStyle w:val="BookTitle"/>
          <w:rFonts w:asciiTheme="minorHAnsi" w:hAnsiTheme="minorHAnsi" w:cstheme="minorHAnsi"/>
          <w:b w:val="0"/>
          <w:bCs w:val="0"/>
          <w:color w:val="000000"/>
          <w:sz w:val="28"/>
          <w:szCs w:val="28"/>
        </w:rPr>
        <w:t xml:space="preserve"> Gauḍīya-bhāṣya</w:t>
      </w:r>
      <w:r w:rsidRPr="004A2847">
        <w:rPr>
          <w:rStyle w:val="BookTitle"/>
          <w:rFonts w:asciiTheme="minorHAnsi" w:hAnsiTheme="minorHAnsi" w:cstheme="minorHAnsi"/>
          <w:b w:val="0"/>
          <w:bCs w:val="0"/>
          <w:i/>
          <w:iCs/>
          <w:color w:val="000000"/>
          <w:sz w:val="28"/>
          <w:szCs w:val="28"/>
        </w:rPr>
        <w:t xml:space="preserve"> of </w:t>
      </w:r>
      <w:r w:rsidRPr="004A2847">
        <w:rPr>
          <w:rStyle w:val="BookTitle"/>
          <w:rFonts w:asciiTheme="minorHAnsi" w:hAnsiTheme="minorHAnsi" w:cstheme="minorHAnsi"/>
          <w:b w:val="0"/>
          <w:bCs w:val="0"/>
          <w:color w:val="000000"/>
          <w:sz w:val="28"/>
          <w:szCs w:val="28"/>
        </w:rPr>
        <w:t>Śrī Caitanya-bhāgavata, Antya-khaṇḍa,</w:t>
      </w:r>
      <w:r w:rsidRPr="004A2847">
        <w:rPr>
          <w:rStyle w:val="BookTitle"/>
          <w:rFonts w:asciiTheme="minorHAnsi" w:hAnsiTheme="minorHAnsi" w:cstheme="minorHAnsi"/>
          <w:b w:val="0"/>
          <w:bCs w:val="0"/>
          <w:i/>
          <w:iCs/>
          <w:color w:val="000000"/>
          <w:sz w:val="28"/>
          <w:szCs w:val="28"/>
        </w:rPr>
        <w:t xml:space="preserve"> Chapter Three, entitled “Mahāprabhu's Deliverance of Sarvabhauma, Exhibition of His Six-armed Form, and Journey to Bengal.”</w:t>
      </w:r>
    </w:p>
    <w:p w14:paraId="56907424" w14:textId="77777777"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 xml:space="preserve">CBP 4: Descriptions of Çré Acyutänanda's Pastimes and the Worship of Çré Mädhavendra </w:t>
      </w:r>
    </w:p>
    <w:p w14:paraId="7EC47A97" w14:textId="77777777" w:rsidR="00A969AE" w:rsidRPr="004A2847" w:rsidRDefault="00A969AE">
      <w:pPr>
        <w:pStyle w:val="ChapterDesc"/>
        <w:rPr>
          <w:rStyle w:val="BookTitle"/>
          <w:rFonts w:asciiTheme="minorHAnsi" w:hAnsiTheme="minorHAnsi" w:cstheme="minorHAnsi"/>
          <w:b/>
          <w:bCs/>
          <w:color w:val="FFFFFF"/>
          <w:sz w:val="36"/>
          <w:szCs w:val="36"/>
        </w:rPr>
      </w:pPr>
      <w:r w:rsidRPr="004A2847">
        <w:rPr>
          <w:rStyle w:val="BookTitle"/>
          <w:rFonts w:asciiTheme="minorHAnsi" w:hAnsiTheme="minorHAnsi" w:cstheme="minorHAnsi"/>
          <w:b/>
          <w:bCs/>
          <w:color w:val="FFFFFF"/>
          <w:sz w:val="36"/>
          <w:szCs w:val="36"/>
        </w:rPr>
        <w:t xml:space="preserve">Chapter Four: Descriptions of Śrī Acyutānanda's Pastimes and the Worship of Śrī Mādhavendra </w:t>
      </w:r>
    </w:p>
    <w:p w14:paraId="529FFA2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Mahāprabhu's journey with His devotees towards Mathurā, His stay for a few days during the journey at Rāmakeli, the infidel King of Bengal Hussain Shah's deduction after hearing about Mahāprabhu's opulences that Mahāprabhu was the Supreme Lord, the Lord's return journey towards the south from Rāmakeli rather than continuing on towards Mathurā, the Lord's arrival at the house of Advaita in Śāntipura on His way to Nīlācala, the child Acyutānanda's firm faith in Lord Caitanya, Mother Śacī's arrival at the house of Advaita, Śacī's full satisfaction while offering foodstuffs to Mahāprabhu, Śrī Murāri Gupta's recitation of prayers to Lord Rāmacandra before Mahāprabhu, the Lord's questioning a leper who committed an offense at the feet of Śrīvāsa about the cause of his leprosy, the Lord's display of anger at him and His arrangement for forgiving the offense of that leper by having him beg forgiveness from Śrīvāsa, and Śrī Advaita Acarya's engaging Mahaprabhu and His associates in a grand </w:t>
      </w:r>
      <w:r w:rsidRPr="004A2847">
        <w:rPr>
          <w:rStyle w:val="BookTitle"/>
          <w:rFonts w:asciiTheme="minorHAnsi" w:hAnsiTheme="minorHAnsi" w:cstheme="minorHAnsi"/>
          <w:b w:val="0"/>
          <w:bCs w:val="0"/>
          <w:i/>
          <w:iCs/>
          <w:color w:val="000000"/>
          <w:sz w:val="28"/>
          <w:szCs w:val="28"/>
        </w:rPr>
        <w:t xml:space="preserve">saṅkīrtana </w:t>
      </w:r>
      <w:r w:rsidRPr="004A2847">
        <w:rPr>
          <w:rStyle w:val="BookTitle"/>
          <w:rFonts w:asciiTheme="minorHAnsi" w:hAnsiTheme="minorHAnsi" w:cstheme="minorHAnsi"/>
          <w:b w:val="0"/>
          <w:bCs w:val="0"/>
          <w:color w:val="000000"/>
          <w:sz w:val="28"/>
          <w:szCs w:val="28"/>
        </w:rPr>
        <w:t>festival for the worship of Śrī Mādhavendra Purī.</w:t>
      </w:r>
    </w:p>
    <w:p w14:paraId="5E4D6B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removing the offenses of the offenders in Kuliyā, the place where offenses are eliminated, and after delivering the living entities there, Mahāprabhu with a group of devotees departed for Mathurā down the road by the side of the Ganges. The Lord went to the village of Rāmakeli, situated on the bank of the Ganges near Gauḍa, with the desire to spend four or five days at a solitary place there. But after news of Mahāprabhu's arrival in Rāmakeli quickly spread everywhere, His loud roaring,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crying, and His appeal to everyone to chant the holy name of Hari attracted the attention of even the infidels. When the local constable related the topics of this wonderful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to the King, even that infidel King Hussain Shah considered that Mahāprabhu was the Supreme Lord. Still, fearing that it was not impossible that the King's mind might change through the conspiracy of wicked people, some devotees secretly sent a messenger to the </w:t>
      </w:r>
      <w:r w:rsidRPr="004A2847">
        <w:rPr>
          <w:rStyle w:val="BookTitle"/>
          <w:rFonts w:asciiTheme="minorHAnsi" w:hAnsiTheme="minorHAnsi" w:cstheme="minorHAnsi"/>
          <w:b w:val="0"/>
          <w:bCs w:val="0"/>
          <w:color w:val="000000"/>
          <w:sz w:val="28"/>
          <w:szCs w:val="28"/>
        </w:rPr>
        <w:lastRenderedPageBreak/>
        <w:t xml:space="preserve">Lord requesting Him to leave Rāmakeli. When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informed the Lord's associates about this, their hearts filled with anxiety. The Lord, who is the Supersoul of everyone, then instilled fearlessness in them by personally revealing His own omnipotence and His supremacy that is unknown even to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and He promised that He would distribute the holy name to everyone in this age except the offenders at the feet of Vaiṣṇavas. Mahāprabhu also predicted that His name would be spread to every town and village throughout the world. Changing His plan to go to Mathurā, Mahāprabhu started walking south from Rāmakeli and eventually reached the house of Advaita in Śāntipura. In this connection the author relates an incident to show the difference between the extraordinary attachment for Lord Caitanya of Śrī Acyutānanda the son of Śrī Advaita and the behavior of Advaita's other so-called sons, who are averse to Lord Caitanya. One day an exalted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came to Śrī Advaita's house and inquired from Him about how Keśava Bhāratī was related to Caitanya. According to worldly etiquette Śrī Advaita Ācārya said that Keśava Bhāratī was the spiritual master of Caitanya. On hearing this reply, the five-year-old naked Acyutānanda smilingly yet in an angry mood asked his father what kind of conclusion was it that the Supreme Personality of Godhead Lord Caitanya, the spiritual master of all, has a spiritual master? After hearing this conclusive statement from His five-year-old son Acyutānanda, Śrī Advaita Ācārya said that Acyuta was </w:t>
      </w:r>
      <w:proofErr w:type="gramStart"/>
      <w:r w:rsidRPr="004A2847">
        <w:rPr>
          <w:rStyle w:val="BookTitle"/>
          <w:rFonts w:asciiTheme="minorHAnsi" w:hAnsiTheme="minorHAnsi" w:cstheme="minorHAnsi"/>
          <w:b w:val="0"/>
          <w:bCs w:val="0"/>
          <w:color w:val="000000"/>
          <w:sz w:val="28"/>
          <w:szCs w:val="28"/>
        </w:rPr>
        <w:t>actually the</w:t>
      </w:r>
      <w:proofErr w:type="gramEnd"/>
      <w:r w:rsidRPr="004A2847">
        <w:rPr>
          <w:rStyle w:val="BookTitle"/>
          <w:rFonts w:asciiTheme="minorHAnsi" w:hAnsiTheme="minorHAnsi" w:cstheme="minorHAnsi"/>
          <w:b w:val="0"/>
          <w:bCs w:val="0"/>
          <w:color w:val="000000"/>
          <w:sz w:val="28"/>
          <w:szCs w:val="28"/>
        </w:rPr>
        <w:t xml:space="preserve"> father and He was the son. Acyutānanda has appeared in this world as His son to teach the actual truth. When after speaking in this way Advaita begged forgiveness from His son, Acyutānanda became embarrassed and bent his head down. And on seeing the proper exchange of etiquette between a perfect father and a perfect son, the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became stunned and then happily left that place while chanting the holy name of Hari. In this regard Ṭhākura Vṛndāvana describes the glories of Śrī Acyutānanda, who is fixed at the lotus feet of Śrī Caitanya, and the position of Śrī Advaita's other so-called sons, who are fit to be punished by Yamarāja. When Śrī Advaita Ācārya was thus overwhelmed by the behavior of Śrī Acyutānanda, Śrī Gaurasundara arrived there with His associates. Śrīman Mahāprabhu bestowed special mercy on Acyutānanda and stayed at the house of Advaita to enjoy His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pastimes. Advaita Ācārya then sent a palanquin and some men to Navadvīpa to bring Mother Śacī, who was afflicted with separation from the Lord and who was nondifferent from Mother Yaśodā, to Śāntipura. Immediately after hearing about the Lord's arrival, when Mother Śacī along with Gaṅgādāsa Paṇḍita, Murāri Gupta, and other devotees came to Śāntipura, Mahāprabhu circumambulated her and offered prayers to her by addressing her as Devakī, </w:t>
      </w:r>
      <w:r w:rsidRPr="004A2847">
        <w:rPr>
          <w:rStyle w:val="BookTitle"/>
          <w:rFonts w:asciiTheme="minorHAnsi" w:hAnsiTheme="minorHAnsi" w:cstheme="minorHAnsi"/>
          <w:b w:val="0"/>
          <w:bCs w:val="0"/>
          <w:color w:val="000000"/>
          <w:sz w:val="28"/>
          <w:szCs w:val="28"/>
        </w:rPr>
        <w:lastRenderedPageBreak/>
        <w:t xml:space="preserve">Yaśodā, Devahūti, Pṛśni, Kauśalyā, and Aditi. The devotees glorified the wonderful extent of Mother Śacī's devotional service and praised the glories of the name </w:t>
      </w:r>
      <w:r w:rsidRPr="004A2847">
        <w:rPr>
          <w:rStyle w:val="BookTitle"/>
          <w:rFonts w:asciiTheme="minorHAnsi" w:hAnsiTheme="minorHAnsi" w:cstheme="minorHAnsi"/>
          <w:b w:val="0"/>
          <w:bCs w:val="0"/>
          <w:i/>
          <w:iCs/>
          <w:color w:val="000000"/>
          <w:sz w:val="28"/>
          <w:szCs w:val="28"/>
        </w:rPr>
        <w:t>āi</w:t>
      </w:r>
      <w:r w:rsidRPr="004A2847">
        <w:rPr>
          <w:rStyle w:val="BookTitle"/>
          <w:rFonts w:asciiTheme="minorHAnsi" w:hAnsiTheme="minorHAnsi" w:cstheme="minorHAnsi"/>
          <w:b w:val="0"/>
          <w:bCs w:val="0"/>
          <w:color w:val="000000"/>
          <w:sz w:val="28"/>
          <w:szCs w:val="28"/>
        </w:rPr>
        <w:t xml:space="preserve">. Advaita Ācārya took permission from the Lord for Mother Śacī to personally cook and feed Him. After Mother Śacī cooked various types of vegetables and as many as twenty varieties of the Lord's favorite </w:t>
      </w:r>
      <w:r w:rsidRPr="004A2847">
        <w:rPr>
          <w:rStyle w:val="BookTitle"/>
          <w:rFonts w:asciiTheme="minorHAnsi" w:hAnsiTheme="minorHAnsi" w:cstheme="minorHAnsi"/>
          <w:b w:val="0"/>
          <w:bCs w:val="0"/>
          <w:i/>
          <w:iCs/>
          <w:color w:val="000000"/>
          <w:sz w:val="28"/>
          <w:szCs w:val="28"/>
        </w:rPr>
        <w:t xml:space="preserve">śāka </w:t>
      </w:r>
      <w:r w:rsidRPr="004A2847">
        <w:rPr>
          <w:rStyle w:val="BookTitle"/>
          <w:rFonts w:asciiTheme="minorHAnsi" w:hAnsiTheme="minorHAnsi" w:cstheme="minorHAnsi"/>
          <w:b w:val="0"/>
          <w:bCs w:val="0"/>
          <w:color w:val="000000"/>
          <w:sz w:val="28"/>
          <w:szCs w:val="28"/>
        </w:rPr>
        <w:t xml:space="preserve">(spinach) and offered them to the Lord, Mahāprabhu relished those foodstuffs with great satisfaction while praising Mother Śacī's wonderful cooking and the stimulation for varieties of service awakened by those various </w:t>
      </w:r>
      <w:r w:rsidRPr="004A2847">
        <w:rPr>
          <w:rStyle w:val="BookTitle"/>
          <w:rFonts w:asciiTheme="minorHAnsi" w:hAnsiTheme="minorHAnsi" w:cstheme="minorHAnsi"/>
          <w:b w:val="0"/>
          <w:bCs w:val="0"/>
          <w:i/>
          <w:iCs/>
          <w:color w:val="000000"/>
          <w:sz w:val="28"/>
          <w:szCs w:val="28"/>
        </w:rPr>
        <w:t>śākas</w:t>
      </w:r>
      <w:r w:rsidRPr="004A2847">
        <w:rPr>
          <w:rStyle w:val="BookTitle"/>
          <w:rFonts w:asciiTheme="minorHAnsi" w:hAnsiTheme="minorHAnsi" w:cstheme="minorHAnsi"/>
          <w:b w:val="0"/>
          <w:bCs w:val="0"/>
          <w:color w:val="000000"/>
          <w:sz w:val="28"/>
          <w:szCs w:val="28"/>
        </w:rPr>
        <w:t>, which are dear to Kṛṣṇa.</w:t>
      </w:r>
    </w:p>
    <w:p w14:paraId="5B3482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nectarean remnants of Mahāprabhu were plundered and relished by the devotees. Then Śrī Murāri Gupta recited prayers in glorification to Lord Rāmacandra before Mahāprabhu and His associates. Placing His lotus feet on Murāri's head, Mahāprabhu awarded him the benediction that he would remain the eternal servant of Rāma. When a leper approached Mahāprabhu and related to Him topics of his pathetic condition, Mahāprabhu became very angry, and after declaring that the leper was untouchable and unworthy of being spoken to, Mahāprabhu asked him to leave that place. He further pointed out that if he were unable to tolerate at present the pains of leprosy, then how would he tolerate the pains of suffering for unlimited future births in the hell known as Kumbhipāka? His present pathetic condition was the result of his committing offense at the feet of Śrīvāsa. In this regard Mahāprabhu glorified the unparalleled position of the Vaiṣṇavas by describing how worship of Vaiṣṇavas was superior to worship of Kṛṣṇa and how offense to the Vaiṣṇavas was </w:t>
      </w:r>
      <w:proofErr w:type="gramStart"/>
      <w:r w:rsidRPr="004A2847">
        <w:rPr>
          <w:rStyle w:val="BookTitle"/>
          <w:rFonts w:asciiTheme="minorHAnsi" w:hAnsiTheme="minorHAnsi" w:cstheme="minorHAnsi"/>
          <w:b w:val="0"/>
          <w:bCs w:val="0"/>
          <w:color w:val="000000"/>
          <w:sz w:val="28"/>
          <w:szCs w:val="28"/>
        </w:rPr>
        <w:t>more grave</w:t>
      </w:r>
      <w:proofErr w:type="gramEnd"/>
      <w:r w:rsidRPr="004A2847">
        <w:rPr>
          <w:rStyle w:val="BookTitle"/>
          <w:rFonts w:asciiTheme="minorHAnsi" w:hAnsiTheme="minorHAnsi" w:cstheme="minorHAnsi"/>
          <w:b w:val="0"/>
          <w:bCs w:val="0"/>
          <w:color w:val="000000"/>
          <w:sz w:val="28"/>
          <w:szCs w:val="28"/>
        </w:rPr>
        <w:t xml:space="preserve"> than offense at the feet of Kṛṣṇa. When the offending leper repented for his offensive act and surrendered at the lotus feet of the Lord, the Lord revealed to him that the only means for getting freedom from offense to a Vaiṣṇava was to sincerely beg forgiveness at the feet of the Vaisnava whom one had offended. When the leper then begged Śrīvāsa for forgiveness, by Śrīvāsa's mercy he became free from offense. At the outset of describing Śrī Mādhavendra Purī's appearance festival the author describes in brief the glories of Śrī Mādhavendra Purī and how he met Śrī Advaita Prabhu. While Mahāprabhu and His associates stayed at the house of Advaita, the appearance festival of Śrī Mādhavendra Purī arrived. Śrī Advaita Ācārya Prabhu along with Mahāprabhu and the devotees celebrated the occasion with a huge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festival. In this regard the author describes the ecstatic condition of Mahāprabhu, Śrī Nityānanda Prabhu, Śrī Advaita Prabhu, and other devotees during the celebration of the festival, the cooking arrangements made by the Vaiṣṇavas' wives under the direction of Mother Śacī, Mahāprabhu's ecstasy in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His revelation of Advaita's glories and the method for worshiping </w:t>
      </w:r>
      <w:r w:rsidRPr="004A2847">
        <w:rPr>
          <w:rStyle w:val="BookTitle"/>
          <w:rFonts w:asciiTheme="minorHAnsi" w:hAnsiTheme="minorHAnsi" w:cstheme="minorHAnsi"/>
          <w:b w:val="0"/>
          <w:bCs w:val="0"/>
          <w:color w:val="000000"/>
          <w:sz w:val="28"/>
          <w:szCs w:val="28"/>
        </w:rPr>
        <w:lastRenderedPageBreak/>
        <w:t xml:space="preserve">Kṛṣṇa's dear devotee Lord Śiva, Mahāprabhu and the devotee's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during the festival honoring Mādhavendra Purī, the Lord's pastime of honoring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and topics such as the Lord's offering flower garlands and sandalwood pulp to the devotees headed by Śrī Nityānanda.</w:t>
      </w:r>
    </w:p>
    <w:p w14:paraId="086C49F1" w14:textId="477F62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4.001</w:t>
      </w:r>
    </w:p>
    <w:p w14:paraId="3D5D53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405580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kṛpā-sindhu jaya gauracandra</w:t>
      </w:r>
      <w:r w:rsidRPr="004A2847">
        <w:rPr>
          <w:rStyle w:val="BookTitle"/>
          <w:rFonts w:asciiTheme="minorHAnsi" w:hAnsiTheme="minorHAnsi" w:cstheme="minorHAnsi"/>
          <w:b w:val="0"/>
          <w:bCs w:val="0"/>
          <w:color w:val="000000"/>
          <w:sz w:val="28"/>
          <w:szCs w:val="28"/>
        </w:rPr>
        <w:br/>
        <w:t>jaya jaya sakala-maṅgala-pada-dvandva</w:t>
      </w:r>
    </w:p>
    <w:p w14:paraId="2B38C9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Gauracandra, the ocean of mercy! All glories to His all-auspicious lotus feet!</w:t>
      </w:r>
    </w:p>
    <w:p w14:paraId="3C8B6AA4" w14:textId="47A48B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4.002</w:t>
      </w:r>
    </w:p>
    <w:p w14:paraId="4B86E9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11B897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 nyāsi-rāja</w:t>
      </w:r>
      <w:r w:rsidRPr="004A2847">
        <w:rPr>
          <w:rStyle w:val="BookTitle"/>
          <w:rFonts w:asciiTheme="minorHAnsi" w:hAnsiTheme="minorHAnsi" w:cstheme="minorHAnsi"/>
          <w:b w:val="0"/>
          <w:bCs w:val="0"/>
          <w:color w:val="000000"/>
          <w:sz w:val="28"/>
          <w:szCs w:val="28"/>
        </w:rPr>
        <w:br/>
        <w:t>jaya jaya caitanyera bhakata-samāja</w:t>
      </w:r>
    </w:p>
    <w:p w14:paraId="71A2D9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Śrī Kṛṣṇa Caitanya, the best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All glories to all the devotees of Lord Caitanya!</w:t>
      </w:r>
    </w:p>
    <w:p w14:paraId="0F7FC0AD" w14:textId="3047C3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4.003</w:t>
      </w:r>
    </w:p>
    <w:p w14:paraId="330F5B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F4869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prabhu sarva jīva uddhāriyā</w:t>
      </w:r>
      <w:r w:rsidRPr="004A2847">
        <w:rPr>
          <w:rStyle w:val="BookTitle"/>
          <w:rFonts w:asciiTheme="minorHAnsi" w:hAnsiTheme="minorHAnsi" w:cstheme="minorHAnsi"/>
          <w:b w:val="0"/>
          <w:bCs w:val="0"/>
          <w:color w:val="000000"/>
          <w:sz w:val="28"/>
          <w:szCs w:val="28"/>
        </w:rPr>
        <w:br/>
        <w:t>mathurāya calilena bhakta-goṣṭhī laiyā</w:t>
      </w:r>
    </w:p>
    <w:p w14:paraId="47FD77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delivering all living entities in this way, the Lord departed for Mathurā along with His devotees.</w:t>
      </w:r>
    </w:p>
    <w:p w14:paraId="61D9C98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bhakta-goṣṭhī </w:t>
      </w:r>
      <w:r w:rsidRPr="004A2847">
        <w:rPr>
          <w:rStyle w:val="BookTitle"/>
          <w:rFonts w:asciiTheme="minorHAnsi" w:hAnsiTheme="minorHAnsi" w:cstheme="minorHAnsi"/>
          <w:b w:val="0"/>
          <w:bCs w:val="0"/>
          <w:color w:val="000000"/>
          <w:sz w:val="28"/>
          <w:szCs w:val="28"/>
        </w:rPr>
        <w:t>means “the devotees.”</w:t>
      </w:r>
    </w:p>
    <w:p w14:paraId="7B156BED" w14:textId="0BA21F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4.004</w:t>
      </w:r>
    </w:p>
    <w:p w14:paraId="7FDA57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764EA7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gaṅgā-tīre-tīre prabhu lailena patha</w:t>
      </w:r>
      <w:r w:rsidRPr="004A2847">
        <w:rPr>
          <w:rStyle w:val="BookTitle"/>
          <w:rFonts w:asciiTheme="minorHAnsi" w:hAnsiTheme="minorHAnsi" w:cstheme="minorHAnsi"/>
          <w:b w:val="0"/>
          <w:bCs w:val="0"/>
          <w:color w:val="000000"/>
          <w:sz w:val="28"/>
          <w:szCs w:val="28"/>
        </w:rPr>
        <w:br/>
        <w:t>snāna-pāne purāṇa gaṅgāra manoratha</w:t>
      </w:r>
    </w:p>
    <w:p w14:paraId="42833A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took the path along the side of the Ganges and fulfilled her desire by </w:t>
      </w:r>
      <w:r w:rsidRPr="004A2847">
        <w:rPr>
          <w:rStyle w:val="BookTitle"/>
          <w:rFonts w:asciiTheme="minorHAnsi" w:hAnsiTheme="minorHAnsi" w:cstheme="minorHAnsi"/>
          <w:b/>
          <w:bCs/>
          <w:color w:val="800000"/>
          <w:sz w:val="28"/>
          <w:szCs w:val="28"/>
        </w:rPr>
        <w:lastRenderedPageBreak/>
        <w:t>bathing in and drinking her waters.</w:t>
      </w:r>
    </w:p>
    <w:p w14:paraId="3F7ADD18" w14:textId="6C7CAD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4.005</w:t>
      </w:r>
    </w:p>
    <w:p w14:paraId="6780AB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4E49A9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gauḍera nikaṭe gaṅgā-tīre eka grāma</w:t>
      </w:r>
      <w:r w:rsidRPr="004A2847">
        <w:rPr>
          <w:rStyle w:val="BookTitle"/>
          <w:rFonts w:asciiTheme="minorHAnsi" w:hAnsiTheme="minorHAnsi" w:cstheme="minorHAnsi"/>
          <w:b w:val="0"/>
          <w:bCs w:val="0"/>
          <w:color w:val="000000"/>
          <w:sz w:val="28"/>
          <w:szCs w:val="28"/>
        </w:rPr>
        <w:br/>
        <w:t>brāhmaṇa-samāja-tāra `rāmakeli' nāma</w:t>
      </w:r>
    </w:p>
    <w:p w14:paraId="7B081C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is one village on the bank of the Ganges near the capitol of Gauḍa named Rāmakeli. The inhabitants of that village were all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w:t>
      </w:r>
    </w:p>
    <w:p w14:paraId="012F82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Rāmakeli is situated eight and a half miles south of English Bazaar, near the present city of Maldah. Within this village there is a concrete-paved area, and in the middle of this there is a large </w:t>
      </w:r>
      <w:r w:rsidRPr="004A2847">
        <w:rPr>
          <w:rStyle w:val="BookTitle"/>
          <w:rFonts w:asciiTheme="minorHAnsi" w:hAnsiTheme="minorHAnsi" w:cstheme="minorHAnsi"/>
          <w:b w:val="0"/>
          <w:bCs w:val="0"/>
          <w:i/>
          <w:iCs/>
          <w:color w:val="000000"/>
          <w:sz w:val="28"/>
          <w:szCs w:val="28"/>
        </w:rPr>
        <w:t xml:space="preserve">tamāla </w:t>
      </w:r>
      <w:r w:rsidRPr="004A2847">
        <w:rPr>
          <w:rStyle w:val="BookTitle"/>
          <w:rFonts w:asciiTheme="minorHAnsi" w:hAnsiTheme="minorHAnsi" w:cstheme="minorHAnsi"/>
          <w:b w:val="0"/>
          <w:bCs w:val="0"/>
          <w:color w:val="000000"/>
          <w:sz w:val="28"/>
          <w:szCs w:val="28"/>
        </w:rPr>
        <w:t xml:space="preserve">tree with two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trees on each side of it. The two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trees on the right side are referred to as Śrī Advaita Prabhu, the middle </w:t>
      </w:r>
      <w:r w:rsidRPr="004A2847">
        <w:rPr>
          <w:rStyle w:val="BookTitle"/>
          <w:rFonts w:asciiTheme="minorHAnsi" w:hAnsiTheme="minorHAnsi" w:cstheme="minorHAnsi"/>
          <w:b w:val="0"/>
          <w:bCs w:val="0"/>
          <w:i/>
          <w:iCs/>
          <w:color w:val="000000"/>
          <w:sz w:val="28"/>
          <w:szCs w:val="28"/>
        </w:rPr>
        <w:t xml:space="preserve">tamāla </w:t>
      </w:r>
      <w:r w:rsidRPr="004A2847">
        <w:rPr>
          <w:rStyle w:val="BookTitle"/>
          <w:rFonts w:asciiTheme="minorHAnsi" w:hAnsiTheme="minorHAnsi" w:cstheme="minorHAnsi"/>
          <w:b w:val="0"/>
          <w:bCs w:val="0"/>
          <w:color w:val="000000"/>
          <w:sz w:val="28"/>
          <w:szCs w:val="28"/>
        </w:rPr>
        <w:t xml:space="preserve">tree is referred to as Śrī Gaurasundara, and the two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trees on the left side are referred to as Śrī Nityānanda Prabhu. It is said that Śrīman Mahāprabhu first met Śrīla Rūpa and Śrīla Sanātana Gosvāmī Prabhus in the dead of night under this tree. Sitting in this place, Śrīman Mahāprabhu instructed Śrī Sanātana to join Him. Next to the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trees there is a small temple wherein Śrī Madana-mohanadeva is worshiped. The Deity of Śrī Madana-mohanadeva was established by Śrī Rūpa and Sanātana. There are four sets of Deities within this temple. One of those sets is Śrī Baladeva and Revatī. The names of the Deities, from left, are (1) Vraja-mohana (with Rādhā), (2) Revatī-ramaṇa (with Revatī), and (3) Madana-mohana and (4) Gopīnātha (both with Rādhā). There are also </w:t>
      </w:r>
      <w:r w:rsidRPr="004A2847">
        <w:rPr>
          <w:rStyle w:val="BookTitle"/>
          <w:rFonts w:asciiTheme="minorHAnsi" w:hAnsiTheme="minorHAnsi" w:cstheme="minorHAnsi"/>
          <w:b w:val="0"/>
          <w:bCs w:val="0"/>
          <w:i/>
          <w:iCs/>
          <w:color w:val="000000"/>
          <w:sz w:val="28"/>
          <w:szCs w:val="28"/>
        </w:rPr>
        <w:t>śālagrāma-śilās</w:t>
      </w:r>
      <w:r w:rsidRPr="004A2847">
        <w:rPr>
          <w:rStyle w:val="BookTitle"/>
          <w:rFonts w:asciiTheme="minorHAnsi" w:hAnsiTheme="minorHAnsi" w:cstheme="minorHAnsi"/>
          <w:b w:val="0"/>
          <w:bCs w:val="0"/>
          <w:color w:val="000000"/>
          <w:sz w:val="28"/>
          <w:szCs w:val="28"/>
        </w:rPr>
        <w:t xml:space="preserve"> in the temple. </w:t>
      </w:r>
      <w:proofErr w:type="gramStart"/>
      <w:r w:rsidRPr="004A2847">
        <w:rPr>
          <w:rStyle w:val="BookTitle"/>
          <w:rFonts w:asciiTheme="minorHAnsi" w:hAnsiTheme="minorHAnsi" w:cstheme="minorHAnsi"/>
          <w:b w:val="0"/>
          <w:bCs w:val="0"/>
          <w:color w:val="000000"/>
          <w:sz w:val="28"/>
          <w:szCs w:val="28"/>
        </w:rPr>
        <w:t>In the midst of</w:t>
      </w:r>
      <w:proofErr w:type="gramEnd"/>
      <w:r w:rsidRPr="004A2847">
        <w:rPr>
          <w:rStyle w:val="BookTitle"/>
          <w:rFonts w:asciiTheme="minorHAnsi" w:hAnsiTheme="minorHAnsi" w:cstheme="minorHAnsi"/>
          <w:b w:val="0"/>
          <w:bCs w:val="0"/>
          <w:color w:val="000000"/>
          <w:sz w:val="28"/>
          <w:szCs w:val="28"/>
        </w:rPr>
        <w:t xml:space="preserve"> the Deities there are two Deities of Śrī Gaurasundara, one of Śrī Advaita Prabhu, and one of Śrī Nityānanda Prabhu. There are one hundred twenty-five </w:t>
      </w:r>
      <w:r w:rsidRPr="004A2847">
        <w:rPr>
          <w:rStyle w:val="BookTitle"/>
          <w:rFonts w:asciiTheme="minorHAnsi" w:hAnsiTheme="minorHAnsi" w:cstheme="minorHAnsi"/>
          <w:b w:val="0"/>
          <w:bCs w:val="0"/>
          <w:i/>
          <w:iCs/>
          <w:color w:val="000000"/>
          <w:sz w:val="28"/>
          <w:szCs w:val="28"/>
        </w:rPr>
        <w:t>bighās</w:t>
      </w:r>
      <w:r w:rsidRPr="004A2847">
        <w:rPr>
          <w:rStyle w:val="BookTitle"/>
          <w:rFonts w:asciiTheme="minorHAnsi" w:hAnsiTheme="minorHAnsi" w:cstheme="minorHAnsi"/>
          <w:b w:val="0"/>
          <w:bCs w:val="0"/>
          <w:color w:val="000000"/>
          <w:sz w:val="28"/>
          <w:szCs w:val="28"/>
        </w:rPr>
        <w:t xml:space="preserve"> of land (about forty-two acres) allotted to the service of the Deities. From the public a sum of one hundred twenty-two rupees was collected, out of which eighty rupees was given to the government.</w:t>
      </w:r>
    </w:p>
    <w:p w14:paraId="16B274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North of the Śrī Madana-mohana temple is Śrī Sanātana-kuṇḍa. Around that place are eight other </w:t>
      </w:r>
      <w:r w:rsidRPr="004A2847">
        <w:rPr>
          <w:rStyle w:val="BookTitle"/>
          <w:rFonts w:asciiTheme="minorHAnsi" w:hAnsiTheme="minorHAnsi" w:cstheme="minorHAnsi"/>
          <w:b w:val="0"/>
          <w:bCs w:val="0"/>
          <w:i/>
          <w:iCs/>
          <w:color w:val="000000"/>
          <w:sz w:val="28"/>
          <w:szCs w:val="28"/>
        </w:rPr>
        <w:t>kuṇḍas</w:t>
      </w:r>
      <w:r w:rsidRPr="004A2847">
        <w:rPr>
          <w:rStyle w:val="BookTitle"/>
          <w:rFonts w:asciiTheme="minorHAnsi" w:hAnsiTheme="minorHAnsi" w:cstheme="minorHAnsi"/>
          <w:b w:val="0"/>
          <w:bCs w:val="0"/>
          <w:color w:val="000000"/>
          <w:sz w:val="28"/>
          <w:szCs w:val="28"/>
        </w:rPr>
        <w:t xml:space="preserve"> headed by Rādhā-kuṇḍa, Śyāma-kuṇḍa, Lalitā-kuṇḍa, and Viśākhā-kuṇḍa. A little distance from here is a large lake named Śrī Rūpa-sāgara, which was established by Śrī Rūpa Gosvāmī. This Rūpa-sāgara is situated between the Śrī Madana-mohana temple and the court of Hussain Shah. The bathing </w:t>
      </w:r>
      <w:r w:rsidRPr="004A2847">
        <w:rPr>
          <w:rStyle w:val="BookTitle"/>
          <w:rFonts w:asciiTheme="minorHAnsi" w:hAnsiTheme="minorHAnsi" w:cstheme="minorHAnsi"/>
          <w:b w:val="0"/>
          <w:bCs w:val="0"/>
          <w:i/>
          <w:iCs/>
          <w:color w:val="000000"/>
          <w:sz w:val="28"/>
          <w:szCs w:val="28"/>
        </w:rPr>
        <w:t>ghāṭas</w:t>
      </w:r>
      <w:r w:rsidRPr="004A2847">
        <w:rPr>
          <w:rStyle w:val="BookTitle"/>
          <w:rFonts w:asciiTheme="minorHAnsi" w:hAnsiTheme="minorHAnsi" w:cstheme="minorHAnsi"/>
          <w:b w:val="0"/>
          <w:bCs w:val="0"/>
          <w:color w:val="000000"/>
          <w:sz w:val="28"/>
          <w:szCs w:val="28"/>
        </w:rPr>
        <w:t xml:space="preserve"> of Rūpa-sāgara are covered with marble. On one of those marble </w:t>
      </w:r>
      <w:proofErr w:type="gramStart"/>
      <w:r w:rsidRPr="004A2847">
        <w:rPr>
          <w:rStyle w:val="BookTitle"/>
          <w:rFonts w:asciiTheme="minorHAnsi" w:hAnsiTheme="minorHAnsi" w:cstheme="minorHAnsi"/>
          <w:b w:val="0"/>
          <w:bCs w:val="0"/>
          <w:color w:val="000000"/>
          <w:sz w:val="28"/>
          <w:szCs w:val="28"/>
        </w:rPr>
        <w:t>slabs</w:t>
      </w:r>
      <w:proofErr w:type="gramEnd"/>
      <w:r w:rsidRPr="004A2847">
        <w:rPr>
          <w:rStyle w:val="BookTitle"/>
          <w:rFonts w:asciiTheme="minorHAnsi" w:hAnsiTheme="minorHAnsi" w:cstheme="minorHAnsi"/>
          <w:b w:val="0"/>
          <w:bCs w:val="0"/>
          <w:color w:val="000000"/>
          <w:sz w:val="28"/>
          <w:szCs w:val="28"/>
        </w:rPr>
        <w:t xml:space="preserve"> it is written: “This Rūpa-sāgara-ghāṭa of Śrī Rāmakeli was built in 1268 of the Bengali era from the donations of the mercantile communities of the Maldah district of </w:t>
      </w:r>
      <w:r w:rsidRPr="004A2847">
        <w:rPr>
          <w:rStyle w:val="BookTitle"/>
          <w:rFonts w:asciiTheme="minorHAnsi" w:hAnsiTheme="minorHAnsi" w:cstheme="minorHAnsi"/>
          <w:b w:val="0"/>
          <w:bCs w:val="0"/>
          <w:color w:val="000000"/>
          <w:sz w:val="28"/>
          <w:szCs w:val="28"/>
        </w:rPr>
        <w:lastRenderedPageBreak/>
        <w:t xml:space="preserve">Bengal. The water covers ten </w:t>
      </w:r>
      <w:r w:rsidRPr="004A2847">
        <w:rPr>
          <w:rStyle w:val="BookTitle"/>
          <w:rFonts w:asciiTheme="minorHAnsi" w:hAnsiTheme="minorHAnsi" w:cstheme="minorHAnsi"/>
          <w:b w:val="0"/>
          <w:bCs w:val="0"/>
          <w:i/>
          <w:iCs/>
          <w:color w:val="000000"/>
          <w:sz w:val="28"/>
          <w:szCs w:val="28"/>
        </w:rPr>
        <w:t xml:space="preserve">bighās </w:t>
      </w:r>
      <w:r w:rsidRPr="004A2847">
        <w:rPr>
          <w:rStyle w:val="BookTitle"/>
          <w:rFonts w:asciiTheme="minorHAnsi" w:hAnsiTheme="minorHAnsi" w:cstheme="minorHAnsi"/>
          <w:b w:val="0"/>
          <w:bCs w:val="0"/>
          <w:color w:val="000000"/>
          <w:sz w:val="28"/>
          <w:szCs w:val="28"/>
        </w:rPr>
        <w:t xml:space="preserve">(about three and a half acres), and with the banks it covers 20 </w:t>
      </w:r>
      <w:r w:rsidRPr="004A2847">
        <w:rPr>
          <w:rStyle w:val="BookTitle"/>
          <w:rFonts w:asciiTheme="minorHAnsi" w:hAnsiTheme="minorHAnsi" w:cstheme="minorHAnsi"/>
          <w:b w:val="0"/>
          <w:bCs w:val="0"/>
          <w:i/>
          <w:iCs/>
          <w:color w:val="000000"/>
          <w:sz w:val="28"/>
          <w:szCs w:val="28"/>
        </w:rPr>
        <w:t xml:space="preserve">bighās </w:t>
      </w:r>
      <w:r w:rsidRPr="004A2847">
        <w:rPr>
          <w:rStyle w:val="BookTitle"/>
          <w:rFonts w:asciiTheme="minorHAnsi" w:hAnsiTheme="minorHAnsi" w:cstheme="minorHAnsi"/>
          <w:b w:val="0"/>
          <w:bCs w:val="0"/>
          <w:color w:val="000000"/>
          <w:sz w:val="28"/>
          <w:szCs w:val="28"/>
        </w:rPr>
        <w:t>(about six and a half acres).”</w:t>
      </w:r>
    </w:p>
    <w:p w14:paraId="573257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About a quarter of a mile south of Śrī Rāmakeli is a large hall that is named Bāra-duyārī, because it has twelve doors. Up to 1801, during the time of Krent Sahib, the pillars of this hall were covered with gold. This hall is known by people as the court of Hussain Shah. It is said that Dabira Khāsa had his office in this court. There are four gateways situated on the four sides of this hall. It is said that the King used to enjoy </w:t>
      </w:r>
      <w:r w:rsidRPr="004A2847">
        <w:rPr>
          <w:rStyle w:val="BookTitle"/>
          <w:rFonts w:asciiTheme="minorHAnsi" w:hAnsiTheme="minorHAnsi" w:cstheme="minorHAnsi"/>
          <w:b w:val="0"/>
          <w:bCs w:val="0"/>
          <w:i/>
          <w:iCs/>
          <w:color w:val="000000"/>
          <w:sz w:val="28"/>
          <w:szCs w:val="28"/>
        </w:rPr>
        <w:t>hāoyā</w:t>
      </w:r>
      <w:r w:rsidRPr="004A2847">
        <w:rPr>
          <w:rStyle w:val="BookTitle"/>
          <w:rFonts w:asciiTheme="minorHAnsi" w:hAnsiTheme="minorHAnsi" w:cstheme="minorHAnsi"/>
          <w:b w:val="0"/>
          <w:bCs w:val="0"/>
          <w:color w:val="000000"/>
          <w:sz w:val="28"/>
          <w:szCs w:val="28"/>
        </w:rPr>
        <w:t>, or fresh air, at the Hāoyāsa-khāna-ghāṭa. It is further said that when Śrī Sanātana escaped from prison by giving seven thousand gold coins to the Yavana guard, he crossed the Ganges that night, came to this place, and began to cry out, “Śrī Gaurāṅga! Śrī Gaurāṅga</w:t>
      </w:r>
      <w:proofErr w:type="gramStart"/>
      <w:r w:rsidRPr="004A2847">
        <w:rPr>
          <w:rStyle w:val="BookTitle"/>
          <w:rFonts w:asciiTheme="minorHAnsi" w:hAnsiTheme="minorHAnsi" w:cstheme="minorHAnsi"/>
          <w:b w:val="0"/>
          <w:bCs w:val="0"/>
          <w:color w:val="000000"/>
          <w:sz w:val="28"/>
          <w:szCs w:val="28"/>
        </w:rPr>
        <w:t>!</w:t>
      </w:r>
      <w:r w:rsidRPr="006676A2">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color w:val="000000"/>
          <w:sz w:val="28"/>
          <w:szCs w:val="28"/>
        </w:rPr>
        <w:t>At</w:t>
      </w:r>
      <w:proofErr w:type="gramEnd"/>
      <w:r w:rsidRPr="004A2847">
        <w:rPr>
          <w:rStyle w:val="BookTitle"/>
          <w:rFonts w:asciiTheme="minorHAnsi" w:hAnsiTheme="minorHAnsi" w:cstheme="minorHAnsi"/>
          <w:b w:val="0"/>
          <w:bCs w:val="0"/>
          <w:color w:val="000000"/>
          <w:sz w:val="28"/>
          <w:szCs w:val="28"/>
        </w:rPr>
        <w:t xml:space="preserve"> that time a crocodile came there and circumambulated Śrī Sanātana seven times. Śrī Sanātana then sat on the back of that crocodile and crossed the Ganges. Śrī Gaṅgādevī presently flows about a half mile from the Śrī Madana-mohana temple. Apart from these, many glories of Hussain Shah Bādasāha are still present there. There is a </w:t>
      </w:r>
      <w:r w:rsidRPr="004A2847">
        <w:rPr>
          <w:rStyle w:val="BookTitle"/>
          <w:rFonts w:asciiTheme="minorHAnsi" w:hAnsiTheme="minorHAnsi" w:cstheme="minorHAnsi"/>
          <w:b w:val="0"/>
          <w:bCs w:val="0"/>
          <w:i/>
          <w:iCs/>
          <w:color w:val="000000"/>
          <w:sz w:val="28"/>
          <w:szCs w:val="28"/>
        </w:rPr>
        <w:t>dakhala-daraoyājā</w:t>
      </w:r>
      <w:r w:rsidRPr="004A2847">
        <w:rPr>
          <w:rStyle w:val="BookTitle"/>
          <w:rFonts w:asciiTheme="minorHAnsi" w:hAnsiTheme="minorHAnsi" w:cstheme="minorHAnsi"/>
          <w:b w:val="0"/>
          <w:bCs w:val="0"/>
          <w:color w:val="000000"/>
          <w:sz w:val="28"/>
          <w:szCs w:val="28"/>
        </w:rPr>
        <w:t xml:space="preserve"> (the main entrance), a </w:t>
      </w:r>
      <w:r w:rsidRPr="004A2847">
        <w:rPr>
          <w:rStyle w:val="BookTitle"/>
          <w:rFonts w:asciiTheme="minorHAnsi" w:hAnsiTheme="minorHAnsi" w:cstheme="minorHAnsi"/>
          <w:b w:val="0"/>
          <w:bCs w:val="0"/>
          <w:i/>
          <w:iCs/>
          <w:color w:val="000000"/>
          <w:sz w:val="28"/>
          <w:szCs w:val="28"/>
        </w:rPr>
        <w:t>parikhā</w:t>
      </w:r>
      <w:r w:rsidRPr="004A2847">
        <w:rPr>
          <w:rStyle w:val="BookTitle"/>
          <w:rFonts w:asciiTheme="minorHAnsi" w:hAnsiTheme="minorHAnsi" w:cstheme="minorHAnsi"/>
          <w:b w:val="0"/>
          <w:bCs w:val="0"/>
          <w:color w:val="000000"/>
          <w:sz w:val="28"/>
          <w:szCs w:val="28"/>
        </w:rPr>
        <w:t xml:space="preserve"> (the moat), and a </w:t>
      </w:r>
      <w:r w:rsidRPr="004A2847">
        <w:rPr>
          <w:rStyle w:val="BookTitle"/>
          <w:rFonts w:asciiTheme="minorHAnsi" w:hAnsiTheme="minorHAnsi" w:cstheme="minorHAnsi"/>
          <w:b w:val="0"/>
          <w:bCs w:val="0"/>
          <w:i/>
          <w:iCs/>
          <w:color w:val="000000"/>
          <w:sz w:val="28"/>
          <w:szCs w:val="28"/>
        </w:rPr>
        <w:t>phiroja khān</w:t>
      </w:r>
      <w:r w:rsidRPr="004A2847">
        <w:rPr>
          <w:rStyle w:val="BookTitle"/>
          <w:rFonts w:asciiTheme="minorHAnsi" w:hAnsiTheme="minorHAnsi" w:cstheme="minorHAnsi"/>
          <w:b w:val="0"/>
          <w:bCs w:val="0"/>
          <w:color w:val="000000"/>
          <w:sz w:val="28"/>
          <w:szCs w:val="28"/>
        </w:rPr>
        <w:t xml:space="preserve"> (the oldest ruin—a tall tower from which one could see the entire city of ancient Gauḍa). There are also ruins of the treasury, the library, and the Loṭana Mosque (which is one of the finest examples of architectural work). Before Moslem rule, this place was the capital of Lakṣmaṇa Sena known as Lakṣmaṇāvatī. Its ruins can still be seen here.</w:t>
      </w:r>
    </w:p>
    <w:p w14:paraId="41409E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capital of the Sena dynasty situated in the Maldah district was the capital of Gauḍa. The Ganges presently flows some distance from this place. The village of Rāmakeli is situated a short distance from the capital of Gauḍa. Both Śrī Sanātana and Śrī Rūpa Gosvāmī used to live in this village of Rāmakeli.</w:t>
      </w:r>
    </w:p>
    <w:p w14:paraId="66FAB6C0" w14:textId="3D543A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4.006</w:t>
      </w:r>
    </w:p>
    <w:p w14:paraId="3B41BF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645DD8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dina-cāri-pāñca prabhu sei puṇya-sthāne</w:t>
      </w:r>
      <w:r w:rsidRPr="004A2847">
        <w:rPr>
          <w:rStyle w:val="BookTitle"/>
          <w:rFonts w:asciiTheme="minorHAnsi" w:hAnsiTheme="minorHAnsi" w:cstheme="minorHAnsi"/>
          <w:b w:val="0"/>
          <w:bCs w:val="0"/>
          <w:color w:val="000000"/>
          <w:sz w:val="28"/>
          <w:szCs w:val="28"/>
        </w:rPr>
        <w:br/>
        <w:t>āsiyā rahilā yena keha nāhi jāne</w:t>
      </w:r>
    </w:p>
    <w:p w14:paraId="7F3AA4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came to that holy place and stayed there for four or five days without the knowledge of others.</w:t>
      </w:r>
    </w:p>
    <w:p w14:paraId="07C90CD3" w14:textId="2A5C46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4.007</w:t>
      </w:r>
    </w:p>
    <w:p w14:paraId="46FDB7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0E7DE9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sūryera udaya ki kakhana gopya haya?</w:t>
      </w:r>
      <w:r w:rsidRPr="004A2847">
        <w:rPr>
          <w:rStyle w:val="BookTitle"/>
          <w:rFonts w:asciiTheme="minorHAnsi" w:hAnsiTheme="minorHAnsi" w:cstheme="minorHAnsi"/>
          <w:b w:val="0"/>
          <w:bCs w:val="0"/>
          <w:color w:val="000000"/>
          <w:sz w:val="28"/>
          <w:szCs w:val="28"/>
        </w:rPr>
        <w:br/>
        <w:t>sarva loka śunilena caitanya-vijaya</w:t>
      </w:r>
    </w:p>
    <w:p w14:paraId="0F6493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is it possible to hide the sun? Everyone soon heard about Lord Caitanya's arrival.</w:t>
      </w:r>
    </w:p>
    <w:p w14:paraId="20868433" w14:textId="79E715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4.008</w:t>
      </w:r>
    </w:p>
    <w:p w14:paraId="638A6D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50A5D9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loka dekhite āise harṣa-mane</w:t>
      </w:r>
      <w:r w:rsidRPr="004A2847">
        <w:rPr>
          <w:rStyle w:val="BookTitle"/>
          <w:rFonts w:asciiTheme="minorHAnsi" w:hAnsiTheme="minorHAnsi" w:cstheme="minorHAnsi"/>
          <w:b w:val="0"/>
          <w:bCs w:val="0"/>
          <w:color w:val="000000"/>
          <w:sz w:val="28"/>
          <w:szCs w:val="28"/>
        </w:rPr>
        <w:br/>
        <w:t>strī-bālaka-vṛddha-ādi sajjana-durjjane</w:t>
      </w:r>
    </w:p>
    <w:p w14:paraId="0598ED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Everyone—women, children, old people, pious persons, and sinners—joyfully came to see the Lord.</w:t>
      </w:r>
    </w:p>
    <w:p w14:paraId="56D21B45" w14:textId="1A4C3F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4.009</w:t>
      </w:r>
    </w:p>
    <w:p w14:paraId="556D05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52712F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prabhura āveśa-maya aṅga</w:t>
      </w:r>
      <w:r w:rsidRPr="004A2847">
        <w:rPr>
          <w:rStyle w:val="BookTitle"/>
          <w:rFonts w:asciiTheme="minorHAnsi" w:hAnsiTheme="minorHAnsi" w:cstheme="minorHAnsi"/>
          <w:b w:val="0"/>
          <w:bCs w:val="0"/>
          <w:color w:val="000000"/>
          <w:sz w:val="28"/>
          <w:szCs w:val="28"/>
        </w:rPr>
        <w:br/>
        <w:t>prema-bhakti vinā āra nāhi kona raṅga</w:t>
      </w:r>
    </w:p>
    <w:p w14:paraId="5B3D8A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fully absorbed in ecstasy. He did not relish anything other than loving devotional service.</w:t>
      </w:r>
    </w:p>
    <w:p w14:paraId="62EA09BB" w14:textId="0D8947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4.010</w:t>
      </w:r>
    </w:p>
    <w:p w14:paraId="478425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33A610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huṅkāra, garjana, kampa, pulaka, krandana</w:t>
      </w:r>
      <w:r w:rsidRPr="004A2847">
        <w:rPr>
          <w:rStyle w:val="BookTitle"/>
          <w:rFonts w:asciiTheme="minorHAnsi" w:hAnsiTheme="minorHAnsi" w:cstheme="minorHAnsi"/>
          <w:b w:val="0"/>
          <w:bCs w:val="0"/>
          <w:color w:val="000000"/>
          <w:sz w:val="28"/>
          <w:szCs w:val="28"/>
        </w:rPr>
        <w:br/>
        <w:t>nirantara āchāḍa paḍaye ghane ghana</w:t>
      </w:r>
    </w:p>
    <w:p w14:paraId="04C291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roared, cried out, trembled, and shed tears. The hairs of His body stood on end, and He repeatedly fell to the ground with great force.</w:t>
      </w:r>
    </w:p>
    <w:p w14:paraId="374265E7" w14:textId="3EA50F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4.011</w:t>
      </w:r>
    </w:p>
    <w:p w14:paraId="094C16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47128B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bhakta-gaṇa karena kīrtana</w:t>
      </w:r>
      <w:r w:rsidRPr="004A2847">
        <w:rPr>
          <w:rStyle w:val="BookTitle"/>
          <w:rFonts w:asciiTheme="minorHAnsi" w:hAnsiTheme="minorHAnsi" w:cstheme="minorHAnsi"/>
          <w:b w:val="0"/>
          <w:bCs w:val="0"/>
          <w:color w:val="000000"/>
          <w:sz w:val="28"/>
          <w:szCs w:val="28"/>
        </w:rPr>
        <w:br/>
        <w:t>tilārdheko anya karma nāhi kona kṣaṇa</w:t>
      </w:r>
    </w:p>
    <w:p w14:paraId="2D7281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devotees continuously performed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They did not do anything else </w:t>
      </w:r>
      <w:r w:rsidRPr="004A2847">
        <w:rPr>
          <w:rStyle w:val="BookTitle"/>
          <w:rFonts w:asciiTheme="minorHAnsi" w:hAnsiTheme="minorHAnsi" w:cstheme="minorHAnsi"/>
          <w:b/>
          <w:bCs/>
          <w:color w:val="800000"/>
          <w:sz w:val="28"/>
          <w:szCs w:val="28"/>
        </w:rPr>
        <w:lastRenderedPageBreak/>
        <w:t>for even a moment.</w:t>
      </w:r>
    </w:p>
    <w:p w14:paraId="1CDC66BA" w14:textId="21F8FD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4.012</w:t>
      </w:r>
    </w:p>
    <w:p w14:paraId="4E5DBA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7CC96F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krandana prabhu karena ḍākiyā</w:t>
      </w:r>
      <w:r w:rsidRPr="004A2847">
        <w:rPr>
          <w:rStyle w:val="BookTitle"/>
          <w:rFonts w:asciiTheme="minorHAnsi" w:hAnsiTheme="minorHAnsi" w:cstheme="minorHAnsi"/>
          <w:b w:val="0"/>
          <w:bCs w:val="0"/>
          <w:color w:val="000000"/>
          <w:sz w:val="28"/>
          <w:szCs w:val="28"/>
        </w:rPr>
        <w:br/>
        <w:t>loke śune krośekera pathete thākiyā</w:t>
      </w:r>
    </w:p>
    <w:p w14:paraId="56B67E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cried so loudly that people two miles away could hear Him.</w:t>
      </w:r>
    </w:p>
    <w:p w14:paraId="321145DA" w14:textId="084103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4.013</w:t>
      </w:r>
    </w:p>
    <w:p w14:paraId="5BB186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448E23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bhakti-rase ajña sarva loka</w:t>
      </w:r>
      <w:r w:rsidRPr="004A2847">
        <w:rPr>
          <w:rStyle w:val="BookTitle"/>
          <w:rFonts w:asciiTheme="minorHAnsi" w:hAnsiTheme="minorHAnsi" w:cstheme="minorHAnsi"/>
          <w:b w:val="0"/>
          <w:bCs w:val="0"/>
          <w:color w:val="000000"/>
          <w:sz w:val="28"/>
          <w:szCs w:val="28"/>
        </w:rPr>
        <w:br/>
        <w:t>tathāpiha prabhu dekhi' sabāra santoṣa</w:t>
      </w:r>
    </w:p>
    <w:p w14:paraId="1BE907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people were ignorant about the mellows of devotional service, they were all pleased to see the Lord.</w:t>
      </w:r>
    </w:p>
    <w:p w14:paraId="55C398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people made advancement on the paths of material desires, </w:t>
      </w:r>
      <w:r w:rsidRPr="006676A2">
        <w:rPr>
          <w:rStyle w:val="BookTitle"/>
          <w:rFonts w:asciiTheme="minorHAnsi" w:hAnsiTheme="minorHAnsi" w:cstheme="minorHAnsi"/>
          <w:b w:val="0"/>
          <w:bCs w:val="0"/>
          <w:i/>
          <w:iCs/>
          <w:color w:val="000000"/>
          <w:sz w:val="28"/>
          <w:szCs w:val="28"/>
        </w:rPr>
        <w:t>karma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yoga, vows, and austerities, they were ignorant about the devotional service of the Lord. Even such ignorant people became pleased upon seeing Śrī Mahāprabhu.</w:t>
      </w:r>
    </w:p>
    <w:p w14:paraId="4BC2A324" w14:textId="32D63C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4.014</w:t>
      </w:r>
    </w:p>
    <w:p w14:paraId="04F969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6F4A9F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dūre thāki' sarva-loka daṇḍavat kari'</w:t>
      </w:r>
      <w:r w:rsidRPr="004A2847">
        <w:rPr>
          <w:rStyle w:val="BookTitle"/>
          <w:rFonts w:asciiTheme="minorHAnsi" w:hAnsiTheme="minorHAnsi" w:cstheme="minorHAnsi"/>
          <w:b w:val="0"/>
          <w:bCs w:val="0"/>
          <w:color w:val="000000"/>
          <w:sz w:val="28"/>
          <w:szCs w:val="28"/>
        </w:rPr>
        <w:br/>
        <w:t>sabe meli' ucca kari' bale `hari hari'</w:t>
      </w:r>
    </w:p>
    <w:p w14:paraId="1CE023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offered their obeisances from a distance and loudly chanted together the name of Hari.</w:t>
      </w:r>
    </w:p>
    <w:p w14:paraId="5DC87F33" w14:textId="32EB4D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4.015</w:t>
      </w:r>
    </w:p>
    <w:p w14:paraId="6FC4AA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66CB35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mātra prabhu `hari-nāma' loka-mukhe</w:t>
      </w:r>
      <w:r w:rsidRPr="004A2847">
        <w:rPr>
          <w:rStyle w:val="BookTitle"/>
          <w:rFonts w:asciiTheme="minorHAnsi" w:hAnsiTheme="minorHAnsi" w:cstheme="minorHAnsi"/>
          <w:b w:val="0"/>
          <w:bCs w:val="0"/>
          <w:color w:val="000000"/>
          <w:sz w:val="28"/>
          <w:szCs w:val="28"/>
        </w:rPr>
        <w:br/>
        <w:t>viśeṣe ullāsa bāḍe premānanda-sukhe</w:t>
      </w:r>
    </w:p>
    <w:p w14:paraId="1CC3B2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heard the name of Hari from the mouths of the people, the happiness He relished in ecstatic love increased.</w:t>
      </w:r>
    </w:p>
    <w:p w14:paraId="1AA49AD8" w14:textId="2CAD63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4.016</w:t>
      </w:r>
    </w:p>
    <w:p w14:paraId="37D513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046C50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`bola bola bola' prabhu bale bāhu tuli'</w:t>
      </w:r>
      <w:r w:rsidRPr="004A2847">
        <w:rPr>
          <w:rStyle w:val="BookTitle"/>
          <w:rFonts w:asciiTheme="minorHAnsi" w:hAnsiTheme="minorHAnsi" w:cstheme="minorHAnsi"/>
          <w:b w:val="0"/>
          <w:bCs w:val="0"/>
          <w:color w:val="000000"/>
          <w:sz w:val="28"/>
          <w:szCs w:val="28"/>
        </w:rPr>
        <w:br/>
        <w:t>viśeṣe bolena sabe haye kutūhalī</w:t>
      </w:r>
    </w:p>
    <w:p w14:paraId="4A68D4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raised His arms and exclaimed, “Chant! Chant! Chant!” And the people responded with great enthusiasm.</w:t>
      </w:r>
    </w:p>
    <w:p w14:paraId="32AC6AB8" w14:textId="178D8B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4.017</w:t>
      </w:r>
    </w:p>
    <w:p w14:paraId="1B86EE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226E42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ānanda prakāśena gaura-rāya</w:t>
      </w:r>
      <w:r w:rsidRPr="004A2847">
        <w:rPr>
          <w:rStyle w:val="BookTitle"/>
          <w:rFonts w:asciiTheme="minorHAnsi" w:hAnsiTheme="minorHAnsi" w:cstheme="minorHAnsi"/>
          <w:b w:val="0"/>
          <w:bCs w:val="0"/>
          <w:color w:val="000000"/>
          <w:sz w:val="28"/>
          <w:szCs w:val="28"/>
        </w:rPr>
        <w:br/>
        <w:t>yavane o bale `hari' anyera ki dāya</w:t>
      </w:r>
    </w:p>
    <w:p w14:paraId="7AE7AB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Gaurāṅga manifested such ecstasy that what to speak of others, even the Yavanas chanted the name of Hari.</w:t>
      </w:r>
    </w:p>
    <w:p w14:paraId="24BBBBCE" w14:textId="1177DE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4.018</w:t>
      </w:r>
    </w:p>
    <w:p w14:paraId="512088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68219F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yavane o dūre thāki' kare namaskāra</w:t>
      </w:r>
      <w:r w:rsidRPr="004A2847">
        <w:rPr>
          <w:rStyle w:val="BookTitle"/>
          <w:rFonts w:asciiTheme="minorHAnsi" w:hAnsiTheme="minorHAnsi" w:cstheme="minorHAnsi"/>
          <w:b w:val="0"/>
          <w:bCs w:val="0"/>
          <w:color w:val="000000"/>
          <w:sz w:val="28"/>
          <w:szCs w:val="28"/>
        </w:rPr>
        <w:br/>
        <w:t>hena gauracandrera kāruṇya-avatāra</w:t>
      </w:r>
    </w:p>
    <w:p w14:paraId="6CE9DA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the Yavanas offered obeisances from a distance. Such is the merciful incarnation of Lord Gauracandra!</w:t>
      </w:r>
    </w:p>
    <w:p w14:paraId="626455A0" w14:textId="2FA49F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4.019</w:t>
      </w:r>
    </w:p>
    <w:p w14:paraId="3E35D4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322383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tilārdheko prabhura nāhika anya karma</w:t>
      </w:r>
      <w:r w:rsidRPr="004A2847">
        <w:rPr>
          <w:rStyle w:val="BookTitle"/>
          <w:rFonts w:asciiTheme="minorHAnsi" w:hAnsiTheme="minorHAnsi" w:cstheme="minorHAnsi"/>
          <w:b w:val="0"/>
          <w:bCs w:val="0"/>
          <w:color w:val="000000"/>
          <w:sz w:val="28"/>
          <w:szCs w:val="28"/>
        </w:rPr>
        <w:br/>
        <w:t>nirantara laoyāyena saṅkīrtana-dharma</w:t>
      </w:r>
    </w:p>
    <w:p w14:paraId="1768B7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had no engagement other than inducing everyone to participate in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w:t>
      </w:r>
    </w:p>
    <w:p w14:paraId="27635197" w14:textId="04E2F3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4.020</w:t>
      </w:r>
    </w:p>
    <w:p w14:paraId="283DC4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64A1A6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catur-dika haite loka āise dekhite</w:t>
      </w:r>
      <w:r w:rsidRPr="004A2847">
        <w:rPr>
          <w:rStyle w:val="BookTitle"/>
          <w:rFonts w:asciiTheme="minorHAnsi" w:hAnsiTheme="minorHAnsi" w:cstheme="minorHAnsi"/>
          <w:b w:val="0"/>
          <w:bCs w:val="0"/>
          <w:color w:val="000000"/>
          <w:sz w:val="28"/>
          <w:szCs w:val="28"/>
        </w:rPr>
        <w:br/>
        <w:t>dekhiyā kāhāro citta nā laya yāite</w:t>
      </w:r>
    </w:p>
    <w:p w14:paraId="2878A5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came from the four directions to see the Lord. After seeing Him, they did not feel like leaving.</w:t>
      </w:r>
    </w:p>
    <w:p w14:paraId="3767F25F" w14:textId="2FE58C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4.021</w:t>
      </w:r>
    </w:p>
    <w:p w14:paraId="29C9FE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4542D0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meli' ānande karena hari-dhvani</w:t>
      </w:r>
      <w:r w:rsidRPr="004A2847">
        <w:rPr>
          <w:rStyle w:val="BookTitle"/>
          <w:rFonts w:asciiTheme="minorHAnsi" w:hAnsiTheme="minorHAnsi" w:cstheme="minorHAnsi"/>
          <w:b w:val="0"/>
          <w:bCs w:val="0"/>
          <w:color w:val="000000"/>
          <w:sz w:val="28"/>
          <w:szCs w:val="28"/>
        </w:rPr>
        <w:br/>
        <w:t>nirantara catur-dike āra nāhi śuni</w:t>
      </w:r>
    </w:p>
    <w:p w14:paraId="2F56FF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joyfully chanted the name of Hari. No other sound could be heard in the four directions.</w:t>
      </w:r>
    </w:p>
    <w:p w14:paraId="379D494E" w14:textId="109F3B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4.022</w:t>
      </w:r>
    </w:p>
    <w:p w14:paraId="2811FA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54CF26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nikaṭe yavana-rāja—parama durbāra</w:t>
      </w:r>
      <w:r w:rsidRPr="004A2847">
        <w:rPr>
          <w:rStyle w:val="BookTitle"/>
          <w:rFonts w:asciiTheme="minorHAnsi" w:hAnsiTheme="minorHAnsi" w:cstheme="minorHAnsi"/>
          <w:b w:val="0"/>
          <w:bCs w:val="0"/>
          <w:color w:val="000000"/>
          <w:sz w:val="28"/>
          <w:szCs w:val="28"/>
        </w:rPr>
        <w:br/>
        <w:t>tathāpiha citte bhaya nā janme kāhāra</w:t>
      </w:r>
    </w:p>
    <w:p w14:paraId="29F92D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the </w:t>
      </w:r>
      <w:proofErr w:type="gramStart"/>
      <w:r w:rsidRPr="004A2847">
        <w:rPr>
          <w:rStyle w:val="BookTitle"/>
          <w:rFonts w:asciiTheme="minorHAnsi" w:hAnsiTheme="minorHAnsi" w:cstheme="minorHAnsi"/>
          <w:b/>
          <w:bCs/>
          <w:color w:val="800000"/>
          <w:sz w:val="28"/>
          <w:szCs w:val="28"/>
        </w:rPr>
        <w:t>most cruel</w:t>
      </w:r>
      <w:proofErr w:type="gramEnd"/>
      <w:r w:rsidRPr="004A2847">
        <w:rPr>
          <w:rStyle w:val="BookTitle"/>
          <w:rFonts w:asciiTheme="minorHAnsi" w:hAnsiTheme="minorHAnsi" w:cstheme="minorHAnsi"/>
          <w:b/>
          <w:bCs/>
          <w:color w:val="800000"/>
          <w:sz w:val="28"/>
          <w:szCs w:val="28"/>
        </w:rPr>
        <w:t xml:space="preserve"> Yavana king lived nearby, no one was afraid of him.</w:t>
      </w:r>
    </w:p>
    <w:p w14:paraId="576478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Yavana king's Bāra-duyārī was near Rāmakeli. The Yavana kings ruled from the capital of the Sena dynasty. Ordinary people knew that those kings would naturally attack the Vedic religion, so they were full of anxiety. But by the mercy of Gaurasundara, His devotees were not afraid of loudly chanting the name of Hari.</w:t>
      </w:r>
    </w:p>
    <w:p w14:paraId="4468F912" w14:textId="5FC7FB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4.023</w:t>
      </w:r>
    </w:p>
    <w:p w14:paraId="0A27F7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3A3FE9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nirbhaya haiyā sarva-loke bale `hari'</w:t>
      </w:r>
      <w:r w:rsidRPr="004A2847">
        <w:rPr>
          <w:rStyle w:val="BookTitle"/>
          <w:rFonts w:asciiTheme="minorHAnsi" w:hAnsiTheme="minorHAnsi" w:cstheme="minorHAnsi"/>
          <w:b w:val="0"/>
          <w:bCs w:val="0"/>
          <w:color w:val="000000"/>
          <w:sz w:val="28"/>
          <w:szCs w:val="28"/>
        </w:rPr>
        <w:br/>
        <w:t>duḥkha-śoka-gṛha-karma sakala pāsari'</w:t>
      </w:r>
    </w:p>
    <w:p w14:paraId="40F294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forgot their distress, lamentation, and household duties as they fearlessly chanted the name of Hari.</w:t>
      </w:r>
    </w:p>
    <w:p w14:paraId="35251EB7" w14:textId="201AAE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4.024</w:t>
      </w:r>
    </w:p>
    <w:p w14:paraId="6C1834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779CA9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kotoyāla giyā kahileka rāja-sthāne</w:t>
      </w:r>
      <w:r w:rsidRPr="004A2847">
        <w:rPr>
          <w:rStyle w:val="BookTitle"/>
          <w:rFonts w:asciiTheme="minorHAnsi" w:hAnsiTheme="minorHAnsi" w:cstheme="minorHAnsi"/>
          <w:b w:val="0"/>
          <w:bCs w:val="0"/>
          <w:color w:val="000000"/>
          <w:sz w:val="28"/>
          <w:szCs w:val="28"/>
        </w:rPr>
        <w:br/>
        <w:t>eka nyāsīāsiyāche rāmakeli-grāme</w:t>
      </w:r>
    </w:p>
    <w:p w14:paraId="502425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local constable went and informed the King,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has come to the village of Rāmakeli.</w:t>
      </w:r>
    </w:p>
    <w:p w14:paraId="15C48ED9" w14:textId="0BE85A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4.025</w:t>
      </w:r>
    </w:p>
    <w:p w14:paraId="30A8C9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5655E6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karaye bhūtera saṅkīrtana</w:t>
      </w:r>
      <w:r w:rsidRPr="004A2847">
        <w:rPr>
          <w:rStyle w:val="BookTitle"/>
          <w:rFonts w:asciiTheme="minorHAnsi" w:hAnsiTheme="minorHAnsi" w:cstheme="minorHAnsi"/>
          <w:b w:val="0"/>
          <w:bCs w:val="0"/>
          <w:color w:val="000000"/>
          <w:sz w:val="28"/>
          <w:szCs w:val="28"/>
        </w:rPr>
        <w:br/>
        <w:t>nā jāni tāṅhāra sthāne mile kata jana</w:t>
      </w:r>
    </w:p>
    <w:p w14:paraId="386574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is performing </w:t>
      </w:r>
      <w:proofErr w:type="gramStart"/>
      <w:r w:rsidRPr="004A2847">
        <w:rPr>
          <w:rStyle w:val="BookTitle"/>
          <w:rFonts w:asciiTheme="minorHAnsi" w:hAnsiTheme="minorHAnsi" w:cstheme="minorHAnsi"/>
          <w:b/>
          <w:bCs/>
          <w:color w:val="800000"/>
          <w:sz w:val="28"/>
          <w:szCs w:val="28"/>
        </w:rPr>
        <w:t>some kind of ghastly</w:t>
      </w:r>
      <w:proofErr w:type="gramEnd"/>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I do not know how many people have joined Him.”</w:t>
      </w:r>
    </w:p>
    <w:p w14:paraId="272D7F2F" w14:textId="20A75B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4.026</w:t>
      </w:r>
    </w:p>
    <w:p w14:paraId="1774E3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7A458C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rājā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“kaha kaha sannyāsī kemana</w:t>
      </w:r>
      <w:r w:rsidRPr="004A2847">
        <w:rPr>
          <w:rStyle w:val="BookTitle"/>
          <w:rFonts w:asciiTheme="minorHAnsi" w:hAnsiTheme="minorHAnsi" w:cstheme="minorHAnsi"/>
          <w:b w:val="0"/>
          <w:bCs w:val="0"/>
          <w:color w:val="000000"/>
          <w:sz w:val="28"/>
          <w:szCs w:val="28"/>
        </w:rPr>
        <w:br/>
        <w:t>ki khāya, ki nāma, kaiche dehera gaṭhana”</w:t>
      </w:r>
    </w:p>
    <w:p w14:paraId="593214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King said, “Tell me something about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What does He eat, what is His name, and what does He look like?”</w:t>
      </w:r>
    </w:p>
    <w:p w14:paraId="7156A092" w14:textId="23D961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4.027</w:t>
      </w:r>
    </w:p>
    <w:p w14:paraId="235AF5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7393AD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kotoyāla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śunaha gosāñi</w:t>
      </w:r>
      <w:r w:rsidRPr="004A2847">
        <w:rPr>
          <w:rStyle w:val="BookTitle"/>
          <w:rFonts w:asciiTheme="minorHAnsi" w:hAnsiTheme="minorHAnsi" w:cstheme="minorHAnsi"/>
          <w:b w:val="0"/>
          <w:bCs w:val="0"/>
          <w:color w:val="000000"/>
          <w:sz w:val="28"/>
          <w:szCs w:val="28"/>
        </w:rPr>
        <w:br/>
        <w:t>e-mata adbhuta kabhu dekhi śuni nāi</w:t>
      </w:r>
    </w:p>
    <w:p w14:paraId="0365C3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constable replied, “Listen, O lord, I have never heard of or seen such a personality.</w:t>
      </w:r>
    </w:p>
    <w:p w14:paraId="71F796B7" w14:textId="194952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4.028</w:t>
      </w:r>
    </w:p>
    <w:p w14:paraId="425DED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285A29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sannyāsīra śarīrera saundarya dekhite</w:t>
      </w:r>
      <w:r w:rsidRPr="004A2847">
        <w:rPr>
          <w:rStyle w:val="BookTitle"/>
          <w:rFonts w:asciiTheme="minorHAnsi" w:hAnsiTheme="minorHAnsi" w:cstheme="minorHAnsi"/>
          <w:b w:val="0"/>
          <w:bCs w:val="0"/>
          <w:color w:val="000000"/>
          <w:sz w:val="28"/>
          <w:szCs w:val="28"/>
        </w:rPr>
        <w:br/>
        <w:t>kāmadeva-sama hena nā pāri balite</w:t>
      </w:r>
    </w:p>
    <w:p w14:paraId="25F295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body is so beautiful it cannot be compared with that of even </w:t>
      </w:r>
      <w:r w:rsidRPr="004A2847">
        <w:rPr>
          <w:rStyle w:val="BookTitle"/>
          <w:rFonts w:asciiTheme="minorHAnsi" w:hAnsiTheme="minorHAnsi" w:cstheme="minorHAnsi"/>
          <w:b/>
          <w:bCs/>
          <w:color w:val="800000"/>
          <w:sz w:val="28"/>
          <w:szCs w:val="28"/>
        </w:rPr>
        <w:lastRenderedPageBreak/>
        <w:t>Cupid.</w:t>
      </w:r>
    </w:p>
    <w:p w14:paraId="66631315" w14:textId="593B38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4.029</w:t>
      </w:r>
    </w:p>
    <w:p w14:paraId="01E005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0A3C85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jiniyā kanaka-kānti, prakāṇḍa śarīra</w:t>
      </w:r>
      <w:r w:rsidRPr="004A2847">
        <w:rPr>
          <w:rStyle w:val="BookTitle"/>
          <w:rFonts w:asciiTheme="minorHAnsi" w:hAnsiTheme="minorHAnsi" w:cstheme="minorHAnsi"/>
          <w:b w:val="0"/>
          <w:bCs w:val="0"/>
          <w:color w:val="000000"/>
          <w:sz w:val="28"/>
          <w:szCs w:val="28"/>
        </w:rPr>
        <w:br/>
        <w:t>ājānu-lambita bhuja, nābhi sugabhīra</w:t>
      </w:r>
    </w:p>
    <w:p w14:paraId="4EE7ED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effulgence defeats the effulgence of gold. His body is large, His arms reach to His knees, and His navel is deep.</w:t>
      </w:r>
    </w:p>
    <w:p w14:paraId="329FF6AE" w14:textId="6060D8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4.030</w:t>
      </w:r>
    </w:p>
    <w:p w14:paraId="3DC74E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22157D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siṁha-grīva, gaja-skandha, kamala-nayāna</w:t>
      </w:r>
      <w:r w:rsidRPr="004A2847">
        <w:rPr>
          <w:rStyle w:val="BookTitle"/>
          <w:rFonts w:asciiTheme="minorHAnsi" w:hAnsiTheme="minorHAnsi" w:cstheme="minorHAnsi"/>
          <w:b w:val="0"/>
          <w:bCs w:val="0"/>
          <w:color w:val="000000"/>
          <w:sz w:val="28"/>
          <w:szCs w:val="28"/>
        </w:rPr>
        <w:br/>
        <w:t>koṭi-candra se mukhera nā kari samāna</w:t>
      </w:r>
    </w:p>
    <w:p w14:paraId="2D84464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neck is like that of a lion, His shoulders are like those of an elephant, and His eyes resemble lotus flowers. His face cannot be compared with millions of moons.</w:t>
      </w:r>
    </w:p>
    <w:p w14:paraId="4688A3C7" w14:textId="2E82F4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4.031</w:t>
      </w:r>
    </w:p>
    <w:p w14:paraId="02FFD3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2B637B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suraṅga adhara, muktā jiniyā daśana</w:t>
      </w:r>
      <w:r w:rsidRPr="004A2847">
        <w:rPr>
          <w:rStyle w:val="BookTitle"/>
          <w:rFonts w:asciiTheme="minorHAnsi" w:hAnsiTheme="minorHAnsi" w:cstheme="minorHAnsi"/>
          <w:b w:val="0"/>
          <w:bCs w:val="0"/>
          <w:color w:val="000000"/>
          <w:sz w:val="28"/>
          <w:szCs w:val="28"/>
        </w:rPr>
        <w:br/>
        <w:t>kāma-śarāsana yena bhru-bhaṅgi-pattana</w:t>
      </w:r>
    </w:p>
    <w:p w14:paraId="2295F3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lips are reddish, His teeth defeat the beauty of pearls, and His eyebrows are like Cupid's bow.</w:t>
      </w:r>
    </w:p>
    <w:p w14:paraId="6DA4281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suraṅga </w:t>
      </w:r>
      <w:r w:rsidRPr="004A2847">
        <w:rPr>
          <w:rStyle w:val="BookTitle"/>
          <w:rFonts w:asciiTheme="minorHAnsi" w:hAnsiTheme="minorHAnsi" w:cstheme="minorHAnsi"/>
          <w:b w:val="0"/>
          <w:bCs w:val="0"/>
          <w:color w:val="000000"/>
          <w:sz w:val="28"/>
          <w:szCs w:val="28"/>
        </w:rPr>
        <w:t>means “reddish.”</w:t>
      </w:r>
    </w:p>
    <w:p w14:paraId="4DA2E7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bhru-bhaṅgi-pattana </w:t>
      </w:r>
      <w:r w:rsidRPr="004A2847">
        <w:rPr>
          <w:rStyle w:val="BookTitle"/>
          <w:rFonts w:asciiTheme="minorHAnsi" w:hAnsiTheme="minorHAnsi" w:cstheme="minorHAnsi"/>
          <w:b w:val="0"/>
          <w:bCs w:val="0"/>
          <w:color w:val="000000"/>
          <w:sz w:val="28"/>
          <w:szCs w:val="28"/>
        </w:rPr>
        <w:t xml:space="preserve">is explained as follows: The word </w:t>
      </w:r>
      <w:r w:rsidRPr="004A2847">
        <w:rPr>
          <w:rStyle w:val="BookTitle"/>
          <w:rFonts w:asciiTheme="minorHAnsi" w:hAnsiTheme="minorHAnsi" w:cstheme="minorHAnsi"/>
          <w:b w:val="0"/>
          <w:bCs w:val="0"/>
          <w:i/>
          <w:iCs/>
          <w:color w:val="000000"/>
          <w:sz w:val="28"/>
          <w:szCs w:val="28"/>
        </w:rPr>
        <w:t xml:space="preserve">bhaṅgi </w:t>
      </w:r>
      <w:r w:rsidRPr="004A2847">
        <w:rPr>
          <w:rStyle w:val="BookTitle"/>
          <w:rFonts w:asciiTheme="minorHAnsi" w:hAnsiTheme="minorHAnsi" w:cstheme="minorHAnsi"/>
          <w:b w:val="0"/>
          <w:bCs w:val="0"/>
          <w:color w:val="000000"/>
          <w:sz w:val="28"/>
          <w:szCs w:val="28"/>
        </w:rPr>
        <w:t>means “picture.” His two eyebrows (</w:t>
      </w:r>
      <w:r w:rsidRPr="004A2847">
        <w:rPr>
          <w:rStyle w:val="BookTitle"/>
          <w:rFonts w:asciiTheme="minorHAnsi" w:hAnsiTheme="minorHAnsi" w:cstheme="minorHAnsi"/>
          <w:b w:val="0"/>
          <w:bCs w:val="0"/>
          <w:i/>
          <w:iCs/>
          <w:color w:val="000000"/>
          <w:sz w:val="28"/>
          <w:szCs w:val="28"/>
        </w:rPr>
        <w:t>bhru-dvaya)</w:t>
      </w:r>
      <w:r w:rsidRPr="004A2847">
        <w:rPr>
          <w:rStyle w:val="BookTitle"/>
          <w:rFonts w:asciiTheme="minorHAnsi" w:hAnsiTheme="minorHAnsi" w:cstheme="minorHAnsi"/>
          <w:b w:val="0"/>
          <w:bCs w:val="0"/>
          <w:color w:val="000000"/>
          <w:sz w:val="28"/>
          <w:szCs w:val="28"/>
        </w:rPr>
        <w:t xml:space="preserve"> were shaped like a bow, and His nose resembled an arrow placed on that bow. This is the way the Lord's eyebrows were portrayed.</w:t>
      </w:r>
    </w:p>
    <w:p w14:paraId="7D84D386" w14:textId="7A7D56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4.032</w:t>
      </w:r>
    </w:p>
    <w:p w14:paraId="6BB3A4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65B7E7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sundara supīna vakṣe lepita-candana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mahā-kaṭi-taṭe śobhe aruṇa-vasana</w:t>
      </w:r>
    </w:p>
    <w:p w14:paraId="5B3533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beautiful broad chest is smeared with sandalwood pulp, and His waist is adorned with </w:t>
      </w:r>
      <w:commentRangeStart w:id="129"/>
      <w:r w:rsidRPr="004A2847">
        <w:rPr>
          <w:rStyle w:val="BookTitle"/>
          <w:rFonts w:asciiTheme="minorHAnsi" w:hAnsiTheme="minorHAnsi" w:cstheme="minorHAnsi"/>
          <w:b/>
          <w:bCs/>
          <w:color w:val="800000"/>
          <w:sz w:val="28"/>
          <w:szCs w:val="28"/>
        </w:rPr>
        <w:t xml:space="preserve">saffron </w:t>
      </w:r>
      <w:commentRangeEnd w:id="129"/>
      <w:r w:rsidR="003B4BE8">
        <w:rPr>
          <w:rStyle w:val="CommentReference"/>
          <w:b w:val="0"/>
          <w:bCs w:val="0"/>
          <w:color w:val="auto"/>
        </w:rPr>
        <w:commentReference w:id="129"/>
      </w:r>
      <w:r w:rsidRPr="004A2847">
        <w:rPr>
          <w:rStyle w:val="BookTitle"/>
          <w:rFonts w:asciiTheme="minorHAnsi" w:hAnsiTheme="minorHAnsi" w:cstheme="minorHAnsi"/>
          <w:b/>
          <w:bCs/>
          <w:color w:val="800000"/>
          <w:sz w:val="28"/>
          <w:szCs w:val="28"/>
        </w:rPr>
        <w:t>cloth.</w:t>
      </w:r>
    </w:p>
    <w:p w14:paraId="23001B34" w14:textId="1A62C9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4.033</w:t>
      </w:r>
    </w:p>
    <w:p w14:paraId="562058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31DD0E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aruṇa kamala yena caraṇa-yugala</w:t>
      </w:r>
      <w:r w:rsidRPr="004A2847">
        <w:rPr>
          <w:rStyle w:val="BookTitle"/>
          <w:rFonts w:asciiTheme="minorHAnsi" w:hAnsiTheme="minorHAnsi" w:cstheme="minorHAnsi"/>
          <w:b w:val="0"/>
          <w:bCs w:val="0"/>
          <w:color w:val="000000"/>
          <w:sz w:val="28"/>
          <w:szCs w:val="28"/>
        </w:rPr>
        <w:br/>
        <w:t>daśa nakha yena daśa tarpaṇa nirmala</w:t>
      </w:r>
    </w:p>
    <w:p w14:paraId="08806E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two feet are like reddish lotus flowers, and </w:t>
      </w:r>
      <w:proofErr w:type="gramStart"/>
      <w:r w:rsidRPr="004A2847">
        <w:rPr>
          <w:rStyle w:val="BookTitle"/>
          <w:rFonts w:asciiTheme="minorHAnsi" w:hAnsiTheme="minorHAnsi" w:cstheme="minorHAnsi"/>
          <w:b/>
          <w:bCs/>
          <w:color w:val="800000"/>
          <w:sz w:val="28"/>
          <w:szCs w:val="28"/>
        </w:rPr>
        <w:t>His</w:t>
      </w:r>
      <w:proofErr w:type="gramEnd"/>
      <w:r w:rsidRPr="004A2847">
        <w:rPr>
          <w:rStyle w:val="BookTitle"/>
          <w:rFonts w:asciiTheme="minorHAnsi" w:hAnsiTheme="minorHAnsi" w:cstheme="minorHAnsi"/>
          <w:b/>
          <w:bCs/>
          <w:color w:val="800000"/>
          <w:sz w:val="28"/>
          <w:szCs w:val="28"/>
        </w:rPr>
        <w:t xml:space="preserve"> ten toenails are like ten shiny mirrors.</w:t>
      </w:r>
    </w:p>
    <w:p w14:paraId="420EAB3B" w14:textId="004A34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4.034</w:t>
      </w:r>
    </w:p>
    <w:p w14:paraId="47CBC0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6EB1B9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kona vā rājyera kona rājāra nandana</w:t>
      </w:r>
      <w:r w:rsidRPr="004A2847">
        <w:rPr>
          <w:rStyle w:val="BookTitle"/>
          <w:rFonts w:asciiTheme="minorHAnsi" w:hAnsiTheme="minorHAnsi" w:cstheme="minorHAnsi"/>
          <w:b w:val="0"/>
          <w:bCs w:val="0"/>
          <w:color w:val="000000"/>
          <w:sz w:val="28"/>
          <w:szCs w:val="28"/>
        </w:rPr>
        <w:br/>
        <w:t>jñāna pāi' nyāsī hai' karaye bhramaṇa</w:t>
      </w:r>
    </w:p>
    <w:p w14:paraId="332F8C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looks like a king's son who has attained spiritual knowledge and is now wandering about as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422873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24DB13B5" w14:textId="358688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4.035</w:t>
      </w:r>
    </w:p>
    <w:p w14:paraId="038FC0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navanīta haite o komala sarva aṅga</w:t>
      </w:r>
      <w:r w:rsidRPr="004A2847">
        <w:rPr>
          <w:rStyle w:val="BookTitle"/>
          <w:rFonts w:asciiTheme="minorHAnsi" w:hAnsiTheme="minorHAnsi" w:cstheme="minorHAnsi"/>
          <w:b w:val="0"/>
          <w:bCs w:val="0"/>
          <w:color w:val="000000"/>
          <w:sz w:val="28"/>
          <w:szCs w:val="28"/>
        </w:rPr>
        <w:br/>
        <w:t>tāhāte adbhuta śuna āchāḍera raṅga</w:t>
      </w:r>
    </w:p>
    <w:p w14:paraId="3CEAEF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bodily limbs are softer than butter, yet hear about the wonder when He falls forcefully to the ground.</w:t>
      </w:r>
    </w:p>
    <w:p w14:paraId="1BF18E5C" w14:textId="0C3EC0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4.036</w:t>
      </w:r>
    </w:p>
    <w:p w14:paraId="1CEF29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1E04CD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eka-daṇḍe paḍena āchāḍa śata śata</w:t>
      </w:r>
      <w:r w:rsidRPr="004A2847">
        <w:rPr>
          <w:rStyle w:val="BookTitle"/>
          <w:rFonts w:asciiTheme="minorHAnsi" w:hAnsiTheme="minorHAnsi" w:cstheme="minorHAnsi"/>
          <w:b w:val="0"/>
          <w:bCs w:val="0"/>
          <w:color w:val="000000"/>
          <w:sz w:val="28"/>
          <w:szCs w:val="28"/>
        </w:rPr>
        <w:br/>
        <w:t>pāṣāṇa bhāṅgaye tabu aṅga nahe kṣata</w:t>
      </w:r>
    </w:p>
    <w:p w14:paraId="393C37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“Within a half hour He falls to the ground hundreds of times so forcefully that even a stone would be broken, but there is not a single mark on His body.</w:t>
      </w:r>
    </w:p>
    <w:p w14:paraId="561EB5E8" w14:textId="7FC4CC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4.037</w:t>
      </w:r>
    </w:p>
    <w:p w14:paraId="733574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64BC75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sannyāsīra ūrddha romāvalī</w:t>
      </w:r>
      <w:r w:rsidRPr="004A2847">
        <w:rPr>
          <w:rStyle w:val="BookTitle"/>
          <w:rFonts w:asciiTheme="minorHAnsi" w:hAnsiTheme="minorHAnsi" w:cstheme="minorHAnsi"/>
          <w:b w:val="0"/>
          <w:bCs w:val="0"/>
          <w:color w:val="000000"/>
          <w:sz w:val="28"/>
          <w:szCs w:val="28"/>
        </w:rPr>
        <w:br/>
        <w:t>panasera prāya aṅge pulaka-maṇḍalī</w:t>
      </w:r>
    </w:p>
    <w:p w14:paraId="2CEE2E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hairs of that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body always stand on end, and He then resembles a jackfruit.</w:t>
      </w:r>
    </w:p>
    <w:p w14:paraId="4874D87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panasa </w:t>
      </w:r>
      <w:r w:rsidRPr="004A2847">
        <w:rPr>
          <w:rStyle w:val="BookTitle"/>
          <w:rFonts w:asciiTheme="minorHAnsi" w:hAnsiTheme="minorHAnsi" w:cstheme="minorHAnsi"/>
          <w:b w:val="0"/>
          <w:bCs w:val="0"/>
          <w:color w:val="000000"/>
          <w:sz w:val="28"/>
          <w:szCs w:val="28"/>
        </w:rPr>
        <w:t>means “jackfruit.”</w:t>
      </w:r>
    </w:p>
    <w:p w14:paraId="45A0EF53" w14:textId="266CAA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4.038</w:t>
      </w:r>
    </w:p>
    <w:p w14:paraId="4A0A0F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7EFEC5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kṣaṇe sannyāsīra hena kampa haya</w:t>
      </w:r>
      <w:r w:rsidRPr="004A2847">
        <w:rPr>
          <w:rStyle w:val="BookTitle"/>
          <w:rFonts w:asciiTheme="minorHAnsi" w:hAnsiTheme="minorHAnsi" w:cstheme="minorHAnsi"/>
          <w:b w:val="0"/>
          <w:bCs w:val="0"/>
          <w:color w:val="000000"/>
          <w:sz w:val="28"/>
          <w:szCs w:val="28"/>
        </w:rPr>
        <w:br/>
        <w:t>sahasra jane o dharibāre śakti naya</w:t>
      </w:r>
    </w:p>
    <w:p w14:paraId="0EE5F8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frequently shivers in such a way that even a thousand people cannot hold Him still.</w:t>
      </w:r>
    </w:p>
    <w:p w14:paraId="276B87DD" w14:textId="77DA54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4.039</w:t>
      </w:r>
    </w:p>
    <w:p w14:paraId="6347E6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585A06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locanera jala adbhuta dekhite</w:t>
      </w:r>
      <w:r w:rsidRPr="004A2847">
        <w:rPr>
          <w:rStyle w:val="BookTitle"/>
          <w:rFonts w:asciiTheme="minorHAnsi" w:hAnsiTheme="minorHAnsi" w:cstheme="minorHAnsi"/>
          <w:b w:val="0"/>
          <w:bCs w:val="0"/>
          <w:color w:val="000000"/>
          <w:sz w:val="28"/>
          <w:szCs w:val="28"/>
        </w:rPr>
        <w:br/>
        <w:t>kata nadī vahe hena nā pāri kahite</w:t>
      </w:r>
    </w:p>
    <w:p w14:paraId="10A861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tears that flow from His eyes </w:t>
      </w:r>
      <w:proofErr w:type="gramStart"/>
      <w:r w:rsidRPr="004A2847">
        <w:rPr>
          <w:rStyle w:val="BookTitle"/>
          <w:rFonts w:asciiTheme="minorHAnsi" w:hAnsiTheme="minorHAnsi" w:cstheme="minorHAnsi"/>
          <w:b/>
          <w:bCs/>
          <w:color w:val="800000"/>
          <w:sz w:val="28"/>
          <w:szCs w:val="28"/>
        </w:rPr>
        <w:t>are</w:t>
      </w:r>
      <w:proofErr w:type="gramEnd"/>
      <w:r w:rsidRPr="004A2847">
        <w:rPr>
          <w:rStyle w:val="BookTitle"/>
          <w:rFonts w:asciiTheme="minorHAnsi" w:hAnsiTheme="minorHAnsi" w:cstheme="minorHAnsi"/>
          <w:b/>
          <w:bCs/>
          <w:color w:val="800000"/>
          <w:sz w:val="28"/>
          <w:szCs w:val="28"/>
        </w:rPr>
        <w:t xml:space="preserve"> wonderful to see. I cannot describe how many streams are flowing from His eyes.</w:t>
      </w:r>
    </w:p>
    <w:p w14:paraId="26A1AD29" w14:textId="0C54CC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4.036</w:t>
      </w:r>
    </w:p>
    <w:p w14:paraId="237CD6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0747BA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sannyāsīra hena hāsya haya</w:t>
      </w:r>
      <w:r w:rsidRPr="004A2847">
        <w:rPr>
          <w:rStyle w:val="BookTitle"/>
          <w:rFonts w:asciiTheme="minorHAnsi" w:hAnsiTheme="minorHAnsi" w:cstheme="minorHAnsi"/>
          <w:b w:val="0"/>
          <w:bCs w:val="0"/>
          <w:color w:val="000000"/>
          <w:sz w:val="28"/>
          <w:szCs w:val="28"/>
        </w:rPr>
        <w:br/>
        <w:t>aṭṭa aṭṭa dui prahare o kṣaṇā naya</w:t>
      </w:r>
    </w:p>
    <w:p w14:paraId="65D05A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“Sometimes that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continues laughing loudly for six hours without stop.</w:t>
      </w:r>
    </w:p>
    <w:p w14:paraId="053C3FA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kṣaṇā naya </w:t>
      </w:r>
      <w:r w:rsidRPr="004A2847">
        <w:rPr>
          <w:rStyle w:val="BookTitle"/>
          <w:rFonts w:asciiTheme="minorHAnsi" w:hAnsiTheme="minorHAnsi" w:cstheme="minorHAnsi"/>
          <w:b w:val="0"/>
          <w:bCs w:val="0"/>
          <w:color w:val="000000"/>
          <w:sz w:val="28"/>
          <w:szCs w:val="28"/>
        </w:rPr>
        <w:t>means “no end to the loud laughter.”</w:t>
      </w:r>
    </w:p>
    <w:p w14:paraId="73622362" w14:textId="39BD83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4.041</w:t>
      </w:r>
    </w:p>
    <w:p w14:paraId="16F458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36EB17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kakhana mūrcchita haya śuniyā kīrtana</w:t>
      </w:r>
      <w:r w:rsidRPr="004A2847">
        <w:rPr>
          <w:rStyle w:val="BookTitle"/>
          <w:rFonts w:asciiTheme="minorHAnsi" w:hAnsiTheme="minorHAnsi" w:cstheme="minorHAnsi"/>
          <w:b w:val="0"/>
          <w:bCs w:val="0"/>
          <w:color w:val="000000"/>
          <w:sz w:val="28"/>
          <w:szCs w:val="28"/>
        </w:rPr>
        <w:br/>
        <w:t>sabe bhaya pāya, kichu nā thāke cetana</w:t>
      </w:r>
    </w:p>
    <w:p w14:paraId="73F7FB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“Sometimes He loses consciousness while listening to the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Everyone then becomes afraid because He shows no sign of life.</w:t>
      </w:r>
    </w:p>
    <w:p w14:paraId="0B7FD02E" w14:textId="4CB6E4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4.042</w:t>
      </w:r>
    </w:p>
    <w:p w14:paraId="416239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70476D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bāhu tuli' nirantara bale hari-nāma</w:t>
      </w:r>
      <w:r w:rsidRPr="004A2847">
        <w:rPr>
          <w:rStyle w:val="BookTitle"/>
          <w:rFonts w:asciiTheme="minorHAnsi" w:hAnsiTheme="minorHAnsi" w:cstheme="minorHAnsi"/>
          <w:b w:val="0"/>
          <w:bCs w:val="0"/>
          <w:color w:val="000000"/>
          <w:sz w:val="28"/>
          <w:szCs w:val="28"/>
        </w:rPr>
        <w:br/>
        <w:t>bhojana, śayana āra nāhi kichu kāma</w:t>
      </w:r>
    </w:p>
    <w:p w14:paraId="7F3181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raises His arms and constantly chants the name of Hari. He does nothing else even while eating and sleeping.</w:t>
      </w:r>
    </w:p>
    <w:p w14:paraId="293633A8" w14:textId="28C30A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4.043</w:t>
      </w:r>
    </w:p>
    <w:p w14:paraId="1F687B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065455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thāki' loka āise dekhite</w:t>
      </w:r>
      <w:r w:rsidRPr="004A2847">
        <w:rPr>
          <w:rStyle w:val="BookTitle"/>
          <w:rFonts w:asciiTheme="minorHAnsi" w:hAnsiTheme="minorHAnsi" w:cstheme="minorHAnsi"/>
          <w:b w:val="0"/>
          <w:bCs w:val="0"/>
          <w:color w:val="000000"/>
          <w:sz w:val="28"/>
          <w:szCs w:val="28"/>
        </w:rPr>
        <w:br/>
        <w:t>kāhāra nā laya citta gharete yāite</w:t>
      </w:r>
    </w:p>
    <w:p w14:paraId="6C60D2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come from the four directions to see Him, and after seeing Him, no one desires to return home.</w:t>
      </w:r>
    </w:p>
    <w:p w14:paraId="59862713" w14:textId="73E47B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4.044</w:t>
      </w:r>
    </w:p>
    <w:p w14:paraId="0A95E6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33AA8536" w14:textId="1AF96C4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dekhiyāchi āmi nyāsī yogī jñānī</w:t>
      </w:r>
      <w:ins w:id="130" w:author="your servant" w:date="2020-05-14T16:33:00Z">
        <w:r w:rsidR="00CD17D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e-mata adbhuta kabhu nāhi dekhi śuni</w:t>
      </w:r>
    </w:p>
    <w:p w14:paraId="2FC540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have seen many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yogis, and </w:t>
      </w:r>
      <w:r w:rsidRPr="004A2847">
        <w:rPr>
          <w:rStyle w:val="BookTitle"/>
          <w:rFonts w:asciiTheme="minorHAnsi" w:hAnsiTheme="minorHAnsi" w:cstheme="minorHAnsi"/>
          <w:b/>
          <w:bCs/>
          <w:i/>
          <w:iCs/>
          <w:color w:val="800000"/>
          <w:sz w:val="28"/>
          <w:szCs w:val="28"/>
        </w:rPr>
        <w:t>jñānīs</w:t>
      </w:r>
      <w:r w:rsidRPr="004A2847">
        <w:rPr>
          <w:rStyle w:val="BookTitle"/>
          <w:rFonts w:asciiTheme="minorHAnsi" w:hAnsiTheme="minorHAnsi" w:cstheme="minorHAnsi"/>
          <w:b/>
          <w:bCs/>
          <w:color w:val="800000"/>
          <w:sz w:val="28"/>
          <w:szCs w:val="28"/>
        </w:rPr>
        <w:t xml:space="preserve">, but I have </w:t>
      </w:r>
      <w:proofErr w:type="gramStart"/>
      <w:r w:rsidRPr="004A2847">
        <w:rPr>
          <w:rStyle w:val="BookTitle"/>
          <w:rFonts w:asciiTheme="minorHAnsi" w:hAnsiTheme="minorHAnsi" w:cstheme="minorHAnsi"/>
          <w:b/>
          <w:bCs/>
          <w:color w:val="800000"/>
          <w:sz w:val="28"/>
          <w:szCs w:val="28"/>
        </w:rPr>
        <w:t>never before</w:t>
      </w:r>
      <w:proofErr w:type="gramEnd"/>
      <w:r w:rsidRPr="004A2847">
        <w:rPr>
          <w:rStyle w:val="BookTitle"/>
          <w:rFonts w:asciiTheme="minorHAnsi" w:hAnsiTheme="minorHAnsi" w:cstheme="minorHAnsi"/>
          <w:b/>
          <w:bCs/>
          <w:color w:val="800000"/>
          <w:sz w:val="28"/>
          <w:szCs w:val="28"/>
        </w:rPr>
        <w:t xml:space="preserve"> seen or heard of anyone like Him.</w:t>
      </w:r>
    </w:p>
    <w:p w14:paraId="3D541705" w14:textId="231E06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4.045</w:t>
      </w:r>
    </w:p>
    <w:p w14:paraId="5E0402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5AD30B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kahilāṅa ei mahārāja, tomā'-sthāne</w:t>
      </w:r>
      <w:r w:rsidRPr="004A2847">
        <w:rPr>
          <w:rStyle w:val="BookTitle"/>
          <w:rFonts w:asciiTheme="minorHAnsi" w:hAnsiTheme="minorHAnsi" w:cstheme="minorHAnsi"/>
          <w:b w:val="0"/>
          <w:bCs w:val="0"/>
          <w:color w:val="000000"/>
          <w:sz w:val="28"/>
          <w:szCs w:val="28"/>
        </w:rPr>
        <w:br/>
        <w:t>deśa dhanya haila e puruṣa-āgamane</w:t>
      </w:r>
    </w:p>
    <w:p w14:paraId="6D6A21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Mahārāja, I can tell you that by the arrival of this personality the whole </w:t>
      </w:r>
      <w:r w:rsidRPr="004A2847">
        <w:rPr>
          <w:rStyle w:val="BookTitle"/>
          <w:rFonts w:asciiTheme="minorHAnsi" w:hAnsiTheme="minorHAnsi" w:cstheme="minorHAnsi"/>
          <w:b/>
          <w:bCs/>
          <w:color w:val="800000"/>
          <w:sz w:val="28"/>
          <w:szCs w:val="28"/>
        </w:rPr>
        <w:lastRenderedPageBreak/>
        <w:t>kingdom has become glorious.</w:t>
      </w:r>
    </w:p>
    <w:p w14:paraId="1B84A762" w14:textId="6A13FA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4.046</w:t>
      </w:r>
    </w:p>
    <w:p w14:paraId="4B1612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28C7DF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khāya, nā laya kāro, nā kare sambhāṣa</w:t>
      </w:r>
      <w:r w:rsidRPr="004A2847">
        <w:rPr>
          <w:rStyle w:val="BookTitle"/>
          <w:rFonts w:asciiTheme="minorHAnsi" w:hAnsiTheme="minorHAnsi" w:cstheme="minorHAnsi"/>
          <w:b w:val="0"/>
          <w:bCs w:val="0"/>
          <w:color w:val="000000"/>
          <w:sz w:val="28"/>
          <w:szCs w:val="28"/>
        </w:rPr>
        <w:br/>
        <w:t>sabe niravadhi eka kīrtana-vilāsa”</w:t>
      </w:r>
    </w:p>
    <w:p w14:paraId="16DD88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does not eat, accept charity, or talk with others. His only engagement is to always relish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4BC8AD58" w14:textId="3DBCD3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4.047</w:t>
      </w:r>
    </w:p>
    <w:p w14:paraId="6CAEF5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0F1450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 yavana-rājā parama durbāra</w:t>
      </w:r>
      <w:r w:rsidRPr="004A2847">
        <w:rPr>
          <w:rStyle w:val="BookTitle"/>
          <w:rFonts w:asciiTheme="minorHAnsi" w:hAnsiTheme="minorHAnsi" w:cstheme="minorHAnsi"/>
          <w:b w:val="0"/>
          <w:bCs w:val="0"/>
          <w:color w:val="000000"/>
          <w:sz w:val="28"/>
          <w:szCs w:val="28"/>
        </w:rPr>
        <w:br/>
        <w:t>kathāśuni' citte baḍa haila camatkāra</w:t>
      </w:r>
    </w:p>
    <w:p w14:paraId="1958B1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Yavana king was most ruthless, he was struck with wonder on hearing this description.</w:t>
      </w:r>
    </w:p>
    <w:p w14:paraId="7A8B147A" w14:textId="52651F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4.048</w:t>
      </w:r>
    </w:p>
    <w:p w14:paraId="449D97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6CC86F8B" w14:textId="70D8E78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keśava-khānere rājāḍākiyā āniyā</w:t>
      </w:r>
      <w:ins w:id="131" w:author="your servant" w:date="2020-05-14T16:35:00Z">
        <w:r w:rsidR="00CD17D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jijñāsaye rājā baḍa vismita haiyā</w:t>
      </w:r>
    </w:p>
    <w:p w14:paraId="606C13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then summoned Keśava Khān and inquired from him in great wonder.</w:t>
      </w:r>
    </w:p>
    <w:p w14:paraId="2D47D1B7" w14:textId="43B3D9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4.049</w:t>
      </w:r>
    </w:p>
    <w:p w14:paraId="374516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707074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kahata</w:t>
      </w:r>
      <w:proofErr w:type="gramEnd"/>
      <w:r w:rsidRPr="004A2847">
        <w:rPr>
          <w:rStyle w:val="BookTitle"/>
          <w:rFonts w:asciiTheme="minorHAnsi" w:hAnsiTheme="minorHAnsi" w:cstheme="minorHAnsi"/>
          <w:b w:val="0"/>
          <w:bCs w:val="0"/>
          <w:color w:val="000000"/>
          <w:sz w:val="28"/>
          <w:szCs w:val="28"/>
        </w:rPr>
        <w:t xml:space="preserve"> keśava-khāṅna, ki mata tomāra</w:t>
      </w:r>
      <w:r w:rsidRPr="004A2847">
        <w:rPr>
          <w:rStyle w:val="BookTitle"/>
          <w:rFonts w:asciiTheme="minorHAnsi" w:hAnsiTheme="minorHAnsi" w:cstheme="minorHAnsi"/>
          <w:b w:val="0"/>
          <w:bCs w:val="0"/>
          <w:color w:val="000000"/>
          <w:sz w:val="28"/>
          <w:szCs w:val="28"/>
        </w:rPr>
        <w:br/>
        <w:t>`śrī-kṛṣṇa-caitanya' `bali' nāma bala yāṅra</w:t>
      </w:r>
    </w:p>
    <w:p w14:paraId="253C7A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“Tell me, Keśava Khān, what is your opinion about the person named Śrī Kṛṣṇa Caitanya?</w:t>
      </w:r>
    </w:p>
    <w:p w14:paraId="1C3F6D54" w14:textId="350EAF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4.050</w:t>
      </w:r>
    </w:p>
    <w:p w14:paraId="4851F0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0A7505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ke-mata tāṅhāra kathā, ke-mata manuṣya</w:t>
      </w:r>
      <w:r w:rsidRPr="004A2847">
        <w:rPr>
          <w:rStyle w:val="BookTitle"/>
          <w:rFonts w:asciiTheme="minorHAnsi" w:hAnsiTheme="minorHAnsi" w:cstheme="minorHAnsi"/>
          <w:b w:val="0"/>
          <w:bCs w:val="0"/>
          <w:color w:val="000000"/>
          <w:sz w:val="28"/>
          <w:szCs w:val="28"/>
        </w:rPr>
        <w:br/>
        <w:t>ke-mata gosāñi tiṅho, kahibā avaśya</w:t>
      </w:r>
    </w:p>
    <w:p w14:paraId="4659AF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“Tell me, what does He preach, what kind of person is He, and what kind of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is He?</w:t>
      </w:r>
    </w:p>
    <w:p w14:paraId="79A1EE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tiṅho </w:t>
      </w:r>
      <w:r w:rsidRPr="004A2847">
        <w:rPr>
          <w:rStyle w:val="BookTitle"/>
          <w:rFonts w:asciiTheme="minorHAnsi" w:hAnsiTheme="minorHAnsi" w:cstheme="minorHAnsi"/>
          <w:b w:val="0"/>
          <w:bCs w:val="0"/>
          <w:color w:val="000000"/>
          <w:sz w:val="28"/>
          <w:szCs w:val="28"/>
        </w:rPr>
        <w:t>means “He.”</w:t>
      </w:r>
    </w:p>
    <w:p w14:paraId="54360BA3" w14:textId="7C92A8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4.051</w:t>
      </w:r>
    </w:p>
    <w:p w14:paraId="38695E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3D6BAD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thāki' loka tāṅhāre dekhite</w:t>
      </w:r>
      <w:r w:rsidRPr="004A2847">
        <w:rPr>
          <w:rStyle w:val="BookTitle"/>
          <w:rFonts w:asciiTheme="minorHAnsi" w:hAnsiTheme="minorHAnsi" w:cstheme="minorHAnsi"/>
          <w:b w:val="0"/>
          <w:bCs w:val="0"/>
          <w:color w:val="000000"/>
          <w:sz w:val="28"/>
          <w:szCs w:val="28"/>
        </w:rPr>
        <w:br/>
        <w:t>ki nimitte āise—kahibā bhāla-mate”</w:t>
      </w:r>
    </w:p>
    <w:p w14:paraId="66F837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“Also tell me clearly why people come from the four directions to see Him.”</w:t>
      </w:r>
    </w:p>
    <w:p w14:paraId="5B788D31" w14:textId="295CC8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4.052</w:t>
      </w:r>
    </w:p>
    <w:p w14:paraId="3ACD70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7666DC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keśava khāṅna—parama sajjana</w:t>
      </w:r>
      <w:r w:rsidRPr="004A2847">
        <w:rPr>
          <w:rStyle w:val="BookTitle"/>
          <w:rFonts w:asciiTheme="minorHAnsi" w:hAnsiTheme="minorHAnsi" w:cstheme="minorHAnsi"/>
          <w:b w:val="0"/>
          <w:bCs w:val="0"/>
          <w:color w:val="000000"/>
          <w:sz w:val="28"/>
          <w:szCs w:val="28"/>
        </w:rPr>
        <w:br/>
        <w:t>bhaya pāi' lukāiyā kahena kathana</w:t>
      </w:r>
    </w:p>
    <w:p w14:paraId="633572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most pious Keśava Khān heard these questions, he became worried and spoke in a way to suppress the truth.</w:t>
      </w:r>
    </w:p>
    <w:p w14:paraId="1485811A" w14:textId="09173E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4.053</w:t>
      </w:r>
    </w:p>
    <w:p w14:paraId="60B687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558B713D" w14:textId="2230D69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 bale `gosāñi</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eka bhikṣuka sannyāsī</w:t>
      </w:r>
      <w:ins w:id="132" w:author="your servant" w:date="2020-05-14T16:36:00Z">
        <w:r w:rsidR="00CD17D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deśāntarī garība-vṛkṣera talavāsī”</w:t>
      </w:r>
    </w:p>
    <w:p w14:paraId="61840E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“Who says He is a Gosāñi? He is just a mendicant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He is a poor fellow from another country who lives under trees.”</w:t>
      </w:r>
    </w:p>
    <w:p w14:paraId="22396A14" w14:textId="1A5FFD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4.054</w:t>
      </w:r>
    </w:p>
    <w:p w14:paraId="0FA748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1F8D6C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rājā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“garība nā bala kabhu tāne</w:t>
      </w:r>
      <w:r w:rsidRPr="004A2847">
        <w:rPr>
          <w:rStyle w:val="BookTitle"/>
          <w:rFonts w:asciiTheme="minorHAnsi" w:hAnsiTheme="minorHAnsi" w:cstheme="minorHAnsi"/>
          <w:b w:val="0"/>
          <w:bCs w:val="0"/>
          <w:color w:val="000000"/>
          <w:sz w:val="28"/>
          <w:szCs w:val="28"/>
        </w:rPr>
        <w:br/>
        <w:t>mahādoṣa haya ihāśunile śravaṇe</w:t>
      </w:r>
    </w:p>
    <w:p w14:paraId="0F9931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King said, “Don't ever call Him poor, for it is a great offense to hear such a </w:t>
      </w:r>
      <w:r w:rsidRPr="004A2847">
        <w:rPr>
          <w:rStyle w:val="BookTitle"/>
          <w:rFonts w:asciiTheme="minorHAnsi" w:hAnsiTheme="minorHAnsi" w:cstheme="minorHAnsi"/>
          <w:b/>
          <w:bCs/>
          <w:color w:val="800000"/>
          <w:sz w:val="28"/>
          <w:szCs w:val="28"/>
        </w:rPr>
        <w:lastRenderedPageBreak/>
        <w:t>description.</w:t>
      </w:r>
    </w:p>
    <w:p w14:paraId="030D783D" w14:textId="2886C3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4.055</w:t>
      </w:r>
    </w:p>
    <w:p w14:paraId="36CA63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0D4987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hindu yāṅre bale `kṛṣṇa', `khodāya' yavane</w:t>
      </w:r>
      <w:r w:rsidRPr="004A2847">
        <w:rPr>
          <w:rStyle w:val="BookTitle"/>
          <w:rFonts w:asciiTheme="minorHAnsi" w:hAnsiTheme="minorHAnsi" w:cstheme="minorHAnsi"/>
          <w:b w:val="0"/>
          <w:bCs w:val="0"/>
          <w:color w:val="000000"/>
          <w:sz w:val="28"/>
          <w:szCs w:val="28"/>
        </w:rPr>
        <w:br/>
        <w:t>se-i tiṅho, niścaya jāniha sarva-jane</w:t>
      </w:r>
    </w:p>
    <w:p w14:paraId="58DF8E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He is the same personality whom the Hindus address as Kṛṣṇa and the Yavanas address as Khodā.</w:t>
      </w:r>
    </w:p>
    <w:p w14:paraId="135BE839" w14:textId="11C147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4.056</w:t>
      </w:r>
    </w:p>
    <w:p w14:paraId="47E885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3E598B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rājye se āmāra ājñā rahe</w:t>
      </w:r>
      <w:r w:rsidRPr="004A2847">
        <w:rPr>
          <w:rStyle w:val="BookTitle"/>
          <w:rFonts w:asciiTheme="minorHAnsi" w:hAnsiTheme="minorHAnsi" w:cstheme="minorHAnsi"/>
          <w:b w:val="0"/>
          <w:bCs w:val="0"/>
          <w:color w:val="000000"/>
          <w:sz w:val="28"/>
          <w:szCs w:val="28"/>
        </w:rPr>
        <w:br/>
        <w:t>tāṅra ājñāśire kari' sarva-deśe vahe</w:t>
      </w:r>
    </w:p>
    <w:p w14:paraId="0C544B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order is carried out only in my kingdom, but His order is respectfully carried out in all places.</w:t>
      </w:r>
    </w:p>
    <w:p w14:paraId="18E710E6" w14:textId="56AFC8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4.057</w:t>
      </w:r>
    </w:p>
    <w:p w14:paraId="738009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11EA9B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nija rājyei āmāre kata jane</w:t>
      </w:r>
      <w:r w:rsidRPr="004A2847">
        <w:rPr>
          <w:rStyle w:val="BookTitle"/>
          <w:rFonts w:asciiTheme="minorHAnsi" w:hAnsiTheme="minorHAnsi" w:cstheme="minorHAnsi"/>
          <w:b w:val="0"/>
          <w:bCs w:val="0"/>
          <w:color w:val="000000"/>
          <w:sz w:val="28"/>
          <w:szCs w:val="28"/>
        </w:rPr>
        <w:br/>
        <w:t>manda karibāre lāgiyāche mane mane</w:t>
      </w:r>
    </w:p>
    <w:p w14:paraId="705351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some persons in my own kingdom have begun conspiring to harm me.</w:t>
      </w:r>
    </w:p>
    <w:p w14:paraId="0AF78AEA" w14:textId="58DBD9D9" w:rsidR="00781E72" w:rsidRPr="004A2847" w:rsidRDefault="00781E72" w:rsidP="00781E72">
      <w:pPr>
        <w:pStyle w:val="VerseNumber"/>
        <w:rPr>
          <w:ins w:id="133" w:author="your servant" w:date="2024-03-17T10:49:00Z"/>
          <w:rStyle w:val="BookTitle"/>
          <w:rFonts w:asciiTheme="minorHAnsi" w:hAnsiTheme="minorHAnsi" w:cstheme="minorHAnsi"/>
          <w:b w:val="0"/>
          <w:bCs w:val="0"/>
          <w:vanish w:val="0"/>
          <w:color w:val="008000"/>
          <w:sz w:val="20"/>
          <w:szCs w:val="20"/>
        </w:rPr>
      </w:pPr>
      <w:bookmarkStart w:id="134" w:name="_Hlk161564988"/>
      <w:ins w:id="135" w:author="your servant" w:date="2024-03-17T10:49:00Z">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w:t>
        </w:r>
        <w:r>
          <w:rPr>
            <w:rStyle w:val="BookTitle"/>
            <w:rFonts w:asciiTheme="minorHAnsi" w:hAnsiTheme="minorHAnsi" w:cstheme="minorHAnsi"/>
            <w:b w:val="0"/>
            <w:bCs w:val="0"/>
            <w:vanish w:val="0"/>
            <w:color w:val="008000"/>
            <w:sz w:val="20"/>
            <w:szCs w:val="20"/>
          </w:rPr>
          <w:t>8</w:t>
        </w:r>
      </w:ins>
    </w:p>
    <w:p w14:paraId="477408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497B75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tāṅhāre sakala deśe kāya-vākya-mane</w:t>
      </w:r>
      <w:r w:rsidRPr="004A2847">
        <w:rPr>
          <w:rStyle w:val="BookTitle"/>
          <w:rFonts w:asciiTheme="minorHAnsi" w:hAnsiTheme="minorHAnsi" w:cstheme="minorHAnsi"/>
          <w:b w:val="0"/>
          <w:bCs w:val="0"/>
          <w:color w:val="000000"/>
          <w:sz w:val="28"/>
          <w:szCs w:val="28"/>
        </w:rPr>
        <w:br/>
        <w:t>īśvara nahile vinā-arthe bhaje kene?</w:t>
      </w:r>
    </w:p>
    <w:p w14:paraId="2058BD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the people of all places respect Him with their body, mind, and speech. Why would they worship Him if He were not God?</w:t>
      </w:r>
    </w:p>
    <w:bookmarkEnd w:id="134"/>
    <w:p w14:paraId="077CAB96" w14:textId="78A936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4.059-060</w:t>
      </w:r>
    </w:p>
    <w:p w14:paraId="54CF60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59-60</w:t>
      </w:r>
    </w:p>
    <w:p w14:paraId="32C255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chaya māsa āji āmi jīvikā nā dile</w:t>
      </w:r>
      <w:r w:rsidRPr="004A2847">
        <w:rPr>
          <w:rStyle w:val="BookTitle"/>
          <w:rFonts w:asciiTheme="minorHAnsi" w:hAnsiTheme="minorHAnsi" w:cstheme="minorHAnsi"/>
          <w:b w:val="0"/>
          <w:bCs w:val="0"/>
          <w:color w:val="000000"/>
          <w:sz w:val="28"/>
          <w:szCs w:val="28"/>
        </w:rPr>
        <w:br/>
        <w:t>nānā yukti karibeka sevaka-sakale</w:t>
      </w:r>
    </w:p>
    <w:p w14:paraId="6456B0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khāi' loka tāhāne sevite</w:t>
      </w:r>
      <w:r w:rsidRPr="004A2847">
        <w:rPr>
          <w:rStyle w:val="BookTitle"/>
          <w:rFonts w:asciiTheme="minorHAnsi" w:hAnsiTheme="minorHAnsi" w:cstheme="minorHAnsi"/>
          <w:b w:val="0"/>
          <w:bCs w:val="0"/>
          <w:color w:val="000000"/>
          <w:sz w:val="28"/>
          <w:szCs w:val="28"/>
        </w:rPr>
        <w:br/>
        <w:t>cāhe, tāhā keha nāhi pāya bhāla-mate</w:t>
      </w:r>
    </w:p>
    <w:p w14:paraId="6CC282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I do not provide salaries to my servants for six months, they will conspire against me in various ways. Yet these people maintain themselves and still desire to serve Him, even though they do not get a proper opportunity.</w:t>
      </w:r>
    </w:p>
    <w:p w14:paraId="7D08DD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 Yavana king developed a doubt about Mahāprabhu, he summoned one of his servants named Keśava Khān and asked him about the Lord. In reply, Keśava said, “Mahāprabhu is a very poor foreigner.” Hussain Shah then said, “If I stop paying my servants for six months, they will not remain loyal to me. But in this </w:t>
      </w:r>
      <w:proofErr w:type="gramStart"/>
      <w:r w:rsidRPr="004A2847">
        <w:rPr>
          <w:rStyle w:val="BookTitle"/>
          <w:rFonts w:asciiTheme="minorHAnsi" w:hAnsiTheme="minorHAnsi" w:cstheme="minorHAnsi"/>
          <w:b w:val="0"/>
          <w:bCs w:val="0"/>
          <w:color w:val="000000"/>
          <w:sz w:val="28"/>
          <w:szCs w:val="28"/>
        </w:rPr>
        <w:t>case</w:t>
      </w:r>
      <w:proofErr w:type="gramEnd"/>
      <w:r w:rsidRPr="004A2847">
        <w:rPr>
          <w:rStyle w:val="BookTitle"/>
          <w:rFonts w:asciiTheme="minorHAnsi" w:hAnsiTheme="minorHAnsi" w:cstheme="minorHAnsi"/>
          <w:b w:val="0"/>
          <w:bCs w:val="0"/>
          <w:color w:val="000000"/>
          <w:sz w:val="28"/>
          <w:szCs w:val="28"/>
        </w:rPr>
        <w:t xml:space="preserve"> I can see that on the order of Mahāprabhu, His servants exhibit enthusiasm to serve Him without salary. They follow His orders while arranging their own food and shelter. My order is followed only in my kingdom, but even though He is a foreigner His order is being followed in my country.”</w:t>
      </w:r>
    </w:p>
    <w:p w14:paraId="583798CE" w14:textId="6176FD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4.061</w:t>
      </w:r>
    </w:p>
    <w:p w14:paraId="67EDF5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2EEEE6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tiṅho satya jāniha `īśvara'</w:t>
      </w:r>
      <w:r w:rsidRPr="004A2847">
        <w:rPr>
          <w:rStyle w:val="BookTitle"/>
          <w:rFonts w:asciiTheme="minorHAnsi" w:hAnsiTheme="minorHAnsi" w:cstheme="minorHAnsi"/>
          <w:b w:val="0"/>
          <w:bCs w:val="0"/>
          <w:color w:val="000000"/>
          <w:sz w:val="28"/>
          <w:szCs w:val="28"/>
        </w:rPr>
        <w:br/>
        <w:t>`garība' kariyātāne nā bala uttara”</w:t>
      </w:r>
    </w:p>
    <w:p w14:paraId="1E03B6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know for certain that He is the Supreme Lord. Do not call Him `poor.'”</w:t>
      </w:r>
    </w:p>
    <w:p w14:paraId="0F8523F6" w14:textId="317455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4.062</w:t>
      </w:r>
    </w:p>
    <w:p w14:paraId="01C13E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6D898B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rājā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“ei muñi baliluṅ sabāre</w:t>
      </w:r>
      <w:r w:rsidRPr="004A2847">
        <w:rPr>
          <w:rStyle w:val="BookTitle"/>
          <w:rFonts w:asciiTheme="minorHAnsi" w:hAnsiTheme="minorHAnsi" w:cstheme="minorHAnsi"/>
          <w:b w:val="0"/>
          <w:bCs w:val="0"/>
          <w:color w:val="000000"/>
          <w:sz w:val="28"/>
          <w:szCs w:val="28"/>
        </w:rPr>
        <w:br/>
        <w:t>keha yadi upadrava karaye tāṅhāre</w:t>
      </w:r>
    </w:p>
    <w:p w14:paraId="50AD23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then said, “I order that no one should disturb Him in any way.</w:t>
      </w:r>
    </w:p>
    <w:p w14:paraId="1D25A0AE" w14:textId="291FFE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4.063</w:t>
      </w:r>
    </w:p>
    <w:p w14:paraId="479204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47C6AC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yekhane tāhāna icchā, thākuna sekhāne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āpanāra śāstra-mata karuna vidhāne</w:t>
      </w:r>
    </w:p>
    <w:p w14:paraId="2BC1A7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Him stay wherever He desires, and let Him preach the teachings of His scriptures in whatever way He wants.</w:t>
      </w:r>
    </w:p>
    <w:p w14:paraId="3F413DF1" w14:textId="26840F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4.064</w:t>
      </w:r>
    </w:p>
    <w:p w14:paraId="44F220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17DA0D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sarva-loka lai' sukhe karuna kīrtana</w:t>
      </w:r>
      <w:r w:rsidRPr="004A2847">
        <w:rPr>
          <w:rStyle w:val="BookTitle"/>
          <w:rFonts w:asciiTheme="minorHAnsi" w:hAnsiTheme="minorHAnsi" w:cstheme="minorHAnsi"/>
          <w:b w:val="0"/>
          <w:bCs w:val="0"/>
          <w:color w:val="000000"/>
          <w:sz w:val="28"/>
          <w:szCs w:val="28"/>
        </w:rPr>
        <w:br/>
        <w:t>virale thākuna, kibā yena laya mana</w:t>
      </w:r>
    </w:p>
    <w:p w14:paraId="23490D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“Let Him peacefully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with His followers, and let Him stay in a solitary place or anywhere else He likes.</w:t>
      </w:r>
    </w:p>
    <w:p w14:paraId="4486EE29" w14:textId="2B8262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4.065</w:t>
      </w:r>
    </w:p>
    <w:p w14:paraId="076B82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42782A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kāji vā koṭāla kibā hau kona jana</w:t>
      </w:r>
      <w:r w:rsidRPr="004A2847">
        <w:rPr>
          <w:rStyle w:val="BookTitle"/>
          <w:rFonts w:asciiTheme="minorHAnsi" w:hAnsiTheme="minorHAnsi" w:cstheme="minorHAnsi"/>
          <w:b w:val="0"/>
          <w:bCs w:val="0"/>
          <w:color w:val="000000"/>
          <w:sz w:val="28"/>
          <w:szCs w:val="28"/>
        </w:rPr>
        <w:br/>
        <w:t>kichu balilei tāra laimu jīvana”</w:t>
      </w:r>
    </w:p>
    <w:p w14:paraId="16FBB2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anyone attempts to oppose Him, I will take his life, whether he is a Kazi or a constable.”</w:t>
      </w:r>
    </w:p>
    <w:p w14:paraId="50FAB861" w14:textId="096FD1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4.066</w:t>
      </w:r>
    </w:p>
    <w:p w14:paraId="3D8034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7A72EA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ājñā kari' rājā gelā abhyantara</w:t>
      </w:r>
      <w:r w:rsidRPr="004A2847">
        <w:rPr>
          <w:rStyle w:val="BookTitle"/>
          <w:rFonts w:asciiTheme="minorHAnsi" w:hAnsiTheme="minorHAnsi" w:cstheme="minorHAnsi"/>
          <w:b w:val="0"/>
          <w:bCs w:val="0"/>
          <w:color w:val="000000"/>
          <w:sz w:val="28"/>
          <w:szCs w:val="28"/>
        </w:rPr>
        <w:br/>
        <w:t>hena raṅga kare prabhu śrī-gaurasundara</w:t>
      </w:r>
    </w:p>
    <w:p w14:paraId="25AB8A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the King issued this order, he went inside his palace. Such are the pastimes of Śrī Gaurasundara.</w:t>
      </w:r>
    </w:p>
    <w:p w14:paraId="40FB61C2" w14:textId="3A25EA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4.067</w:t>
      </w:r>
    </w:p>
    <w:p w14:paraId="06E213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2A191F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husena sāha sarva uḍiyāra deśe</w:t>
      </w:r>
      <w:r w:rsidRPr="004A2847">
        <w:rPr>
          <w:rStyle w:val="BookTitle"/>
          <w:rFonts w:asciiTheme="minorHAnsi" w:hAnsiTheme="minorHAnsi" w:cstheme="minorHAnsi"/>
          <w:b w:val="0"/>
          <w:bCs w:val="0"/>
          <w:color w:val="000000"/>
          <w:sz w:val="28"/>
          <w:szCs w:val="28"/>
        </w:rPr>
        <w:br/>
        <w:t>deva-mūrti bhāṅgileka deula-viśeṣe</w:t>
      </w:r>
    </w:p>
    <w:p w14:paraId="20D940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same Hussain Shah broke deities and temples throughout Orissa.</w:t>
      </w:r>
    </w:p>
    <w:p w14:paraId="497BC7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deula </w:t>
      </w:r>
      <w:r w:rsidRPr="004A2847">
        <w:rPr>
          <w:rStyle w:val="BookTitle"/>
          <w:rFonts w:asciiTheme="minorHAnsi" w:hAnsiTheme="minorHAnsi" w:cstheme="minorHAnsi"/>
          <w:b w:val="0"/>
          <w:bCs w:val="0"/>
          <w:color w:val="000000"/>
          <w:sz w:val="28"/>
          <w:szCs w:val="28"/>
        </w:rPr>
        <w:t>means “temple.”</w:t>
      </w:r>
    </w:p>
    <w:p w14:paraId="2CA47F30" w14:textId="477E10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4.068</w:t>
      </w:r>
    </w:p>
    <w:p w14:paraId="3DB029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2A22F4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yavane o mānileka gauracandra</w:t>
      </w:r>
      <w:r w:rsidRPr="004A2847">
        <w:rPr>
          <w:rStyle w:val="BookTitle"/>
          <w:rFonts w:asciiTheme="minorHAnsi" w:hAnsiTheme="minorHAnsi" w:cstheme="minorHAnsi"/>
          <w:b w:val="0"/>
          <w:bCs w:val="0"/>
          <w:color w:val="000000"/>
          <w:sz w:val="28"/>
          <w:szCs w:val="28"/>
        </w:rPr>
        <w:br/>
        <w:t>tathāpiha ebe nā mānaye yata andha</w:t>
      </w:r>
    </w:p>
    <w:p w14:paraId="1A0B59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such a Yavana respected Gauracandra, yet nowadays many blind persons do not.</w:t>
      </w:r>
    </w:p>
    <w:p w14:paraId="406CACCB" w14:textId="4E3F00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4.069</w:t>
      </w:r>
    </w:p>
    <w:p w14:paraId="242DC3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0ABEA5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māthā muḍāiyā sannyāsīra veśa dhare</w:t>
      </w:r>
      <w:r w:rsidRPr="004A2847">
        <w:rPr>
          <w:rStyle w:val="BookTitle"/>
          <w:rFonts w:asciiTheme="minorHAnsi" w:hAnsiTheme="minorHAnsi" w:cstheme="minorHAnsi"/>
          <w:b w:val="0"/>
          <w:bCs w:val="0"/>
          <w:color w:val="000000"/>
          <w:sz w:val="28"/>
          <w:szCs w:val="28"/>
        </w:rPr>
        <w:br/>
        <w:t>caitanyera guṇa śuni' poḍaye antare</w:t>
      </w:r>
    </w:p>
    <w:p w14:paraId="4ED7B2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 people shave their heads and don the dress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but their hearts burn when they hear the glories of Lord Caitanya.</w:t>
      </w:r>
    </w:p>
    <w:p w14:paraId="43E299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People who renounce the entire world and accept the dress of Māyāvādī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cannot become free of envy, because their hearts are full of hatred for hearing the transcendental qualities of Śrī Caitanyadeva. Although Māyāvādī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proudly consider themselves the gurus of Hindu society, they are at heart averse to Mahāprabhu. But even though the Yavana king belonged to a different religion, he accepted the qualities of Mahāprabhu, and </w:t>
      </w:r>
      <w:proofErr w:type="gramStart"/>
      <w:r w:rsidRPr="004A2847">
        <w:rPr>
          <w:rStyle w:val="BookTitle"/>
          <w:rFonts w:asciiTheme="minorHAnsi" w:hAnsiTheme="minorHAnsi" w:cstheme="minorHAnsi"/>
          <w:b w:val="0"/>
          <w:bCs w:val="0"/>
          <w:color w:val="000000"/>
          <w:sz w:val="28"/>
          <w:szCs w:val="28"/>
        </w:rPr>
        <w:t>in spite of</w:t>
      </w:r>
      <w:proofErr w:type="gramEnd"/>
      <w:r w:rsidRPr="004A2847">
        <w:rPr>
          <w:rStyle w:val="BookTitle"/>
          <w:rFonts w:asciiTheme="minorHAnsi" w:hAnsiTheme="minorHAnsi" w:cstheme="minorHAnsi"/>
          <w:b w:val="0"/>
          <w:bCs w:val="0"/>
          <w:color w:val="000000"/>
          <w:sz w:val="28"/>
          <w:szCs w:val="28"/>
        </w:rPr>
        <w:t xml:space="preserve"> knowing that Mahāprabhu belonged to another community he ordered that no one from his own community should oppose or become envious of Mahāprabhu. Even though many envious pseudo-religionists see the magnanimity and faith in Mahāprabhu possessed by the King, who belonged to an opposing religion and who was superior to the envious so-called-Hindu Māyāvādīs, they nevertheless oppose Mahāprabhu.</w:t>
      </w:r>
    </w:p>
    <w:p w14:paraId="672BF13A" w14:textId="7C84E3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4.070-072</w:t>
      </w:r>
    </w:p>
    <w:p w14:paraId="1BD22C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70-72</w:t>
      </w:r>
    </w:p>
    <w:p w14:paraId="68F154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yaśe ananta-brahmāṇḍa paripūrṇa</w:t>
      </w:r>
      <w:r w:rsidRPr="004A2847">
        <w:rPr>
          <w:rStyle w:val="BookTitle"/>
          <w:rFonts w:asciiTheme="minorHAnsi" w:hAnsiTheme="minorHAnsi" w:cstheme="minorHAnsi"/>
          <w:b w:val="0"/>
          <w:bCs w:val="0"/>
          <w:color w:val="000000"/>
          <w:sz w:val="28"/>
          <w:szCs w:val="28"/>
        </w:rPr>
        <w:br/>
        <w:t>yāṅra yaśe avidyā-samūha kare cūrṇa</w:t>
      </w:r>
    </w:p>
    <w:p w14:paraId="0D449C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yaśe śeṣa-ramā-aja-bhava-matta</w:t>
      </w:r>
      <w:r w:rsidRPr="004A2847">
        <w:rPr>
          <w:rStyle w:val="BookTitle"/>
          <w:rFonts w:asciiTheme="minorHAnsi" w:hAnsiTheme="minorHAnsi" w:cstheme="minorHAnsi"/>
          <w:b w:val="0"/>
          <w:bCs w:val="0"/>
          <w:color w:val="000000"/>
          <w:sz w:val="28"/>
          <w:szCs w:val="28"/>
        </w:rPr>
        <w:br/>
        <w:t>yāṅra yaśa gāya cāri vede kari' tattva</w:t>
      </w:r>
    </w:p>
    <w:p w14:paraId="1C3101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śrī-caitanya-yaśe yāra asantoṣa</w:t>
      </w:r>
      <w:r w:rsidRPr="004A2847">
        <w:rPr>
          <w:rStyle w:val="BookTitle"/>
          <w:rFonts w:asciiTheme="minorHAnsi" w:hAnsiTheme="minorHAnsi" w:cstheme="minorHAnsi"/>
          <w:b w:val="0"/>
          <w:bCs w:val="0"/>
          <w:color w:val="000000"/>
          <w:sz w:val="28"/>
          <w:szCs w:val="28"/>
        </w:rPr>
        <w:br/>
        <w:t>sarva-guṇa thākile o tāra sarva-doṣa</w:t>
      </w:r>
    </w:p>
    <w:p w14:paraId="1F1AE1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 person may be full of all good qualities, but if he is unhappy to hear Lord Caitanya's glories, which are spread throughout innumerable universes, which destroy all ignorance, which intoxicate Śeṣa, Lakṣmī, Brahmā, and Śiva, and which are sung by the four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then such a person's qualities are nothing but faults.</w:t>
      </w:r>
    </w:p>
    <w:p w14:paraId="653D818B" w14:textId="509C31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4.073</w:t>
      </w:r>
    </w:p>
    <w:p w14:paraId="039F97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1C85BE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sarva-guṇa-hīna yadi caitanya-caraṇe</w:t>
      </w:r>
      <w:r w:rsidRPr="004A2847">
        <w:rPr>
          <w:rStyle w:val="BookTitle"/>
          <w:rFonts w:asciiTheme="minorHAnsi" w:hAnsiTheme="minorHAnsi" w:cstheme="minorHAnsi"/>
          <w:b w:val="0"/>
          <w:bCs w:val="0"/>
          <w:color w:val="000000"/>
          <w:sz w:val="28"/>
          <w:szCs w:val="28"/>
        </w:rPr>
        <w:br/>
        <w:t>smaraṇa karile yāya vaikuṇṭha-bhuvane</w:t>
      </w:r>
    </w:p>
    <w:p w14:paraId="51F6DD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if a person who has no good qualities remembers the lotus feet of Lord Caitanya, then he attains the abode of Vaikuṇṭha.</w:t>
      </w:r>
    </w:p>
    <w:p w14:paraId="069F3556" w14:textId="4570CB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4.074</w:t>
      </w:r>
    </w:p>
    <w:p w14:paraId="24CDCB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05F3B560" w14:textId="2FD0DE7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āre bhāi śuna śeṣa-khaṇḍa-līlā</w:t>
      </w:r>
      <w:ins w:id="136" w:author="your servant" w:date="2020-05-14T17:04:00Z">
        <w:r w:rsidR="00CE38A4">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ye-rūpe khelilā kṛṣṇa saṅkīrtana-khelā</w:t>
      </w:r>
    </w:p>
    <w:p w14:paraId="7181DC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brothers, just hear the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xml:space="preserve"> pastimes, which include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pastimes performed by Kṛṣṇa.</w:t>
      </w:r>
    </w:p>
    <w:p w14:paraId="1E013FEE" w14:textId="1E9CC6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4.075</w:t>
      </w:r>
    </w:p>
    <w:p w14:paraId="30FE46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25E87F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rājāra mukhe susatya vacana</w:t>
      </w:r>
      <w:r w:rsidRPr="004A2847">
        <w:rPr>
          <w:rStyle w:val="BookTitle"/>
          <w:rFonts w:asciiTheme="minorHAnsi" w:hAnsiTheme="minorHAnsi" w:cstheme="minorHAnsi"/>
          <w:b w:val="0"/>
          <w:bCs w:val="0"/>
          <w:color w:val="000000"/>
          <w:sz w:val="28"/>
          <w:szCs w:val="28"/>
        </w:rPr>
        <w:br/>
        <w:t>tuṣṭa hailena yata susajjana-gaṇa</w:t>
      </w:r>
    </w:p>
    <w:p w14:paraId="635E29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 truthful words of the King, all the pious persons became pleased.</w:t>
      </w:r>
    </w:p>
    <w:p w14:paraId="2E57CFB3" w14:textId="1B959E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4.076</w:t>
      </w:r>
    </w:p>
    <w:p w14:paraId="79C7D2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01EA30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meli' eka sthāne vasiyā nibhṛte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lāgilena yuktivāda-mantraṇā karite</w:t>
      </w:r>
    </w:p>
    <w:p w14:paraId="10436B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gathered in a solitary place and considered the situation.</w:t>
      </w:r>
    </w:p>
    <w:p w14:paraId="0582A6FF" w14:textId="0F7D5D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4.077</w:t>
      </w:r>
    </w:p>
    <w:p w14:paraId="004D3E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2E6E56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“svabhāvei rājā mahā-kāla-yavana</w:t>
      </w:r>
      <w:r w:rsidRPr="004A2847">
        <w:rPr>
          <w:rStyle w:val="BookTitle"/>
          <w:rFonts w:asciiTheme="minorHAnsi" w:hAnsiTheme="minorHAnsi" w:cstheme="minorHAnsi"/>
          <w:b w:val="0"/>
          <w:bCs w:val="0"/>
          <w:color w:val="000000"/>
          <w:sz w:val="28"/>
          <w:szCs w:val="28"/>
        </w:rPr>
        <w:br/>
        <w:t>mahātamo-guṇa-vṛddhi haya ghane ghana</w:t>
      </w:r>
    </w:p>
    <w:p w14:paraId="5A00D4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Yavana king is by nature like death personified, for he cultivates the mode of ignorance.</w:t>
      </w:r>
    </w:p>
    <w:p w14:paraId="6CF4EC99" w14:textId="332FE2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4.078</w:t>
      </w:r>
    </w:p>
    <w:p w14:paraId="0B2590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3B20E1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oḍra-deśe koṭi koṭi pratimā, prāsāda</w:t>
      </w:r>
      <w:r w:rsidRPr="004A2847">
        <w:rPr>
          <w:rStyle w:val="BookTitle"/>
          <w:rFonts w:asciiTheme="minorHAnsi" w:hAnsiTheme="minorHAnsi" w:cstheme="minorHAnsi"/>
          <w:b w:val="0"/>
          <w:bCs w:val="0"/>
          <w:color w:val="000000"/>
          <w:sz w:val="28"/>
          <w:szCs w:val="28"/>
        </w:rPr>
        <w:br/>
        <w:t>bhāṅgileka, kata kata karila pramāda</w:t>
      </w:r>
    </w:p>
    <w:p w14:paraId="777907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broke millions of deities and temples in Orissa and created great havoc there.</w:t>
      </w:r>
    </w:p>
    <w:p w14:paraId="792B5FC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oḍra-deśe </w:t>
      </w:r>
      <w:r w:rsidRPr="004A2847">
        <w:rPr>
          <w:rStyle w:val="BookTitle"/>
          <w:rFonts w:asciiTheme="minorHAnsi" w:hAnsiTheme="minorHAnsi" w:cstheme="minorHAnsi"/>
          <w:b w:val="0"/>
          <w:bCs w:val="0"/>
          <w:color w:val="000000"/>
          <w:sz w:val="28"/>
          <w:szCs w:val="28"/>
        </w:rPr>
        <w:t>means “in Orissa.”</w:t>
      </w:r>
    </w:p>
    <w:p w14:paraId="100698C9" w14:textId="77B6A8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4.079</w:t>
      </w:r>
    </w:p>
    <w:p w14:paraId="682006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2FAFC2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āsi' sattva-guṇa upajila mane</w:t>
      </w:r>
      <w:r w:rsidRPr="004A2847">
        <w:rPr>
          <w:rStyle w:val="BookTitle"/>
          <w:rFonts w:asciiTheme="minorHAnsi" w:hAnsiTheme="minorHAnsi" w:cstheme="minorHAnsi"/>
          <w:b w:val="0"/>
          <w:bCs w:val="0"/>
          <w:color w:val="000000"/>
          <w:sz w:val="28"/>
          <w:szCs w:val="28"/>
        </w:rPr>
        <w:br/>
        <w:t>teñi bhāla kahileka āmā'-sabā'-sthāne</w:t>
      </w:r>
    </w:p>
    <w:p w14:paraId="04BCDF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arrangement of </w:t>
      </w:r>
      <w:proofErr w:type="gramStart"/>
      <w:r w:rsidRPr="004A2847">
        <w:rPr>
          <w:rStyle w:val="BookTitle"/>
          <w:rFonts w:asciiTheme="minorHAnsi" w:hAnsiTheme="minorHAnsi" w:cstheme="minorHAnsi"/>
          <w:b/>
          <w:bCs/>
          <w:color w:val="800000"/>
          <w:sz w:val="28"/>
          <w:szCs w:val="28"/>
        </w:rPr>
        <w:t>providence</w:t>
      </w:r>
      <w:proofErr w:type="gramEnd"/>
      <w:r w:rsidRPr="004A2847">
        <w:rPr>
          <w:rStyle w:val="BookTitle"/>
          <w:rFonts w:asciiTheme="minorHAnsi" w:hAnsiTheme="minorHAnsi" w:cstheme="minorHAnsi"/>
          <w:b/>
          <w:bCs/>
          <w:color w:val="800000"/>
          <w:sz w:val="28"/>
          <w:szCs w:val="28"/>
        </w:rPr>
        <w:t xml:space="preserve"> he has now developed the mode of goodness.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he has spoken nicely to us.</w:t>
      </w:r>
    </w:p>
    <w:p w14:paraId="5CC5FDF1" w14:textId="434A11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4.080</w:t>
      </w:r>
    </w:p>
    <w:p w14:paraId="32ABE8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0813DF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kona pātra āsi' kumantraṇā dile</w:t>
      </w:r>
      <w:r w:rsidRPr="004A2847">
        <w:rPr>
          <w:rStyle w:val="BookTitle"/>
          <w:rFonts w:asciiTheme="minorHAnsi" w:hAnsiTheme="minorHAnsi" w:cstheme="minorHAnsi"/>
          <w:b w:val="0"/>
          <w:bCs w:val="0"/>
          <w:color w:val="000000"/>
          <w:sz w:val="28"/>
          <w:szCs w:val="28"/>
        </w:rPr>
        <w:br/>
        <w:t>āra bāra kubuddhi āsiyā pāche mile</w:t>
      </w:r>
    </w:p>
    <w:p w14:paraId="7D68B6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if someone approaches him and gives him some bad advice, he will again become wicked-minded.</w:t>
      </w:r>
    </w:p>
    <w:p w14:paraId="353E74AB" w14:textId="038B0D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4.081</w:t>
      </w:r>
    </w:p>
    <w:p w14:paraId="380EA4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24CBAC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jāni kadācit bale `kemana gosāñi</w:t>
      </w:r>
      <w:r w:rsidRPr="004A2847">
        <w:rPr>
          <w:rStyle w:val="BookTitle"/>
          <w:rFonts w:asciiTheme="minorHAnsi" w:hAnsiTheme="minorHAnsi" w:cstheme="minorHAnsi"/>
          <w:b w:val="0"/>
          <w:bCs w:val="0"/>
          <w:color w:val="000000"/>
          <w:sz w:val="28"/>
          <w:szCs w:val="28"/>
        </w:rPr>
        <w:br/>
        <w:t>āna' giyā dekhibāre cāhi ei ṭhāñi'</w:t>
      </w:r>
    </w:p>
    <w:p w14:paraId="34AB97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 if he says, `What kind of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is He? Bring Him here, I want to see.'</w:t>
      </w:r>
    </w:p>
    <w:p w14:paraId="35DC1340" w14:textId="29B311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4.082</w:t>
      </w:r>
    </w:p>
    <w:p w14:paraId="56DB47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353FD9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gosāñire pāṭhāi kahiyā</w:t>
      </w:r>
      <w:r w:rsidRPr="004A2847">
        <w:rPr>
          <w:rStyle w:val="BookTitle"/>
          <w:rFonts w:asciiTheme="minorHAnsi" w:hAnsiTheme="minorHAnsi" w:cstheme="minorHAnsi"/>
          <w:b w:val="0"/>
          <w:bCs w:val="0"/>
          <w:color w:val="000000"/>
          <w:sz w:val="28"/>
          <w:szCs w:val="28"/>
        </w:rPr>
        <w:br/>
        <w:t>`rājāra nikaṭa-grāme ki kārya rahiyā'”</w:t>
      </w:r>
    </w:p>
    <w:p w14:paraId="6D8862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us therefore send someone to the Lord with the message, `What is the use of staying in a place near the King?'”</w:t>
      </w:r>
    </w:p>
    <w:p w14:paraId="24457DD2" w14:textId="5C8506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4.083</w:t>
      </w:r>
    </w:p>
    <w:p w14:paraId="18F8AA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16ABCF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yukti kari' sabe eka subrāhmaṇa</w:t>
      </w:r>
      <w:r w:rsidRPr="004A2847">
        <w:rPr>
          <w:rStyle w:val="BookTitle"/>
          <w:rFonts w:asciiTheme="minorHAnsi" w:hAnsiTheme="minorHAnsi" w:cstheme="minorHAnsi"/>
          <w:b w:val="0"/>
          <w:bCs w:val="0"/>
          <w:color w:val="000000"/>
          <w:sz w:val="28"/>
          <w:szCs w:val="28"/>
        </w:rPr>
        <w:br/>
        <w:t>pāṭhāiyā saṅgope dilena tata-kṣaṇa</w:t>
      </w:r>
    </w:p>
    <w:p w14:paraId="58492F4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planning in this way, they at once secretly sent a pious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to meet the Lord.</w:t>
      </w:r>
    </w:p>
    <w:p w14:paraId="0AA77DD4" w14:textId="5BECB2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4.084</w:t>
      </w:r>
    </w:p>
    <w:p w14:paraId="5692E8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5D00E3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nijānande mahāprabhu matta sarva-kṣaṇa</w:t>
      </w:r>
      <w:r w:rsidRPr="004A2847">
        <w:rPr>
          <w:rStyle w:val="BookTitle"/>
          <w:rFonts w:asciiTheme="minorHAnsi" w:hAnsiTheme="minorHAnsi" w:cstheme="minorHAnsi"/>
          <w:b w:val="0"/>
          <w:bCs w:val="0"/>
          <w:color w:val="000000"/>
          <w:sz w:val="28"/>
          <w:szCs w:val="28"/>
        </w:rPr>
        <w:br/>
        <w:t>prema-rase niravadhi huṅkāra garjana</w:t>
      </w:r>
    </w:p>
    <w:p w14:paraId="0624FB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Mahāprabhu, however, was continually intoxicated in His own ecstasy. He constantly roared loudly in the mellows of ecstatic love.</w:t>
      </w:r>
    </w:p>
    <w:p w14:paraId="53DF6756" w14:textId="3AD0AC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4.085</w:t>
      </w:r>
    </w:p>
    <w:p w14:paraId="3C8C39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6A8561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lakṣa-koṭi loka mili' kare hari-dhvani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ānande nācaye mājhe prabhu nyāsi-maṇi</w:t>
      </w:r>
    </w:p>
    <w:p w14:paraId="19F27D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Millions of people chanted the name of Hari as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joyfully danced.</w:t>
      </w:r>
    </w:p>
    <w:p w14:paraId="06B21B0E" w14:textId="4F85BE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4.086</w:t>
      </w:r>
    </w:p>
    <w:p w14:paraId="79C4A8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087F1E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 kathā anya kārya nāhi kona kṣaṇa</w:t>
      </w:r>
      <w:r w:rsidRPr="004A2847">
        <w:rPr>
          <w:rStyle w:val="BookTitle"/>
          <w:rFonts w:asciiTheme="minorHAnsi" w:hAnsiTheme="minorHAnsi" w:cstheme="minorHAnsi"/>
          <w:b w:val="0"/>
          <w:bCs w:val="0"/>
          <w:color w:val="000000"/>
          <w:sz w:val="28"/>
          <w:szCs w:val="28"/>
        </w:rPr>
        <w:br/>
        <w:t>ahar-niśa bolena bolāyena saṅkīrtana</w:t>
      </w:r>
    </w:p>
    <w:p w14:paraId="0FCB26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did not speak or do anything for even a moment other than chant and induce others to chant in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day and night.</w:t>
      </w:r>
    </w:p>
    <w:p w14:paraId="7F886807" w14:textId="492A17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4.087</w:t>
      </w:r>
    </w:p>
    <w:p w14:paraId="2F0BC6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71CB4D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vismita baḍa hailā brāhmaṇa</w:t>
      </w:r>
      <w:r w:rsidRPr="004A2847">
        <w:rPr>
          <w:rStyle w:val="BookTitle"/>
          <w:rFonts w:asciiTheme="minorHAnsi" w:hAnsiTheme="minorHAnsi" w:cstheme="minorHAnsi"/>
          <w:b w:val="0"/>
          <w:bCs w:val="0"/>
          <w:color w:val="000000"/>
          <w:sz w:val="28"/>
          <w:szCs w:val="28"/>
        </w:rPr>
        <w:br/>
        <w:t>kathā kahibāre avasara nāhi kṣaṇa</w:t>
      </w:r>
    </w:p>
    <w:p w14:paraId="1F70E2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became struck with wonder when he could not find even a moment to speak with the Lord.</w:t>
      </w:r>
    </w:p>
    <w:p w14:paraId="48AD7EB2" w14:textId="065208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4.088</w:t>
      </w:r>
    </w:p>
    <w:p w14:paraId="42E24F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7F195C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anya-jana-sahita kathāra kon dāya?</w:t>
      </w:r>
      <w:r w:rsidRPr="004A2847">
        <w:rPr>
          <w:rStyle w:val="BookTitle"/>
          <w:rFonts w:asciiTheme="minorHAnsi" w:hAnsiTheme="minorHAnsi" w:cstheme="minorHAnsi"/>
          <w:b w:val="0"/>
          <w:bCs w:val="0"/>
          <w:color w:val="000000"/>
          <w:sz w:val="28"/>
          <w:szCs w:val="28"/>
        </w:rPr>
        <w:br/>
        <w:t>nija-pāriṣadei sambhāṣā nāhi pāya</w:t>
      </w:r>
    </w:p>
    <w:p w14:paraId="0B10A4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conversing with others, the Lord did not even converse with His own associates.</w:t>
      </w:r>
    </w:p>
    <w:p w14:paraId="1881FA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Many intimate associates of Mahāprabhu would not find an opportunity to converse with Him. Śrī Gaurasundara spent His days and nights constantly performing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Himself and encouraging others to perform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outside persons would not get an opportunity to give Him advice.</w:t>
      </w:r>
    </w:p>
    <w:p w14:paraId="4D80D7E1" w14:textId="1F4CBC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4.089-090</w:t>
      </w:r>
    </w:p>
    <w:p w14:paraId="62E6C1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89-90</w:t>
      </w:r>
    </w:p>
    <w:p w14:paraId="499697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dibā, kibā rātre, kibā nija-para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kibā jala, kibā sthala, ki grāma-prāntara</w:t>
      </w:r>
    </w:p>
    <w:p w14:paraId="313E4E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nāhi jāne prabhu nija-bhakti-rase</w:t>
      </w:r>
      <w:r w:rsidRPr="004A2847">
        <w:rPr>
          <w:rStyle w:val="BookTitle"/>
          <w:rFonts w:asciiTheme="minorHAnsi" w:hAnsiTheme="minorHAnsi" w:cstheme="minorHAnsi"/>
          <w:b w:val="0"/>
          <w:bCs w:val="0"/>
          <w:color w:val="000000"/>
          <w:sz w:val="28"/>
          <w:szCs w:val="28"/>
        </w:rPr>
        <w:br/>
        <w:t>ahar-niśa nija-prema-sindhu-mājhe bhāse</w:t>
      </w:r>
    </w:p>
    <w:p w14:paraId="3E5D52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unaware whether it was day or night, whether one was an insider or an outsider, whether He was on land or in water, or whether He was in the village or outside the village. He simply floated day and night in the ocean of His own ecstatic love.</w:t>
      </w:r>
    </w:p>
    <w:p w14:paraId="1D40A01C" w14:textId="26C3BE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4.091</w:t>
      </w:r>
    </w:p>
    <w:p w14:paraId="534B12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01FECD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prabhu-saṅge kathā kahibāre nāhi kṣaṇa</w:t>
      </w:r>
      <w:r w:rsidRPr="004A2847">
        <w:rPr>
          <w:rStyle w:val="BookTitle"/>
          <w:rFonts w:asciiTheme="minorHAnsi" w:hAnsiTheme="minorHAnsi" w:cstheme="minorHAnsi"/>
          <w:b w:val="0"/>
          <w:bCs w:val="0"/>
          <w:color w:val="000000"/>
          <w:sz w:val="28"/>
          <w:szCs w:val="28"/>
        </w:rPr>
        <w:br/>
        <w:t>bhakta-varga-sthāne kathā kahila brāhmaṇa</w:t>
      </w:r>
    </w:p>
    <w:p w14:paraId="2723CA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Being unable to find any opportunity to speak to the Lord,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gave his message to the devotees.</w:t>
      </w:r>
    </w:p>
    <w:p w14:paraId="230FB94E" w14:textId="329247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4.092</w:t>
      </w:r>
    </w:p>
    <w:p w14:paraId="2D449C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3C25AF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dvija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“tumi-saba gosāñira gaṇa!</w:t>
      </w:r>
      <w:r w:rsidRPr="004A2847">
        <w:rPr>
          <w:rStyle w:val="BookTitle"/>
          <w:rFonts w:asciiTheme="minorHAnsi" w:hAnsiTheme="minorHAnsi" w:cstheme="minorHAnsi"/>
          <w:b w:val="0"/>
          <w:bCs w:val="0"/>
          <w:color w:val="000000"/>
          <w:sz w:val="28"/>
          <w:szCs w:val="28"/>
        </w:rPr>
        <w:br/>
        <w:t>samaya pāile ei kahio kathana</w:t>
      </w:r>
    </w:p>
    <w:p w14:paraId="0CCC4B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said, “You are all associates of the Lord. When you find time, please give Him this message.</w:t>
      </w:r>
    </w:p>
    <w:p w14:paraId="14748096" w14:textId="5F73E8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4.093</w:t>
      </w:r>
    </w:p>
    <w:p w14:paraId="5475C4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4509AD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`rājāra nikaṭa-grāme ki kārya rahiyā'</w:t>
      </w:r>
      <w:r w:rsidRPr="004A2847">
        <w:rPr>
          <w:rStyle w:val="BookTitle"/>
          <w:rFonts w:asciiTheme="minorHAnsi" w:hAnsiTheme="minorHAnsi" w:cstheme="minorHAnsi"/>
          <w:b w:val="0"/>
          <w:bCs w:val="0"/>
          <w:color w:val="000000"/>
          <w:sz w:val="28"/>
          <w:szCs w:val="28"/>
        </w:rPr>
        <w:br/>
        <w:t>ei kathā sabe pāṭhāilena kahiyā”</w:t>
      </w:r>
    </w:p>
    <w:p w14:paraId="1F4FFB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been sent by concerned persons to ask the Lord, `What is the use of staying in a place near the King?'”</w:t>
      </w:r>
    </w:p>
    <w:p w14:paraId="5A6A9F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lives in a capital city and becomes entangled by the inhabitants' affection, then under the influence of mental speculation and other's bad counsel the King's mind may turn hostile and he may begin to cause trouble.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color w:val="000000"/>
          <w:sz w:val="28"/>
          <w:szCs w:val="28"/>
        </w:rPr>
        <w:lastRenderedPageBreak/>
        <w:t>everyone decided that it was desirable for Gaurasundara to go elsewhere.</w:t>
      </w:r>
    </w:p>
    <w:p w14:paraId="4765DE57" w14:textId="4B19BF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4.094</w:t>
      </w:r>
    </w:p>
    <w:p w14:paraId="2A0F97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3326B4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kahi' ei kathā dvija gelā nija-sthāne</w:t>
      </w:r>
      <w:r w:rsidRPr="004A2847">
        <w:rPr>
          <w:rStyle w:val="BookTitle"/>
          <w:rFonts w:asciiTheme="minorHAnsi" w:hAnsiTheme="minorHAnsi" w:cstheme="minorHAnsi"/>
          <w:b w:val="0"/>
          <w:bCs w:val="0"/>
          <w:color w:val="000000"/>
          <w:sz w:val="28"/>
          <w:szCs w:val="28"/>
        </w:rPr>
        <w:br/>
        <w:t>prabhure kariyā koṭi-daṇḍa-paraṇāme</w:t>
      </w:r>
    </w:p>
    <w:p w14:paraId="6EE453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delivering the message and offering millions of obeisances to the Lord,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returned to his home.</w:t>
      </w:r>
    </w:p>
    <w:p w14:paraId="485F4FEF" w14:textId="0D7FD0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4.095</w:t>
      </w:r>
    </w:p>
    <w:p w14:paraId="0B8A57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55469F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kathāśuni' īśvarera pāriṣada-gaṇe</w:t>
      </w:r>
      <w:r w:rsidRPr="004A2847">
        <w:rPr>
          <w:rStyle w:val="BookTitle"/>
          <w:rFonts w:asciiTheme="minorHAnsi" w:hAnsiTheme="minorHAnsi" w:cstheme="minorHAnsi"/>
          <w:b w:val="0"/>
          <w:bCs w:val="0"/>
          <w:color w:val="000000"/>
          <w:sz w:val="28"/>
          <w:szCs w:val="28"/>
        </w:rPr>
        <w:br/>
        <w:t>sabe cintā-yukta hailena mane mane</w:t>
      </w:r>
    </w:p>
    <w:p w14:paraId="1159DA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Lord's associates heard that message, they became somewhat worried.</w:t>
      </w:r>
    </w:p>
    <w:p w14:paraId="3F218EE3" w14:textId="35C857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4.096</w:t>
      </w:r>
    </w:p>
    <w:p w14:paraId="057381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3B3B8F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sthāne se kahete nāhi kṣaṇa</w:t>
      </w:r>
      <w:r w:rsidRPr="004A2847">
        <w:rPr>
          <w:rStyle w:val="BookTitle"/>
          <w:rFonts w:asciiTheme="minorHAnsi" w:hAnsiTheme="minorHAnsi" w:cstheme="minorHAnsi"/>
          <w:b w:val="0"/>
          <w:bCs w:val="0"/>
          <w:color w:val="000000"/>
          <w:sz w:val="28"/>
          <w:szCs w:val="28"/>
        </w:rPr>
        <w:br/>
        <w:t>bāhya nāhi prakāśena śrī-śacīnandana</w:t>
      </w:r>
    </w:p>
    <w:p w14:paraId="76F340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they also could not find a moment to speak to the Lord, because Śrī Śacīnandana did not manifest external consciousness.</w:t>
      </w:r>
    </w:p>
    <w:p w14:paraId="6D0C94CF" w14:textId="1CF204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4.097</w:t>
      </w:r>
    </w:p>
    <w:p w14:paraId="16B5B5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53F9E8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`bola bola hari-bola hari-bola' bali'</w:t>
      </w:r>
      <w:r w:rsidRPr="004A2847">
        <w:rPr>
          <w:rStyle w:val="BookTitle"/>
          <w:rFonts w:asciiTheme="minorHAnsi" w:hAnsiTheme="minorHAnsi" w:cstheme="minorHAnsi"/>
          <w:b w:val="0"/>
          <w:bCs w:val="0"/>
          <w:color w:val="000000"/>
          <w:sz w:val="28"/>
          <w:szCs w:val="28"/>
        </w:rPr>
        <w:br/>
        <w:t>ei mātra bale prabhu dui bāhu tuli'</w:t>
      </w:r>
    </w:p>
    <w:p w14:paraId="3565BE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raised His two arms and would say only, “Chant! Chant! Chant the name of Hari! Chant the name of Hari!”</w:t>
      </w:r>
    </w:p>
    <w:p w14:paraId="1B5A162A" w14:textId="559C77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4.098</w:t>
      </w:r>
    </w:p>
    <w:p w14:paraId="6A1106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2A23D9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catur-dike mahānande koṭi koṭi loka</w:t>
      </w:r>
      <w:r w:rsidRPr="004A2847">
        <w:rPr>
          <w:rStyle w:val="BookTitle"/>
          <w:rFonts w:asciiTheme="minorHAnsi" w:hAnsiTheme="minorHAnsi" w:cstheme="minorHAnsi"/>
          <w:b w:val="0"/>
          <w:bCs w:val="0"/>
          <w:color w:val="000000"/>
          <w:sz w:val="28"/>
          <w:szCs w:val="28"/>
        </w:rPr>
        <w:br/>
        <w:t>tāli diyā `hari' bale parama kautuka</w:t>
      </w:r>
    </w:p>
    <w:p w14:paraId="3C677C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four directions, millions of people clapped their hands and joyfully chanted the names of Hari.</w:t>
      </w:r>
    </w:p>
    <w:p w14:paraId="692C349E" w14:textId="5C81B7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4.099</w:t>
      </w:r>
    </w:p>
    <w:p w14:paraId="5FEB71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6666AA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sevakera nāma karile smaraṇa</w:t>
      </w:r>
      <w:r w:rsidRPr="004A2847">
        <w:rPr>
          <w:rStyle w:val="BookTitle"/>
          <w:rFonts w:asciiTheme="minorHAnsi" w:hAnsiTheme="minorHAnsi" w:cstheme="minorHAnsi"/>
          <w:b w:val="0"/>
          <w:bCs w:val="0"/>
          <w:color w:val="000000"/>
          <w:sz w:val="28"/>
          <w:szCs w:val="28"/>
        </w:rPr>
        <w:br/>
        <w:t>sarva-vighna dūra haya, khaṇḍaye bandhana</w:t>
      </w:r>
    </w:p>
    <w:p w14:paraId="0BA249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Simply by remembering the names of His servants, all obstacles are vanquished and all entanglement is broken.</w:t>
      </w:r>
    </w:p>
    <w:p w14:paraId="6BFA5C37" w14:textId="497F95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4.100</w:t>
      </w:r>
    </w:p>
    <w:p w14:paraId="7EB08B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55E033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yāṅhāra śaktite jīva bala kari' cale</w:t>
      </w:r>
      <w:r w:rsidRPr="004A2847">
        <w:rPr>
          <w:rStyle w:val="BookTitle"/>
          <w:rFonts w:asciiTheme="minorHAnsi" w:hAnsiTheme="minorHAnsi" w:cstheme="minorHAnsi"/>
          <w:b w:val="0"/>
          <w:bCs w:val="0"/>
          <w:color w:val="000000"/>
          <w:sz w:val="28"/>
          <w:szCs w:val="28"/>
        </w:rPr>
        <w:br/>
        <w:t>paraṁ-brahma nitya-śuddha' yāṅre vede bale</w:t>
      </w:r>
    </w:p>
    <w:p w14:paraId="1533DD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living entities survive simply by His potencies.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glorify Him as the eternally pure Supreme Brahman.</w:t>
      </w:r>
    </w:p>
    <w:p w14:paraId="01D063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(7.8.7) it is stated: </w:t>
      </w:r>
      <w:r w:rsidRPr="004A2847">
        <w:rPr>
          <w:rStyle w:val="BookTitle"/>
          <w:rFonts w:asciiTheme="minorHAnsi" w:hAnsiTheme="minorHAnsi" w:cstheme="minorHAnsi"/>
          <w:b w:val="0"/>
          <w:bCs w:val="0"/>
          <w:i/>
          <w:iCs/>
          <w:color w:val="000000"/>
          <w:sz w:val="28"/>
          <w:szCs w:val="28"/>
        </w:rPr>
        <w:t>sa vai balaṁ balināṁ cāpareṣām</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He is not only your strength or mine, but the only strength for everyone.”</w:t>
      </w:r>
    </w:p>
    <w:p w14:paraId="3274CD4E" w14:textId="2A78CE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4.101</w:t>
      </w:r>
    </w:p>
    <w:p w14:paraId="45F4EC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601545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yāṅhāra māyāya jīva pāsari' āpanā</w:t>
      </w:r>
      <w:r w:rsidRPr="004A2847">
        <w:rPr>
          <w:rStyle w:val="BookTitle"/>
          <w:rFonts w:asciiTheme="minorHAnsi" w:hAnsiTheme="minorHAnsi" w:cstheme="minorHAnsi"/>
          <w:b w:val="0"/>
          <w:bCs w:val="0"/>
          <w:color w:val="000000"/>
          <w:sz w:val="28"/>
          <w:szCs w:val="28"/>
        </w:rPr>
        <w:br/>
        <w:t>baddha hai' pāiyāche saṁsāra-vāsanā</w:t>
      </w:r>
    </w:p>
    <w:p w14:paraId="2B20C0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living entities have forgotten who they are. They have become conditioned and have developed material desires simply by the influence of His illusory energy.</w:t>
      </w:r>
    </w:p>
    <w:p w14:paraId="227541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20.117) it is stated:</w:t>
      </w:r>
    </w:p>
    <w:p w14:paraId="0764E9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bhuli' sei jīva anādi-bahirmukha</w:t>
      </w:r>
      <w:r w:rsidRPr="004A2847">
        <w:rPr>
          <w:rStyle w:val="BookTitle"/>
          <w:rFonts w:asciiTheme="minorHAnsi" w:hAnsiTheme="minorHAnsi" w:cstheme="minorHAnsi"/>
          <w:b w:val="0"/>
          <w:bCs w:val="0"/>
          <w:color w:val="000000"/>
          <w:sz w:val="28"/>
          <w:szCs w:val="28"/>
        </w:rPr>
        <w:br/>
        <w:t>ataeva māyā tāre deya saṁsāra-duḥkha</w:t>
      </w:r>
    </w:p>
    <w:p w14:paraId="455AFB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“Forgetting Kṛṣṇa, the living entity has been attracted by the external feature from time immemorial.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 illusory energy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gives him all kinds of misery in his material existence.”</w:t>
      </w:r>
    </w:p>
    <w:p w14:paraId="4E75B480" w14:textId="662181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4.102</w:t>
      </w:r>
    </w:p>
    <w:p w14:paraId="149A63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01D987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se-prabhu āpane sarva-jīva uddhārite</w:t>
      </w:r>
      <w:r w:rsidRPr="004A2847">
        <w:rPr>
          <w:rStyle w:val="BookTitle"/>
          <w:rFonts w:asciiTheme="minorHAnsi" w:hAnsiTheme="minorHAnsi" w:cstheme="minorHAnsi"/>
          <w:b w:val="0"/>
          <w:bCs w:val="0"/>
          <w:color w:val="000000"/>
          <w:sz w:val="28"/>
          <w:szCs w:val="28"/>
        </w:rPr>
        <w:br/>
        <w:t>avatariyāche bhakti-rase pṛthivīte</w:t>
      </w:r>
    </w:p>
    <w:p w14:paraId="1123F7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Lord personally appeared in this world to relish the mellows of devotional service and to deliver all living entities.</w:t>
      </w:r>
    </w:p>
    <w:p w14:paraId="2BDFC85D" w14:textId="00B36D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4.103</w:t>
      </w:r>
    </w:p>
    <w:p w14:paraId="43165F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4C5478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vā tāhane rājā, kāre tāṅra bhaya?</w:t>
      </w:r>
      <w:r w:rsidRPr="004A2847">
        <w:rPr>
          <w:rStyle w:val="BookTitle"/>
          <w:rFonts w:asciiTheme="minorHAnsi" w:hAnsiTheme="minorHAnsi" w:cstheme="minorHAnsi"/>
          <w:b w:val="0"/>
          <w:bCs w:val="0"/>
          <w:color w:val="000000"/>
          <w:sz w:val="28"/>
          <w:szCs w:val="28"/>
        </w:rPr>
        <w:br/>
        <w:t>`yama-kāla-ādi yāṅra bhṛtya vede kaya'</w:t>
      </w:r>
    </w:p>
    <w:p w14:paraId="5F99F6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 can a king do to Him, and who can instill fear in Him?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that even Yamarāja and Time are His servants.</w:t>
      </w:r>
    </w:p>
    <w:p w14:paraId="308602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śrutis </w:t>
      </w:r>
      <w:r w:rsidRPr="004A2847">
        <w:rPr>
          <w:rStyle w:val="BookTitle"/>
          <w:rFonts w:asciiTheme="minorHAnsi" w:hAnsiTheme="minorHAnsi" w:cstheme="minorHAnsi"/>
          <w:b w:val="0"/>
          <w:bCs w:val="0"/>
          <w:color w:val="000000"/>
          <w:sz w:val="28"/>
          <w:szCs w:val="28"/>
        </w:rPr>
        <w:t>it is stated:</w:t>
      </w:r>
    </w:p>
    <w:p w14:paraId="20112C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yad-bhayād vati vāto 'yaṁ   sūryas tapati yad-bhayāt</w:t>
      </w:r>
      <w:r w:rsidRPr="004A2847">
        <w:rPr>
          <w:rStyle w:val="BookTitle"/>
          <w:rFonts w:asciiTheme="minorHAnsi" w:hAnsiTheme="minorHAnsi" w:cstheme="minorHAnsi"/>
          <w:b w:val="0"/>
          <w:bCs w:val="0"/>
          <w:color w:val="000000"/>
          <w:sz w:val="28"/>
          <w:szCs w:val="28"/>
        </w:rPr>
        <w:br/>
        <w:t>dahaty agnir varṣatīndro   mṛtyuś carati pañcamaḥ</w:t>
      </w:r>
    </w:p>
    <w:p w14:paraId="4DDCE0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“Out of fear of Him the wind blows. Out of fear of Him the sun shines. Out of fear of Him fire burns and Indra gives rain. Out of fear of Him death wanders about taking its toll.”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(9.4.54) it is stated: </w:t>
      </w:r>
      <w:r w:rsidRPr="004A2847">
        <w:rPr>
          <w:rStyle w:val="BookTitle"/>
          <w:rFonts w:asciiTheme="minorHAnsi" w:hAnsiTheme="minorHAnsi" w:cstheme="minorHAnsi"/>
          <w:b w:val="0"/>
          <w:bCs w:val="0"/>
          <w:i/>
          <w:iCs/>
          <w:color w:val="000000"/>
          <w:sz w:val="28"/>
          <w:szCs w:val="28"/>
        </w:rPr>
        <w:t>sarve vayaṁ yan-niyamaṁ prapannā</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All of us surrender to His supreme direction.”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(7.8.7) it is stated: </w:t>
      </w:r>
      <w:r w:rsidRPr="004A2847">
        <w:rPr>
          <w:rStyle w:val="BookTitle"/>
          <w:rFonts w:asciiTheme="minorHAnsi" w:hAnsiTheme="minorHAnsi" w:cstheme="minorHAnsi"/>
          <w:b w:val="0"/>
          <w:bCs w:val="0"/>
          <w:i/>
          <w:iCs/>
          <w:color w:val="000000"/>
          <w:sz w:val="28"/>
          <w:szCs w:val="28"/>
        </w:rPr>
        <w:t>brahmādayo yena vaśaṁ praṇītāḥ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Everyone, including Lord Brahmā, is controlled by the strength of the Supreme Personality of Godhead.”</w:t>
      </w:r>
    </w:p>
    <w:p w14:paraId="2DAEFB2F" w14:textId="611697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4.104</w:t>
      </w:r>
    </w:p>
    <w:p w14:paraId="2CE70E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371C33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svacchande karena sabā' lai' saṅkīrtana</w:t>
      </w:r>
      <w:r w:rsidRPr="004A2847">
        <w:rPr>
          <w:rStyle w:val="BookTitle"/>
          <w:rFonts w:asciiTheme="minorHAnsi" w:hAnsiTheme="minorHAnsi" w:cstheme="minorHAnsi"/>
          <w:b w:val="0"/>
          <w:bCs w:val="0"/>
          <w:color w:val="000000"/>
          <w:sz w:val="28"/>
          <w:szCs w:val="28"/>
        </w:rPr>
        <w:br/>
        <w:t>sarva-loka-cūḍāmaṇi śrī-śacī-nandana</w:t>
      </w:r>
    </w:p>
    <w:p w14:paraId="4FEBEB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Out of His own sweet will Śrī Śacīnandana, the crest jewel of all living entities, continued to perform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with everyone.</w:t>
      </w:r>
    </w:p>
    <w:p w14:paraId="28C1EFF7" w14:textId="5840D4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4.105</w:t>
      </w:r>
    </w:p>
    <w:p w14:paraId="331F9E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5EFFA2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āchuka tāhāna bhaya, tāhāne dekhite</w:t>
      </w:r>
      <w:r w:rsidRPr="004A2847">
        <w:rPr>
          <w:rStyle w:val="BookTitle"/>
          <w:rFonts w:asciiTheme="minorHAnsi" w:hAnsiTheme="minorHAnsi" w:cstheme="minorHAnsi"/>
          <w:b w:val="0"/>
          <w:bCs w:val="0"/>
          <w:color w:val="000000"/>
          <w:sz w:val="28"/>
          <w:szCs w:val="28"/>
        </w:rPr>
        <w:br/>
        <w:t>yateka āise loka catur-dika haite</w:t>
      </w:r>
    </w:p>
    <w:p w14:paraId="100FCE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the Lord, even those who came from the four directions to see Him became fearless.</w:t>
      </w:r>
    </w:p>
    <w:p w14:paraId="49725C5E" w14:textId="4858F6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4.106</w:t>
      </w:r>
    </w:p>
    <w:p w14:paraId="434E67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31EF16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tāhārāi keho bhaya nā kare rājāre</w:t>
      </w:r>
      <w:r w:rsidRPr="004A2847">
        <w:rPr>
          <w:rStyle w:val="BookTitle"/>
          <w:rFonts w:asciiTheme="minorHAnsi" w:hAnsiTheme="minorHAnsi" w:cstheme="minorHAnsi"/>
          <w:b w:val="0"/>
          <w:bCs w:val="0"/>
          <w:color w:val="000000"/>
          <w:sz w:val="28"/>
          <w:szCs w:val="28"/>
        </w:rPr>
        <w:br/>
        <w:t>hena se ānanda diyāchena sabākāre</w:t>
      </w:r>
    </w:p>
    <w:p w14:paraId="3C3680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had any fear of the King. Such was the ecstasy bestowed on everyone by the Lord.</w:t>
      </w:r>
    </w:p>
    <w:p w14:paraId="11E6DF61" w14:textId="2BA3F3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4.107-108</w:t>
      </w:r>
    </w:p>
    <w:p w14:paraId="611448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107-108</w:t>
      </w:r>
    </w:p>
    <w:p w14:paraId="6221F2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sarva-loka parama ajñāna</w:t>
      </w:r>
      <w:r w:rsidRPr="004A2847">
        <w:rPr>
          <w:rStyle w:val="BookTitle"/>
          <w:rFonts w:asciiTheme="minorHAnsi" w:hAnsiTheme="minorHAnsi" w:cstheme="minorHAnsi"/>
          <w:b w:val="0"/>
          <w:bCs w:val="0"/>
          <w:color w:val="000000"/>
          <w:sz w:val="28"/>
          <w:szCs w:val="28"/>
        </w:rPr>
        <w:br/>
        <w:t>tathāpiha dekhiyā caitanya bhagavān</w:t>
      </w:r>
    </w:p>
    <w:p w14:paraId="4B626C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ānanda janme lokera śarīre</w:t>
      </w:r>
      <w:r w:rsidRPr="004A2847">
        <w:rPr>
          <w:rStyle w:val="BookTitle"/>
          <w:rFonts w:asciiTheme="minorHAnsi" w:hAnsiTheme="minorHAnsi" w:cstheme="minorHAnsi"/>
          <w:b w:val="0"/>
          <w:bCs w:val="0"/>
          <w:color w:val="000000"/>
          <w:sz w:val="28"/>
          <w:szCs w:val="28"/>
        </w:rPr>
        <w:br/>
        <w:t>`yama' kari' bhaya nāhi, ki dāya rājāre?</w:t>
      </w:r>
    </w:p>
    <w:p w14:paraId="19DDD9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people were all completely uneducated, after seeing Lord Caitanya they experienced such happiness that they were not afraid of Yamarāja, and what to speak of the King?</w:t>
      </w:r>
    </w:p>
    <w:p w14:paraId="6EDE04CB" w14:textId="482847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4.109</w:t>
      </w:r>
    </w:p>
    <w:p w14:paraId="566ADD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5CCDC2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sarva-loka kare hari-dhvani</w:t>
      </w:r>
      <w:r w:rsidRPr="004A2847">
        <w:rPr>
          <w:rStyle w:val="BookTitle"/>
          <w:rFonts w:asciiTheme="minorHAnsi" w:hAnsiTheme="minorHAnsi" w:cstheme="minorHAnsi"/>
          <w:b w:val="0"/>
          <w:bCs w:val="0"/>
          <w:color w:val="000000"/>
          <w:sz w:val="28"/>
          <w:szCs w:val="28"/>
        </w:rPr>
        <w:br/>
        <w:t>kāra mukhe āra kona śabda nāhi śuni</w:t>
      </w:r>
    </w:p>
    <w:p w14:paraId="5CB114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They all constantly chanted the name of Hari. Indeed, no other sound could be heard coming from their mouths.</w:t>
      </w:r>
    </w:p>
    <w:p w14:paraId="10701790" w14:textId="5E5677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4.110</w:t>
      </w:r>
    </w:p>
    <w:p w14:paraId="3744AA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605F42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mahāprabhu vaikuṇṭha-īśvara</w:t>
      </w:r>
      <w:r w:rsidRPr="004A2847">
        <w:rPr>
          <w:rStyle w:val="BookTitle"/>
          <w:rFonts w:asciiTheme="minorHAnsi" w:hAnsiTheme="minorHAnsi" w:cstheme="minorHAnsi"/>
          <w:b w:val="0"/>
          <w:bCs w:val="0"/>
          <w:color w:val="000000"/>
          <w:sz w:val="28"/>
          <w:szCs w:val="28"/>
        </w:rPr>
        <w:br/>
        <w:t>saṅkīrtana kare sarva-lokera bhitara</w:t>
      </w:r>
    </w:p>
    <w:p w14:paraId="419895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Mahāprabhu, the Lord of Vaikuṇṭha,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w:t>
      </w:r>
      <w:proofErr w:type="gramStart"/>
      <w:r w:rsidRPr="004A2847">
        <w:rPr>
          <w:rStyle w:val="BookTitle"/>
          <w:rFonts w:asciiTheme="minorHAnsi" w:hAnsiTheme="minorHAnsi" w:cstheme="minorHAnsi"/>
          <w:b/>
          <w:bCs/>
          <w:color w:val="800000"/>
          <w:sz w:val="28"/>
          <w:szCs w:val="28"/>
        </w:rPr>
        <w:t>in the midst of</w:t>
      </w:r>
      <w:proofErr w:type="gramEnd"/>
      <w:r w:rsidRPr="004A2847">
        <w:rPr>
          <w:rStyle w:val="BookTitle"/>
          <w:rFonts w:asciiTheme="minorHAnsi" w:hAnsiTheme="minorHAnsi" w:cstheme="minorHAnsi"/>
          <w:b/>
          <w:bCs/>
          <w:color w:val="800000"/>
          <w:sz w:val="28"/>
          <w:szCs w:val="28"/>
        </w:rPr>
        <w:t xml:space="preserve"> the general populace.</w:t>
      </w:r>
    </w:p>
    <w:p w14:paraId="15AE5FA6" w14:textId="7CB806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4.111</w:t>
      </w:r>
    </w:p>
    <w:p w14:paraId="5D982E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32497ED1" w14:textId="5F37534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mane kichu cintā pāilena bhakta-gaṇa</w:t>
      </w:r>
      <w:r w:rsidRPr="004A2847">
        <w:rPr>
          <w:rStyle w:val="BookTitle"/>
          <w:rFonts w:asciiTheme="minorHAnsi" w:hAnsiTheme="minorHAnsi" w:cstheme="minorHAnsi"/>
          <w:b w:val="0"/>
          <w:bCs w:val="0"/>
          <w:color w:val="000000"/>
          <w:sz w:val="28"/>
          <w:szCs w:val="28"/>
        </w:rPr>
        <w:br/>
        <w:t>jānilena antaryāmī</w:t>
      </w:r>
      <w:ins w:id="137" w:author="your servant" w:date="2020-05-14T17:13:00Z">
        <w:r w:rsidR="00CE38A4">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śrī-śacī-nandana</w:t>
      </w:r>
    </w:p>
    <w:p w14:paraId="4892DE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Supersoul in everyone's heart, Śrī Śacīnandana realized that His devotees were a little worried.</w:t>
      </w:r>
    </w:p>
    <w:p w14:paraId="457A7E98" w14:textId="16BFAA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4.112</w:t>
      </w:r>
    </w:p>
    <w:p w14:paraId="07576D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400DD1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īṣat hāsiyā kichu bāhya prakāśiyā</w:t>
      </w:r>
      <w:r w:rsidRPr="004A2847">
        <w:rPr>
          <w:rStyle w:val="BookTitle"/>
          <w:rFonts w:asciiTheme="minorHAnsi" w:hAnsiTheme="minorHAnsi" w:cstheme="minorHAnsi"/>
          <w:b w:val="0"/>
          <w:bCs w:val="0"/>
          <w:color w:val="000000"/>
          <w:sz w:val="28"/>
          <w:szCs w:val="28"/>
        </w:rPr>
        <w:br/>
        <w:t>lāgilā kahite prabhu māyā ghucāiyā</w:t>
      </w:r>
    </w:p>
    <w:p w14:paraId="6D1CB3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smiled as He somewhat returned to external consciousness and began speaking to remove their doubts.</w:t>
      </w:r>
    </w:p>
    <w:p w14:paraId="0119982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māyā </w:t>
      </w:r>
      <w:r w:rsidRPr="004A2847">
        <w:rPr>
          <w:rStyle w:val="BookTitle"/>
          <w:rFonts w:asciiTheme="minorHAnsi" w:hAnsiTheme="minorHAnsi" w:cstheme="minorHAnsi"/>
          <w:b w:val="0"/>
          <w:bCs w:val="0"/>
          <w:color w:val="000000"/>
          <w:sz w:val="28"/>
          <w:szCs w:val="28"/>
        </w:rPr>
        <w:t>means “doubt,” “suspicion,” or “anxiety.”</w:t>
      </w:r>
    </w:p>
    <w:p w14:paraId="4DEDFD62" w14:textId="6A959E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4.113</w:t>
      </w:r>
    </w:p>
    <w:p w14:paraId="3E1E78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320D8B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“tumi-saba bhaya pāo mane</w:t>
      </w:r>
      <w:r w:rsidRPr="004A2847">
        <w:rPr>
          <w:rStyle w:val="BookTitle"/>
          <w:rFonts w:asciiTheme="minorHAnsi" w:hAnsiTheme="minorHAnsi" w:cstheme="minorHAnsi"/>
          <w:b w:val="0"/>
          <w:bCs w:val="0"/>
          <w:color w:val="000000"/>
          <w:sz w:val="28"/>
          <w:szCs w:val="28"/>
        </w:rPr>
        <w:br/>
        <w:t>rājā āmā' dekhibāre nibe ki kāraṇe?</w:t>
      </w:r>
    </w:p>
    <w:p w14:paraId="4CA1C9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“You are all afraid. But why would the King want to see Me?</w:t>
      </w:r>
    </w:p>
    <w:p w14:paraId="75BCAA50" w14:textId="17C725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4.114</w:t>
      </w:r>
    </w:p>
    <w:p w14:paraId="61DEA5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114</w:t>
      </w:r>
    </w:p>
    <w:p w14:paraId="3579D2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 cāhe hena jana āmi o tā' cāṅa</w:t>
      </w:r>
      <w:r w:rsidRPr="004A2847">
        <w:rPr>
          <w:rStyle w:val="BookTitle"/>
          <w:rFonts w:asciiTheme="minorHAnsi" w:hAnsiTheme="minorHAnsi" w:cstheme="minorHAnsi"/>
          <w:b w:val="0"/>
          <w:bCs w:val="0"/>
          <w:color w:val="000000"/>
          <w:sz w:val="28"/>
          <w:szCs w:val="28"/>
        </w:rPr>
        <w:br/>
        <w:t>sabā' āmā' cāhe hena kothāo nā pāṅa</w:t>
      </w:r>
    </w:p>
    <w:p w14:paraId="1D81AE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meet anyone who desires to meet Me, but I have not found that everyone wants to see Me.</w:t>
      </w:r>
    </w:p>
    <w:p w14:paraId="13221BAA" w14:textId="202D67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4.115</w:t>
      </w:r>
    </w:p>
    <w:p w14:paraId="1E8C0B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7DAB60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tomarā ihāte kene bhaya pāo mane?</w:t>
      </w:r>
      <w:r w:rsidRPr="004A2847">
        <w:rPr>
          <w:rStyle w:val="BookTitle"/>
          <w:rFonts w:asciiTheme="minorHAnsi" w:hAnsiTheme="minorHAnsi" w:cstheme="minorHAnsi"/>
          <w:b w:val="0"/>
          <w:bCs w:val="0"/>
          <w:color w:val="000000"/>
          <w:sz w:val="28"/>
          <w:szCs w:val="28"/>
        </w:rPr>
        <w:br/>
        <w:t>rājā āmā' cāhe āmi yāiba āpane</w:t>
      </w:r>
    </w:p>
    <w:p w14:paraId="32A983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 why are you afraid? If the King wants to see Me, I will go see him.</w:t>
      </w:r>
    </w:p>
    <w:p w14:paraId="2C20E2BF" w14:textId="4B27E6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4.116</w:t>
      </w:r>
    </w:p>
    <w:p w14:paraId="04A785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29A8A2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vā āmāre kene baliba cāhite?</w:t>
      </w:r>
      <w:r w:rsidRPr="004A2847">
        <w:rPr>
          <w:rStyle w:val="BookTitle"/>
          <w:rFonts w:asciiTheme="minorHAnsi" w:hAnsiTheme="minorHAnsi" w:cstheme="minorHAnsi"/>
          <w:b w:val="0"/>
          <w:bCs w:val="0"/>
          <w:color w:val="000000"/>
          <w:sz w:val="28"/>
          <w:szCs w:val="28"/>
        </w:rPr>
        <w:br/>
        <w:t>ki śakti rājāra e-vā bola uccārite?</w:t>
      </w:r>
    </w:p>
    <w:p w14:paraId="4562CA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the King say he wants to see Me? What power does the King have to say such things?</w:t>
      </w:r>
    </w:p>
    <w:p w14:paraId="79EF3568" w14:textId="5C6753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4.117</w:t>
      </w:r>
    </w:p>
    <w:p w14:paraId="68E0D6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148A74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 yadi balāi se rājāra mukhete</w:t>
      </w:r>
      <w:r w:rsidRPr="004A2847">
        <w:rPr>
          <w:rStyle w:val="BookTitle"/>
          <w:rFonts w:asciiTheme="minorHAnsi" w:hAnsiTheme="minorHAnsi" w:cstheme="minorHAnsi"/>
          <w:b w:val="0"/>
          <w:bCs w:val="0"/>
          <w:color w:val="000000"/>
          <w:sz w:val="28"/>
          <w:szCs w:val="28"/>
        </w:rPr>
        <w:br/>
        <w:t>tabe se balibe rājā āmāre cāhite</w:t>
      </w:r>
    </w:p>
    <w:p w14:paraId="1EA56B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will say that he wants to see Me only if I inspire him to do so.</w:t>
      </w:r>
    </w:p>
    <w:p w14:paraId="4B18507A" w14:textId="1FF013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4.118</w:t>
      </w:r>
    </w:p>
    <w:p w14:paraId="7ED444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305560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 dekhibāre śakti kon vā tāhāra?</w:t>
      </w:r>
      <w:r w:rsidRPr="004A2847">
        <w:rPr>
          <w:rStyle w:val="BookTitle"/>
          <w:rFonts w:asciiTheme="minorHAnsi" w:hAnsiTheme="minorHAnsi" w:cstheme="minorHAnsi"/>
          <w:b w:val="0"/>
          <w:bCs w:val="0"/>
          <w:color w:val="000000"/>
          <w:sz w:val="28"/>
          <w:szCs w:val="28"/>
        </w:rPr>
        <w:br/>
        <w:t>vede anveṣiyā dekhā nā pāya āmāra</w:t>
      </w:r>
    </w:p>
    <w:p w14:paraId="56728B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Otherwise</w:t>
      </w:r>
      <w:proofErr w:type="gramEnd"/>
      <w:r w:rsidRPr="004A2847">
        <w:rPr>
          <w:rStyle w:val="BookTitle"/>
          <w:rFonts w:asciiTheme="minorHAnsi" w:hAnsiTheme="minorHAnsi" w:cstheme="minorHAnsi"/>
          <w:b/>
          <w:bCs/>
          <w:color w:val="800000"/>
          <w:sz w:val="28"/>
          <w:szCs w:val="28"/>
        </w:rPr>
        <w:t xml:space="preserve"> what power does he have to see Me? Even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cannot see </w:t>
      </w:r>
      <w:r w:rsidRPr="004A2847">
        <w:rPr>
          <w:rStyle w:val="BookTitle"/>
          <w:rFonts w:asciiTheme="minorHAnsi" w:hAnsiTheme="minorHAnsi" w:cstheme="minorHAnsi"/>
          <w:b/>
          <w:bCs/>
          <w:color w:val="800000"/>
          <w:sz w:val="28"/>
          <w:szCs w:val="28"/>
        </w:rPr>
        <w:lastRenderedPageBreak/>
        <w:t>Me after intense search.</w:t>
      </w:r>
    </w:p>
    <w:p w14:paraId="0358DFF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Supreme Lord is the </w:t>
      </w:r>
      <w:proofErr w:type="gramStart"/>
      <w:r w:rsidRPr="004A2847">
        <w:rPr>
          <w:rStyle w:val="BookTitle"/>
          <w:rFonts w:asciiTheme="minorHAnsi" w:hAnsiTheme="minorHAnsi" w:cstheme="minorHAnsi"/>
          <w:b w:val="0"/>
          <w:bCs w:val="0"/>
          <w:color w:val="000000"/>
          <w:sz w:val="28"/>
          <w:szCs w:val="28"/>
        </w:rPr>
        <w:t>ultimate goal</w:t>
      </w:r>
      <w:proofErr w:type="gramEnd"/>
      <w:r w:rsidRPr="004A2847">
        <w:rPr>
          <w:rStyle w:val="BookTitle"/>
          <w:rFonts w:asciiTheme="minorHAnsi" w:hAnsiTheme="minorHAnsi" w:cstheme="minorHAnsi"/>
          <w:b w:val="0"/>
          <w:bCs w:val="0"/>
          <w:color w:val="000000"/>
          <w:sz w:val="28"/>
          <w:szCs w:val="28"/>
        </w:rPr>
        <w:t xml:space="preserve"> of all Vedic literatures. Even the personified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cannot attain My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after intense search. Therefore no one can see Me by their own strength unless I personally empower them. The Absolute Truth is Adhokṣaja, or beyond the jurisdiction of sense perception. If for any reason the King becomes suspicious, he may order that I be brought before him. There is no need to be afraid of this. A person wants or desires Me only if I want him. Only a person who accepts the worship of Hari as his goal of life will desire Me, others will not.”</w:t>
      </w:r>
    </w:p>
    <w:p w14:paraId="03944878" w14:textId="2A9C19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4.119</w:t>
      </w:r>
    </w:p>
    <w:p w14:paraId="6AACD9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0416FB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devarṣi rājarṣi siddha purāṇa bhārate</w:t>
      </w:r>
      <w:r w:rsidRPr="004A2847">
        <w:rPr>
          <w:rStyle w:val="BookTitle"/>
          <w:rFonts w:asciiTheme="minorHAnsi" w:hAnsiTheme="minorHAnsi" w:cstheme="minorHAnsi"/>
          <w:b w:val="0"/>
          <w:bCs w:val="0"/>
          <w:color w:val="000000"/>
          <w:sz w:val="28"/>
          <w:szCs w:val="28"/>
        </w:rPr>
        <w:br/>
        <w:t>āmā' anveṣaye, keha nā pāya dekhite</w:t>
      </w:r>
    </w:p>
    <w:p w14:paraId="00B9B2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saintly demigods, the saintly kings, the perfected beings,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and the </w:t>
      </w:r>
      <w:r w:rsidRPr="004A2847">
        <w:rPr>
          <w:rStyle w:val="BookTitle"/>
          <w:rFonts w:asciiTheme="minorHAnsi" w:hAnsiTheme="minorHAnsi" w:cstheme="minorHAnsi"/>
          <w:b/>
          <w:bCs/>
          <w:i/>
          <w:iCs/>
          <w:color w:val="800000"/>
          <w:sz w:val="28"/>
          <w:szCs w:val="28"/>
        </w:rPr>
        <w:t>Mahābhārata</w:t>
      </w:r>
      <w:r w:rsidRPr="004A2847">
        <w:rPr>
          <w:rStyle w:val="BookTitle"/>
          <w:rFonts w:asciiTheme="minorHAnsi" w:hAnsiTheme="minorHAnsi" w:cstheme="minorHAnsi"/>
          <w:b/>
          <w:bCs/>
          <w:color w:val="800000"/>
          <w:sz w:val="28"/>
          <w:szCs w:val="28"/>
        </w:rPr>
        <w:t xml:space="preserve"> cannot see Me even after intense search.</w:t>
      </w:r>
    </w:p>
    <w:p w14:paraId="6F0E94D4" w14:textId="252706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4.120</w:t>
      </w:r>
    </w:p>
    <w:p w14:paraId="1D7088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0121E8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saṅkīrtana-ārambhe mohāra avatāra</w:t>
      </w:r>
      <w:r w:rsidRPr="004A2847">
        <w:rPr>
          <w:rStyle w:val="BookTitle"/>
          <w:rFonts w:asciiTheme="minorHAnsi" w:hAnsiTheme="minorHAnsi" w:cstheme="minorHAnsi"/>
          <w:b w:val="0"/>
          <w:bCs w:val="0"/>
          <w:color w:val="000000"/>
          <w:sz w:val="28"/>
          <w:szCs w:val="28"/>
        </w:rPr>
        <w:br/>
        <w:t>uddhāra karimu sarva patita saṁsāra</w:t>
      </w:r>
    </w:p>
    <w:p w14:paraId="0CE119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have incarnated to inaugurate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 I will deliver all the fallen souls of this world.</w:t>
      </w:r>
    </w:p>
    <w:p w14:paraId="329EA9D1" w14:textId="6F10AD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4.121</w:t>
      </w:r>
    </w:p>
    <w:p w14:paraId="0BE589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7FDCFD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daitya yavane more kabhu nāhi māne</w:t>
      </w:r>
      <w:r w:rsidRPr="004A2847">
        <w:rPr>
          <w:rStyle w:val="BookTitle"/>
          <w:rFonts w:asciiTheme="minorHAnsi" w:hAnsiTheme="minorHAnsi" w:cstheme="minorHAnsi"/>
          <w:b w:val="0"/>
          <w:bCs w:val="0"/>
          <w:color w:val="000000"/>
          <w:sz w:val="28"/>
          <w:szCs w:val="28"/>
        </w:rPr>
        <w:br/>
        <w:t>e-yuge tāhārā kāndibeka mora nāme</w:t>
      </w:r>
    </w:p>
    <w:p w14:paraId="5BEB6A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age the demons and Yavanas who have no faith in Me will also cry while chanting My names.</w:t>
      </w:r>
    </w:p>
    <w:p w14:paraId="715644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Sinful people take birth in lower species of life and become envious of the Supreme Lord, but by the advent of Śrī Caitanyadeva all fallen souls are delivered. They express eagerness to see Śrī Caitanya.</w:t>
      </w:r>
    </w:p>
    <w:p w14:paraId="157F72EA" w14:textId="2B85D4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4.122-123</w:t>
      </w:r>
    </w:p>
    <w:p w14:paraId="556829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122-123</w:t>
      </w:r>
    </w:p>
    <w:p w14:paraId="181FA4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aspṛṣṭa duṣṭa yavana caṇḍāla</w:t>
      </w:r>
      <w:r w:rsidRPr="004A2847">
        <w:rPr>
          <w:rStyle w:val="BookTitle"/>
          <w:rFonts w:asciiTheme="minorHAnsi" w:hAnsiTheme="minorHAnsi" w:cstheme="minorHAnsi"/>
          <w:b w:val="0"/>
          <w:bCs w:val="0"/>
          <w:color w:val="000000"/>
          <w:sz w:val="28"/>
          <w:szCs w:val="28"/>
        </w:rPr>
        <w:br/>
        <w:t>strī-śūdra-ādi yata adhama rākhāla</w:t>
      </w:r>
    </w:p>
    <w:p w14:paraId="10F5C6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bhakti-yoga dimu e-yuge sabāre</w:t>
      </w:r>
      <w:r w:rsidRPr="004A2847">
        <w:rPr>
          <w:rStyle w:val="BookTitle"/>
          <w:rFonts w:asciiTheme="minorHAnsi" w:hAnsiTheme="minorHAnsi" w:cstheme="minorHAnsi"/>
          <w:b w:val="0"/>
          <w:bCs w:val="0"/>
          <w:color w:val="000000"/>
          <w:sz w:val="28"/>
          <w:szCs w:val="28"/>
        </w:rPr>
        <w:br/>
        <w:t>sura muni siddha ye nimitta kāmya kare</w:t>
      </w:r>
    </w:p>
    <w:p w14:paraId="3FD837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age I will distribute devotional service that is desired by the demigods, sages, and perfected beings to everyone, including the untouchables, miscreants, Yavanas, dog-eaters, women, </w:t>
      </w:r>
      <w:r w:rsidRPr="004A2847">
        <w:rPr>
          <w:rStyle w:val="BookTitle"/>
          <w:rFonts w:asciiTheme="minorHAnsi" w:hAnsiTheme="minorHAnsi" w:cstheme="minorHAnsi"/>
          <w:b/>
          <w:bCs/>
          <w:i/>
          <w:iCs/>
          <w:color w:val="800000"/>
          <w:sz w:val="28"/>
          <w:szCs w:val="28"/>
        </w:rPr>
        <w:t>śūdras</w:t>
      </w:r>
      <w:r w:rsidRPr="004A2847">
        <w:rPr>
          <w:rStyle w:val="BookTitle"/>
          <w:rFonts w:asciiTheme="minorHAnsi" w:hAnsiTheme="minorHAnsi" w:cstheme="minorHAnsi"/>
          <w:b/>
          <w:bCs/>
          <w:color w:val="800000"/>
          <w:sz w:val="28"/>
          <w:szCs w:val="28"/>
        </w:rPr>
        <w:t>, and other fallen souls belonging to the lower castes.</w:t>
      </w:r>
    </w:p>
    <w:p w14:paraId="64E3ABCA" w14:textId="334986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4.124-125</w:t>
      </w:r>
    </w:p>
    <w:p w14:paraId="0D425F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124-125</w:t>
      </w:r>
    </w:p>
    <w:p w14:paraId="465349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vidyā-dhana-kula-jñāna-tapasyāra made</w:t>
      </w:r>
      <w:r w:rsidRPr="004A2847">
        <w:rPr>
          <w:rStyle w:val="BookTitle"/>
          <w:rFonts w:asciiTheme="minorHAnsi" w:hAnsiTheme="minorHAnsi" w:cstheme="minorHAnsi"/>
          <w:b w:val="0"/>
          <w:bCs w:val="0"/>
          <w:color w:val="000000"/>
          <w:sz w:val="28"/>
          <w:szCs w:val="28"/>
        </w:rPr>
        <w:br/>
        <w:t>ye mora bhaktera sthāne kare aparādhe</w:t>
      </w:r>
    </w:p>
    <w:p w14:paraId="0427BA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sei-saba jana ha'be e-yuge vañcita</w:t>
      </w:r>
      <w:r w:rsidRPr="004A2847">
        <w:rPr>
          <w:rStyle w:val="BookTitle"/>
          <w:rFonts w:asciiTheme="minorHAnsi" w:hAnsiTheme="minorHAnsi" w:cstheme="minorHAnsi"/>
          <w:b w:val="0"/>
          <w:bCs w:val="0"/>
          <w:color w:val="000000"/>
          <w:sz w:val="28"/>
          <w:szCs w:val="28"/>
        </w:rPr>
        <w:br/>
        <w:t>sabe tārā nā mānibe āmāra carita</w:t>
      </w:r>
    </w:p>
    <w:p w14:paraId="031EC4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people who are intoxicated by education, wealth, high birth, knowledge, and austerity and who as a result commit offenses at the feet of My devotees will be cheated in this age, for they will not accept My glories.</w:t>
      </w:r>
    </w:p>
    <w:p w14:paraId="4E66BAB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many of the demigods and perfect sages are renowned for their pure character, they lack devotion for Me, but with a desire to attain auspiciousness, they pray for My mercy. Those who are proud of their education, wealth, high birth, knowledge, and austerity and who commit offenses at the feet of devotees with no affinity for the material world are cheated by Me. They can never understand My </w:t>
      </w:r>
      <w:proofErr w:type="gramStart"/>
      <w:r w:rsidRPr="004A2847">
        <w:rPr>
          <w:rStyle w:val="BookTitle"/>
          <w:rFonts w:asciiTheme="minorHAnsi" w:hAnsiTheme="minorHAnsi" w:cstheme="minorHAnsi"/>
          <w:b w:val="0"/>
          <w:bCs w:val="0"/>
          <w:color w:val="000000"/>
          <w:sz w:val="28"/>
          <w:szCs w:val="28"/>
        </w:rPr>
        <w:t>true identity</w:t>
      </w:r>
      <w:proofErr w:type="gramEnd"/>
      <w:r w:rsidRPr="004A2847">
        <w:rPr>
          <w:rStyle w:val="BookTitle"/>
          <w:rFonts w:asciiTheme="minorHAnsi" w:hAnsiTheme="minorHAnsi" w:cstheme="minorHAnsi"/>
          <w:b w:val="0"/>
          <w:bCs w:val="0"/>
          <w:color w:val="000000"/>
          <w:sz w:val="28"/>
          <w:szCs w:val="28"/>
        </w:rPr>
        <w:t>.”</w:t>
      </w:r>
    </w:p>
    <w:p w14:paraId="56153354" w14:textId="3AFF0E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4.126</w:t>
      </w:r>
    </w:p>
    <w:p w14:paraId="065F07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06A594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pṛthivī-paryānta yata āche deśa-grāma</w:t>
      </w:r>
      <w:r w:rsidRPr="004A2847">
        <w:rPr>
          <w:rStyle w:val="BookTitle"/>
          <w:rFonts w:asciiTheme="minorHAnsi" w:hAnsiTheme="minorHAnsi" w:cstheme="minorHAnsi"/>
          <w:b w:val="0"/>
          <w:bCs w:val="0"/>
          <w:color w:val="000000"/>
          <w:sz w:val="28"/>
          <w:szCs w:val="28"/>
        </w:rPr>
        <w:br/>
        <w:t>sarvatra sañcāra haibeka mora nāma</w:t>
      </w:r>
    </w:p>
    <w:p w14:paraId="1937A3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every town and village of the world, the chanting of My name will be heard.</w:t>
      </w:r>
    </w:p>
    <w:p w14:paraId="067A935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names will be broadcast in all the villages and cities of the world. Even though persons averse to the Supreme Lord have never heard of the forms, qualities, and activities of the Supreme Lord, the holy names of the Lord will be preached in all the villages of the world.</w:t>
      </w:r>
    </w:p>
    <w:p w14:paraId="27743738" w14:textId="081C32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4.127</w:t>
      </w:r>
    </w:p>
    <w:p w14:paraId="307730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678940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pṛthivīte āsiyā āmiha ihā cāṅa</w:t>
      </w:r>
      <w:r w:rsidRPr="004A2847">
        <w:rPr>
          <w:rStyle w:val="BookTitle"/>
          <w:rFonts w:asciiTheme="minorHAnsi" w:hAnsiTheme="minorHAnsi" w:cstheme="minorHAnsi"/>
          <w:b w:val="0"/>
          <w:bCs w:val="0"/>
          <w:color w:val="000000"/>
          <w:sz w:val="28"/>
          <w:szCs w:val="28"/>
        </w:rPr>
        <w:br/>
        <w:t>khoñje hena jana more kothāo na pāṅa</w:t>
      </w:r>
    </w:p>
    <w:p w14:paraId="178AC0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is the reason I have advented in this world. But I have not found anyone who is searching for Me.</w:t>
      </w:r>
    </w:p>
    <w:p w14:paraId="410A69C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desire is that people should search for Me, but no one searches for Me.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it is unbelievable that the Yavana king will forcibly take Me to his court.”</w:t>
      </w:r>
    </w:p>
    <w:p w14:paraId="478978E5" w14:textId="29F4BA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4.128</w:t>
      </w:r>
    </w:p>
    <w:p w14:paraId="7FEFD5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2EDCFB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more kothā cāhibeka dekhibāre?</w:t>
      </w:r>
      <w:r w:rsidRPr="004A2847">
        <w:rPr>
          <w:rStyle w:val="BookTitle"/>
          <w:rFonts w:asciiTheme="minorHAnsi" w:hAnsiTheme="minorHAnsi" w:cstheme="minorHAnsi"/>
          <w:b w:val="0"/>
          <w:bCs w:val="0"/>
          <w:color w:val="000000"/>
          <w:sz w:val="28"/>
          <w:szCs w:val="28"/>
        </w:rPr>
        <w:br/>
        <w:t>e kathā sakala mithyā-kahila sabāre”</w:t>
      </w:r>
    </w:p>
    <w:p w14:paraId="6EB357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“Why will the King want to see Me? I can tell all of you that such rumors are all false.”</w:t>
      </w:r>
    </w:p>
    <w:p w14:paraId="71275CA2" w14:textId="32EE32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4.129</w:t>
      </w:r>
    </w:p>
    <w:p w14:paraId="0E19B5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0B476E37" w14:textId="31D0DF0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prakāśilā prabhu eteka kahiyā</w:t>
      </w:r>
      <w:r w:rsidRPr="004A2847">
        <w:rPr>
          <w:rStyle w:val="BookTitle"/>
          <w:rFonts w:asciiTheme="minorHAnsi" w:hAnsiTheme="minorHAnsi" w:cstheme="minorHAnsi"/>
          <w:b w:val="0"/>
          <w:bCs w:val="0"/>
          <w:color w:val="000000"/>
          <w:sz w:val="28"/>
          <w:szCs w:val="28"/>
        </w:rPr>
        <w:br/>
        <w:t>bhakta saba santoṣita hailā</w:t>
      </w:r>
      <w:ins w:id="138" w:author="your servant" w:date="2020-05-14T17:22:00Z">
        <w:r w:rsidR="009F629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śuniyā</w:t>
      </w:r>
    </w:p>
    <w:p w14:paraId="4E5BED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to the devotees, the Lord manifested external consciousness and the devotees all became satisfied.</w:t>
      </w:r>
    </w:p>
    <w:p w14:paraId="37B9DA71" w14:textId="2181E5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4.130</w:t>
      </w:r>
    </w:p>
    <w:p w14:paraId="6FFDFD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7DF929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mata prabhu kata-dina sei grāme</w:t>
      </w:r>
      <w:r w:rsidRPr="004A2847">
        <w:rPr>
          <w:rStyle w:val="BookTitle"/>
          <w:rFonts w:asciiTheme="minorHAnsi" w:hAnsiTheme="minorHAnsi" w:cstheme="minorHAnsi"/>
          <w:b w:val="0"/>
          <w:bCs w:val="0"/>
          <w:color w:val="000000"/>
          <w:sz w:val="28"/>
          <w:szCs w:val="28"/>
        </w:rPr>
        <w:br/>
        <w:t>nirbhaye āchena nija-kīrtana-vidhāne</w:t>
      </w:r>
    </w:p>
    <w:p w14:paraId="5AC22B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Lord passed a few more days fearlessly enjoying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pastimes in that village.</w:t>
      </w:r>
    </w:p>
    <w:p w14:paraId="661BB980" w14:textId="39E9E4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4.131</w:t>
      </w:r>
    </w:p>
    <w:p w14:paraId="50A849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630F0F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icchā bujhibāra śakti kāra?</w:t>
      </w:r>
      <w:r w:rsidRPr="004A2847">
        <w:rPr>
          <w:rStyle w:val="BookTitle"/>
          <w:rFonts w:asciiTheme="minorHAnsi" w:hAnsiTheme="minorHAnsi" w:cstheme="minorHAnsi"/>
          <w:b w:val="0"/>
          <w:bCs w:val="0"/>
          <w:color w:val="000000"/>
          <w:sz w:val="28"/>
          <w:szCs w:val="28"/>
        </w:rPr>
        <w:br/>
        <w:t>nā gelena mathurā, phirilā āra bāra</w:t>
      </w:r>
    </w:p>
    <w:p w14:paraId="53DAB5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Who has the power to understand the will of the Lord? He did not go to Mathurā but </w:t>
      </w:r>
      <w:proofErr w:type="gramStart"/>
      <w:r w:rsidRPr="004A2847">
        <w:rPr>
          <w:rStyle w:val="BookTitle"/>
          <w:rFonts w:asciiTheme="minorHAnsi" w:hAnsiTheme="minorHAnsi" w:cstheme="minorHAnsi"/>
          <w:b/>
          <w:bCs/>
          <w:color w:val="800000"/>
          <w:sz w:val="28"/>
          <w:szCs w:val="28"/>
        </w:rPr>
        <w:t>returned back</w:t>
      </w:r>
      <w:proofErr w:type="gramEnd"/>
      <w:r w:rsidRPr="004A2847">
        <w:rPr>
          <w:rStyle w:val="BookTitle"/>
          <w:rFonts w:asciiTheme="minorHAnsi" w:hAnsiTheme="minorHAnsi" w:cstheme="minorHAnsi"/>
          <w:b/>
          <w:bCs/>
          <w:color w:val="800000"/>
          <w:sz w:val="28"/>
          <w:szCs w:val="28"/>
        </w:rPr>
        <w:t>.</w:t>
      </w:r>
    </w:p>
    <w:p w14:paraId="087D368B" w14:textId="758C2D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4.132</w:t>
      </w:r>
    </w:p>
    <w:p w14:paraId="46A227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55CE30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bhakta-saba-sthāne kahilena ei kathā</w:t>
      </w:r>
      <w:r w:rsidRPr="004A2847">
        <w:rPr>
          <w:rStyle w:val="BookTitle"/>
          <w:rFonts w:asciiTheme="minorHAnsi" w:hAnsiTheme="minorHAnsi" w:cstheme="minorHAnsi"/>
          <w:b w:val="0"/>
          <w:bCs w:val="0"/>
          <w:color w:val="000000"/>
          <w:sz w:val="28"/>
          <w:szCs w:val="28"/>
        </w:rPr>
        <w:br/>
        <w:t>“āmi calibāṅa nīlācala-candra yathā”</w:t>
      </w:r>
    </w:p>
    <w:p w14:paraId="622E0E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said to all the devotees, “I will go to see Nīlācala-candra.”</w:t>
      </w:r>
    </w:p>
    <w:p w14:paraId="1BE77552" w14:textId="63E024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4.133</w:t>
      </w:r>
    </w:p>
    <w:p w14:paraId="198C79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3D30EF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svatantra paramānanda-rāya</w:t>
      </w:r>
      <w:r w:rsidRPr="004A2847">
        <w:rPr>
          <w:rStyle w:val="BookTitle"/>
          <w:rFonts w:asciiTheme="minorHAnsi" w:hAnsiTheme="minorHAnsi" w:cstheme="minorHAnsi"/>
          <w:b w:val="0"/>
          <w:bCs w:val="0"/>
          <w:color w:val="000000"/>
          <w:sz w:val="28"/>
          <w:szCs w:val="28"/>
        </w:rPr>
        <w:br/>
        <w:t>calilā dakṣiṇa-mukhe kīrtana-līlāya</w:t>
      </w:r>
    </w:p>
    <w:p w14:paraId="196A50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speaking these words, the supremely independent blissful Lord proceeded south while enjoying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1E9EF75F" w14:textId="0E995D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4.134</w:t>
      </w:r>
    </w:p>
    <w:p w14:paraId="5384CC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2899E4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nijānande rahiyā rahiyā gaṅgā-tīre</w:t>
      </w:r>
      <w:r w:rsidRPr="004A2847">
        <w:rPr>
          <w:rStyle w:val="BookTitle"/>
          <w:rFonts w:asciiTheme="minorHAnsi" w:hAnsiTheme="minorHAnsi" w:cstheme="minorHAnsi"/>
          <w:b w:val="0"/>
          <w:bCs w:val="0"/>
          <w:color w:val="000000"/>
          <w:sz w:val="28"/>
          <w:szCs w:val="28"/>
        </w:rPr>
        <w:br/>
        <w:t>kata-dine āilena advaita-mandire</w:t>
      </w:r>
    </w:p>
    <w:p w14:paraId="32D7D4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walking on the bank of the Ganges in His own ecstasy for a few days, the Lord arrived at the house of Advaita.</w:t>
      </w:r>
    </w:p>
    <w:p w14:paraId="1CF0045F" w14:textId="3F7DA5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4.135</w:t>
      </w:r>
    </w:p>
    <w:p w14:paraId="3EE462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5AABD4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putrera mahimā dekhi' advaita ācārya</w:t>
      </w:r>
      <w:r w:rsidRPr="004A2847">
        <w:rPr>
          <w:rStyle w:val="BookTitle"/>
          <w:rFonts w:asciiTheme="minorHAnsi" w:hAnsiTheme="minorHAnsi" w:cstheme="minorHAnsi"/>
          <w:b w:val="0"/>
          <w:bCs w:val="0"/>
          <w:color w:val="000000"/>
          <w:sz w:val="28"/>
          <w:szCs w:val="28"/>
        </w:rPr>
        <w:br/>
        <w:t>āviṣṭa haiyā āche chāḍi' sarva kārya</w:t>
      </w:r>
    </w:p>
    <w:p w14:paraId="0D0ECF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had became overwhelmed on seeing the glories of His son and had given up all activities.</w:t>
      </w:r>
    </w:p>
    <w:p w14:paraId="0C368419" w14:textId="4F464D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4.136</w:t>
      </w:r>
    </w:p>
    <w:p w14:paraId="22766D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3465E0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gauracandra bhagavān</w:t>
      </w:r>
      <w:r w:rsidRPr="004A2847">
        <w:rPr>
          <w:rStyle w:val="BookTitle"/>
          <w:rFonts w:asciiTheme="minorHAnsi" w:hAnsiTheme="minorHAnsi" w:cstheme="minorHAnsi"/>
          <w:b w:val="0"/>
          <w:bCs w:val="0"/>
          <w:color w:val="000000"/>
          <w:sz w:val="28"/>
          <w:szCs w:val="28"/>
        </w:rPr>
        <w:br/>
        <w:t>advaitera gṛhe āsi' hailā adhiṣṭhāna</w:t>
      </w:r>
    </w:p>
    <w:p w14:paraId="436E99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Lord Gauracandra arrived at the house of Advaita.</w:t>
      </w:r>
    </w:p>
    <w:p w14:paraId="04FCF879" w14:textId="1AAA6E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4.137</w:t>
      </w:r>
    </w:p>
    <w:p w14:paraId="77D4DB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3C07CB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nimitta advaita āviṣṭa putra-saṅge</w:t>
      </w:r>
      <w:r w:rsidRPr="004A2847">
        <w:rPr>
          <w:rStyle w:val="BookTitle"/>
          <w:rFonts w:asciiTheme="minorHAnsi" w:hAnsiTheme="minorHAnsi" w:cstheme="minorHAnsi"/>
          <w:b w:val="0"/>
          <w:bCs w:val="0"/>
          <w:color w:val="000000"/>
          <w:sz w:val="28"/>
          <w:szCs w:val="28"/>
        </w:rPr>
        <w:br/>
        <w:t>se baḍa adbhuta kathā, kahi śuna raṅge</w:t>
      </w:r>
    </w:p>
    <w:p w14:paraId="12088B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reason Advaita became overwhelmed in His son's association is most wonderful. Listen happily to that narration.</w:t>
      </w:r>
    </w:p>
    <w:p w14:paraId="6CDF7764" w14:textId="3035A8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4.138</w:t>
      </w:r>
    </w:p>
    <w:p w14:paraId="53F434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5A84B3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yogya putra advaitera—sei se ucita</w:t>
      </w:r>
      <w:r w:rsidRPr="004A2847">
        <w:rPr>
          <w:rStyle w:val="BookTitle"/>
          <w:rFonts w:asciiTheme="minorHAnsi" w:hAnsiTheme="minorHAnsi" w:cstheme="minorHAnsi"/>
          <w:b w:val="0"/>
          <w:bCs w:val="0"/>
          <w:color w:val="000000"/>
          <w:sz w:val="28"/>
          <w:szCs w:val="28"/>
        </w:rPr>
        <w:br/>
        <w:t>`śrī-acyutānanda' nāma—jagata-vidita</w:t>
      </w:r>
    </w:p>
    <w:p w14:paraId="2FF43B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had one son named Śrī Acyutānanda, who was a qualified son. He was renowned throughout the world.</w:t>
      </w:r>
    </w:p>
    <w:p w14:paraId="4795323A" w14:textId="16464C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4.139</w:t>
      </w:r>
    </w:p>
    <w:p w14:paraId="41B4A8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4AB895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eka-dina eka uttama sannyāsī</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advaita-ācārya-sthāne mililena āsi'</w:t>
      </w:r>
    </w:p>
    <w:p w14:paraId="264830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arrangement of providence, one day an exalted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came to the house of Advaita Ācārya.</w:t>
      </w:r>
    </w:p>
    <w:p w14:paraId="3A7EBB1A" w14:textId="17A308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4.140</w:t>
      </w:r>
    </w:p>
    <w:p w14:paraId="2ADC9E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6CC3F2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dekhiyā nyāsī saṅkoce rahila</w:t>
      </w:r>
      <w:r w:rsidRPr="004A2847">
        <w:rPr>
          <w:rStyle w:val="BookTitle"/>
          <w:rFonts w:asciiTheme="minorHAnsi" w:hAnsiTheme="minorHAnsi" w:cstheme="minorHAnsi"/>
          <w:b w:val="0"/>
          <w:bCs w:val="0"/>
          <w:color w:val="000000"/>
          <w:sz w:val="28"/>
          <w:szCs w:val="28"/>
        </w:rPr>
        <w:br/>
        <w:t>advaita nyāsīre namaskari' vasāila</w:t>
      </w:r>
    </w:p>
    <w:p w14:paraId="344CA9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seeing Advaita,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hesitantly stood there. Advaita offered respects to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and had him sit down.</w:t>
      </w:r>
    </w:p>
    <w:p w14:paraId="7C1BD133" w14:textId="734870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4.141</w:t>
      </w:r>
    </w:p>
    <w:p w14:paraId="523591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6C21A4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advaita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“bhikṣā karaha gosāñi!”</w:t>
      </w:r>
      <w:r w:rsidRPr="004A2847">
        <w:rPr>
          <w:rStyle w:val="BookTitle"/>
          <w:rFonts w:asciiTheme="minorHAnsi" w:hAnsiTheme="minorHAnsi" w:cstheme="minorHAnsi"/>
          <w:b w:val="0"/>
          <w:bCs w:val="0"/>
          <w:color w:val="000000"/>
          <w:sz w:val="28"/>
          <w:szCs w:val="28"/>
        </w:rPr>
        <w:br/>
        <w:t>sannyāsī balena,—“bhikṣā deha' yāhā cāi</w:t>
      </w:r>
    </w:p>
    <w:p w14:paraId="61BF5D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Advaita said, “O Gosāñi, kindly take your meal here.”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replied, “Give me the alms that I desire.</w:t>
      </w:r>
    </w:p>
    <w:p w14:paraId="0574AFFC" w14:textId="3777B2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4.142</w:t>
      </w:r>
    </w:p>
    <w:p w14:paraId="68900E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797B72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mora jijñāsā āchaye tomā'-sthāne</w:t>
      </w:r>
      <w:r w:rsidRPr="004A2847">
        <w:rPr>
          <w:rStyle w:val="BookTitle"/>
          <w:rFonts w:asciiTheme="minorHAnsi" w:hAnsiTheme="minorHAnsi" w:cstheme="minorHAnsi"/>
          <w:b w:val="0"/>
          <w:bCs w:val="0"/>
          <w:color w:val="000000"/>
          <w:sz w:val="28"/>
          <w:szCs w:val="28"/>
        </w:rPr>
        <w:br/>
        <w:t>mora sei bhikṣātāhā kahibā āpane”</w:t>
      </w:r>
    </w:p>
    <w:p w14:paraId="0FED99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a simple question I wish to ask You. Your answer is all I request.</w:t>
      </w:r>
    </w:p>
    <w:p w14:paraId="292958DF" w14:textId="3EC6DB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4.143</w:t>
      </w:r>
    </w:p>
    <w:p w14:paraId="32432C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561E04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ācārya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“āge karaha bhojana</w:t>
      </w:r>
      <w:r w:rsidRPr="004A2847">
        <w:rPr>
          <w:rStyle w:val="BookTitle"/>
          <w:rFonts w:asciiTheme="minorHAnsi" w:hAnsiTheme="minorHAnsi" w:cstheme="minorHAnsi"/>
          <w:b w:val="0"/>
          <w:bCs w:val="0"/>
          <w:color w:val="000000"/>
          <w:sz w:val="28"/>
          <w:szCs w:val="28"/>
        </w:rPr>
        <w:br/>
        <w:t>śeṣe jijñāsāra tabe haibe kathana”</w:t>
      </w:r>
    </w:p>
    <w:p w14:paraId="589C2B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said, “First take your meal, then you may inquire from Me.”</w:t>
      </w:r>
    </w:p>
    <w:p w14:paraId="7A3700AA" w14:textId="6B812F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4.144</w:t>
      </w:r>
    </w:p>
    <w:p w14:paraId="2B2181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144</w:t>
      </w:r>
    </w:p>
    <w:p w14:paraId="3F61B7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nyāsī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“āge āche jijñāsya āmāra”</w:t>
      </w:r>
      <w:r w:rsidRPr="004A2847">
        <w:rPr>
          <w:rStyle w:val="BookTitle"/>
          <w:rFonts w:asciiTheme="minorHAnsi" w:hAnsiTheme="minorHAnsi" w:cstheme="minorHAnsi"/>
          <w:b w:val="0"/>
          <w:bCs w:val="0"/>
          <w:color w:val="000000"/>
          <w:sz w:val="28"/>
          <w:szCs w:val="28"/>
        </w:rPr>
        <w:br/>
        <w:t>ācārya balena,—“bala ye icchā tomāra”</w:t>
      </w:r>
    </w:p>
    <w:p w14:paraId="22D8F8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then said, “I will ask my question first.” Advaita Ācārya replied, “As you wish.”</w:t>
      </w:r>
    </w:p>
    <w:p w14:paraId="78BD6472" w14:textId="707054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4.145</w:t>
      </w:r>
    </w:p>
    <w:p w14:paraId="14C366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275308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sannyāsī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“ei keśava bhāratī</w:t>
      </w:r>
      <w:r w:rsidRPr="004A2847">
        <w:rPr>
          <w:rStyle w:val="BookTitle"/>
          <w:rFonts w:asciiTheme="minorHAnsi" w:hAnsiTheme="minorHAnsi" w:cstheme="minorHAnsi"/>
          <w:b w:val="0"/>
          <w:bCs w:val="0"/>
          <w:color w:val="000000"/>
          <w:sz w:val="28"/>
          <w:szCs w:val="28"/>
        </w:rPr>
        <w:br/>
        <w:t>caitanyera ke hayena, kaha mora prati”</w:t>
      </w:r>
    </w:p>
    <w:p w14:paraId="377DA5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said, “Tell me, how is Keśava Bhāratī related to Caitanya?”</w:t>
      </w:r>
    </w:p>
    <w:p w14:paraId="6A4CC496" w14:textId="7B8E72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4.146</w:t>
      </w:r>
    </w:p>
    <w:p w14:paraId="1E1EA8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193D9E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mane mane cintena advaita mahāśaya</w:t>
      </w:r>
      <w:r w:rsidRPr="004A2847">
        <w:rPr>
          <w:rStyle w:val="BookTitle"/>
          <w:rFonts w:asciiTheme="minorHAnsi" w:hAnsiTheme="minorHAnsi" w:cstheme="minorHAnsi"/>
          <w:b w:val="0"/>
          <w:bCs w:val="0"/>
          <w:color w:val="000000"/>
          <w:sz w:val="28"/>
          <w:szCs w:val="28"/>
        </w:rPr>
        <w:br/>
        <w:t>“vyavahāra, paramārtha—dui pakṣa haya</w:t>
      </w:r>
    </w:p>
    <w:p w14:paraId="6BF873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Mahāśaya thought, “There are two relationships—worldly and spiritual.</w:t>
      </w:r>
    </w:p>
    <w:p w14:paraId="356AF50F" w14:textId="2B3448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4.147</w:t>
      </w:r>
    </w:p>
    <w:p w14:paraId="634815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5F7EA2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īśvarera pitā-mātā nāi</w:t>
      </w:r>
      <w:r w:rsidRPr="004A2847">
        <w:rPr>
          <w:rStyle w:val="BookTitle"/>
          <w:rFonts w:asciiTheme="minorHAnsi" w:hAnsiTheme="minorHAnsi" w:cstheme="minorHAnsi"/>
          <w:b w:val="0"/>
          <w:bCs w:val="0"/>
          <w:color w:val="000000"/>
          <w:sz w:val="28"/>
          <w:szCs w:val="28"/>
        </w:rPr>
        <w:br/>
        <w:t>tathāpiha `devakīnandana' kari' gāi</w:t>
      </w:r>
    </w:p>
    <w:p w14:paraId="181BD5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Supreme Lord has no father or mother, He is glorified as the son of Devakī.</w:t>
      </w:r>
    </w:p>
    <w:p w14:paraId="7ED36348" w14:textId="4E0BDB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4.148</w:t>
      </w:r>
    </w:p>
    <w:p w14:paraId="0E94BF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7B8B7B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paramārthe—guru se tāṅhāra keha nāi</w:t>
      </w:r>
      <w:r w:rsidRPr="004A2847">
        <w:rPr>
          <w:rStyle w:val="BookTitle"/>
          <w:rFonts w:asciiTheme="minorHAnsi" w:hAnsiTheme="minorHAnsi" w:cstheme="minorHAnsi"/>
          <w:b w:val="0"/>
          <w:bCs w:val="0"/>
          <w:color w:val="000000"/>
          <w:sz w:val="28"/>
          <w:szCs w:val="28"/>
        </w:rPr>
        <w:br/>
        <w:t>tathāpi ye kare prabhu, tāhā sabe gāi</w:t>
      </w:r>
    </w:p>
    <w:p w14:paraId="30FB10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“From the spiritual point of </w:t>
      </w:r>
      <w:proofErr w:type="gramStart"/>
      <w:r w:rsidRPr="004A2847">
        <w:rPr>
          <w:rStyle w:val="BookTitle"/>
          <w:rFonts w:asciiTheme="minorHAnsi" w:hAnsiTheme="minorHAnsi" w:cstheme="minorHAnsi"/>
          <w:b/>
          <w:bCs/>
          <w:color w:val="800000"/>
          <w:sz w:val="28"/>
          <w:szCs w:val="28"/>
        </w:rPr>
        <w:t>view</w:t>
      </w:r>
      <w:proofErr w:type="gramEnd"/>
      <w:r w:rsidRPr="004A2847">
        <w:rPr>
          <w:rStyle w:val="BookTitle"/>
          <w:rFonts w:asciiTheme="minorHAnsi" w:hAnsiTheme="minorHAnsi" w:cstheme="minorHAnsi"/>
          <w:b/>
          <w:bCs/>
          <w:color w:val="800000"/>
          <w:sz w:val="28"/>
          <w:szCs w:val="28"/>
        </w:rPr>
        <w:t xml:space="preserve"> He has no spiritual master. Yet whatever He </w:t>
      </w:r>
      <w:r w:rsidRPr="004A2847">
        <w:rPr>
          <w:rStyle w:val="BookTitle"/>
          <w:rFonts w:asciiTheme="minorHAnsi" w:hAnsiTheme="minorHAnsi" w:cstheme="minorHAnsi"/>
          <w:b/>
          <w:bCs/>
          <w:color w:val="800000"/>
          <w:sz w:val="28"/>
          <w:szCs w:val="28"/>
        </w:rPr>
        <w:lastRenderedPageBreak/>
        <w:t>does is glorified by everyone.</w:t>
      </w:r>
    </w:p>
    <w:p w14:paraId="2AB067D4" w14:textId="0B34BB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4.149</w:t>
      </w:r>
    </w:p>
    <w:p w14:paraId="4C8BFC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31719E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prathamei paramārtha ki kārya kahiyā?</w:t>
      </w:r>
      <w:r w:rsidRPr="004A2847">
        <w:rPr>
          <w:rStyle w:val="BookTitle"/>
          <w:rFonts w:asciiTheme="minorHAnsi" w:hAnsiTheme="minorHAnsi" w:cstheme="minorHAnsi"/>
          <w:b w:val="0"/>
          <w:bCs w:val="0"/>
          <w:color w:val="000000"/>
          <w:sz w:val="28"/>
          <w:szCs w:val="28"/>
        </w:rPr>
        <w:br/>
        <w:t>vyavahāra kahiyāi yāi prabodhiyā”</w:t>
      </w:r>
    </w:p>
    <w:p w14:paraId="6EDE69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 why should I first speak about the spiritual aspect? Let Me first satisfy him by explaining their worldly relationship.”</w:t>
      </w:r>
    </w:p>
    <w:p w14:paraId="658B51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Advaita Prabhu understood from the question of the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that he wanted to know something about Caitanyadeva's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guru. After thinking about what answer He should give, Advaita Prabhu told him that by worldly standards Keśava Bhāratī was Śrī Caitanya's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guru.</w:t>
      </w:r>
    </w:p>
    <w:p w14:paraId="2CCDECBB" w14:textId="66FE1C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4.150</w:t>
      </w:r>
    </w:p>
    <w:p w14:paraId="72FF91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51897D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bhāvi' balilā advaita mahāśaya</w:t>
      </w:r>
      <w:r w:rsidRPr="004A2847">
        <w:rPr>
          <w:rStyle w:val="BookTitle"/>
          <w:rFonts w:asciiTheme="minorHAnsi" w:hAnsiTheme="minorHAnsi" w:cstheme="minorHAnsi"/>
          <w:b w:val="0"/>
          <w:bCs w:val="0"/>
          <w:color w:val="000000"/>
          <w:sz w:val="28"/>
          <w:szCs w:val="28"/>
        </w:rPr>
        <w:br/>
        <w:t>“keśava-bhāratī caitanyera guru haya</w:t>
      </w:r>
    </w:p>
    <w:p w14:paraId="22AC05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thinking in this way, Advaita Mahāśaya told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“Keśava Bhāratī is Caitanya's guru.</w:t>
      </w:r>
    </w:p>
    <w:p w14:paraId="3C6D2B5F" w14:textId="3CA793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4.151</w:t>
      </w:r>
    </w:p>
    <w:p w14:paraId="4325AB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172420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dekhitecha—guru tāna keśava bhāratī</w:t>
      </w:r>
      <w:r w:rsidRPr="004A2847">
        <w:rPr>
          <w:rStyle w:val="BookTitle"/>
          <w:rFonts w:asciiTheme="minorHAnsi" w:hAnsiTheme="minorHAnsi" w:cstheme="minorHAnsi"/>
          <w:b w:val="0"/>
          <w:bCs w:val="0"/>
          <w:color w:val="000000"/>
          <w:sz w:val="28"/>
          <w:szCs w:val="28"/>
        </w:rPr>
        <w:br/>
        <w:t>āra kene tabe jijñāsaha āmā'-prati?”</w:t>
      </w:r>
    </w:p>
    <w:p w14:paraId="601121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already know that Keśava Bhāratī is His guru, so why are you asking Me?”</w:t>
      </w:r>
    </w:p>
    <w:p w14:paraId="0C3B7AC9" w14:textId="261D6A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4.152</w:t>
      </w:r>
    </w:p>
    <w:p w14:paraId="60E228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5F4B66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mātra advaita balite sei-kṣaṇe</w:t>
      </w:r>
      <w:r w:rsidRPr="004A2847">
        <w:rPr>
          <w:rStyle w:val="BookTitle"/>
          <w:rFonts w:asciiTheme="minorHAnsi" w:hAnsiTheme="minorHAnsi" w:cstheme="minorHAnsi"/>
          <w:b w:val="0"/>
          <w:bCs w:val="0"/>
          <w:color w:val="000000"/>
          <w:sz w:val="28"/>
          <w:szCs w:val="28"/>
        </w:rPr>
        <w:br/>
        <w:t>dhāiyā acyutānanda āilā sei sthāne</w:t>
      </w:r>
    </w:p>
    <w:p w14:paraId="6A96C9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Advaita was still speaking, Acyutānanda came running to that place.</w:t>
      </w:r>
    </w:p>
    <w:p w14:paraId="35AAF63F" w14:textId="5AE201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4.153</w:t>
      </w:r>
    </w:p>
    <w:p w14:paraId="7AB5AD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153</w:t>
      </w:r>
    </w:p>
    <w:p w14:paraId="26CEB0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pañca-varṣa vayasa—madhura digambara</w:t>
      </w:r>
      <w:r w:rsidRPr="004A2847">
        <w:rPr>
          <w:rStyle w:val="BookTitle"/>
          <w:rFonts w:asciiTheme="minorHAnsi" w:hAnsiTheme="minorHAnsi" w:cstheme="minorHAnsi"/>
          <w:b w:val="0"/>
          <w:bCs w:val="0"/>
          <w:color w:val="000000"/>
          <w:sz w:val="28"/>
          <w:szCs w:val="28"/>
        </w:rPr>
        <w:br/>
        <w:t>khelā kheli' sarva aṅga dhūlāya dhusara</w:t>
      </w:r>
    </w:p>
    <w:p w14:paraId="6267D2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only five years old and stood there naked, his entire body covered with dust from childhood play.</w:t>
      </w:r>
    </w:p>
    <w:p w14:paraId="43F2A3F4" w14:textId="7CF3AB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4.154</w:t>
      </w:r>
    </w:p>
    <w:p w14:paraId="4E888F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68071B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abhinna kārttika yena sarvāṅga sundara</w:t>
      </w:r>
      <w:r w:rsidRPr="004A2847">
        <w:rPr>
          <w:rStyle w:val="BookTitle"/>
          <w:rFonts w:asciiTheme="minorHAnsi" w:hAnsiTheme="minorHAnsi" w:cstheme="minorHAnsi"/>
          <w:b w:val="0"/>
          <w:bCs w:val="0"/>
          <w:color w:val="000000"/>
          <w:sz w:val="28"/>
          <w:szCs w:val="28"/>
        </w:rPr>
        <w:br/>
        <w:t>sarvajña parama bhakta sarva-śakti-dhara</w:t>
      </w:r>
    </w:p>
    <w:p w14:paraId="73BB5B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body was as attractive as that of Kārtikeya. He had full knowledge, he was a great devotee, and he possessed all potencies.</w:t>
      </w:r>
    </w:p>
    <w:p w14:paraId="75A02B8D" w14:textId="7CEC5A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4.155</w:t>
      </w:r>
    </w:p>
    <w:p w14:paraId="1CB3C4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37965F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guru āche' vacana śuniyā</w:t>
      </w:r>
      <w:r w:rsidRPr="004A2847">
        <w:rPr>
          <w:rStyle w:val="BookTitle"/>
          <w:rFonts w:asciiTheme="minorHAnsi" w:hAnsiTheme="minorHAnsi" w:cstheme="minorHAnsi"/>
          <w:b w:val="0"/>
          <w:bCs w:val="0"/>
          <w:color w:val="000000"/>
          <w:sz w:val="28"/>
          <w:szCs w:val="28"/>
        </w:rPr>
        <w:br/>
        <w:t>krodhāveśe kahe kichu hāsiyā hāsiyā</w:t>
      </w:r>
    </w:p>
    <w:p w14:paraId="1EDDCC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he heard Lord Caitanya had a spiritual master, he became very angry yet smiled as he spoke.</w:t>
      </w:r>
    </w:p>
    <w:p w14:paraId="3E055BC9" w14:textId="68B465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4.156</w:t>
      </w:r>
    </w:p>
    <w:p w14:paraId="6E9F0D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66C3AB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ki</w:t>
      </w:r>
      <w:proofErr w:type="gramEnd"/>
      <w:r w:rsidRPr="004A2847">
        <w:rPr>
          <w:rStyle w:val="BookTitle"/>
          <w:rFonts w:asciiTheme="minorHAnsi" w:hAnsiTheme="minorHAnsi" w:cstheme="minorHAnsi"/>
          <w:b w:val="0"/>
          <w:bCs w:val="0"/>
          <w:color w:val="000000"/>
          <w:sz w:val="28"/>
          <w:szCs w:val="28"/>
        </w:rPr>
        <w:t xml:space="preserve"> balilā bāpa! bala dekhi āra bāra</w:t>
      </w:r>
      <w:r w:rsidRPr="004A2847">
        <w:rPr>
          <w:rStyle w:val="BookTitle"/>
          <w:rFonts w:asciiTheme="minorHAnsi" w:hAnsiTheme="minorHAnsi" w:cstheme="minorHAnsi"/>
          <w:b w:val="0"/>
          <w:bCs w:val="0"/>
          <w:color w:val="000000"/>
          <w:sz w:val="28"/>
          <w:szCs w:val="28"/>
        </w:rPr>
        <w:br/>
        <w:t>`caitanyera guru āche' vicāra tomāra</w:t>
      </w:r>
    </w:p>
    <w:p w14:paraId="7B9DAF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father, what did You say? Could You repeat that? Do You think Lord Caitanya has a spiritual master?</w:t>
      </w:r>
    </w:p>
    <w:p w14:paraId="6B54C0C2" w14:textId="501228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4.157</w:t>
      </w:r>
    </w:p>
    <w:p w14:paraId="2D73B3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4AC5E4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vā sāhase tumi e-mata vacana</w:t>
      </w:r>
      <w:r w:rsidRPr="004A2847">
        <w:rPr>
          <w:rStyle w:val="BookTitle"/>
          <w:rFonts w:asciiTheme="minorHAnsi" w:hAnsiTheme="minorHAnsi" w:cstheme="minorHAnsi"/>
          <w:b w:val="0"/>
          <w:bCs w:val="0"/>
          <w:color w:val="000000"/>
          <w:sz w:val="28"/>
          <w:szCs w:val="28"/>
        </w:rPr>
        <w:br/>
        <w:t>jihvāya ānilā, ihā nā bujhi kāraṇa</w:t>
      </w:r>
    </w:p>
    <w:p w14:paraId="24D1E2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“How do You dare say such a thing? I </w:t>
      </w:r>
      <w:proofErr w:type="gramStart"/>
      <w:r w:rsidRPr="004A2847">
        <w:rPr>
          <w:rStyle w:val="BookTitle"/>
          <w:rFonts w:asciiTheme="minorHAnsi" w:hAnsiTheme="minorHAnsi" w:cstheme="minorHAnsi"/>
          <w:b/>
          <w:bCs/>
          <w:color w:val="800000"/>
          <w:sz w:val="28"/>
          <w:szCs w:val="28"/>
        </w:rPr>
        <w:t>don't</w:t>
      </w:r>
      <w:proofErr w:type="gramEnd"/>
      <w:r w:rsidRPr="004A2847">
        <w:rPr>
          <w:rStyle w:val="BookTitle"/>
          <w:rFonts w:asciiTheme="minorHAnsi" w:hAnsiTheme="minorHAnsi" w:cstheme="minorHAnsi"/>
          <w:b/>
          <w:bCs/>
          <w:color w:val="800000"/>
          <w:sz w:val="28"/>
          <w:szCs w:val="28"/>
        </w:rPr>
        <w:t xml:space="preserve"> understand the reason.</w:t>
      </w:r>
    </w:p>
    <w:p w14:paraId="22E79F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 five-year-old child, Śrī Acyutānanda, heard Śrī Advaita Prabhu say that Keśava Bhāratī was Śrī Caitanyadeva's spiritual master, he became very angry and said, “This is Kali-yuga. </w:t>
      </w:r>
      <w:proofErr w:type="gramStart"/>
      <w:r w:rsidRPr="004A2847">
        <w:rPr>
          <w:rStyle w:val="BookTitle"/>
          <w:rFonts w:asciiTheme="minorHAnsi" w:hAnsiTheme="minorHAnsi" w:cstheme="minorHAnsi"/>
          <w:b w:val="0"/>
          <w:bCs w:val="0"/>
          <w:color w:val="000000"/>
          <w:sz w:val="28"/>
          <w:szCs w:val="28"/>
        </w:rPr>
        <w:t>Otherwise</w:t>
      </w:r>
      <w:proofErr w:type="gramEnd"/>
      <w:r w:rsidRPr="004A2847">
        <w:rPr>
          <w:rStyle w:val="BookTitle"/>
          <w:rFonts w:asciiTheme="minorHAnsi" w:hAnsiTheme="minorHAnsi" w:cstheme="minorHAnsi"/>
          <w:b w:val="0"/>
          <w:bCs w:val="0"/>
          <w:color w:val="000000"/>
          <w:sz w:val="28"/>
          <w:szCs w:val="28"/>
        </w:rPr>
        <w:t xml:space="preserve"> how can one say that Keśava Bhāratī is Śrī Caitanyadeva's spiritual master?” The attempt to belittle the Supreme Lord with a tongue suitable for persons of Kali-yuga is indicative of Śrī Advaita Prabhu's audacity. Did Advaita Prabhu make such a statement under the influence of the Lord's illusory energy, which bewilders even demigods like Brahmā and Śiva? Only living entities conditioned by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xml:space="preserve"> can speak such absurd statements.</w:t>
      </w:r>
    </w:p>
    <w:p w14:paraId="2AD904EE" w14:textId="005D6B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4.158</w:t>
      </w:r>
    </w:p>
    <w:p w14:paraId="629EF2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06B6FE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jihvāya yadi e-mata āila</w:t>
      </w:r>
      <w:r w:rsidRPr="004A2847">
        <w:rPr>
          <w:rStyle w:val="BookTitle"/>
          <w:rFonts w:asciiTheme="minorHAnsi" w:hAnsiTheme="minorHAnsi" w:cstheme="minorHAnsi"/>
          <w:b w:val="0"/>
          <w:bCs w:val="0"/>
          <w:color w:val="000000"/>
          <w:sz w:val="28"/>
          <w:szCs w:val="28"/>
        </w:rPr>
        <w:br/>
        <w:t>hena bujhi—ekhane se kali-kāla haila</w:t>
      </w:r>
    </w:p>
    <w:p w14:paraId="354E9B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such words came from Your mouth, I can understand that the Age of Kali has arrived.</w:t>
      </w:r>
    </w:p>
    <w:p w14:paraId="23B0EC13" w14:textId="0EA897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4.159-160</w:t>
      </w:r>
    </w:p>
    <w:p w14:paraId="555D55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159-160</w:t>
      </w:r>
    </w:p>
    <w:p w14:paraId="78A86C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athavā caitanya-māyā parama dustara</w:t>
      </w:r>
      <w:r w:rsidRPr="004A2847">
        <w:rPr>
          <w:rStyle w:val="BookTitle"/>
          <w:rFonts w:asciiTheme="minorHAnsi" w:hAnsiTheme="minorHAnsi" w:cstheme="minorHAnsi"/>
          <w:b w:val="0"/>
          <w:bCs w:val="0"/>
          <w:color w:val="000000"/>
          <w:sz w:val="28"/>
          <w:szCs w:val="28"/>
        </w:rPr>
        <w:br/>
        <w:t>yāhāte pāyena moha brahmādi śaṅkara</w:t>
      </w:r>
    </w:p>
    <w:p w14:paraId="7049CA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bujhilāma-viṣṇu-māyā haila tomāre</w:t>
      </w:r>
      <w:r w:rsidRPr="004A2847">
        <w:rPr>
          <w:rStyle w:val="BookTitle"/>
          <w:rFonts w:asciiTheme="minorHAnsi" w:hAnsiTheme="minorHAnsi" w:cstheme="minorHAnsi"/>
          <w:b w:val="0"/>
          <w:bCs w:val="0"/>
          <w:color w:val="000000"/>
          <w:sz w:val="28"/>
          <w:szCs w:val="28"/>
        </w:rPr>
        <w:br/>
        <w:t>kebā caitanyera māyā taribāre pāre?</w:t>
      </w:r>
    </w:p>
    <w:p w14:paraId="59F591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Otherwise</w:t>
      </w:r>
      <w:proofErr w:type="gramEnd"/>
      <w:r w:rsidRPr="004A2847">
        <w:rPr>
          <w:rStyle w:val="BookTitle"/>
          <w:rFonts w:asciiTheme="minorHAnsi" w:hAnsiTheme="minorHAnsi" w:cstheme="minorHAnsi"/>
          <w:b/>
          <w:bCs/>
          <w:color w:val="800000"/>
          <w:sz w:val="28"/>
          <w:szCs w:val="28"/>
        </w:rPr>
        <w:t xml:space="preserve"> Lord Caitanya's most difficult to overcome illusory energy, which bewilders even personalities like Brahmā and Śaṅkara has bewildered You. Who can overcome the illusion of Lord Caitanya?</w:t>
      </w:r>
    </w:p>
    <w:p w14:paraId="3CD25DC7" w14:textId="464CB4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4.161</w:t>
      </w:r>
    </w:p>
    <w:p w14:paraId="6D647C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42F9BE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guru āche' balilā yakhane</w:t>
      </w:r>
      <w:r w:rsidRPr="004A2847">
        <w:rPr>
          <w:rStyle w:val="BookTitle"/>
          <w:rFonts w:asciiTheme="minorHAnsi" w:hAnsiTheme="minorHAnsi" w:cstheme="minorHAnsi"/>
          <w:b w:val="0"/>
          <w:bCs w:val="0"/>
          <w:color w:val="000000"/>
          <w:sz w:val="28"/>
          <w:szCs w:val="28"/>
        </w:rPr>
        <w:br/>
        <w:t>māyā-vaśa vinā ihā kahilā kemane?</w:t>
      </w:r>
    </w:p>
    <w:p w14:paraId="022116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You say, `Lord Caitanya has a spiritual master,' it means that You are </w:t>
      </w:r>
      <w:r w:rsidRPr="004A2847">
        <w:rPr>
          <w:rStyle w:val="BookTitle"/>
          <w:rFonts w:asciiTheme="minorHAnsi" w:hAnsiTheme="minorHAnsi" w:cstheme="minorHAnsi"/>
          <w:b/>
          <w:bCs/>
          <w:color w:val="800000"/>
          <w:sz w:val="28"/>
          <w:szCs w:val="28"/>
        </w:rPr>
        <w:lastRenderedPageBreak/>
        <w:t xml:space="preserve">influenced by </w:t>
      </w:r>
      <w:r w:rsidRPr="004A2847">
        <w:rPr>
          <w:rStyle w:val="BookTitle"/>
          <w:rFonts w:asciiTheme="minorHAnsi" w:hAnsiTheme="minorHAnsi" w:cstheme="minorHAnsi"/>
          <w:b/>
          <w:bCs/>
          <w:i/>
          <w:iCs/>
          <w:color w:val="800000"/>
          <w:sz w:val="28"/>
          <w:szCs w:val="28"/>
        </w:rPr>
        <w:t>māyā</w:t>
      </w:r>
      <w:r w:rsidRPr="004A2847">
        <w:rPr>
          <w:rStyle w:val="BookTitle"/>
          <w:rFonts w:asciiTheme="minorHAnsi" w:hAnsiTheme="minorHAnsi" w:cstheme="minorHAnsi"/>
          <w:b/>
          <w:bCs/>
          <w:color w:val="800000"/>
          <w:sz w:val="28"/>
          <w:szCs w:val="28"/>
        </w:rPr>
        <w:t xml:space="preserve">. </w:t>
      </w:r>
      <w:proofErr w:type="gramStart"/>
      <w:r w:rsidRPr="004A2847">
        <w:rPr>
          <w:rStyle w:val="BookTitle"/>
          <w:rFonts w:asciiTheme="minorHAnsi" w:hAnsiTheme="minorHAnsi" w:cstheme="minorHAnsi"/>
          <w:b/>
          <w:bCs/>
          <w:color w:val="800000"/>
          <w:sz w:val="28"/>
          <w:szCs w:val="28"/>
        </w:rPr>
        <w:t>Otherwise</w:t>
      </w:r>
      <w:proofErr w:type="gramEnd"/>
      <w:r w:rsidRPr="004A2847">
        <w:rPr>
          <w:rStyle w:val="BookTitle"/>
          <w:rFonts w:asciiTheme="minorHAnsi" w:hAnsiTheme="minorHAnsi" w:cstheme="minorHAnsi"/>
          <w:b/>
          <w:bCs/>
          <w:color w:val="800000"/>
          <w:sz w:val="28"/>
          <w:szCs w:val="28"/>
        </w:rPr>
        <w:t xml:space="preserve"> how could You say such things?</w:t>
      </w:r>
    </w:p>
    <w:p w14:paraId="4A6817FE" w14:textId="4F2FDD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4.162</w:t>
      </w:r>
    </w:p>
    <w:p w14:paraId="166D44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78F012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brahmāṇḍa sei caitanya-icchāya</w:t>
      </w:r>
      <w:r w:rsidRPr="004A2847">
        <w:rPr>
          <w:rStyle w:val="BookTitle"/>
          <w:rFonts w:asciiTheme="minorHAnsi" w:hAnsiTheme="minorHAnsi" w:cstheme="minorHAnsi"/>
          <w:b w:val="0"/>
          <w:bCs w:val="0"/>
          <w:color w:val="000000"/>
          <w:sz w:val="28"/>
          <w:szCs w:val="28"/>
        </w:rPr>
        <w:br/>
        <w:t>saba caitanyera loma-kūpete miśāya</w:t>
      </w:r>
    </w:p>
    <w:p w14:paraId="2D1536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supreme will of Lord Caitanya innumerable universes enter the hair pores of His body.</w:t>
      </w:r>
    </w:p>
    <w:p w14:paraId="21DC5889" w14:textId="2FEFB3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4.163</w:t>
      </w:r>
    </w:p>
    <w:p w14:paraId="1D3D48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5305C5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jala-krīḍā-parāyaṇa caitanya-gosāñi</w:t>
      </w:r>
      <w:r w:rsidRPr="004A2847">
        <w:rPr>
          <w:rStyle w:val="BookTitle"/>
          <w:rFonts w:asciiTheme="minorHAnsi" w:hAnsiTheme="minorHAnsi" w:cstheme="minorHAnsi"/>
          <w:b w:val="0"/>
          <w:bCs w:val="0"/>
          <w:color w:val="000000"/>
          <w:sz w:val="28"/>
          <w:szCs w:val="28"/>
        </w:rPr>
        <w:br/>
        <w:t>viharena ātma-krīḍa-āra dui nāi</w:t>
      </w:r>
    </w:p>
    <w:p w14:paraId="1F75B3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Lord Caitanya who enjoys His own pastimes in the water.</w:t>
      </w:r>
    </w:p>
    <w:p w14:paraId="0180DC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His own sweet will Śrī Gaurasundara enjoys pastimes in the Causal Ocean as Kāraṇābdhiśāyī Puruṣa, who is the controller of all living entities; in the Garbhodaka Ocean as Garbhodaśāyī Puruṣa, who is the soul of Hiraṇyagarbha, the </w:t>
      </w:r>
      <w:proofErr w:type="gramStart"/>
      <w:r w:rsidRPr="004A2847">
        <w:rPr>
          <w:rStyle w:val="BookTitle"/>
          <w:rFonts w:asciiTheme="minorHAnsi" w:hAnsiTheme="minorHAnsi" w:cstheme="minorHAnsi"/>
          <w:b w:val="0"/>
          <w:bCs w:val="0"/>
          <w:color w:val="000000"/>
          <w:sz w:val="28"/>
          <w:szCs w:val="28"/>
        </w:rPr>
        <w:t>sum total</w:t>
      </w:r>
      <w:proofErr w:type="gramEnd"/>
      <w:r w:rsidRPr="004A2847">
        <w:rPr>
          <w:rStyle w:val="BookTitle"/>
          <w:rFonts w:asciiTheme="minorHAnsi" w:hAnsiTheme="minorHAnsi" w:cstheme="minorHAnsi"/>
          <w:b w:val="0"/>
          <w:bCs w:val="0"/>
          <w:color w:val="000000"/>
          <w:sz w:val="28"/>
          <w:szCs w:val="28"/>
        </w:rPr>
        <w:t xml:space="preserve"> of all living entities; and in the Milk Ocean as Kṣīrodaśāyī Puruṣa, who is the Supersoul of the individual living entities.</w:t>
      </w:r>
    </w:p>
    <w:p w14:paraId="47943615" w14:textId="08D8E8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4.164</w:t>
      </w:r>
    </w:p>
    <w:p w14:paraId="1BEB95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37C8AF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dekha mahāmuni—mahā abhimāna</w:t>
      </w:r>
      <w:r w:rsidRPr="004A2847">
        <w:rPr>
          <w:rStyle w:val="BookTitle"/>
          <w:rFonts w:asciiTheme="minorHAnsi" w:hAnsiTheme="minorHAnsi" w:cstheme="minorHAnsi"/>
          <w:b w:val="0"/>
          <w:bCs w:val="0"/>
          <w:color w:val="000000"/>
          <w:sz w:val="28"/>
          <w:szCs w:val="28"/>
        </w:rPr>
        <w:br/>
        <w:t>uddeśa nā thāke kāro, kothā kāra nāma</w:t>
      </w:r>
    </w:p>
    <w:p w14:paraId="291314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has been seen that great sages who were proud of their position did not know who they were or what was their status.</w:t>
      </w:r>
    </w:p>
    <w:p w14:paraId="5BFFE1E9" w14:textId="697972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4.165-166</w:t>
      </w:r>
    </w:p>
    <w:p w14:paraId="028A8A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165-166</w:t>
      </w:r>
    </w:p>
    <w:p w14:paraId="17E0D4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sei caitanyera acintya-icchāya</w:t>
      </w:r>
      <w:r w:rsidRPr="004A2847">
        <w:rPr>
          <w:rStyle w:val="BookTitle"/>
          <w:rFonts w:asciiTheme="minorHAnsi" w:hAnsiTheme="minorHAnsi" w:cstheme="minorHAnsi"/>
          <w:b w:val="0"/>
          <w:bCs w:val="0"/>
          <w:color w:val="000000"/>
          <w:sz w:val="28"/>
          <w:szCs w:val="28"/>
        </w:rPr>
        <w:br/>
        <w:t>nābhi-padma haite brahmā hayena līlāya</w:t>
      </w:r>
    </w:p>
    <w:p w14:paraId="275254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haiyāo nā thāke dekhite kichu śakti</w:t>
      </w:r>
      <w:r w:rsidRPr="004A2847">
        <w:rPr>
          <w:rStyle w:val="BookTitle"/>
          <w:rFonts w:asciiTheme="minorHAnsi" w:hAnsiTheme="minorHAnsi" w:cstheme="minorHAnsi"/>
          <w:b w:val="0"/>
          <w:bCs w:val="0"/>
          <w:color w:val="000000"/>
          <w:sz w:val="28"/>
          <w:szCs w:val="28"/>
        </w:rPr>
        <w:br/>
        <w:t>avaśeṣe karena ekānta-bhāve bhakti</w:t>
      </w:r>
    </w:p>
    <w:p w14:paraId="1C86C1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inconceivable desire of Lord Caitanya, Brahmā appears from the lotus flower that sprouts from His navel. Yet after his appearance, he had no power to see anything until he engaged in unalloyed devotional service to the Lord.</w:t>
      </w:r>
    </w:p>
    <w:p w14:paraId="78B420A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Second Canto, Chapter Nine.</w:t>
      </w:r>
    </w:p>
    <w:p w14:paraId="3155EF7A" w14:textId="08363E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4.167</w:t>
      </w:r>
    </w:p>
    <w:p w14:paraId="48D0ED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122F05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bhakti-vaśe tuṣṭa haiyā tāhāne</w:t>
      </w:r>
      <w:r w:rsidRPr="004A2847">
        <w:rPr>
          <w:rStyle w:val="BookTitle"/>
          <w:rFonts w:asciiTheme="minorHAnsi" w:hAnsiTheme="minorHAnsi" w:cstheme="minorHAnsi"/>
          <w:b w:val="0"/>
          <w:bCs w:val="0"/>
          <w:color w:val="000000"/>
          <w:sz w:val="28"/>
          <w:szCs w:val="28"/>
        </w:rPr>
        <w:br/>
        <w:t>tattva-upadeśa prabhu kahena āpane</w:t>
      </w:r>
    </w:p>
    <w:p w14:paraId="30E04A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was satisfied by his devotional service, He personally imparted in Brahmā knowledge of the Absolute Truth.</w:t>
      </w:r>
    </w:p>
    <w:p w14:paraId="27947851" w14:textId="64897D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4.168</w:t>
      </w:r>
    </w:p>
    <w:p w14:paraId="05D875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5C2BD9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sei brahmā prabhu-ājñā kari' śire</w:t>
      </w:r>
      <w:r w:rsidRPr="004A2847">
        <w:rPr>
          <w:rStyle w:val="BookTitle"/>
          <w:rFonts w:asciiTheme="minorHAnsi" w:hAnsiTheme="minorHAnsi" w:cstheme="minorHAnsi"/>
          <w:b w:val="0"/>
          <w:bCs w:val="0"/>
          <w:color w:val="000000"/>
          <w:sz w:val="28"/>
          <w:szCs w:val="28"/>
        </w:rPr>
        <w:br/>
        <w:t>sṛṣṭi kari' sei jñāna kahena sabāre</w:t>
      </w:r>
    </w:p>
    <w:p w14:paraId="194B39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the Lord's instructions on his head, Brahmā then began to create. He thereafter imparted that spiritual knowledge to others.</w:t>
      </w:r>
    </w:p>
    <w:p w14:paraId="75DDB0C3" w14:textId="6C76CD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4.169</w:t>
      </w:r>
    </w:p>
    <w:p w14:paraId="54D330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44EE50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jñāna sanakādi pāi' brahmā haite</w:t>
      </w:r>
      <w:r w:rsidRPr="004A2847">
        <w:rPr>
          <w:rStyle w:val="BookTitle"/>
          <w:rFonts w:asciiTheme="minorHAnsi" w:hAnsiTheme="minorHAnsi" w:cstheme="minorHAnsi"/>
          <w:b w:val="0"/>
          <w:bCs w:val="0"/>
          <w:color w:val="000000"/>
          <w:sz w:val="28"/>
          <w:szCs w:val="28"/>
        </w:rPr>
        <w:br/>
        <w:t>pracāra karena tabe kṛpāya jagate</w:t>
      </w:r>
    </w:p>
    <w:p w14:paraId="058C7A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four Kumāras headed by Sanaka received that knowledge from Brahmā and then mercifully distributed that knowledge to the world.</w:t>
      </w:r>
    </w:p>
    <w:p w14:paraId="79531E2B" w14:textId="2D2DC7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4.170</w:t>
      </w:r>
    </w:p>
    <w:p w14:paraId="04B951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5470F6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 haite haya āsi' jñānera pracāra</w:t>
      </w:r>
      <w:r w:rsidRPr="004A2847">
        <w:rPr>
          <w:rStyle w:val="BookTitle"/>
          <w:rFonts w:asciiTheme="minorHAnsi" w:hAnsiTheme="minorHAnsi" w:cstheme="minorHAnsi"/>
          <w:b w:val="0"/>
          <w:bCs w:val="0"/>
          <w:color w:val="000000"/>
          <w:sz w:val="28"/>
          <w:szCs w:val="28"/>
        </w:rPr>
        <w:br/>
        <w:t>tāna guru ke-mate bolaha āche āra</w:t>
      </w:r>
    </w:p>
    <w:p w14:paraId="0CB04C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“How then can You say that He who is the source of that knowledge has a guru?</w:t>
      </w:r>
    </w:p>
    <w:p w14:paraId="62628914" w14:textId="17341E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4.171</w:t>
      </w:r>
    </w:p>
    <w:p w14:paraId="7931B5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031A7A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bāpa </w:t>
      </w:r>
      <w:proofErr w:type="gramStart"/>
      <w:r w:rsidRPr="004A2847">
        <w:rPr>
          <w:rStyle w:val="BookTitle"/>
          <w:rFonts w:asciiTheme="minorHAnsi" w:hAnsiTheme="minorHAnsi" w:cstheme="minorHAnsi"/>
          <w:b w:val="0"/>
          <w:bCs w:val="0"/>
          <w:color w:val="000000"/>
          <w:sz w:val="28"/>
          <w:szCs w:val="28"/>
        </w:rPr>
        <w:t>tumi,—</w:t>
      </w:r>
      <w:proofErr w:type="gramEnd"/>
      <w:r w:rsidRPr="004A2847">
        <w:rPr>
          <w:rStyle w:val="BookTitle"/>
          <w:rFonts w:asciiTheme="minorHAnsi" w:hAnsiTheme="minorHAnsi" w:cstheme="minorHAnsi"/>
          <w:b w:val="0"/>
          <w:bCs w:val="0"/>
          <w:color w:val="000000"/>
          <w:sz w:val="28"/>
          <w:szCs w:val="28"/>
        </w:rPr>
        <w:t>tomā' haite śikhibāṅa kothā</w:t>
      </w:r>
      <w:r w:rsidRPr="004A2847">
        <w:rPr>
          <w:rStyle w:val="BookTitle"/>
          <w:rFonts w:asciiTheme="minorHAnsi" w:hAnsiTheme="minorHAnsi" w:cstheme="minorHAnsi"/>
          <w:b w:val="0"/>
          <w:bCs w:val="0"/>
          <w:color w:val="000000"/>
          <w:sz w:val="28"/>
          <w:szCs w:val="28"/>
        </w:rPr>
        <w:br/>
        <w:t>śikṣā-guru hai' kena bolaha anyathā”</w:t>
      </w:r>
    </w:p>
    <w:p w14:paraId="29D9BE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my father and instructing spiritual master, so how can You speak something other than the actual truth?”</w:t>
      </w:r>
    </w:p>
    <w:p w14:paraId="216D9A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Acyutānanda said, “You are my father and my instructing spiritual master. I am supposed to learn the truth from You. So how can You say that Śrī Caitanya, the Lord and shelter of all living entities, has a guru? The Supreme Lord is the spiritual master of everyone; no one is His guru.”</w:t>
      </w:r>
    </w:p>
    <w:p w14:paraId="04C4709C" w14:textId="0F6D9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4.172</w:t>
      </w:r>
    </w:p>
    <w:p w14:paraId="7F20C9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27EC2D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śrī-acyutānanda mauna hailā</w:t>
      </w:r>
      <w:r w:rsidRPr="004A2847">
        <w:rPr>
          <w:rStyle w:val="BookTitle"/>
          <w:rFonts w:asciiTheme="minorHAnsi" w:hAnsiTheme="minorHAnsi" w:cstheme="minorHAnsi"/>
          <w:b w:val="0"/>
          <w:bCs w:val="0"/>
          <w:color w:val="000000"/>
          <w:sz w:val="28"/>
          <w:szCs w:val="28"/>
        </w:rPr>
        <w:br/>
        <w:t>śuniyā advaita parānande praveśilā</w:t>
      </w:r>
    </w:p>
    <w:p w14:paraId="2AA00C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Śrī Acyutānanda became silent and Advaita Prabhu became filled with ecstasy.</w:t>
      </w:r>
    </w:p>
    <w:p w14:paraId="590E4F7E" w14:textId="7A43DC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4.173</w:t>
      </w:r>
    </w:p>
    <w:p w14:paraId="150C7F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1B85F1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`bāpa' `bāpa' bali' dhari' karilena kole</w:t>
      </w:r>
      <w:r w:rsidRPr="004A2847">
        <w:rPr>
          <w:rStyle w:val="BookTitle"/>
          <w:rFonts w:asciiTheme="minorHAnsi" w:hAnsiTheme="minorHAnsi" w:cstheme="minorHAnsi"/>
          <w:b w:val="0"/>
          <w:bCs w:val="0"/>
          <w:color w:val="000000"/>
          <w:sz w:val="28"/>
          <w:szCs w:val="28"/>
        </w:rPr>
        <w:br/>
        <w:t>siñcilena acyutera aṅga prema-jale</w:t>
      </w:r>
    </w:p>
    <w:p w14:paraId="7C8DC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exclaimed, “My dear son,” as He embraced Acyuta and soaked his body with tears of love.</w:t>
      </w:r>
    </w:p>
    <w:p w14:paraId="669BDA7D" w14:textId="45F382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4.174</w:t>
      </w:r>
    </w:p>
    <w:p w14:paraId="0419E9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711C78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tumi</w:t>
      </w:r>
      <w:proofErr w:type="gramEnd"/>
      <w:r w:rsidRPr="004A2847">
        <w:rPr>
          <w:rStyle w:val="BookTitle"/>
          <w:rFonts w:asciiTheme="minorHAnsi" w:hAnsiTheme="minorHAnsi" w:cstheme="minorHAnsi"/>
          <w:b w:val="0"/>
          <w:bCs w:val="0"/>
          <w:color w:val="000000"/>
          <w:sz w:val="28"/>
          <w:szCs w:val="28"/>
        </w:rPr>
        <w:t xml:space="preserve"> se janaka bāpa, mui se tanaya</w:t>
      </w:r>
      <w:r w:rsidRPr="004A2847">
        <w:rPr>
          <w:rStyle w:val="BookTitle"/>
          <w:rFonts w:asciiTheme="minorHAnsi" w:hAnsiTheme="minorHAnsi" w:cstheme="minorHAnsi"/>
          <w:b w:val="0"/>
          <w:bCs w:val="0"/>
          <w:color w:val="000000"/>
          <w:sz w:val="28"/>
          <w:szCs w:val="28"/>
        </w:rPr>
        <w:br/>
        <w:t>śikhāite putra-rūpe haile udaya</w:t>
      </w:r>
    </w:p>
    <w:p w14:paraId="6C58DC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My father and I am your son. You have appeared as My son to teach </w:t>
      </w:r>
      <w:r w:rsidRPr="004A2847">
        <w:rPr>
          <w:rStyle w:val="BookTitle"/>
          <w:rFonts w:asciiTheme="minorHAnsi" w:hAnsiTheme="minorHAnsi" w:cstheme="minorHAnsi"/>
          <w:b/>
          <w:bCs/>
          <w:color w:val="800000"/>
          <w:sz w:val="28"/>
          <w:szCs w:val="28"/>
        </w:rPr>
        <w:lastRenderedPageBreak/>
        <w:t>Me.</w:t>
      </w:r>
    </w:p>
    <w:p w14:paraId="2806FC63" w14:textId="4D95EF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4.175</w:t>
      </w:r>
    </w:p>
    <w:p w14:paraId="2F0D3A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297CE2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aparādha kariluṅ kṣamaha bāpa, more</w:t>
      </w:r>
      <w:r w:rsidRPr="004A2847">
        <w:rPr>
          <w:rStyle w:val="BookTitle"/>
          <w:rFonts w:asciiTheme="minorHAnsi" w:hAnsiTheme="minorHAnsi" w:cstheme="minorHAnsi"/>
          <w:b w:val="0"/>
          <w:bCs w:val="0"/>
          <w:color w:val="000000"/>
          <w:sz w:val="28"/>
          <w:szCs w:val="28"/>
        </w:rPr>
        <w:br/>
        <w:t>āra nā balimu, ei kahiluṅ tomāre”</w:t>
      </w:r>
    </w:p>
    <w:p w14:paraId="37047E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have committed an offense. Forgive Me, My dear son. I assure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I will not say that again.”</w:t>
      </w:r>
    </w:p>
    <w:p w14:paraId="4263722A" w14:textId="4F9C52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4.176</w:t>
      </w:r>
    </w:p>
    <w:p w14:paraId="7C1F81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5FC1DA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ātma-stuti śuni' śrī-acyuta mahāśaya</w:t>
      </w:r>
      <w:r w:rsidRPr="004A2847">
        <w:rPr>
          <w:rStyle w:val="BookTitle"/>
          <w:rFonts w:asciiTheme="minorHAnsi" w:hAnsiTheme="minorHAnsi" w:cstheme="minorHAnsi"/>
          <w:b w:val="0"/>
          <w:bCs w:val="0"/>
          <w:color w:val="000000"/>
          <w:sz w:val="28"/>
          <w:szCs w:val="28"/>
        </w:rPr>
        <w:br/>
        <w:t>lajjāya rahilā prabhu māthā nā tolaya</w:t>
      </w:r>
    </w:p>
    <w:p w14:paraId="2AF2BB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Śrī Acyuta Mahāśaya heard Advaita glorify him, he felt embarrassed and hung his head down.</w:t>
      </w:r>
    </w:p>
    <w:p w14:paraId="3D21CAFF" w14:textId="2D0D05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4.177</w:t>
      </w:r>
    </w:p>
    <w:p w14:paraId="547571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388D45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sannyāsī śrī-acyuta-vacana</w:t>
      </w:r>
      <w:r w:rsidRPr="004A2847">
        <w:rPr>
          <w:rStyle w:val="BookTitle"/>
          <w:rFonts w:asciiTheme="minorHAnsi" w:hAnsiTheme="minorHAnsi" w:cstheme="minorHAnsi"/>
          <w:b w:val="0"/>
          <w:bCs w:val="0"/>
          <w:color w:val="000000"/>
          <w:sz w:val="28"/>
          <w:szCs w:val="28"/>
        </w:rPr>
        <w:br/>
        <w:t>daṇḍavat haiyā paḍilā sei-kṣaṇa</w:t>
      </w:r>
    </w:p>
    <w:p w14:paraId="1EBBB6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heard Acyuta's statements, he immediately offered obeisances to him.</w:t>
      </w:r>
    </w:p>
    <w:p w14:paraId="22496525" w14:textId="40D414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4.178</w:t>
      </w:r>
    </w:p>
    <w:p w14:paraId="74BA13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217CDF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sannyāsī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“yogya advaita-nandana</w:t>
      </w:r>
      <w:r w:rsidRPr="004A2847">
        <w:rPr>
          <w:rStyle w:val="BookTitle"/>
          <w:rFonts w:asciiTheme="minorHAnsi" w:hAnsiTheme="minorHAnsi" w:cstheme="minorHAnsi"/>
          <w:b w:val="0"/>
          <w:bCs w:val="0"/>
          <w:color w:val="000000"/>
          <w:sz w:val="28"/>
          <w:szCs w:val="28"/>
        </w:rPr>
        <w:br/>
        <w:t>yena pitā, tena putra—acintya-kathana</w:t>
      </w:r>
    </w:p>
    <w:p w14:paraId="4E8DD3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said, “This is a qualified son of Advaita. Like father, like son. Their conversation is truly amazing.</w:t>
      </w:r>
    </w:p>
    <w:p w14:paraId="320AC27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said, “In the same way Śrī Advaita Prabhu is great, His son is also greatly learned. By the advice of His son, the father rectified His own statement. This type of father and son are very rare in this world. This child was able to speak </w:t>
      </w:r>
      <w:r w:rsidRPr="004A2847">
        <w:rPr>
          <w:rStyle w:val="BookTitle"/>
          <w:rFonts w:asciiTheme="minorHAnsi" w:hAnsiTheme="minorHAnsi" w:cstheme="minorHAnsi"/>
          <w:b w:val="0"/>
          <w:bCs w:val="0"/>
          <w:color w:val="000000"/>
          <w:sz w:val="28"/>
          <w:szCs w:val="28"/>
        </w:rPr>
        <w:lastRenderedPageBreak/>
        <w:t>such elevated topics because he is empowered by the Supreme Lord.”</w:t>
      </w:r>
    </w:p>
    <w:p w14:paraId="61D421FB" w14:textId="34E9FC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4.179</w:t>
      </w:r>
    </w:p>
    <w:p w14:paraId="22287B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061A2E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ta' īśvara-śakti vahi anya naya</w:t>
      </w:r>
      <w:r w:rsidRPr="004A2847">
        <w:rPr>
          <w:rStyle w:val="BookTitle"/>
          <w:rFonts w:asciiTheme="minorHAnsi" w:hAnsiTheme="minorHAnsi" w:cstheme="minorHAnsi"/>
          <w:b w:val="0"/>
          <w:bCs w:val="0"/>
          <w:color w:val="000000"/>
          <w:sz w:val="28"/>
          <w:szCs w:val="28"/>
        </w:rPr>
        <w:br/>
        <w:t>bālakera mukhe ki e-mata kathā haya?</w:t>
      </w:r>
    </w:p>
    <w:p w14:paraId="3581DA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must be empowered by the Supreme </w:t>
      </w:r>
      <w:proofErr w:type="gramStart"/>
      <w:r w:rsidRPr="004A2847">
        <w:rPr>
          <w:rStyle w:val="BookTitle"/>
          <w:rFonts w:asciiTheme="minorHAnsi" w:hAnsiTheme="minorHAnsi" w:cstheme="minorHAnsi"/>
          <w:b/>
          <w:bCs/>
          <w:color w:val="800000"/>
          <w:sz w:val="28"/>
          <w:szCs w:val="28"/>
        </w:rPr>
        <w:t>Lord,</w:t>
      </w:r>
      <w:proofErr w:type="gramEnd"/>
      <w:r w:rsidRPr="004A2847">
        <w:rPr>
          <w:rStyle w:val="BookTitle"/>
          <w:rFonts w:asciiTheme="minorHAnsi" w:hAnsiTheme="minorHAnsi" w:cstheme="minorHAnsi"/>
          <w:b/>
          <w:bCs/>
          <w:color w:val="800000"/>
          <w:sz w:val="28"/>
          <w:szCs w:val="28"/>
        </w:rPr>
        <w:t xml:space="preserve"> otherwise how could a child speak such things?</w:t>
      </w:r>
    </w:p>
    <w:p w14:paraId="51A9D432" w14:textId="1600B8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4.180</w:t>
      </w:r>
    </w:p>
    <w:p w14:paraId="7B3E69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24702C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 lagne āilāṅa advaita dekhite</w:t>
      </w:r>
      <w:r w:rsidRPr="004A2847">
        <w:rPr>
          <w:rStyle w:val="BookTitle"/>
          <w:rFonts w:asciiTheme="minorHAnsi" w:hAnsiTheme="minorHAnsi" w:cstheme="minorHAnsi"/>
          <w:b w:val="0"/>
          <w:bCs w:val="0"/>
          <w:color w:val="000000"/>
          <w:sz w:val="28"/>
          <w:szCs w:val="28"/>
        </w:rPr>
        <w:br/>
        <w:t>adbhuta mahimā dekhilāṅa nayanete”</w:t>
      </w:r>
    </w:p>
    <w:p w14:paraId="7E590C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must have come to see Advaita at an auspicious moment. That is why I could see this wonderful incident.”</w:t>
      </w:r>
    </w:p>
    <w:p w14:paraId="3941A501" w14:textId="389D55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4.181</w:t>
      </w:r>
    </w:p>
    <w:p w14:paraId="2663DF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608E47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putrera sahita advaitere namaskari'</w:t>
      </w:r>
      <w:r w:rsidRPr="004A2847">
        <w:rPr>
          <w:rStyle w:val="BookTitle"/>
          <w:rFonts w:asciiTheme="minorHAnsi" w:hAnsiTheme="minorHAnsi" w:cstheme="minorHAnsi"/>
          <w:b w:val="0"/>
          <w:bCs w:val="0"/>
          <w:color w:val="000000"/>
          <w:sz w:val="28"/>
          <w:szCs w:val="28"/>
        </w:rPr>
        <w:br/>
        <w:t xml:space="preserve">pūrṇa hai' nyāsī cale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`hari hari'</w:t>
      </w:r>
    </w:p>
    <w:p w14:paraId="4D5C5C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offering obeisances to Advaita and His son,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departed while chanting the name of Hari.</w:t>
      </w:r>
    </w:p>
    <w:p w14:paraId="6B44E292" w14:textId="029D89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4.182</w:t>
      </w:r>
    </w:p>
    <w:p w14:paraId="4CB4F8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55AFCF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ihāre se bali yogya advaita-nandana</w:t>
      </w:r>
      <w:r w:rsidRPr="004A2847">
        <w:rPr>
          <w:rStyle w:val="BookTitle"/>
          <w:rFonts w:asciiTheme="minorHAnsi" w:hAnsiTheme="minorHAnsi" w:cstheme="minorHAnsi"/>
          <w:b w:val="0"/>
          <w:bCs w:val="0"/>
          <w:color w:val="000000"/>
          <w:sz w:val="28"/>
          <w:szCs w:val="28"/>
        </w:rPr>
        <w:br/>
        <w:t>ye caitanya-pāda-padme ekānta-śaraṇa</w:t>
      </w:r>
    </w:p>
    <w:p w14:paraId="54C892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result of this incident, Acyuta is called the qualified son of Advaita. He is completely surrendered to the feet of Lord Caitanya.</w:t>
      </w:r>
    </w:p>
    <w:p w14:paraId="2DA3B667" w14:textId="2C82B9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4.183</w:t>
      </w:r>
    </w:p>
    <w:p w14:paraId="7C9965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183</w:t>
      </w:r>
    </w:p>
    <w:p w14:paraId="23CD84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advaitere bhaje, gauracandre kare helā</w:t>
      </w:r>
      <w:r w:rsidRPr="004A2847">
        <w:rPr>
          <w:rStyle w:val="BookTitle"/>
          <w:rFonts w:asciiTheme="minorHAnsi" w:hAnsiTheme="minorHAnsi" w:cstheme="minorHAnsi"/>
          <w:b w:val="0"/>
          <w:bCs w:val="0"/>
          <w:color w:val="000000"/>
          <w:sz w:val="28"/>
          <w:szCs w:val="28"/>
        </w:rPr>
        <w:br/>
        <w:t>putra hau advaitera tabu tiṅha gelā</w:t>
      </w:r>
    </w:p>
    <w:p w14:paraId="1E532E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worships Advaita but neglects Gauracandra, he is doomed, even if he is the son of Advaita.</w:t>
      </w:r>
    </w:p>
    <w:p w14:paraId="78343A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of the misfortune of this world a few of Advaita Prabhu's unqualified sons displayed respect (?) for their father, yet they had no activity other than displaying disrespect for Śrī Gaurasundara. Only foolish ignorant people respect those unqualified sons as sons of Advaita. Those unqualified sons of Advaita who were averse to the service of Hari brought about their own destruction by openly identifying themselves as sons of Advaita.</w:t>
      </w:r>
    </w:p>
    <w:p w14:paraId="06ACDC83" w14:textId="41B193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4.184</w:t>
      </w:r>
    </w:p>
    <w:p w14:paraId="309446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437130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putrera mahimā dekhi' advaita-ācārya</w:t>
      </w:r>
      <w:r w:rsidRPr="004A2847">
        <w:rPr>
          <w:rStyle w:val="BookTitle"/>
          <w:rFonts w:asciiTheme="minorHAnsi" w:hAnsiTheme="minorHAnsi" w:cstheme="minorHAnsi"/>
          <w:b w:val="0"/>
          <w:bCs w:val="0"/>
          <w:color w:val="000000"/>
          <w:sz w:val="28"/>
          <w:szCs w:val="28"/>
        </w:rPr>
        <w:br/>
        <w:t>putra kole kari' kānde chāḍi' sarva kārya</w:t>
      </w:r>
    </w:p>
    <w:p w14:paraId="686873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glories of His son, Advaita Ācārya stopped all other activities, embraced him, and cried.</w:t>
      </w:r>
    </w:p>
    <w:p w14:paraId="0A2B38C0" w14:textId="0C39EA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4.185</w:t>
      </w:r>
    </w:p>
    <w:p w14:paraId="372CE35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501B10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putrera aṅgera dhūlā āpanāra aṅge</w:t>
      </w:r>
      <w:r w:rsidRPr="004A2847">
        <w:rPr>
          <w:rStyle w:val="BookTitle"/>
          <w:rFonts w:asciiTheme="minorHAnsi" w:hAnsiTheme="minorHAnsi" w:cstheme="minorHAnsi"/>
          <w:b w:val="0"/>
          <w:bCs w:val="0"/>
          <w:color w:val="000000"/>
          <w:sz w:val="28"/>
          <w:szCs w:val="28"/>
        </w:rPr>
        <w:br/>
        <w:t>lepena advaita ati parānanda-raṅge</w:t>
      </w:r>
    </w:p>
    <w:p w14:paraId="3952BE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then smeared the dust from His son's body on His own body in great ecstasy.</w:t>
      </w:r>
    </w:p>
    <w:p w14:paraId="367472CE" w14:textId="0A8D89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4.186</w:t>
      </w:r>
    </w:p>
    <w:p w14:paraId="2C650C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186</w:t>
      </w:r>
    </w:p>
    <w:p w14:paraId="3B977F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pārṣada janmilā mora ghare</w:t>
      </w:r>
      <w:r w:rsidRPr="004A2847">
        <w:rPr>
          <w:rStyle w:val="BookTitle"/>
          <w:rFonts w:asciiTheme="minorHAnsi" w:hAnsiTheme="minorHAnsi" w:cstheme="minorHAnsi"/>
          <w:b w:val="0"/>
          <w:bCs w:val="0"/>
          <w:color w:val="000000"/>
          <w:sz w:val="28"/>
          <w:szCs w:val="28"/>
        </w:rPr>
        <w:br/>
        <w:t>eta bali' nāce prabhu tāli diyā kare</w:t>
      </w:r>
    </w:p>
    <w:p w14:paraId="3DF23C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clapped His hands and danced as He declared, “Lord Caitanya's associate has taken birth in My house!”</w:t>
      </w:r>
    </w:p>
    <w:p w14:paraId="10FFB48F" w14:textId="5D600E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4.187</w:t>
      </w:r>
    </w:p>
    <w:p w14:paraId="3CBE84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187</w:t>
      </w:r>
    </w:p>
    <w:p w14:paraId="740039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putra kole kari' nāce advaita gosāñi</w:t>
      </w:r>
      <w:r w:rsidRPr="004A2847">
        <w:rPr>
          <w:rStyle w:val="BookTitle"/>
          <w:rFonts w:asciiTheme="minorHAnsi" w:hAnsiTheme="minorHAnsi" w:cstheme="minorHAnsi"/>
          <w:b w:val="0"/>
          <w:bCs w:val="0"/>
          <w:color w:val="000000"/>
          <w:sz w:val="28"/>
          <w:szCs w:val="28"/>
        </w:rPr>
        <w:br/>
        <w:t>tribhuvane yāhāra bhaktira sīmā nāi</w:t>
      </w:r>
    </w:p>
    <w:p w14:paraId="47994D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Gosāñi, whose devotional service is unrivaled within the three worlds, then began to dance with His son in His arms.</w:t>
      </w:r>
    </w:p>
    <w:p w14:paraId="5F301D96" w14:textId="2D9B6D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4.188</w:t>
      </w:r>
    </w:p>
    <w:p w14:paraId="53EBEB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188</w:t>
      </w:r>
    </w:p>
    <w:p w14:paraId="1CB05F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putrera mahimā dekhi' advaita vihvala</w:t>
      </w:r>
      <w:r w:rsidRPr="004A2847">
        <w:rPr>
          <w:rStyle w:val="BookTitle"/>
          <w:rFonts w:asciiTheme="minorHAnsi" w:hAnsiTheme="minorHAnsi" w:cstheme="minorHAnsi"/>
          <w:b w:val="0"/>
          <w:bCs w:val="0"/>
          <w:color w:val="000000"/>
          <w:sz w:val="28"/>
          <w:szCs w:val="28"/>
        </w:rPr>
        <w:br/>
        <w:t>hena kāle upasanna sarva sumaṅgala</w:t>
      </w:r>
    </w:p>
    <w:p w14:paraId="35476F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Advaita became overwhelmed on seeing His son's glories, all auspicious signs manifested in His house.</w:t>
      </w:r>
    </w:p>
    <w:p w14:paraId="10808C2E" w14:textId="4BC282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4.189</w:t>
      </w:r>
    </w:p>
    <w:p w14:paraId="2E8E86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189</w:t>
      </w:r>
    </w:p>
    <w:p w14:paraId="2CBB28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sapārṣade śrī-gaurasundara sei-kṣaṇe</w:t>
      </w:r>
      <w:r w:rsidRPr="004A2847">
        <w:rPr>
          <w:rStyle w:val="BookTitle"/>
          <w:rFonts w:asciiTheme="minorHAnsi" w:hAnsiTheme="minorHAnsi" w:cstheme="minorHAnsi"/>
          <w:b w:val="0"/>
          <w:bCs w:val="0"/>
          <w:color w:val="000000"/>
          <w:sz w:val="28"/>
          <w:szCs w:val="28"/>
        </w:rPr>
        <w:br/>
        <w:t>āsi' āvirbhāva hailā advaita-bhavane</w:t>
      </w:r>
    </w:p>
    <w:p w14:paraId="230212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moment Śrī Gaurasundara and His associates arrived at Advaita's house.</w:t>
      </w:r>
    </w:p>
    <w:p w14:paraId="2189E100" w14:textId="380FAF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4.190</w:t>
      </w:r>
    </w:p>
    <w:p w14:paraId="41898B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54A93C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prāṇa-nātha iṣṭa-deve advaita dekhiyā</w:t>
      </w:r>
      <w:r w:rsidRPr="004A2847">
        <w:rPr>
          <w:rStyle w:val="BookTitle"/>
          <w:rFonts w:asciiTheme="minorHAnsi" w:hAnsiTheme="minorHAnsi" w:cstheme="minorHAnsi"/>
          <w:b w:val="0"/>
          <w:bCs w:val="0"/>
          <w:color w:val="000000"/>
          <w:sz w:val="28"/>
          <w:szCs w:val="28"/>
        </w:rPr>
        <w:br/>
        <w:t>paḍilena pṛthivīte daṇḍavat haiyā</w:t>
      </w:r>
    </w:p>
    <w:p w14:paraId="7B72C5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Advaita saw the worshipable Lord of His life, He fell to the ground offering obeisances.</w:t>
      </w:r>
    </w:p>
    <w:p w14:paraId="7D1CF5F6" w14:textId="2F03EE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4.191</w:t>
      </w:r>
    </w:p>
    <w:p w14:paraId="5B14E0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191</w:t>
      </w:r>
    </w:p>
    <w:p w14:paraId="4AF055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bali' śrī-advaita karena huṅkāra</w:t>
      </w:r>
      <w:r w:rsidRPr="004A2847">
        <w:rPr>
          <w:rStyle w:val="BookTitle"/>
          <w:rFonts w:asciiTheme="minorHAnsi" w:hAnsiTheme="minorHAnsi" w:cstheme="minorHAnsi"/>
          <w:b w:val="0"/>
          <w:bCs w:val="0"/>
          <w:color w:val="000000"/>
          <w:sz w:val="28"/>
          <w:szCs w:val="28"/>
        </w:rPr>
        <w:br/>
        <w:t>premānande deha pāsarilā āpanāra</w:t>
      </w:r>
    </w:p>
    <w:p w14:paraId="0113E4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Śrī Advaita cried out the name of Hari and in ecstatic love forgot about His own body.</w:t>
      </w:r>
    </w:p>
    <w:p w14:paraId="733B9335" w14:textId="5A64EF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4.192</w:t>
      </w:r>
    </w:p>
    <w:p w14:paraId="4F8B42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2C9462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jaya-jayakāra dhvani kare nārī-gaṇe</w:t>
      </w:r>
      <w:r w:rsidRPr="004A2847">
        <w:rPr>
          <w:rStyle w:val="BookTitle"/>
          <w:rFonts w:asciiTheme="minorHAnsi" w:hAnsiTheme="minorHAnsi" w:cstheme="minorHAnsi"/>
          <w:b w:val="0"/>
          <w:bCs w:val="0"/>
          <w:color w:val="000000"/>
          <w:sz w:val="28"/>
          <w:szCs w:val="28"/>
        </w:rPr>
        <w:br/>
        <w:t>uṭhila paramānanda advaita-bhavane</w:t>
      </w:r>
    </w:p>
    <w:p w14:paraId="53A057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ladies made auspicious sounds, and Advaita's entire house became filled with ecstasy.</w:t>
      </w:r>
    </w:p>
    <w:p w14:paraId="493E26DA" w14:textId="36BFB8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4.193</w:t>
      </w:r>
    </w:p>
    <w:p w14:paraId="706565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193</w:t>
      </w:r>
    </w:p>
    <w:p w14:paraId="7CF551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karilā advaitere nija-kole</w:t>
      </w:r>
      <w:r w:rsidRPr="004A2847">
        <w:rPr>
          <w:rStyle w:val="BookTitle"/>
          <w:rFonts w:asciiTheme="minorHAnsi" w:hAnsiTheme="minorHAnsi" w:cstheme="minorHAnsi"/>
          <w:b w:val="0"/>
          <w:bCs w:val="0"/>
          <w:color w:val="000000"/>
          <w:sz w:val="28"/>
          <w:szCs w:val="28"/>
        </w:rPr>
        <w:br/>
        <w:t>siñcilena aṅga tāṅra premānanda-jale</w:t>
      </w:r>
    </w:p>
    <w:p w14:paraId="6A578F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reciprocated by embracing Advaita and then soaked Advaita's body with tears of ecstatic love.</w:t>
      </w:r>
    </w:p>
    <w:p w14:paraId="3C1624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388ECDF3" w14:textId="447024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4.194</w:t>
      </w:r>
    </w:p>
    <w:p w14:paraId="597FB8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pāda-padma vakṣe kari' ācārya gosāñi</w:t>
      </w:r>
      <w:r w:rsidRPr="004A2847">
        <w:rPr>
          <w:rStyle w:val="BookTitle"/>
          <w:rFonts w:asciiTheme="minorHAnsi" w:hAnsiTheme="minorHAnsi" w:cstheme="minorHAnsi"/>
          <w:b w:val="0"/>
          <w:bCs w:val="0"/>
          <w:color w:val="000000"/>
          <w:sz w:val="28"/>
          <w:szCs w:val="28"/>
        </w:rPr>
        <w:br/>
        <w:t>rodana karena ati bāhya kichu nāi</w:t>
      </w:r>
    </w:p>
    <w:p w14:paraId="13CF01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Ācārya Gosāñi lost all external consciousness as He held the Lord's lotus feet to His chest and began to cry profusely.</w:t>
      </w:r>
    </w:p>
    <w:p w14:paraId="0786B66E" w14:textId="4A501C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4.195</w:t>
      </w:r>
    </w:p>
    <w:p w14:paraId="561150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713EEE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bhakta-gaṇa karena krandana</w:t>
      </w:r>
      <w:r w:rsidRPr="004A2847">
        <w:rPr>
          <w:rStyle w:val="BookTitle"/>
          <w:rFonts w:asciiTheme="minorHAnsi" w:hAnsiTheme="minorHAnsi" w:cstheme="minorHAnsi"/>
          <w:b w:val="0"/>
          <w:bCs w:val="0"/>
          <w:color w:val="000000"/>
          <w:sz w:val="28"/>
          <w:szCs w:val="28"/>
        </w:rPr>
        <w:br/>
        <w:t xml:space="preserve">ki adbhuta prema, </w:t>
      </w:r>
      <w:proofErr w:type="gramStart"/>
      <w:r w:rsidRPr="004A2847">
        <w:rPr>
          <w:rStyle w:val="BookTitle"/>
          <w:rFonts w:asciiTheme="minorHAnsi" w:hAnsiTheme="minorHAnsi" w:cstheme="minorHAnsi"/>
          <w:b w:val="0"/>
          <w:bCs w:val="0"/>
          <w:color w:val="000000"/>
          <w:sz w:val="28"/>
          <w:szCs w:val="28"/>
        </w:rPr>
        <w:t>sneha,—</w:t>
      </w:r>
      <w:proofErr w:type="gramEnd"/>
      <w:r w:rsidRPr="004A2847">
        <w:rPr>
          <w:rStyle w:val="BookTitle"/>
          <w:rFonts w:asciiTheme="minorHAnsi" w:hAnsiTheme="minorHAnsi" w:cstheme="minorHAnsi"/>
          <w:b w:val="0"/>
          <w:bCs w:val="0"/>
          <w:color w:val="000000"/>
          <w:sz w:val="28"/>
          <w:szCs w:val="28"/>
        </w:rPr>
        <w:t>nā yāya varṇana</w:t>
      </w:r>
    </w:p>
    <w:p w14:paraId="165357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on all sides began to cry. The exhibition of such wonderful love and affection is beyond description.</w:t>
      </w:r>
    </w:p>
    <w:p w14:paraId="165AD671" w14:textId="32061B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4.196</w:t>
      </w:r>
    </w:p>
    <w:p w14:paraId="35E177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196</w:t>
      </w:r>
    </w:p>
    <w:p w14:paraId="25B365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sthira hai' kṣaṇeke advaita mahāśaya</w:t>
      </w:r>
      <w:r w:rsidRPr="004A2847">
        <w:rPr>
          <w:rStyle w:val="BookTitle"/>
          <w:rFonts w:asciiTheme="minorHAnsi" w:hAnsiTheme="minorHAnsi" w:cstheme="minorHAnsi"/>
          <w:b w:val="0"/>
          <w:bCs w:val="0"/>
          <w:color w:val="000000"/>
          <w:sz w:val="28"/>
          <w:szCs w:val="28"/>
        </w:rPr>
        <w:br/>
        <w:t>vasite āsana dilā kariyā vinaya</w:t>
      </w:r>
    </w:p>
    <w:p w14:paraId="6E36FE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a short </w:t>
      </w:r>
      <w:proofErr w:type="gramStart"/>
      <w:r w:rsidRPr="004A2847">
        <w:rPr>
          <w:rStyle w:val="BookTitle"/>
          <w:rFonts w:asciiTheme="minorHAnsi" w:hAnsiTheme="minorHAnsi" w:cstheme="minorHAnsi"/>
          <w:b/>
          <w:bCs/>
          <w:color w:val="800000"/>
          <w:sz w:val="28"/>
          <w:szCs w:val="28"/>
        </w:rPr>
        <w:t>time</w:t>
      </w:r>
      <w:proofErr w:type="gramEnd"/>
      <w:r w:rsidRPr="004A2847">
        <w:rPr>
          <w:rStyle w:val="BookTitle"/>
          <w:rFonts w:asciiTheme="minorHAnsi" w:hAnsiTheme="minorHAnsi" w:cstheme="minorHAnsi"/>
          <w:b/>
          <w:bCs/>
          <w:color w:val="800000"/>
          <w:sz w:val="28"/>
          <w:szCs w:val="28"/>
        </w:rPr>
        <w:t xml:space="preserve"> Advaita Mahāśaya became pacified. He then humbly offered the Lord a sitting place.</w:t>
      </w:r>
    </w:p>
    <w:p w14:paraId="4EC6C47C" w14:textId="2C3E1E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4.197</w:t>
      </w:r>
    </w:p>
    <w:p w14:paraId="3A6CB4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774C92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vasilena mahāprabhu uttama āsane</w:t>
      </w:r>
      <w:r w:rsidRPr="004A2847">
        <w:rPr>
          <w:rStyle w:val="BookTitle"/>
          <w:rFonts w:asciiTheme="minorHAnsi" w:hAnsiTheme="minorHAnsi" w:cstheme="minorHAnsi"/>
          <w:b w:val="0"/>
          <w:bCs w:val="0"/>
          <w:color w:val="000000"/>
          <w:sz w:val="28"/>
          <w:szCs w:val="28"/>
        </w:rPr>
        <w:br/>
        <w:t>catur-dike śobhā kare pāriṣada-gaṇe</w:t>
      </w:r>
    </w:p>
    <w:p w14:paraId="4F8EFE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Mahāprabhu sat down on that fine sitting place, His associates surrounded Him on all sides.</w:t>
      </w:r>
    </w:p>
    <w:p w14:paraId="3BCF7127" w14:textId="396331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4.198</w:t>
      </w:r>
    </w:p>
    <w:p w14:paraId="2034AC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1FCA81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nityānande advaite haila kolākuli</w:t>
      </w:r>
      <w:r w:rsidRPr="004A2847">
        <w:rPr>
          <w:rStyle w:val="BookTitle"/>
          <w:rFonts w:asciiTheme="minorHAnsi" w:hAnsiTheme="minorHAnsi" w:cstheme="minorHAnsi"/>
          <w:b w:val="0"/>
          <w:bCs w:val="0"/>
          <w:color w:val="000000"/>
          <w:sz w:val="28"/>
          <w:szCs w:val="28"/>
        </w:rPr>
        <w:br/>
        <w:t>duṅhā dekhi' antarete doṅhe kutūhalī</w:t>
      </w:r>
    </w:p>
    <w:p w14:paraId="36D0D4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and Advaita embraced. They both became jubilant on seeing each other.</w:t>
      </w:r>
    </w:p>
    <w:p w14:paraId="0473248F" w14:textId="4FD6E1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4.199</w:t>
      </w:r>
    </w:p>
    <w:p w14:paraId="504E41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6527B3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ācāryere namaskarilena bhakta-gaṇa</w:t>
      </w:r>
      <w:r w:rsidRPr="004A2847">
        <w:rPr>
          <w:rStyle w:val="BookTitle"/>
          <w:rFonts w:asciiTheme="minorHAnsi" w:hAnsiTheme="minorHAnsi" w:cstheme="minorHAnsi"/>
          <w:b w:val="0"/>
          <w:bCs w:val="0"/>
          <w:color w:val="000000"/>
          <w:sz w:val="28"/>
          <w:szCs w:val="28"/>
        </w:rPr>
        <w:br/>
        <w:t>ācārya sabāre kailā prema-āliṅgana</w:t>
      </w:r>
    </w:p>
    <w:p w14:paraId="3F2FE9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offered obeisances to Advaita Ācārya, who in turn affectionately embraced them all.</w:t>
      </w:r>
    </w:p>
    <w:p w14:paraId="2C159E91" w14:textId="45A750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4.200</w:t>
      </w:r>
    </w:p>
    <w:p w14:paraId="5470DC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08CC7F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ānanda upajila advaitera ghare</w:t>
      </w:r>
      <w:r w:rsidRPr="004A2847">
        <w:rPr>
          <w:rStyle w:val="BookTitle"/>
          <w:rFonts w:asciiTheme="minorHAnsi" w:hAnsiTheme="minorHAnsi" w:cstheme="minorHAnsi"/>
          <w:b w:val="0"/>
          <w:bCs w:val="0"/>
          <w:color w:val="000000"/>
          <w:sz w:val="28"/>
          <w:szCs w:val="28"/>
        </w:rPr>
        <w:br/>
        <w:t>vedavyāsa vinā tāhā varṇite ke pāre?</w:t>
      </w:r>
    </w:p>
    <w:p w14:paraId="2839A8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No one other than Vedavyāsa </w:t>
      </w:r>
      <w:proofErr w:type="gramStart"/>
      <w:r w:rsidRPr="004A2847">
        <w:rPr>
          <w:rStyle w:val="BookTitle"/>
          <w:rFonts w:asciiTheme="minorHAnsi" w:hAnsiTheme="minorHAnsi" w:cstheme="minorHAnsi"/>
          <w:b/>
          <w:bCs/>
          <w:color w:val="800000"/>
          <w:sz w:val="28"/>
          <w:szCs w:val="28"/>
        </w:rPr>
        <w:t>is able to</w:t>
      </w:r>
      <w:proofErr w:type="gramEnd"/>
      <w:r w:rsidRPr="004A2847">
        <w:rPr>
          <w:rStyle w:val="BookTitle"/>
          <w:rFonts w:asciiTheme="minorHAnsi" w:hAnsiTheme="minorHAnsi" w:cstheme="minorHAnsi"/>
          <w:b/>
          <w:bCs/>
          <w:color w:val="800000"/>
          <w:sz w:val="28"/>
          <w:szCs w:val="28"/>
        </w:rPr>
        <w:t xml:space="preserve"> describe the ecstasy that manifested in Advaita's house.</w:t>
      </w:r>
    </w:p>
    <w:p w14:paraId="46F43F46" w14:textId="763D1E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4.201</w:t>
      </w:r>
    </w:p>
    <w:p w14:paraId="232C44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74428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acyutānanda-advaita-kumāra</w:t>
      </w:r>
      <w:r w:rsidRPr="004A2847">
        <w:rPr>
          <w:rStyle w:val="BookTitle"/>
          <w:rFonts w:asciiTheme="minorHAnsi" w:hAnsiTheme="minorHAnsi" w:cstheme="minorHAnsi"/>
          <w:b w:val="0"/>
          <w:bCs w:val="0"/>
          <w:color w:val="000000"/>
          <w:sz w:val="28"/>
          <w:szCs w:val="28"/>
        </w:rPr>
        <w:br/>
        <w:t>prabhura caraṇe āsi' hailā namaskāra</w:t>
      </w:r>
    </w:p>
    <w:p w14:paraId="37A341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Shortly thereafter, Advaita's son Acyutānanda came and offered obeisances at the Lord's lotus feet.</w:t>
      </w:r>
    </w:p>
    <w:p w14:paraId="0D14F212" w14:textId="6AA3FB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4.202</w:t>
      </w:r>
    </w:p>
    <w:p w14:paraId="779747D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202</w:t>
      </w:r>
    </w:p>
    <w:p w14:paraId="01AC29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acyutere kole kari' śrī-gaurasundara</w:t>
      </w:r>
      <w:r w:rsidRPr="004A2847">
        <w:rPr>
          <w:rStyle w:val="BookTitle"/>
          <w:rFonts w:asciiTheme="minorHAnsi" w:hAnsiTheme="minorHAnsi" w:cstheme="minorHAnsi"/>
          <w:b w:val="0"/>
          <w:bCs w:val="0"/>
          <w:color w:val="000000"/>
          <w:sz w:val="28"/>
          <w:szCs w:val="28"/>
        </w:rPr>
        <w:br/>
        <w:t>prema-jale dhuilena tāṅra kalevara</w:t>
      </w:r>
    </w:p>
    <w:p w14:paraId="44B63E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embraced Acyuta and soaked his body with tears of love.</w:t>
      </w:r>
    </w:p>
    <w:p w14:paraId="1E75A574" w14:textId="1D66CC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4.203</w:t>
      </w:r>
    </w:p>
    <w:p w14:paraId="22590B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w:t>
      </w:r>
    </w:p>
    <w:p w14:paraId="4D2044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acyutere prabhu nā chāḍena vakṣa haite</w:t>
      </w:r>
      <w:r w:rsidRPr="004A2847">
        <w:rPr>
          <w:rStyle w:val="BookTitle"/>
          <w:rFonts w:asciiTheme="minorHAnsi" w:hAnsiTheme="minorHAnsi" w:cstheme="minorHAnsi"/>
          <w:b w:val="0"/>
          <w:bCs w:val="0"/>
          <w:color w:val="000000"/>
          <w:sz w:val="28"/>
          <w:szCs w:val="28"/>
        </w:rPr>
        <w:br/>
        <w:t>acyuta praviṣṭa hailā prabhura dehete</w:t>
      </w:r>
    </w:p>
    <w:p w14:paraId="69ED1B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not release Acyuta from His chest, and Acyuta appeared to merge in the Lord's body.</w:t>
      </w:r>
    </w:p>
    <w:p w14:paraId="4848CA45" w14:textId="7FBCA7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4.204</w:t>
      </w:r>
    </w:p>
    <w:p w14:paraId="2B84A5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204</w:t>
      </w:r>
    </w:p>
    <w:p w14:paraId="1ACAA0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acyutere kṛpā dekhi' sarva bhakta-gaṇa</w:t>
      </w:r>
      <w:r w:rsidRPr="004A2847">
        <w:rPr>
          <w:rStyle w:val="BookTitle"/>
          <w:rFonts w:asciiTheme="minorHAnsi" w:hAnsiTheme="minorHAnsi" w:cstheme="minorHAnsi"/>
          <w:b w:val="0"/>
          <w:bCs w:val="0"/>
          <w:color w:val="000000"/>
          <w:sz w:val="28"/>
          <w:szCs w:val="28"/>
        </w:rPr>
        <w:br/>
        <w:t>preme sabe lāgilena karite krandana</w:t>
      </w:r>
    </w:p>
    <w:p w14:paraId="6A6958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Lord's mercy on Acyuta, all the devotees began to cry with love.</w:t>
      </w:r>
    </w:p>
    <w:p w14:paraId="6662BC36" w14:textId="26887A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4.205</w:t>
      </w:r>
    </w:p>
    <w:p w14:paraId="74DB62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1F54E3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yata caitanyera priya pāriṣada-gaṇa</w:t>
      </w:r>
      <w:r w:rsidRPr="004A2847">
        <w:rPr>
          <w:rStyle w:val="BookTitle"/>
          <w:rFonts w:asciiTheme="minorHAnsi" w:hAnsiTheme="minorHAnsi" w:cstheme="minorHAnsi"/>
          <w:b w:val="0"/>
          <w:bCs w:val="0"/>
          <w:color w:val="000000"/>
          <w:sz w:val="28"/>
          <w:szCs w:val="28"/>
        </w:rPr>
        <w:br/>
        <w:t>acyutera priya nahe, hena nāhi jana</w:t>
      </w:r>
    </w:p>
    <w:p w14:paraId="16AF47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not a single beloved associate of Lord Caitanya who did not have affection for Acyuta.</w:t>
      </w:r>
    </w:p>
    <w:p w14:paraId="5D488A50" w14:textId="0F6DA9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4.206</w:t>
      </w:r>
    </w:p>
    <w:p w14:paraId="42EF0A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676A69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prāṇera samāna</w:t>
      </w:r>
      <w:r w:rsidRPr="004A2847">
        <w:rPr>
          <w:rStyle w:val="BookTitle"/>
          <w:rFonts w:asciiTheme="minorHAnsi" w:hAnsiTheme="minorHAnsi" w:cstheme="minorHAnsi"/>
          <w:b w:val="0"/>
          <w:bCs w:val="0"/>
          <w:color w:val="000000"/>
          <w:sz w:val="28"/>
          <w:szCs w:val="28"/>
        </w:rPr>
        <w:br/>
        <w:t>gadādhara-paṇḍitera śiṣyera pradhāna</w:t>
      </w:r>
    </w:p>
    <w:p w14:paraId="78617B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considered him as equal to His own life, and he was the principal disciple of Gadādhara Paṇḍita.</w:t>
      </w:r>
    </w:p>
    <w:p w14:paraId="4EDA3F27" w14:textId="3F0B92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4.207</w:t>
      </w:r>
    </w:p>
    <w:p w14:paraId="25B5A1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4410A9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ihāre se bali yogya advaita-nandana</w:t>
      </w:r>
      <w:r w:rsidRPr="004A2847">
        <w:rPr>
          <w:rStyle w:val="BookTitle"/>
          <w:rFonts w:asciiTheme="minorHAnsi" w:hAnsiTheme="minorHAnsi" w:cstheme="minorHAnsi"/>
          <w:b w:val="0"/>
          <w:bCs w:val="0"/>
          <w:color w:val="000000"/>
          <w:sz w:val="28"/>
          <w:szCs w:val="28"/>
        </w:rPr>
        <w:br/>
        <w:t>yena pitā tena putra, ucita milana</w:t>
      </w:r>
    </w:p>
    <w:p w14:paraId="4E362AA3"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Acyuta is called the qualified son of Advaita. They were an exemplary combination of father and son.</w:t>
      </w:r>
    </w:p>
    <w:p w14:paraId="0F0E9785" w14:textId="0D27BB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4.208</w:t>
      </w:r>
    </w:p>
    <w:p w14:paraId="3DD776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208</w:t>
      </w:r>
    </w:p>
    <w:p w14:paraId="0DF553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śrī-advaita goṣṭīra sahite</w:t>
      </w:r>
      <w:r w:rsidRPr="004A2847">
        <w:rPr>
          <w:rStyle w:val="BookTitle"/>
          <w:rFonts w:asciiTheme="minorHAnsi" w:hAnsiTheme="minorHAnsi" w:cstheme="minorHAnsi"/>
          <w:b w:val="0"/>
          <w:bCs w:val="0"/>
          <w:color w:val="000000"/>
          <w:sz w:val="28"/>
          <w:szCs w:val="28"/>
        </w:rPr>
        <w:br/>
        <w:t>ānande ḍubilā prabhu pāiyā sākṣāte</w:t>
      </w:r>
    </w:p>
    <w:p w14:paraId="179B50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Advaita and His family merged in ecstasy as they received the Lord in their home.</w:t>
      </w:r>
    </w:p>
    <w:p w14:paraId="3C59335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prabhu pāiyā </w:t>
      </w:r>
      <w:r w:rsidRPr="004A2847">
        <w:rPr>
          <w:rStyle w:val="BookTitle"/>
          <w:rFonts w:asciiTheme="minorHAnsi" w:hAnsiTheme="minorHAnsi" w:cstheme="minorHAnsi"/>
          <w:b w:val="0"/>
          <w:bCs w:val="0"/>
          <w:color w:val="000000"/>
          <w:sz w:val="28"/>
          <w:szCs w:val="28"/>
        </w:rPr>
        <w:t>means “having received Mahāprabhu.”</w:t>
      </w:r>
    </w:p>
    <w:p w14:paraId="45138FE9" w14:textId="61E5C7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4.209</w:t>
      </w:r>
    </w:p>
    <w:p w14:paraId="1A84A8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6E3E1B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 kata-dina advaita-icchāya</w:t>
      </w:r>
      <w:r w:rsidRPr="004A2847">
        <w:rPr>
          <w:rStyle w:val="BookTitle"/>
          <w:rFonts w:asciiTheme="minorHAnsi" w:hAnsiTheme="minorHAnsi" w:cstheme="minorHAnsi"/>
          <w:b w:val="0"/>
          <w:bCs w:val="0"/>
          <w:color w:val="000000"/>
          <w:sz w:val="28"/>
          <w:szCs w:val="28"/>
        </w:rPr>
        <w:br/>
        <w:t>rahilā advaite-ghare kīrtana-līlāya</w:t>
      </w:r>
    </w:p>
    <w:p w14:paraId="5FBA05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By the desire of Advaita, Lord Caitanya stayed and enjoyed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for few days in Advaita's house.</w:t>
      </w:r>
    </w:p>
    <w:p w14:paraId="7E66B843" w14:textId="5D9E87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4.210</w:t>
      </w:r>
    </w:p>
    <w:p w14:paraId="45B7E5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210</w:t>
      </w:r>
    </w:p>
    <w:p w14:paraId="3AF65A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prāṇa-nātha gṛhe pāi' ācārya gosāñi</w:t>
      </w:r>
      <w:r w:rsidRPr="004A2847">
        <w:rPr>
          <w:rStyle w:val="BookTitle"/>
          <w:rFonts w:asciiTheme="minorHAnsi" w:hAnsiTheme="minorHAnsi" w:cstheme="minorHAnsi"/>
          <w:b w:val="0"/>
          <w:bCs w:val="0"/>
          <w:color w:val="000000"/>
          <w:sz w:val="28"/>
          <w:szCs w:val="28"/>
        </w:rPr>
        <w:br/>
        <w:t>nā jāne ānande āchena kon ṭhāñi</w:t>
      </w:r>
    </w:p>
    <w:p w14:paraId="180494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Lord of His life in His house, Ācārya Gosāñi was in such ecstasy that did not know where He was.</w:t>
      </w:r>
    </w:p>
    <w:p w14:paraId="02B08CD2" w14:textId="451DE6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4.211</w:t>
      </w:r>
    </w:p>
    <w:p w14:paraId="4A16FC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211</w:t>
      </w:r>
    </w:p>
    <w:p w14:paraId="6EDFAF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sthira haiyā advaita mahāmati</w:t>
      </w:r>
      <w:r w:rsidRPr="004A2847">
        <w:rPr>
          <w:rStyle w:val="BookTitle"/>
          <w:rFonts w:asciiTheme="minorHAnsi" w:hAnsiTheme="minorHAnsi" w:cstheme="minorHAnsi"/>
          <w:b w:val="0"/>
          <w:bCs w:val="0"/>
          <w:color w:val="000000"/>
          <w:sz w:val="28"/>
          <w:szCs w:val="28"/>
        </w:rPr>
        <w:br/>
        <w:t>āi-sthāne loka pāṭhāilāśīghra-gati</w:t>
      </w:r>
    </w:p>
    <w:p w14:paraId="1658FB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becoming somewhat pacified, the most magnanimous Advaita quickly sent some persons to Mother Śacī.</w:t>
      </w:r>
    </w:p>
    <w:p w14:paraId="6EACAC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āi </w:t>
      </w:r>
      <w:r w:rsidRPr="004A2847">
        <w:rPr>
          <w:rStyle w:val="BookTitle"/>
          <w:rFonts w:asciiTheme="minorHAnsi" w:hAnsiTheme="minorHAnsi" w:cstheme="minorHAnsi"/>
          <w:b w:val="0"/>
          <w:bCs w:val="0"/>
          <w:color w:val="000000"/>
          <w:sz w:val="28"/>
          <w:szCs w:val="28"/>
        </w:rPr>
        <w:t>refers to a respectable lady or a mother. In this case it refers to Śrī Śacīmātā.</w:t>
      </w:r>
    </w:p>
    <w:p w14:paraId="7156554C" w14:textId="7D6803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4.212</w:t>
      </w:r>
    </w:p>
    <w:p w14:paraId="181336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212</w:t>
      </w:r>
    </w:p>
    <w:p w14:paraId="342749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dolā lai' navadvīpe āilā satvare</w:t>
      </w:r>
      <w:r w:rsidRPr="004A2847">
        <w:rPr>
          <w:rStyle w:val="BookTitle"/>
          <w:rFonts w:asciiTheme="minorHAnsi" w:hAnsiTheme="minorHAnsi" w:cstheme="minorHAnsi"/>
          <w:b w:val="0"/>
          <w:bCs w:val="0"/>
          <w:color w:val="000000"/>
          <w:sz w:val="28"/>
          <w:szCs w:val="28"/>
        </w:rPr>
        <w:br/>
        <w:t>āire vṛttānta kahe calibāra tare</w:t>
      </w:r>
    </w:p>
    <w:p w14:paraId="624040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quickly went to Navadvīpa with a palanquin and delivered the message that Mother Śacī should come.</w:t>
      </w:r>
    </w:p>
    <w:p w14:paraId="55FB976F" w14:textId="4EF265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4.213</w:t>
      </w:r>
    </w:p>
    <w:p w14:paraId="2FED53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3EA31E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prema-rasa-samudre ḍubiyā āche āi</w:t>
      </w:r>
      <w:r w:rsidRPr="004A2847">
        <w:rPr>
          <w:rStyle w:val="BookTitle"/>
          <w:rFonts w:asciiTheme="minorHAnsi" w:hAnsiTheme="minorHAnsi" w:cstheme="minorHAnsi"/>
          <w:b w:val="0"/>
          <w:bCs w:val="0"/>
          <w:color w:val="000000"/>
          <w:sz w:val="28"/>
          <w:szCs w:val="28"/>
        </w:rPr>
        <w:br/>
        <w:t>ki balena, ki śunena, bāhya kichu nāi</w:t>
      </w:r>
    </w:p>
    <w:p w14:paraId="12D6E6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was drown in an ocean of ecstatic love. She had no external consciousness, so she did not know what she said or what she heard.</w:t>
      </w:r>
    </w:p>
    <w:p w14:paraId="5952C514" w14:textId="306E97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4.214</w:t>
      </w:r>
    </w:p>
    <w:p w14:paraId="575F76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04452A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sammukhe yāhāre āi dekhena, tāhāre</w:t>
      </w:r>
      <w:r w:rsidRPr="004A2847">
        <w:rPr>
          <w:rStyle w:val="BookTitle"/>
          <w:rFonts w:asciiTheme="minorHAnsi" w:hAnsiTheme="minorHAnsi" w:cstheme="minorHAnsi"/>
          <w:b w:val="0"/>
          <w:bCs w:val="0"/>
          <w:color w:val="000000"/>
          <w:sz w:val="28"/>
          <w:szCs w:val="28"/>
        </w:rPr>
        <w:br/>
      </w:r>
      <w:proofErr w:type="gramStart"/>
      <w:r w:rsidRPr="004A2847">
        <w:rPr>
          <w:rStyle w:val="BookTitle"/>
          <w:rFonts w:asciiTheme="minorHAnsi" w:hAnsiTheme="minorHAnsi" w:cstheme="minorHAnsi"/>
          <w:b w:val="0"/>
          <w:bCs w:val="0"/>
          <w:color w:val="000000"/>
          <w:sz w:val="28"/>
          <w:szCs w:val="28"/>
        </w:rPr>
        <w:t>jijñāsena,—</w:t>
      </w:r>
      <w:proofErr w:type="gramEnd"/>
      <w:r w:rsidRPr="004A2847">
        <w:rPr>
          <w:rStyle w:val="BookTitle"/>
          <w:rFonts w:asciiTheme="minorHAnsi" w:hAnsiTheme="minorHAnsi" w:cstheme="minorHAnsi"/>
          <w:b w:val="0"/>
          <w:bCs w:val="0"/>
          <w:color w:val="000000"/>
          <w:sz w:val="28"/>
          <w:szCs w:val="28"/>
        </w:rPr>
        <w:t>“mathurāra kathā kaha more</w:t>
      </w:r>
    </w:p>
    <w:p w14:paraId="6C8263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She asked whoever she saw before her, “Tell me something about Mathurā.</w:t>
      </w:r>
    </w:p>
    <w:p w14:paraId="612ED6C5" w14:textId="1BC3BF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4.215</w:t>
      </w:r>
    </w:p>
    <w:p w14:paraId="5CF23E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5449F7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rāma-kṛṣṇa ke-mata āchena mathurāya</w:t>
      </w:r>
      <w:r w:rsidRPr="004A2847">
        <w:rPr>
          <w:rStyle w:val="BookTitle"/>
          <w:rFonts w:asciiTheme="minorHAnsi" w:hAnsiTheme="minorHAnsi" w:cstheme="minorHAnsi"/>
          <w:b w:val="0"/>
          <w:bCs w:val="0"/>
          <w:color w:val="000000"/>
          <w:sz w:val="28"/>
          <w:szCs w:val="28"/>
        </w:rPr>
        <w:br/>
        <w:t>pāpī kaṁsa ke-mata vā kare vyāvasāya</w:t>
      </w:r>
    </w:p>
    <w:p w14:paraId="34B497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are Kṛṣṇa and Balarāma doing in Mathurā? What is that sinful Kaṁsa doing now?</w:t>
      </w:r>
    </w:p>
    <w:p w14:paraId="0F2A4772" w14:textId="1255EC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4.216</w:t>
      </w:r>
    </w:p>
    <w:p w14:paraId="6403A4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7AC007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cora akrūrera kathā kaha jāna' ke</w:t>
      </w:r>
      <w:r w:rsidRPr="004A2847">
        <w:rPr>
          <w:rStyle w:val="BookTitle"/>
          <w:rFonts w:asciiTheme="minorHAnsi" w:hAnsiTheme="minorHAnsi" w:cstheme="minorHAnsi"/>
          <w:b w:val="0"/>
          <w:bCs w:val="0"/>
          <w:color w:val="000000"/>
          <w:sz w:val="28"/>
          <w:szCs w:val="28"/>
        </w:rPr>
        <w:br/>
        <w:t>rāma-kṛṣṇa mora curi kari' nila se</w:t>
      </w:r>
    </w:p>
    <w:p w14:paraId="33E52B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“Tell me what you know about that thief Akrūra, who stole away my Kṛṣṇa and Balarāma.</w:t>
      </w:r>
    </w:p>
    <w:p w14:paraId="79B18B54" w14:textId="6B35C4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4.217</w:t>
      </w:r>
    </w:p>
    <w:p w14:paraId="2B3B0E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139AB2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śunilāṅa pāpī kaṁsa mari' gela hena</w:t>
      </w:r>
      <w:r w:rsidRPr="004A2847">
        <w:rPr>
          <w:rStyle w:val="BookTitle"/>
          <w:rFonts w:asciiTheme="minorHAnsi" w:hAnsiTheme="minorHAnsi" w:cstheme="minorHAnsi"/>
          <w:b w:val="0"/>
          <w:bCs w:val="0"/>
          <w:color w:val="000000"/>
          <w:sz w:val="28"/>
          <w:szCs w:val="28"/>
        </w:rPr>
        <w:br/>
        <w:t>mathurāra rājā ki haila ugrasena”</w:t>
      </w:r>
    </w:p>
    <w:p w14:paraId="30C76B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heard that the sinful Kaṁsa is dead. Has Ugrasena become the King of Mathurā?”</w:t>
      </w:r>
    </w:p>
    <w:p w14:paraId="6D65977E" w14:textId="5647DD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4.218</w:t>
      </w:r>
    </w:p>
    <w:p w14:paraId="6D71BA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218</w:t>
      </w:r>
    </w:p>
    <w:p w14:paraId="3EFB7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 kṛṣṇa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 baliyā kakhana ḍāke āi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“jhāṭa gābhī doha' dugdha vecibāre yāi”</w:t>
      </w:r>
    </w:p>
    <w:p w14:paraId="50725D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Mother Śacī would call out, “Rāma! Kṛṣṇa! Come quickly and milk the cows. I must go sell the milk.”</w:t>
      </w:r>
    </w:p>
    <w:p w14:paraId="4E79E47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jhāṭa </w:t>
      </w:r>
      <w:r w:rsidRPr="004A2847">
        <w:rPr>
          <w:rStyle w:val="BookTitle"/>
          <w:rFonts w:asciiTheme="minorHAnsi" w:hAnsiTheme="minorHAnsi" w:cstheme="minorHAnsi"/>
          <w:b w:val="0"/>
          <w:bCs w:val="0"/>
          <w:color w:val="000000"/>
          <w:sz w:val="28"/>
          <w:szCs w:val="28"/>
        </w:rPr>
        <w:t>means “quickly,” “soon,” or “without delay.”</w:t>
      </w:r>
    </w:p>
    <w:p w14:paraId="353DC74D" w14:textId="24D1A3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4.219</w:t>
      </w:r>
    </w:p>
    <w:p w14:paraId="1E139F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71D32E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hāte bāḍi kariyā kakhana āi dhāya</w:t>
      </w:r>
      <w:r w:rsidRPr="004A2847">
        <w:rPr>
          <w:rStyle w:val="BookTitle"/>
          <w:rFonts w:asciiTheme="minorHAnsi" w:hAnsiTheme="minorHAnsi" w:cstheme="minorHAnsi"/>
          <w:b w:val="0"/>
          <w:bCs w:val="0"/>
          <w:color w:val="000000"/>
          <w:sz w:val="28"/>
          <w:szCs w:val="28"/>
        </w:rPr>
        <w:br/>
        <w:t>“dhara dhara sabe, ei nanī-corā yāya</w:t>
      </w:r>
    </w:p>
    <w:p w14:paraId="4D98BE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Mother Śacī would run with a stick in her hand, saying, “Catch Him! Catch Him! There goes that butter thief!</w:t>
      </w:r>
    </w:p>
    <w:p w14:paraId="77DD4B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bāḍi </w:t>
      </w:r>
      <w:r w:rsidRPr="004A2847">
        <w:rPr>
          <w:rStyle w:val="BookTitle"/>
          <w:rFonts w:asciiTheme="minorHAnsi" w:hAnsiTheme="minorHAnsi" w:cstheme="minorHAnsi"/>
          <w:b w:val="0"/>
          <w:bCs w:val="0"/>
          <w:color w:val="000000"/>
          <w:sz w:val="28"/>
          <w:szCs w:val="28"/>
        </w:rPr>
        <w:t>means “stick” or “pole.”</w:t>
      </w:r>
    </w:p>
    <w:p w14:paraId="7FB350DE" w14:textId="5D0DC1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4.220</w:t>
      </w:r>
    </w:p>
    <w:p w14:paraId="1D3245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2CAF1A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kothā palāibā āji eḍimu bāndhiyā”</w:t>
      </w:r>
      <w:r w:rsidRPr="004A2847">
        <w:rPr>
          <w:rStyle w:val="BookTitle"/>
          <w:rFonts w:asciiTheme="minorHAnsi" w:hAnsiTheme="minorHAnsi" w:cstheme="minorHAnsi"/>
          <w:b w:val="0"/>
          <w:bCs w:val="0"/>
          <w:color w:val="000000"/>
          <w:sz w:val="28"/>
          <w:szCs w:val="28"/>
        </w:rPr>
        <w:br/>
        <w:t>eta bali' dhāya āi āviṣṭa haiyā</w:t>
      </w:r>
    </w:p>
    <w:p w14:paraId="54A443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“Where will You flee? I will bind You today.” Speaking in this way, she ran around absorbed in ecstasy.</w:t>
      </w:r>
    </w:p>
    <w:p w14:paraId="3CC8F532" w14:textId="1DF136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4.221</w:t>
      </w:r>
    </w:p>
    <w:p w14:paraId="047359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221</w:t>
      </w:r>
    </w:p>
    <w:p w14:paraId="582D2C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kāhāre kahe sammukhe dekhiyā</w:t>
      </w:r>
      <w:r w:rsidRPr="004A2847">
        <w:rPr>
          <w:rStyle w:val="BookTitle"/>
          <w:rFonts w:asciiTheme="minorHAnsi" w:hAnsiTheme="minorHAnsi" w:cstheme="minorHAnsi"/>
          <w:b w:val="0"/>
          <w:bCs w:val="0"/>
          <w:color w:val="000000"/>
          <w:sz w:val="28"/>
          <w:szCs w:val="28"/>
        </w:rPr>
        <w:br/>
        <w:t>“cala yāi yamunāya snāna kari' giyā”</w:t>
      </w:r>
    </w:p>
    <w:p w14:paraId="582095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Sometimes when she saw someone </w:t>
      </w:r>
      <w:proofErr w:type="gramStart"/>
      <w:r w:rsidRPr="004A2847">
        <w:rPr>
          <w:rStyle w:val="BookTitle"/>
          <w:rFonts w:asciiTheme="minorHAnsi" w:hAnsiTheme="minorHAnsi" w:cstheme="minorHAnsi"/>
          <w:b/>
          <w:bCs/>
          <w:color w:val="800000"/>
          <w:sz w:val="28"/>
          <w:szCs w:val="28"/>
        </w:rPr>
        <w:t>nearby</w:t>
      </w:r>
      <w:proofErr w:type="gramEnd"/>
      <w:r w:rsidRPr="004A2847">
        <w:rPr>
          <w:rStyle w:val="BookTitle"/>
          <w:rFonts w:asciiTheme="minorHAnsi" w:hAnsiTheme="minorHAnsi" w:cstheme="minorHAnsi"/>
          <w:b/>
          <w:bCs/>
          <w:color w:val="800000"/>
          <w:sz w:val="28"/>
          <w:szCs w:val="28"/>
        </w:rPr>
        <w:t xml:space="preserve"> she would say, “Let us go bathe in the Yamunā.”</w:t>
      </w:r>
    </w:p>
    <w:p w14:paraId="751610D2" w14:textId="1C053D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4.222</w:t>
      </w:r>
    </w:p>
    <w:p w14:paraId="6A9036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222</w:t>
      </w:r>
    </w:p>
    <w:p w14:paraId="399659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ye ucca kari' karena krandana</w:t>
      </w:r>
      <w:r w:rsidRPr="004A2847">
        <w:rPr>
          <w:rStyle w:val="BookTitle"/>
          <w:rFonts w:asciiTheme="minorHAnsi" w:hAnsiTheme="minorHAnsi" w:cstheme="minorHAnsi"/>
          <w:b w:val="0"/>
          <w:bCs w:val="0"/>
          <w:color w:val="000000"/>
          <w:sz w:val="28"/>
          <w:szCs w:val="28"/>
        </w:rPr>
        <w:br/>
        <w:t>hṛdaya dravaye tāhā karite śravaṇa</w:t>
      </w:r>
    </w:p>
    <w:p w14:paraId="580149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Sometimes she would cry so loudly that the heart of anyone who heard would melt.</w:t>
      </w:r>
    </w:p>
    <w:p w14:paraId="446D7669" w14:textId="7EA098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4.223</w:t>
      </w:r>
    </w:p>
    <w:p w14:paraId="36647B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223</w:t>
      </w:r>
    </w:p>
    <w:p w14:paraId="47F02E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avicchinna dhārā dui nayanete jhare</w:t>
      </w:r>
      <w:r w:rsidRPr="004A2847">
        <w:rPr>
          <w:rStyle w:val="BookTitle"/>
          <w:rFonts w:asciiTheme="minorHAnsi" w:hAnsiTheme="minorHAnsi" w:cstheme="minorHAnsi"/>
          <w:b w:val="0"/>
          <w:bCs w:val="0"/>
          <w:color w:val="000000"/>
          <w:sz w:val="28"/>
          <w:szCs w:val="28"/>
        </w:rPr>
        <w:br/>
        <w:t>se kāku śuniyā kāṣṭha pāṣāṇa vidare</w:t>
      </w:r>
    </w:p>
    <w:p w14:paraId="643A18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Tears constantly flowed from her eyes. The sound of her pathetic crying melted even wood and stone</w:t>
      </w:r>
    </w:p>
    <w:p w14:paraId="23C144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kāku </w:t>
      </w:r>
      <w:r w:rsidRPr="004A2847">
        <w:rPr>
          <w:rStyle w:val="BookTitle"/>
          <w:rFonts w:asciiTheme="minorHAnsi" w:hAnsiTheme="minorHAnsi" w:cstheme="minorHAnsi"/>
          <w:b w:val="0"/>
          <w:bCs w:val="0"/>
          <w:color w:val="000000"/>
          <w:sz w:val="28"/>
          <w:szCs w:val="28"/>
        </w:rPr>
        <w:t>means “pathetic words” or “choked voice.”</w:t>
      </w:r>
    </w:p>
    <w:p w14:paraId="4879B92D" w14:textId="715139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4.224</w:t>
      </w:r>
    </w:p>
    <w:p w14:paraId="00C1D6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224</w:t>
      </w:r>
    </w:p>
    <w:p w14:paraId="274DEC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dhyāne kṛṣṇa sākṣāt ye kari'</w:t>
      </w:r>
      <w:r w:rsidRPr="004A2847">
        <w:rPr>
          <w:rStyle w:val="BookTitle"/>
          <w:rFonts w:asciiTheme="minorHAnsi" w:hAnsiTheme="minorHAnsi" w:cstheme="minorHAnsi"/>
          <w:b w:val="0"/>
          <w:bCs w:val="0"/>
          <w:color w:val="000000"/>
          <w:sz w:val="28"/>
          <w:szCs w:val="28"/>
        </w:rPr>
        <w:br/>
        <w:t>aṭṭa aṭṭa hase āi āpanā' pāsari</w:t>
      </w:r>
    </w:p>
    <w:p w14:paraId="736662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in meditation she would see Kṛṣṇa, and she would forget herself and laugh loudly.</w:t>
      </w:r>
    </w:p>
    <w:p w14:paraId="39CAA22F" w14:textId="6620F9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4.225</w:t>
      </w:r>
    </w:p>
    <w:p w14:paraId="2DBCB0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225</w:t>
      </w:r>
    </w:p>
    <w:p w14:paraId="3AD880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adbhuta hāsya ānanda parama</w:t>
      </w:r>
      <w:r w:rsidRPr="004A2847">
        <w:rPr>
          <w:rStyle w:val="BookTitle"/>
          <w:rFonts w:asciiTheme="minorHAnsi" w:hAnsiTheme="minorHAnsi" w:cstheme="minorHAnsi"/>
          <w:b w:val="0"/>
          <w:bCs w:val="0"/>
          <w:color w:val="000000"/>
          <w:sz w:val="28"/>
          <w:szCs w:val="28"/>
        </w:rPr>
        <w:br/>
        <w:t>dui-prahare o kabhu nahe upaśama</w:t>
      </w:r>
    </w:p>
    <w:p w14:paraId="1ED971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Her wonderful and blissful laughter would sometimes continue for six hours.</w:t>
      </w:r>
    </w:p>
    <w:p w14:paraId="16D6E00E" w14:textId="1BBAF1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4.226</w:t>
      </w:r>
    </w:p>
    <w:p w14:paraId="4C5E28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226</w:t>
      </w:r>
    </w:p>
    <w:p w14:paraId="533F69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āi haya ānande mūrcchita</w:t>
      </w:r>
      <w:r w:rsidRPr="004A2847">
        <w:rPr>
          <w:rStyle w:val="BookTitle"/>
          <w:rFonts w:asciiTheme="minorHAnsi" w:hAnsiTheme="minorHAnsi" w:cstheme="minorHAnsi"/>
          <w:b w:val="0"/>
          <w:bCs w:val="0"/>
          <w:color w:val="000000"/>
          <w:sz w:val="28"/>
          <w:szCs w:val="28"/>
        </w:rPr>
        <w:br/>
        <w:t>prahare o dhātu nāhi thāke kadācita</w:t>
      </w:r>
    </w:p>
    <w:p w14:paraId="42B4B0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Mother Śacī would lose consciousness in ecstasy and would show no sign of life for up to three hours.</w:t>
      </w:r>
    </w:p>
    <w:p w14:paraId="28D30F0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dhātu </w:t>
      </w:r>
      <w:r w:rsidRPr="004A2847">
        <w:rPr>
          <w:rStyle w:val="BookTitle"/>
          <w:rFonts w:asciiTheme="minorHAnsi" w:hAnsiTheme="minorHAnsi" w:cstheme="minorHAnsi"/>
          <w:b w:val="0"/>
          <w:bCs w:val="0"/>
          <w:color w:val="000000"/>
          <w:sz w:val="28"/>
          <w:szCs w:val="28"/>
        </w:rPr>
        <w:t>means “consciousness” or “knowledge.”</w:t>
      </w:r>
    </w:p>
    <w:p w14:paraId="43F58399" w14:textId="2373DF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4.227</w:t>
      </w:r>
    </w:p>
    <w:p w14:paraId="3CC653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227</w:t>
      </w:r>
    </w:p>
    <w:p w14:paraId="1F8059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hena kampa upaje āsiyā</w:t>
      </w:r>
      <w:r w:rsidRPr="004A2847">
        <w:rPr>
          <w:rStyle w:val="BookTitle"/>
          <w:rFonts w:asciiTheme="minorHAnsi" w:hAnsiTheme="minorHAnsi" w:cstheme="minorHAnsi"/>
          <w:b w:val="0"/>
          <w:bCs w:val="0"/>
          <w:color w:val="000000"/>
          <w:sz w:val="28"/>
          <w:szCs w:val="28"/>
        </w:rPr>
        <w:br/>
        <w:t>pṛthivīte keho yena tole āchāḍiyā</w:t>
      </w:r>
    </w:p>
    <w:p w14:paraId="19FC71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she would tremble in such a way that it appeared as if someone had picked her up and thrown her to the ground.</w:t>
      </w:r>
    </w:p>
    <w:p w14:paraId="049C0650" w14:textId="0C383A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4.228</w:t>
      </w:r>
    </w:p>
    <w:p w14:paraId="70AADC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65D4C98E" w14:textId="22E5FAB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āira ye kṛṣṇāveśa ki tāra upamā </w:t>
      </w:r>
      <w:ins w:id="139" w:author="your servant" w:date="2020-05-15T16:40:00Z">
        <w:r w:rsidR="0011029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āi bai anye āra nāhi tāra sīmā</w:t>
      </w:r>
    </w:p>
    <w:p w14:paraId="2F452A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Śacī's ecstatic love for Kṛṣṇa had no comparison. She alone exhibited such boundless love.</w:t>
      </w:r>
    </w:p>
    <w:p w14:paraId="0B7B2E4A" w14:textId="2B173B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4.229</w:t>
      </w:r>
    </w:p>
    <w:p w14:paraId="0FAB87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229</w:t>
      </w:r>
    </w:p>
    <w:p w14:paraId="427C0E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gauracandra śrī-vigrahe yata kṛṣṇa-bhakti</w:t>
      </w:r>
      <w:r w:rsidRPr="004A2847">
        <w:rPr>
          <w:rStyle w:val="BookTitle"/>
          <w:rFonts w:asciiTheme="minorHAnsi" w:hAnsiTheme="minorHAnsi" w:cstheme="minorHAnsi"/>
          <w:b w:val="0"/>
          <w:bCs w:val="0"/>
          <w:color w:val="000000"/>
          <w:sz w:val="28"/>
          <w:szCs w:val="28"/>
        </w:rPr>
        <w:br/>
        <w:t>āire o prabhu diyāchena sei śakti</w:t>
      </w:r>
    </w:p>
    <w:p w14:paraId="2C4BF6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endowed Mother Śacī with the same potency of devotional service to Kṛṣṇa that is found in Him.</w:t>
      </w:r>
    </w:p>
    <w:p w14:paraId="7940B0DC" w14:textId="67FA6C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4.230</w:t>
      </w:r>
    </w:p>
    <w:p w14:paraId="41CDE1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124671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āira ye bhaktira vikāra</w:t>
      </w:r>
      <w:r w:rsidRPr="004A2847">
        <w:rPr>
          <w:rStyle w:val="BookTitle"/>
          <w:rFonts w:asciiTheme="minorHAnsi" w:hAnsiTheme="minorHAnsi" w:cstheme="minorHAnsi"/>
          <w:b w:val="0"/>
          <w:bCs w:val="0"/>
          <w:color w:val="000000"/>
          <w:sz w:val="28"/>
          <w:szCs w:val="28"/>
        </w:rPr>
        <w:br/>
        <w:t>tāhā varṇibeka saba—hena śakti kāra</w:t>
      </w:r>
    </w:p>
    <w:p w14:paraId="33743FEE"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who has the power to describe the transformations of Mother Śacī's ecstatic love?</w:t>
      </w:r>
    </w:p>
    <w:p w14:paraId="0DC55B77" w14:textId="3FA188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4.231</w:t>
      </w:r>
    </w:p>
    <w:p w14:paraId="67529B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w:t>
      </w:r>
    </w:p>
    <w:p w14:paraId="671426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premānanda samudra-taraṅge</w:t>
      </w:r>
      <w:r w:rsidRPr="004A2847">
        <w:rPr>
          <w:rStyle w:val="BookTitle"/>
          <w:rFonts w:asciiTheme="minorHAnsi" w:hAnsiTheme="minorHAnsi" w:cstheme="minorHAnsi"/>
          <w:b w:val="0"/>
          <w:bCs w:val="0"/>
          <w:color w:val="000000"/>
          <w:sz w:val="28"/>
          <w:szCs w:val="28"/>
        </w:rPr>
        <w:br/>
        <w:t>bhāsena divasa niśi āi mahāraṅge</w:t>
      </w:r>
    </w:p>
    <w:p w14:paraId="0B19E8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Mother Śacī joyfully floated day and night in the waves of the ocean of ecstatic love.</w:t>
      </w:r>
    </w:p>
    <w:p w14:paraId="7BE8B342" w14:textId="798633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4.232</w:t>
      </w:r>
    </w:p>
    <w:p w14:paraId="2931D8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232</w:t>
      </w:r>
    </w:p>
    <w:p w14:paraId="783B16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kadācita āira ye kichu bāhya haya</w:t>
      </w:r>
      <w:r w:rsidRPr="004A2847">
        <w:rPr>
          <w:rStyle w:val="BookTitle"/>
          <w:rFonts w:asciiTheme="minorHAnsi" w:hAnsiTheme="minorHAnsi" w:cstheme="minorHAnsi"/>
          <w:b w:val="0"/>
          <w:bCs w:val="0"/>
          <w:color w:val="000000"/>
          <w:sz w:val="28"/>
          <w:szCs w:val="28"/>
        </w:rPr>
        <w:br/>
        <w:t>sei viṣṇu-pūjā lāgi'—jāniha niścaya</w:t>
      </w:r>
    </w:p>
    <w:p w14:paraId="0DD5AF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whatever external consciousness Mother Śacī sometimes exhibited was only for the purpose of worshiping Viṣṇu.</w:t>
      </w:r>
    </w:p>
    <w:p w14:paraId="59C8DFF1" w14:textId="6BCF5EB8"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separation from Śrī Gaura, Śrī Śacīmātā spent her entire day absorbed in the pastimes of Kṛṣṇa. The transcendental activities of Śrī Yaśodā captured the heart of Śrī</w:t>
      </w:r>
      <w:ins w:id="140" w:author="your servant" w:date="2020-05-15T16:46:00Z">
        <w:r w:rsidR="0011029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Śacī. If Mother Śacī ever exhibited external consciousness, it was only for the purpose of worshiping the Supreme Lord.</w:t>
      </w:r>
    </w:p>
    <w:p w14:paraId="0A4409E7" w14:textId="6A288C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4.233</w:t>
      </w:r>
    </w:p>
    <w:p w14:paraId="6F3CA5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233</w:t>
      </w:r>
    </w:p>
    <w:p w14:paraId="049B98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prasaṅge āi āchena vasiyā</w:t>
      </w:r>
      <w:r w:rsidRPr="004A2847">
        <w:rPr>
          <w:rStyle w:val="BookTitle"/>
          <w:rFonts w:asciiTheme="minorHAnsi" w:hAnsiTheme="minorHAnsi" w:cstheme="minorHAnsi"/>
          <w:b w:val="0"/>
          <w:bCs w:val="0"/>
          <w:color w:val="000000"/>
          <w:sz w:val="28"/>
          <w:szCs w:val="28"/>
        </w:rPr>
        <w:br/>
        <w:t>henai samaye śubha-vārtā haila giyā</w:t>
      </w:r>
    </w:p>
    <w:p w14:paraId="604019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Mother Śacī was sitting fully absorbed in Kṛṣṇa consciousness. At that </w:t>
      </w:r>
      <w:proofErr w:type="gramStart"/>
      <w:r w:rsidRPr="004A2847">
        <w:rPr>
          <w:rStyle w:val="BookTitle"/>
          <w:rFonts w:asciiTheme="minorHAnsi" w:hAnsiTheme="minorHAnsi" w:cstheme="minorHAnsi"/>
          <w:b/>
          <w:bCs/>
          <w:color w:val="800000"/>
          <w:sz w:val="28"/>
          <w:szCs w:val="28"/>
        </w:rPr>
        <w:t>time</w:t>
      </w:r>
      <w:proofErr w:type="gramEnd"/>
      <w:r w:rsidRPr="004A2847">
        <w:rPr>
          <w:rStyle w:val="BookTitle"/>
          <w:rFonts w:asciiTheme="minorHAnsi" w:hAnsiTheme="minorHAnsi" w:cstheme="minorHAnsi"/>
          <w:b/>
          <w:bCs/>
          <w:color w:val="800000"/>
          <w:sz w:val="28"/>
          <w:szCs w:val="28"/>
        </w:rPr>
        <w:t xml:space="preserve"> </w:t>
      </w:r>
      <w:commentRangeStart w:id="141"/>
      <w:r w:rsidRPr="004A2847">
        <w:rPr>
          <w:rStyle w:val="BookTitle"/>
          <w:rFonts w:asciiTheme="minorHAnsi" w:hAnsiTheme="minorHAnsi" w:cstheme="minorHAnsi"/>
          <w:b/>
          <w:bCs/>
          <w:color w:val="800000"/>
          <w:sz w:val="28"/>
          <w:szCs w:val="28"/>
        </w:rPr>
        <w:t xml:space="preserve">he </w:t>
      </w:r>
      <w:commentRangeEnd w:id="141"/>
      <w:r w:rsidR="00110292">
        <w:rPr>
          <w:rStyle w:val="CommentReference"/>
          <w:b w:val="0"/>
          <w:bCs w:val="0"/>
          <w:color w:val="auto"/>
        </w:rPr>
        <w:commentReference w:id="141"/>
      </w:r>
      <w:r w:rsidRPr="004A2847">
        <w:rPr>
          <w:rStyle w:val="BookTitle"/>
          <w:rFonts w:asciiTheme="minorHAnsi" w:hAnsiTheme="minorHAnsi" w:cstheme="minorHAnsi"/>
          <w:b/>
          <w:bCs/>
          <w:color w:val="800000"/>
          <w:sz w:val="28"/>
          <w:szCs w:val="28"/>
        </w:rPr>
        <w:t>received the auspicious news.</w:t>
      </w:r>
    </w:p>
    <w:p w14:paraId="16201BB9" w14:textId="51CF13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4.234</w:t>
      </w:r>
    </w:p>
    <w:p w14:paraId="68D44D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33A31B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“śāntipure āilena śrī-gaurasundara</w:t>
      </w:r>
      <w:r w:rsidRPr="004A2847">
        <w:rPr>
          <w:rStyle w:val="BookTitle"/>
          <w:rFonts w:asciiTheme="minorHAnsi" w:hAnsiTheme="minorHAnsi" w:cstheme="minorHAnsi"/>
          <w:b w:val="0"/>
          <w:bCs w:val="0"/>
          <w:color w:val="000000"/>
          <w:sz w:val="28"/>
          <w:szCs w:val="28"/>
        </w:rPr>
        <w:br/>
        <w:t>cala āi, jhāṭa giyā dekhaha satvara”</w:t>
      </w:r>
    </w:p>
    <w:p w14:paraId="137566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has arrived in Śāntipura. Come quickly and see Him.”</w:t>
      </w:r>
    </w:p>
    <w:p w14:paraId="19F16D78" w14:textId="0C2584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4.235</w:t>
      </w:r>
    </w:p>
    <w:p w14:paraId="5E014D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7316E2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vārtāśuni' santoṣita hailena āi</w:t>
      </w:r>
      <w:r w:rsidRPr="004A2847">
        <w:rPr>
          <w:rStyle w:val="BookTitle"/>
          <w:rFonts w:asciiTheme="minorHAnsi" w:hAnsiTheme="minorHAnsi" w:cstheme="minorHAnsi"/>
          <w:b w:val="0"/>
          <w:bCs w:val="0"/>
          <w:color w:val="000000"/>
          <w:sz w:val="28"/>
          <w:szCs w:val="28"/>
        </w:rPr>
        <w:br/>
        <w:t>tāhāra avadhi āra kahibāre nāi</w:t>
      </w:r>
    </w:p>
    <w:p w14:paraId="4FEDB0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this news, Mother Śacī became pleased beyond description.</w:t>
      </w:r>
    </w:p>
    <w:p w14:paraId="6C9823D7" w14:textId="5E5090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4.236</w:t>
      </w:r>
    </w:p>
    <w:p w14:paraId="23A3E2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6123B2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vārtāśuni' prabhura yateka bhakta-gaṇa</w:t>
      </w:r>
      <w:r w:rsidRPr="004A2847">
        <w:rPr>
          <w:rStyle w:val="BookTitle"/>
          <w:rFonts w:asciiTheme="minorHAnsi" w:hAnsiTheme="minorHAnsi" w:cstheme="minorHAnsi"/>
          <w:b w:val="0"/>
          <w:bCs w:val="0"/>
          <w:color w:val="000000"/>
          <w:sz w:val="28"/>
          <w:szCs w:val="28"/>
        </w:rPr>
        <w:br/>
        <w:t>sabei hailā ati premānanda-mana</w:t>
      </w:r>
    </w:p>
    <w:p w14:paraId="31804D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this news spread among the devotees, their minds became filled with transcendental bliss.</w:t>
      </w:r>
    </w:p>
    <w:p w14:paraId="223D0009" w14:textId="163941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4.237</w:t>
      </w:r>
    </w:p>
    <w:p w14:paraId="19372F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751DF1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gaṅgādāsa paṇḍita prabhura priya-pātra</w:t>
      </w:r>
      <w:r w:rsidRPr="004A2847">
        <w:rPr>
          <w:rStyle w:val="BookTitle"/>
          <w:rFonts w:asciiTheme="minorHAnsi" w:hAnsiTheme="minorHAnsi" w:cstheme="minorHAnsi"/>
          <w:b w:val="0"/>
          <w:bCs w:val="0"/>
          <w:color w:val="000000"/>
          <w:sz w:val="28"/>
          <w:szCs w:val="28"/>
        </w:rPr>
        <w:br/>
        <w:t>āi lai' calilena sei kṣaṇa-mātra</w:t>
      </w:r>
    </w:p>
    <w:p w14:paraId="18C441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Gaṅgādāsa Paṇḍita, the dear associate of the Lord, immediately departed with Mother Śacī.</w:t>
      </w:r>
    </w:p>
    <w:p w14:paraId="3C0F20F5" w14:textId="5D4064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4.238</w:t>
      </w:r>
    </w:p>
    <w:p w14:paraId="2B7024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083455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śrī-murāri gupta-ādi yata bhakta-gaṇa</w:t>
      </w:r>
      <w:r w:rsidRPr="004A2847">
        <w:rPr>
          <w:rStyle w:val="BookTitle"/>
          <w:rFonts w:asciiTheme="minorHAnsi" w:hAnsiTheme="minorHAnsi" w:cstheme="minorHAnsi"/>
          <w:b w:val="0"/>
          <w:bCs w:val="0"/>
          <w:color w:val="000000"/>
          <w:sz w:val="28"/>
          <w:szCs w:val="28"/>
        </w:rPr>
        <w:br/>
        <w:t>sabei āira saṅge karilā gamana</w:t>
      </w:r>
    </w:p>
    <w:p w14:paraId="5AC01E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Murāri Gupta and the other devotees all accompanied Mother Śacī.</w:t>
      </w:r>
    </w:p>
    <w:p w14:paraId="175F3E5E" w14:textId="2C6A08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4.239</w:t>
      </w:r>
    </w:p>
    <w:p w14:paraId="3BE847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58FEAD69" w14:textId="7D34370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satvare āilā</w:t>
      </w:r>
      <w:ins w:id="142" w:author="your servant" w:date="2020-05-15T16:48:00Z">
        <w:r w:rsidR="00831EE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śacī-āi śāntipure</w:t>
      </w:r>
      <w:r w:rsidRPr="004A2847">
        <w:rPr>
          <w:rStyle w:val="BookTitle"/>
          <w:rFonts w:asciiTheme="minorHAnsi" w:hAnsiTheme="minorHAnsi" w:cstheme="minorHAnsi"/>
          <w:b w:val="0"/>
          <w:bCs w:val="0"/>
          <w:color w:val="000000"/>
          <w:sz w:val="28"/>
          <w:szCs w:val="28"/>
        </w:rPr>
        <w:br/>
        <w:t>vārtā</w:t>
      </w:r>
      <w:ins w:id="143" w:author="your servant" w:date="2020-05-15T16:48:00Z">
        <w:r w:rsidR="00831EE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śunilena prabhu śrī-gaurasundare</w:t>
      </w:r>
    </w:p>
    <w:p w14:paraId="3D4F73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quickly came to Śāntipura, and Śrī Gaurasundara was informed.</w:t>
      </w:r>
    </w:p>
    <w:p w14:paraId="2C1C62D0" w14:textId="7D8E22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4.240</w:t>
      </w:r>
    </w:p>
    <w:p w14:paraId="58079F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3783A3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śrī-gaurasundara prabhu āire dekhiyā</w:t>
      </w:r>
      <w:r w:rsidRPr="004A2847">
        <w:rPr>
          <w:rStyle w:val="BookTitle"/>
          <w:rFonts w:asciiTheme="minorHAnsi" w:hAnsiTheme="minorHAnsi" w:cstheme="minorHAnsi"/>
          <w:b w:val="0"/>
          <w:bCs w:val="0"/>
          <w:color w:val="000000"/>
          <w:sz w:val="28"/>
          <w:szCs w:val="28"/>
        </w:rPr>
        <w:br/>
        <w:t>satvare paḍilā dūre daṇḍavata haiyā</w:t>
      </w:r>
    </w:p>
    <w:p w14:paraId="502BFD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As soon as Śrī Gaurasundara saw His mother, He immediately offered her obeisances from a distance.</w:t>
      </w:r>
    </w:p>
    <w:p w14:paraId="42A5C138" w14:textId="6AF685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4.241</w:t>
      </w:r>
    </w:p>
    <w:p w14:paraId="6BF268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4DAEF4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punaḥ pradakṣiṇa haiyā haiyā</w:t>
      </w:r>
      <w:r w:rsidRPr="004A2847">
        <w:rPr>
          <w:rStyle w:val="BookTitle"/>
          <w:rFonts w:asciiTheme="minorHAnsi" w:hAnsiTheme="minorHAnsi" w:cstheme="minorHAnsi"/>
          <w:b w:val="0"/>
          <w:bCs w:val="0"/>
          <w:color w:val="000000"/>
          <w:sz w:val="28"/>
          <w:szCs w:val="28"/>
        </w:rPr>
        <w:br/>
        <w:t>daṇḍavata haya śloka paḍiyā paḍiyā</w:t>
      </w:r>
    </w:p>
    <w:p w14:paraId="4BD689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repeatedly circumambulated her and recited verses as He offered obeisances.</w:t>
      </w:r>
    </w:p>
    <w:p w14:paraId="0072F080" w14:textId="769F29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4.242</w:t>
      </w:r>
    </w:p>
    <w:p w14:paraId="548107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75090799" w14:textId="6BDFF74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tumi</w:t>
      </w:r>
      <w:proofErr w:type="gramEnd"/>
      <w:r w:rsidRPr="004A2847">
        <w:rPr>
          <w:rStyle w:val="BookTitle"/>
          <w:rFonts w:asciiTheme="minorHAnsi" w:hAnsiTheme="minorHAnsi" w:cstheme="minorHAnsi"/>
          <w:b w:val="0"/>
          <w:bCs w:val="0"/>
          <w:color w:val="000000"/>
          <w:sz w:val="28"/>
          <w:szCs w:val="28"/>
        </w:rPr>
        <w:t xml:space="preserve"> viśva-jananī kevala bhakti</w:t>
      </w:r>
      <w:ins w:id="144" w:author="your servant" w:date="2020-05-15T16:49:00Z">
        <w:r w:rsidR="00831EE0">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mayī</w:t>
      </w:r>
      <w:ins w:id="145" w:author="your servant" w:date="2020-05-15T16:48:00Z">
        <w:r w:rsidR="00831EE0">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tomāre se guṇātīta sattva-rūpa kahi</w:t>
      </w:r>
    </w:p>
    <w:p w14:paraId="76755E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mother of the universe and the personification of devotional service. You are the form of pure goodness, beyond the modes of material nature.</w:t>
      </w:r>
    </w:p>
    <w:p w14:paraId="0FC7D576" w14:textId="3F61A4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4.243</w:t>
      </w:r>
    </w:p>
    <w:p w14:paraId="0054D3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51383D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yadi śubha-dṛṣṭi kara' jīva-prati</w:t>
      </w:r>
      <w:r w:rsidRPr="004A2847">
        <w:rPr>
          <w:rStyle w:val="BookTitle"/>
          <w:rFonts w:asciiTheme="minorHAnsi" w:hAnsiTheme="minorHAnsi" w:cstheme="minorHAnsi"/>
          <w:b w:val="0"/>
          <w:bCs w:val="0"/>
          <w:color w:val="000000"/>
          <w:sz w:val="28"/>
          <w:szCs w:val="28"/>
        </w:rPr>
        <w:br/>
        <w:t>tabe se jīvera haya kṛṣṇe rati-mati</w:t>
      </w:r>
    </w:p>
    <w:p w14:paraId="759195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glance mercifully on the living entities, their minds will develop attachment for Kṛṣṇa.</w:t>
      </w:r>
    </w:p>
    <w:p w14:paraId="6D2C45B0" w14:textId="5C53AE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4.244</w:t>
      </w:r>
    </w:p>
    <w:p w14:paraId="567A72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329840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se kevala mūrtimatī viṣṇu-bhakti</w:t>
      </w:r>
      <w:r w:rsidRPr="004A2847">
        <w:rPr>
          <w:rStyle w:val="BookTitle"/>
          <w:rFonts w:asciiTheme="minorHAnsi" w:hAnsiTheme="minorHAnsi" w:cstheme="minorHAnsi"/>
          <w:b w:val="0"/>
          <w:bCs w:val="0"/>
          <w:color w:val="000000"/>
          <w:sz w:val="28"/>
          <w:szCs w:val="28"/>
        </w:rPr>
        <w:br/>
        <w:t>yāhā haite saba haya, tumi sei śakti</w:t>
      </w:r>
    </w:p>
    <w:p w14:paraId="15F7C3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personification of devotional service to Viṣṇu. You are the potency from which everything emanates.</w:t>
      </w:r>
    </w:p>
    <w:p w14:paraId="5D0F800F" w14:textId="4FF464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4.245</w:t>
      </w:r>
    </w:p>
    <w:p w14:paraId="36B0AA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245</w:t>
      </w:r>
    </w:p>
    <w:p w14:paraId="327C40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gaṅgā devakī yaśodā devahūti</w:t>
      </w:r>
      <w:r w:rsidRPr="004A2847">
        <w:rPr>
          <w:rStyle w:val="BookTitle"/>
          <w:rFonts w:asciiTheme="minorHAnsi" w:hAnsiTheme="minorHAnsi" w:cstheme="minorHAnsi"/>
          <w:b w:val="0"/>
          <w:bCs w:val="0"/>
          <w:color w:val="000000"/>
          <w:sz w:val="28"/>
          <w:szCs w:val="28"/>
        </w:rPr>
        <w:br/>
        <w:t>tumi pṛśni anasūyā kauśalyā aditi</w:t>
      </w:r>
    </w:p>
    <w:p w14:paraId="63C19B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Gaṅgā, you are Devakī, you are Yaśodā, and you are Devahūti. You are Pṛśni, Anasūyā, Kauśalyā, and you are Aditi.</w:t>
      </w:r>
    </w:p>
    <w:p w14:paraId="157287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glorified Śacīdevī by addressing her as Yaśodā, Devakī, Gaṅgā, Devahūti the mother of Kapila, Pṛśni, Anasūyā the mother of Dattatreya, Kauśalyā, and Aditi.</w:t>
      </w:r>
    </w:p>
    <w:p w14:paraId="65CB8422" w14:textId="5E83B3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4.246</w:t>
      </w:r>
    </w:p>
    <w:p w14:paraId="4B9904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484D03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dekhi saba tomā' haite se udaya</w:t>
      </w:r>
      <w:r w:rsidRPr="004A2847">
        <w:rPr>
          <w:rStyle w:val="BookTitle"/>
          <w:rFonts w:asciiTheme="minorHAnsi" w:hAnsiTheme="minorHAnsi" w:cstheme="minorHAnsi"/>
          <w:b w:val="0"/>
          <w:bCs w:val="0"/>
          <w:color w:val="000000"/>
          <w:sz w:val="28"/>
          <w:szCs w:val="28"/>
        </w:rPr>
        <w:br/>
        <w:t>pālayitā tumi se, tomāte līna haya</w:t>
      </w:r>
    </w:p>
    <w:p w14:paraId="4D8192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“Everything that we see has emanated from you. You are the maintainer, and everything ultimately merges in you.</w:t>
      </w:r>
    </w:p>
    <w:p w14:paraId="7ED19479" w14:textId="7137D7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4.247</w:t>
      </w:r>
    </w:p>
    <w:p w14:paraId="4939D4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4AA4A2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prabhāva balibāra śakti kāra</w:t>
      </w:r>
      <w:r w:rsidRPr="004A2847">
        <w:rPr>
          <w:rStyle w:val="BookTitle"/>
          <w:rFonts w:asciiTheme="minorHAnsi" w:hAnsiTheme="minorHAnsi" w:cstheme="minorHAnsi"/>
          <w:b w:val="0"/>
          <w:bCs w:val="0"/>
          <w:color w:val="000000"/>
          <w:sz w:val="28"/>
          <w:szCs w:val="28"/>
        </w:rPr>
        <w:br/>
        <w:t>sabāra hṛdaye pūrṇa vasati tomāra”</w:t>
      </w:r>
    </w:p>
    <w:p w14:paraId="290071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describe your glories? You reside in the heart of everyone.”</w:t>
      </w:r>
    </w:p>
    <w:p w14:paraId="11077D41" w14:textId="54A05A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4.248</w:t>
      </w:r>
    </w:p>
    <w:p w14:paraId="675CD7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248</w:t>
      </w:r>
    </w:p>
    <w:p w14:paraId="6FCE5A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śloka-vandhe ei mata kariyā stavana</w:t>
      </w:r>
      <w:r w:rsidRPr="004A2847">
        <w:rPr>
          <w:rStyle w:val="BookTitle"/>
          <w:rFonts w:asciiTheme="minorHAnsi" w:hAnsiTheme="minorHAnsi" w:cstheme="minorHAnsi"/>
          <w:b w:val="0"/>
          <w:bCs w:val="0"/>
          <w:color w:val="000000"/>
          <w:sz w:val="28"/>
          <w:szCs w:val="28"/>
        </w:rPr>
        <w:br/>
        <w:t>daṇḍavat haya prabhu dharma-sanātana</w:t>
      </w:r>
    </w:p>
    <w:p w14:paraId="5A60F1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who establishes religious principles, offered obeisances and recited verses in this way.</w:t>
      </w:r>
    </w:p>
    <w:p w14:paraId="5416BFEA" w14:textId="594387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4.249</w:t>
      </w:r>
    </w:p>
    <w:p w14:paraId="07CD47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694779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kṛṣṇa bai eki pitṛ-mātṛ-guru-bhakti</w:t>
      </w:r>
      <w:r w:rsidRPr="004A2847">
        <w:rPr>
          <w:rStyle w:val="BookTitle"/>
          <w:rFonts w:asciiTheme="minorHAnsi" w:hAnsiTheme="minorHAnsi" w:cstheme="minorHAnsi"/>
          <w:b w:val="0"/>
          <w:bCs w:val="0"/>
          <w:color w:val="000000"/>
          <w:sz w:val="28"/>
          <w:szCs w:val="28"/>
        </w:rPr>
        <w:br/>
        <w:t>karibāre dharaye e-mata kāra śakti</w:t>
      </w:r>
    </w:p>
    <w:p w14:paraId="761F60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other than Kṛṣṇa has the potency to display such devotion to a father, mother, or superior?</w:t>
      </w:r>
    </w:p>
    <w:p w14:paraId="2CB6E86A" w14:textId="7F4B83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4.250</w:t>
      </w:r>
    </w:p>
    <w:p w14:paraId="7FFF07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75BE17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ānandāśru-dhārā vahe sakala aṅgete</w:t>
      </w:r>
      <w:r w:rsidRPr="004A2847">
        <w:rPr>
          <w:rStyle w:val="BookTitle"/>
          <w:rFonts w:asciiTheme="minorHAnsi" w:hAnsiTheme="minorHAnsi" w:cstheme="minorHAnsi"/>
          <w:b w:val="0"/>
          <w:bCs w:val="0"/>
          <w:color w:val="000000"/>
          <w:sz w:val="28"/>
          <w:szCs w:val="28"/>
        </w:rPr>
        <w:br/>
        <w:t>śloka paḍi' namaskāra haya bahumate</w:t>
      </w:r>
    </w:p>
    <w:p w14:paraId="18928F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repeatedly recited verses and offered obeisances, tears of love bathed His entire body.</w:t>
      </w:r>
    </w:p>
    <w:p w14:paraId="49A9E074" w14:textId="1AD947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4.251</w:t>
      </w:r>
    </w:p>
    <w:p w14:paraId="1514A7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251</w:t>
      </w:r>
    </w:p>
    <w:p w14:paraId="5462CA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 dekhi' mātra śrī-gaurāṅga-vadana</w:t>
      </w:r>
      <w:r w:rsidRPr="004A2847">
        <w:rPr>
          <w:rStyle w:val="BookTitle"/>
          <w:rFonts w:asciiTheme="minorHAnsi" w:hAnsiTheme="minorHAnsi" w:cstheme="minorHAnsi"/>
          <w:b w:val="0"/>
          <w:bCs w:val="0"/>
          <w:color w:val="000000"/>
          <w:sz w:val="28"/>
          <w:szCs w:val="28"/>
        </w:rPr>
        <w:br/>
        <w:t>parānande jaḍa hailena sei kṣaṇa</w:t>
      </w:r>
    </w:p>
    <w:p w14:paraId="6CF8C9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Mother Śacī saw the face of Lord Gaurāṅga, she became stunned with transcendental ecstasy.</w:t>
      </w:r>
    </w:p>
    <w:p w14:paraId="1F54AE1F" w14:textId="38FF6E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4.252</w:t>
      </w:r>
    </w:p>
    <w:p w14:paraId="0EA8AC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252</w:t>
      </w:r>
    </w:p>
    <w:p w14:paraId="77EB07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rahiyāche āi yena kṛtrima-putali</w:t>
      </w:r>
      <w:r w:rsidRPr="004A2847">
        <w:rPr>
          <w:rStyle w:val="BookTitle"/>
          <w:rFonts w:asciiTheme="minorHAnsi" w:hAnsiTheme="minorHAnsi" w:cstheme="minorHAnsi"/>
          <w:b w:val="0"/>
          <w:bCs w:val="0"/>
          <w:color w:val="000000"/>
          <w:sz w:val="28"/>
          <w:szCs w:val="28"/>
        </w:rPr>
        <w:br/>
        <w:t>stuti kare vaikuṇṭha-īśvara kutūhalī</w:t>
      </w:r>
    </w:p>
    <w:p w14:paraId="0E7CF4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stood there like a wooden doll as the Lord of Vaikuṇṭha respectfully offered her prayers.</w:t>
      </w:r>
    </w:p>
    <w:p w14:paraId="6ACEBDA9" w14:textId="6E91E6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4.253</w:t>
      </w:r>
    </w:p>
    <w:p w14:paraId="184EE7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2626CE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“kṛṣṇa-bhakti ye kichu āmāra</w:t>
      </w:r>
      <w:r w:rsidRPr="004A2847">
        <w:rPr>
          <w:rStyle w:val="BookTitle"/>
          <w:rFonts w:asciiTheme="minorHAnsi" w:hAnsiTheme="minorHAnsi" w:cstheme="minorHAnsi"/>
          <w:b w:val="0"/>
          <w:bCs w:val="0"/>
          <w:color w:val="000000"/>
          <w:sz w:val="28"/>
          <w:szCs w:val="28"/>
        </w:rPr>
        <w:br/>
        <w:t>kevala ekānta saba prasāde tomāra</w:t>
      </w:r>
    </w:p>
    <w:p w14:paraId="39D916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“Whatever devotion to Kṛṣṇa I have is simply by your mercy.</w:t>
      </w:r>
    </w:p>
    <w:p w14:paraId="58308AD4" w14:textId="3F5052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4.254</w:t>
      </w:r>
    </w:p>
    <w:p w14:paraId="594ABC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23204B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koṭi-dāsa-dāsero ye sambandhe tomāra</w:t>
      </w:r>
      <w:r w:rsidRPr="004A2847">
        <w:rPr>
          <w:rStyle w:val="BookTitle"/>
          <w:rFonts w:asciiTheme="minorHAnsi" w:hAnsiTheme="minorHAnsi" w:cstheme="minorHAnsi"/>
          <w:b w:val="0"/>
          <w:bCs w:val="0"/>
          <w:color w:val="000000"/>
          <w:sz w:val="28"/>
          <w:szCs w:val="28"/>
        </w:rPr>
        <w:br/>
        <w:t>sei jana prāṇa haite vallabha āmāra</w:t>
      </w:r>
    </w:p>
    <w:p w14:paraId="28F89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“If the servant of the servant of the servant a million times removed is related to you, he is </w:t>
      </w:r>
      <w:proofErr w:type="gramStart"/>
      <w:r w:rsidRPr="004A2847">
        <w:rPr>
          <w:rStyle w:val="BookTitle"/>
          <w:rFonts w:asciiTheme="minorHAnsi" w:hAnsiTheme="minorHAnsi" w:cstheme="minorHAnsi"/>
          <w:b/>
          <w:bCs/>
          <w:color w:val="800000"/>
          <w:sz w:val="28"/>
          <w:szCs w:val="28"/>
        </w:rPr>
        <w:t>more dear</w:t>
      </w:r>
      <w:proofErr w:type="gramEnd"/>
      <w:r w:rsidRPr="004A2847">
        <w:rPr>
          <w:rStyle w:val="BookTitle"/>
          <w:rFonts w:asciiTheme="minorHAnsi" w:hAnsiTheme="minorHAnsi" w:cstheme="minorHAnsi"/>
          <w:b/>
          <w:bCs/>
          <w:color w:val="800000"/>
          <w:sz w:val="28"/>
          <w:szCs w:val="28"/>
        </w:rPr>
        <w:t xml:space="preserve"> to Me than My own life.</w:t>
      </w:r>
    </w:p>
    <w:p w14:paraId="64075B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Considering the relationship of the Supreme Lord's innumerable servants and maidservants with His mother, Śrī Gaurasundara said, “Because of that relationship, they are extremely dear to Me.”</w:t>
      </w:r>
    </w:p>
    <w:p w14:paraId="093EDE3F" w14:textId="5DF25A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4.255</w:t>
      </w:r>
    </w:p>
    <w:p w14:paraId="4BE0DC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0C7D83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bār-eka ye jana tomā' karibe smaraṇa</w:t>
      </w:r>
      <w:r w:rsidRPr="004A2847">
        <w:rPr>
          <w:rStyle w:val="BookTitle"/>
          <w:rFonts w:asciiTheme="minorHAnsi" w:hAnsiTheme="minorHAnsi" w:cstheme="minorHAnsi"/>
          <w:b w:val="0"/>
          <w:bCs w:val="0"/>
          <w:color w:val="000000"/>
          <w:sz w:val="28"/>
          <w:szCs w:val="28"/>
        </w:rPr>
        <w:br/>
        <w:t>tāra kabhu nahibeka saṁsāra-bandhana</w:t>
      </w:r>
    </w:p>
    <w:p w14:paraId="463A06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 person remembers you even once, he will never be entangled in material bondage.</w:t>
      </w:r>
    </w:p>
    <w:p w14:paraId="3B0D48E4" w14:textId="04A1CB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4.256</w:t>
      </w:r>
    </w:p>
    <w:p w14:paraId="07B235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5AC15E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pavitra kare ye gaṅgā tulasī</w:t>
      </w:r>
      <w:r w:rsidRPr="004A2847">
        <w:rPr>
          <w:rStyle w:val="BookTitle"/>
          <w:rFonts w:asciiTheme="minorHAnsi" w:hAnsiTheme="minorHAnsi" w:cstheme="minorHAnsi"/>
          <w:b w:val="0"/>
          <w:bCs w:val="0"/>
          <w:color w:val="000000"/>
          <w:sz w:val="28"/>
          <w:szCs w:val="28"/>
        </w:rPr>
        <w:br/>
        <w:t>tārāo hayena dhanya tomāre paraśi'</w:t>
      </w:r>
    </w:p>
    <w:p w14:paraId="474A81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“Gaṅgā and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are known to purify everything. But even they are purified by your touch.</w:t>
      </w:r>
    </w:p>
    <w:p w14:paraId="10444B46" w14:textId="3BEC9E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4.257</w:t>
      </w:r>
    </w:p>
    <w:p w14:paraId="270887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257</w:t>
      </w:r>
    </w:p>
    <w:p w14:paraId="0D4640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yata kariyācha āmāra pālana</w:t>
      </w:r>
      <w:r w:rsidRPr="004A2847">
        <w:rPr>
          <w:rStyle w:val="BookTitle"/>
          <w:rFonts w:asciiTheme="minorHAnsi" w:hAnsiTheme="minorHAnsi" w:cstheme="minorHAnsi"/>
          <w:b w:val="0"/>
          <w:bCs w:val="0"/>
          <w:color w:val="000000"/>
          <w:sz w:val="28"/>
          <w:szCs w:val="28"/>
        </w:rPr>
        <w:br/>
        <w:t>āmāra śaktiye tāhā nahiba śodhana</w:t>
      </w:r>
    </w:p>
    <w:p w14:paraId="5B1567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no ability to repay you for the affection you displayed while maintaining Me.</w:t>
      </w:r>
    </w:p>
    <w:p w14:paraId="5F2FAB34" w14:textId="230652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4.258</w:t>
      </w:r>
    </w:p>
    <w:p w14:paraId="42C7DB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258</w:t>
      </w:r>
    </w:p>
    <w:p w14:paraId="084485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daṇḍe daṇḍe yata sneha karile āmāre</w:t>
      </w:r>
      <w:r w:rsidRPr="004A2847">
        <w:rPr>
          <w:rStyle w:val="BookTitle"/>
          <w:rFonts w:asciiTheme="minorHAnsi" w:hAnsiTheme="minorHAnsi" w:cstheme="minorHAnsi"/>
          <w:b w:val="0"/>
          <w:bCs w:val="0"/>
          <w:color w:val="000000"/>
          <w:sz w:val="28"/>
          <w:szCs w:val="28"/>
        </w:rPr>
        <w:br/>
        <w:t>tomāra sād-guṇya se tāhāra pratikāre”</w:t>
      </w:r>
    </w:p>
    <w:p w14:paraId="47B7A6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let your own good qualities be your compensation for the affection you displayed for Me at every hour.”</w:t>
      </w:r>
    </w:p>
    <w:p w14:paraId="6B836723" w14:textId="003989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4.259</w:t>
      </w:r>
    </w:p>
    <w:p w14:paraId="2B188D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67F71F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stuti prabhu karena santoṣe</w:t>
      </w:r>
      <w:r w:rsidRPr="004A2847">
        <w:rPr>
          <w:rStyle w:val="BookTitle"/>
          <w:rFonts w:asciiTheme="minorHAnsi" w:hAnsiTheme="minorHAnsi" w:cstheme="minorHAnsi"/>
          <w:b w:val="0"/>
          <w:bCs w:val="0"/>
          <w:color w:val="000000"/>
          <w:sz w:val="28"/>
          <w:szCs w:val="28"/>
        </w:rPr>
        <w:br/>
        <w:t>śuniyā vaiṣṇava-gaṇa mahānande bhāse</w:t>
      </w:r>
    </w:p>
    <w:p w14:paraId="0E7726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offered prayers with great satisfaction in this way, all the Vaiṣṇavas floated in ecstasy.</w:t>
      </w:r>
    </w:p>
    <w:p w14:paraId="0C188208" w14:textId="1A9622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4.260</w:t>
      </w:r>
    </w:p>
    <w:p w14:paraId="234134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260</w:t>
      </w:r>
    </w:p>
    <w:p w14:paraId="17895E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 jāne avatīrṇa prabhu nārāyaṇa</w:t>
      </w:r>
      <w:r w:rsidRPr="004A2847">
        <w:rPr>
          <w:rStyle w:val="BookTitle"/>
          <w:rFonts w:asciiTheme="minorHAnsi" w:hAnsiTheme="minorHAnsi" w:cstheme="minorHAnsi"/>
          <w:b w:val="0"/>
          <w:bCs w:val="0"/>
          <w:color w:val="000000"/>
          <w:sz w:val="28"/>
          <w:szCs w:val="28"/>
        </w:rPr>
        <w:br/>
        <w:t>yakhane ye icchā tāna kahena temana</w:t>
      </w:r>
    </w:p>
    <w:p w14:paraId="0BFA98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knew that her son was Lord Nārāyaṇa, who had appeared on earth, and that He would speak whatever He desired.</w:t>
      </w:r>
    </w:p>
    <w:p w14:paraId="27B5B4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00C97AF8" w14:textId="202238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4.261</w:t>
      </w:r>
    </w:p>
    <w:p w14:paraId="4C7F35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kato-kṣaṇe āi balilena ei mātra</w:t>
      </w:r>
      <w:r w:rsidRPr="004A2847">
        <w:rPr>
          <w:rStyle w:val="BookTitle"/>
          <w:rFonts w:asciiTheme="minorHAnsi" w:hAnsiTheme="minorHAnsi" w:cstheme="minorHAnsi"/>
          <w:b w:val="0"/>
          <w:bCs w:val="0"/>
          <w:color w:val="000000"/>
          <w:sz w:val="28"/>
          <w:szCs w:val="28"/>
        </w:rPr>
        <w:br/>
        <w:t>“tomāra vacana bujhe kebā āche pātra</w:t>
      </w:r>
    </w:p>
    <w:p w14:paraId="4736BB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a few moments Mother Śacī simply said, “Who </w:t>
      </w:r>
      <w:proofErr w:type="gramStart"/>
      <w:r w:rsidRPr="004A2847">
        <w:rPr>
          <w:rStyle w:val="BookTitle"/>
          <w:rFonts w:asciiTheme="minorHAnsi" w:hAnsiTheme="minorHAnsi" w:cstheme="minorHAnsi"/>
          <w:b/>
          <w:bCs/>
          <w:color w:val="800000"/>
          <w:sz w:val="28"/>
          <w:szCs w:val="28"/>
        </w:rPr>
        <w:t>is capable of understanding</w:t>
      </w:r>
      <w:proofErr w:type="gramEnd"/>
      <w:r w:rsidRPr="004A2847">
        <w:rPr>
          <w:rStyle w:val="BookTitle"/>
          <w:rFonts w:asciiTheme="minorHAnsi" w:hAnsiTheme="minorHAnsi" w:cstheme="minorHAnsi"/>
          <w:b/>
          <w:bCs/>
          <w:color w:val="800000"/>
          <w:sz w:val="28"/>
          <w:szCs w:val="28"/>
        </w:rPr>
        <w:t xml:space="preserve"> Your words?</w:t>
      </w:r>
    </w:p>
    <w:p w14:paraId="19BED33A" w14:textId="2B3FE3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4.262</w:t>
      </w:r>
    </w:p>
    <w:p w14:paraId="48BA15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w:t>
      </w:r>
    </w:p>
    <w:p w14:paraId="25E679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prāṇa-hīna-jana yena sindhu-mājhe bhāse</w:t>
      </w:r>
      <w:r w:rsidRPr="004A2847">
        <w:rPr>
          <w:rStyle w:val="BookTitle"/>
          <w:rFonts w:asciiTheme="minorHAnsi" w:hAnsiTheme="minorHAnsi" w:cstheme="minorHAnsi"/>
          <w:b w:val="0"/>
          <w:bCs w:val="0"/>
          <w:color w:val="000000"/>
          <w:sz w:val="28"/>
          <w:szCs w:val="28"/>
        </w:rPr>
        <w:br/>
        <w:t>srote yahi laye, tahi calaye avaśe</w:t>
      </w:r>
    </w:p>
    <w:p w14:paraId="15D70E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conditioned souls are like dead bodies helplessly tossed about in the waves of the ocean.</w:t>
      </w:r>
    </w:p>
    <w:p w14:paraId="765C115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(6.15.3).</w:t>
      </w:r>
    </w:p>
    <w:p w14:paraId="451128EB" w14:textId="7B2384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4.263</w:t>
      </w:r>
    </w:p>
    <w:p w14:paraId="3E5B86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263</w:t>
      </w:r>
    </w:p>
    <w:p w14:paraId="584E5E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sarva-jīva saṁsāra-sāgare</w:t>
      </w:r>
      <w:r w:rsidRPr="004A2847">
        <w:rPr>
          <w:rStyle w:val="BookTitle"/>
          <w:rFonts w:asciiTheme="minorHAnsi" w:hAnsiTheme="minorHAnsi" w:cstheme="minorHAnsi"/>
          <w:b w:val="0"/>
          <w:bCs w:val="0"/>
          <w:color w:val="000000"/>
          <w:sz w:val="28"/>
          <w:szCs w:val="28"/>
        </w:rPr>
        <w:br/>
        <w:t>tomāra māyāya ye karāya tahi kare</w:t>
      </w:r>
    </w:p>
    <w:p w14:paraId="517CF5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living entities in the ocean of material existence are forced in this way to act under the dictation of Your illusory energy.</w:t>
      </w:r>
    </w:p>
    <w:p w14:paraId="41D657C6" w14:textId="16F102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4.264</w:t>
      </w:r>
    </w:p>
    <w:p w14:paraId="56F229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264</w:t>
      </w:r>
    </w:p>
    <w:p w14:paraId="231C29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bāpa bali ei tomāre uttara</w:t>
      </w:r>
      <w:r w:rsidRPr="004A2847">
        <w:rPr>
          <w:rStyle w:val="BookTitle"/>
          <w:rFonts w:asciiTheme="minorHAnsi" w:hAnsiTheme="minorHAnsi" w:cstheme="minorHAnsi"/>
          <w:b w:val="0"/>
          <w:bCs w:val="0"/>
          <w:color w:val="000000"/>
          <w:sz w:val="28"/>
          <w:szCs w:val="28"/>
        </w:rPr>
        <w:br/>
        <w:t>bhāla haya ye-mate se tomāra gocara</w:t>
      </w:r>
    </w:p>
    <w:p w14:paraId="0A5E38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dear son, I can only say that You alone know what is good for everyone.</w:t>
      </w:r>
    </w:p>
    <w:p w14:paraId="5BAB3D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265</w:t>
      </w:r>
    </w:p>
    <w:p w14:paraId="536CDD1E" w14:textId="1933D4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4.265</w:t>
      </w:r>
    </w:p>
    <w:p w14:paraId="126BB7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stuti, pradakṣiṇa kibā kara namaskāra</w:t>
      </w:r>
      <w:r w:rsidRPr="004A2847">
        <w:rPr>
          <w:rStyle w:val="BookTitle"/>
          <w:rFonts w:asciiTheme="minorHAnsi" w:hAnsiTheme="minorHAnsi" w:cstheme="minorHAnsi"/>
          <w:b w:val="0"/>
          <w:bCs w:val="0"/>
          <w:color w:val="000000"/>
          <w:sz w:val="28"/>
          <w:szCs w:val="28"/>
        </w:rPr>
        <w:br/>
        <w:t>muñi ta' yā bujhi kichu ye icchā tomāra”</w:t>
      </w:r>
    </w:p>
    <w:p w14:paraId="495BDC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understand that You do as You like, whether You circumambulate, offer prayers, or offer obeisances.”</w:t>
      </w:r>
    </w:p>
    <w:p w14:paraId="6425F61B" w14:textId="28B58D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4.266</w:t>
      </w:r>
    </w:p>
    <w:p w14:paraId="1F5F56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277629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āira vākya sarva bhāgavate</w:t>
      </w:r>
      <w:r w:rsidRPr="004A2847">
        <w:rPr>
          <w:rStyle w:val="BookTitle"/>
          <w:rFonts w:asciiTheme="minorHAnsi" w:hAnsiTheme="minorHAnsi" w:cstheme="minorHAnsi"/>
          <w:b w:val="0"/>
          <w:bCs w:val="0"/>
          <w:color w:val="000000"/>
          <w:sz w:val="28"/>
          <w:szCs w:val="28"/>
        </w:rPr>
        <w:br/>
        <w:t>mahā-jaya-jaya-dhvani lāgilā karite</w:t>
      </w:r>
    </w:p>
    <w:p w14:paraId="7B15F9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Mother Śacī's words, all the Lord's devotees began to chant, “Jaya! Jaya!”</w:t>
      </w:r>
    </w:p>
    <w:p w14:paraId="150A4FBA" w14:textId="527077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4.267</w:t>
      </w:r>
    </w:p>
    <w:p w14:paraId="47A148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267</w:t>
      </w:r>
    </w:p>
    <w:p w14:paraId="115988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bhaktira sīmā ke balite pāre</w:t>
      </w:r>
      <w:r w:rsidRPr="004A2847">
        <w:rPr>
          <w:rStyle w:val="BookTitle"/>
          <w:rFonts w:asciiTheme="minorHAnsi" w:hAnsiTheme="minorHAnsi" w:cstheme="minorHAnsi"/>
          <w:b w:val="0"/>
          <w:bCs w:val="0"/>
          <w:color w:val="000000"/>
          <w:sz w:val="28"/>
          <w:szCs w:val="28"/>
        </w:rPr>
        <w:br/>
        <w:t>gauracandra avatīrṇa yāṅhāra udare</w:t>
      </w:r>
    </w:p>
    <w:p w14:paraId="32D2FD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appeared from the womb of Mother Śacī, therefore who can describe the extent of her devotional service?</w:t>
      </w:r>
    </w:p>
    <w:p w14:paraId="6349BF83" w14:textId="06ED1D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4.268</w:t>
      </w:r>
    </w:p>
    <w:p w14:paraId="1F44E0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268</w:t>
      </w:r>
    </w:p>
    <w:p w14:paraId="3071EF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prākṛta-śabde o ye vā balibeka `āi'</w:t>
      </w:r>
      <w:r w:rsidRPr="004A2847">
        <w:rPr>
          <w:rStyle w:val="BookTitle"/>
          <w:rFonts w:asciiTheme="minorHAnsi" w:hAnsiTheme="minorHAnsi" w:cstheme="minorHAnsi"/>
          <w:b w:val="0"/>
          <w:bCs w:val="0"/>
          <w:color w:val="000000"/>
          <w:sz w:val="28"/>
          <w:szCs w:val="28"/>
        </w:rPr>
        <w:br/>
        <w:t>`āi' śabda-prabhāve tāhāra duḥkha nāi</w:t>
      </w:r>
    </w:p>
    <w:p w14:paraId="1DFDA3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if one utters the word </w:t>
      </w:r>
      <w:r w:rsidRPr="004A2847">
        <w:rPr>
          <w:rStyle w:val="BookTitle"/>
          <w:rFonts w:asciiTheme="minorHAnsi" w:hAnsiTheme="minorHAnsi" w:cstheme="minorHAnsi"/>
          <w:b/>
          <w:bCs/>
          <w:i/>
          <w:iCs/>
          <w:color w:val="800000"/>
          <w:sz w:val="28"/>
          <w:szCs w:val="28"/>
        </w:rPr>
        <w:t xml:space="preserve">āi </w:t>
      </w:r>
      <w:r w:rsidRPr="004A2847">
        <w:rPr>
          <w:rStyle w:val="BookTitle"/>
          <w:rFonts w:asciiTheme="minorHAnsi" w:hAnsiTheme="minorHAnsi" w:cstheme="minorHAnsi"/>
          <w:b/>
          <w:bCs/>
          <w:color w:val="800000"/>
          <w:sz w:val="28"/>
          <w:szCs w:val="28"/>
        </w:rPr>
        <w:t xml:space="preserve">as a mundane word, by the influence of the word </w:t>
      </w:r>
      <w:r w:rsidRPr="004A2847">
        <w:rPr>
          <w:rStyle w:val="BookTitle"/>
          <w:rFonts w:asciiTheme="minorHAnsi" w:hAnsiTheme="minorHAnsi" w:cstheme="minorHAnsi"/>
          <w:b/>
          <w:bCs/>
          <w:i/>
          <w:iCs/>
          <w:color w:val="800000"/>
          <w:sz w:val="28"/>
          <w:szCs w:val="28"/>
        </w:rPr>
        <w:t xml:space="preserve">āi </w:t>
      </w:r>
      <w:r w:rsidRPr="004A2847">
        <w:rPr>
          <w:rStyle w:val="BookTitle"/>
          <w:rFonts w:asciiTheme="minorHAnsi" w:hAnsiTheme="minorHAnsi" w:cstheme="minorHAnsi"/>
          <w:b/>
          <w:bCs/>
          <w:color w:val="800000"/>
          <w:sz w:val="28"/>
          <w:szCs w:val="28"/>
        </w:rPr>
        <w:t>one will be freed from all suffering.</w:t>
      </w:r>
    </w:p>
    <w:p w14:paraId="267F8A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the respectable Śacīdevī, the mother of Gaura, is addressed in the uncultured language as </w:t>
      </w:r>
      <w:r w:rsidRPr="004A2847">
        <w:rPr>
          <w:rStyle w:val="BookTitle"/>
          <w:rFonts w:asciiTheme="minorHAnsi" w:hAnsiTheme="minorHAnsi" w:cstheme="minorHAnsi"/>
          <w:b w:val="0"/>
          <w:bCs w:val="0"/>
          <w:i/>
          <w:iCs/>
          <w:color w:val="000000"/>
          <w:sz w:val="28"/>
          <w:szCs w:val="28"/>
        </w:rPr>
        <w:t>āi,</w:t>
      </w:r>
      <w:r w:rsidRPr="004A2847">
        <w:rPr>
          <w:rStyle w:val="BookTitle"/>
          <w:rFonts w:asciiTheme="minorHAnsi" w:hAnsiTheme="minorHAnsi" w:cstheme="minorHAnsi"/>
          <w:b w:val="0"/>
          <w:bCs w:val="0"/>
          <w:color w:val="000000"/>
          <w:sz w:val="28"/>
          <w:szCs w:val="28"/>
        </w:rPr>
        <w:t xml:space="preserve"> all one's miseries will be destroyed.</w:t>
      </w:r>
    </w:p>
    <w:p w14:paraId="05E71450" w14:textId="090290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4.269</w:t>
      </w:r>
    </w:p>
    <w:p w14:paraId="0D0305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480425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dekhi' santoṣe pūrṇita hailā āi</w:t>
      </w:r>
      <w:r w:rsidRPr="004A2847">
        <w:rPr>
          <w:rStyle w:val="BookTitle"/>
          <w:rFonts w:asciiTheme="minorHAnsi" w:hAnsiTheme="minorHAnsi" w:cstheme="minorHAnsi"/>
          <w:b w:val="0"/>
          <w:bCs w:val="0"/>
          <w:color w:val="000000"/>
          <w:sz w:val="28"/>
          <w:szCs w:val="28"/>
        </w:rPr>
        <w:br/>
        <w:t>bhakta-gaṇa ānande kāhārao bāhya nāi</w:t>
      </w:r>
    </w:p>
    <w:p w14:paraId="622FFB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became fully satisfied on seeing the Lord, and the devotees lost external consciousness in ecstasy.</w:t>
      </w:r>
    </w:p>
    <w:p w14:paraId="65E23122" w14:textId="20C4F3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4.270</w:t>
      </w:r>
    </w:p>
    <w:p w14:paraId="3183CF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28C010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ekhāne ye haila ānanda-samuccaya</w:t>
      </w:r>
      <w:r w:rsidRPr="004A2847">
        <w:rPr>
          <w:rStyle w:val="BookTitle"/>
          <w:rFonts w:asciiTheme="minorHAnsi" w:hAnsiTheme="minorHAnsi" w:cstheme="minorHAnsi"/>
          <w:b w:val="0"/>
          <w:bCs w:val="0"/>
          <w:color w:val="000000"/>
          <w:sz w:val="28"/>
          <w:szCs w:val="28"/>
        </w:rPr>
        <w:br/>
        <w:t>manuṣyera śaktite ki tāhā kahā haya</w:t>
      </w:r>
    </w:p>
    <w:p w14:paraId="6B386D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Human beings have no power to describe the happiness that was experienced there.</w:t>
      </w:r>
    </w:p>
    <w:p w14:paraId="6EC9DBF6" w14:textId="7C27A2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4.271</w:t>
      </w:r>
    </w:p>
    <w:p w14:paraId="51085A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48880D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nityānanda mahāmatta āira santoṣe</w:t>
      </w:r>
      <w:r w:rsidRPr="004A2847">
        <w:rPr>
          <w:rStyle w:val="BookTitle"/>
          <w:rFonts w:asciiTheme="minorHAnsi" w:hAnsiTheme="minorHAnsi" w:cstheme="minorHAnsi"/>
          <w:b w:val="0"/>
          <w:bCs w:val="0"/>
          <w:color w:val="000000"/>
          <w:sz w:val="28"/>
          <w:szCs w:val="28"/>
        </w:rPr>
        <w:br/>
        <w:t>parānanda-sindhu-mājhe bhāsena hariṣe</w:t>
      </w:r>
    </w:p>
    <w:p w14:paraId="26872F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greatly intoxicated Nityānanda saw how happy Mother Śacī was, He joyfully floated in an ocean of transcendental ecstasy.</w:t>
      </w:r>
    </w:p>
    <w:p w14:paraId="2B3AA3AE" w14:textId="6BD39A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4.272</w:t>
      </w:r>
    </w:p>
    <w:p w14:paraId="03A617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w:t>
      </w:r>
    </w:p>
    <w:p w14:paraId="15E1CD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devakīra stuti paḍi' ācārya gosāñi</w:t>
      </w:r>
      <w:r w:rsidRPr="004A2847">
        <w:rPr>
          <w:rStyle w:val="BookTitle"/>
          <w:rFonts w:asciiTheme="minorHAnsi" w:hAnsiTheme="minorHAnsi" w:cstheme="minorHAnsi"/>
          <w:b w:val="0"/>
          <w:bCs w:val="0"/>
          <w:color w:val="000000"/>
          <w:sz w:val="28"/>
          <w:szCs w:val="28"/>
        </w:rPr>
        <w:br/>
        <w:t>āire karena daṇḍavat—anta nāñi</w:t>
      </w:r>
    </w:p>
    <w:p w14:paraId="12A860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Ācārya Gosāñi recited prayers glorifying Devakī while offering unlimited obeisances to Mother Śacī.</w:t>
      </w:r>
    </w:p>
    <w:p w14:paraId="6084C5FE" w14:textId="22CA79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4.273-274</w:t>
      </w:r>
    </w:p>
    <w:p w14:paraId="60AC79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273-274</w:t>
      </w:r>
    </w:p>
    <w:p w14:paraId="53C53B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haridāsa, murāri, śrīgarbha, nārāyaṇa</w:t>
      </w:r>
      <w:r w:rsidRPr="004A2847">
        <w:rPr>
          <w:rStyle w:val="BookTitle"/>
          <w:rFonts w:asciiTheme="minorHAnsi" w:hAnsiTheme="minorHAnsi" w:cstheme="minorHAnsi"/>
          <w:b w:val="0"/>
          <w:bCs w:val="0"/>
          <w:color w:val="000000"/>
          <w:sz w:val="28"/>
          <w:szCs w:val="28"/>
        </w:rPr>
        <w:br/>
        <w:t>jagadīśa-gopīnātha-ādi bhakta-gaṇa</w:t>
      </w:r>
    </w:p>
    <w:p w14:paraId="508EC3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santoṣe sabe hena se hailā</w:t>
      </w:r>
      <w:r w:rsidRPr="004A2847">
        <w:rPr>
          <w:rStyle w:val="BookTitle"/>
          <w:rFonts w:asciiTheme="minorHAnsi" w:hAnsiTheme="minorHAnsi" w:cstheme="minorHAnsi"/>
          <w:b w:val="0"/>
          <w:bCs w:val="0"/>
          <w:color w:val="000000"/>
          <w:sz w:val="28"/>
          <w:szCs w:val="28"/>
        </w:rPr>
        <w:br/>
        <w:t>parānande yehena sabei miśāilā</w:t>
      </w:r>
    </w:p>
    <w:p w14:paraId="0FF757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Devotees headed by Haridāsa, Murāri, Śrīgarbha, Nārāyaṇa, Jagadīśa, and Gopīnātha became so happy on seeing Mother Śacī's satisfaction that they appeared to merge in transcendental ecstasy.</w:t>
      </w:r>
    </w:p>
    <w:p w14:paraId="1EDD805D" w14:textId="25DA40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4.275</w:t>
      </w:r>
    </w:p>
    <w:p w14:paraId="329243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30395B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ānanda paḍe, śune yei jana</w:t>
      </w:r>
      <w:r w:rsidRPr="004A2847">
        <w:rPr>
          <w:rStyle w:val="BookTitle"/>
          <w:rFonts w:asciiTheme="minorHAnsi" w:hAnsiTheme="minorHAnsi" w:cstheme="minorHAnsi"/>
          <w:b w:val="0"/>
          <w:bCs w:val="0"/>
          <w:color w:val="000000"/>
          <w:sz w:val="28"/>
          <w:szCs w:val="28"/>
        </w:rPr>
        <w:br/>
        <w:t>avaśya milaye tāre kṛṣṇa-prema-dhana</w:t>
      </w:r>
    </w:p>
    <w:p w14:paraId="236A64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reads or hears these ecstatic pastimes will certainly attain the wealth of ecstatic love for Kṛṣṇa.</w:t>
      </w:r>
    </w:p>
    <w:p w14:paraId="43949B81" w14:textId="2FD95B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4.276</w:t>
      </w:r>
    </w:p>
    <w:p w14:paraId="371E7C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w:t>
      </w:r>
    </w:p>
    <w:p w14:paraId="27A6B5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`prabhure dibena bhikṣā āi bhāgyavatī'</w:t>
      </w:r>
      <w:r w:rsidRPr="004A2847">
        <w:rPr>
          <w:rStyle w:val="BookTitle"/>
          <w:rFonts w:asciiTheme="minorHAnsi" w:hAnsiTheme="minorHAnsi" w:cstheme="minorHAnsi"/>
          <w:b w:val="0"/>
          <w:bCs w:val="0"/>
          <w:color w:val="000000"/>
          <w:sz w:val="28"/>
          <w:szCs w:val="28"/>
        </w:rPr>
        <w:br/>
        <w:t>prabhu-sthāne advaita lailā anumati</w:t>
      </w:r>
    </w:p>
    <w:p w14:paraId="41922C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then took permission from the Lord for the fortunate Mother Śacī to cook for Him.</w:t>
      </w:r>
    </w:p>
    <w:p w14:paraId="1FC28DAF" w14:textId="0E309F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4.277</w:t>
      </w:r>
    </w:p>
    <w:p w14:paraId="05C242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277</w:t>
      </w:r>
    </w:p>
    <w:p w14:paraId="087361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calilā āi karite randhana</w:t>
      </w:r>
      <w:r w:rsidRPr="004A2847">
        <w:rPr>
          <w:rStyle w:val="BookTitle"/>
          <w:rFonts w:asciiTheme="minorHAnsi" w:hAnsiTheme="minorHAnsi" w:cstheme="minorHAnsi"/>
          <w:b w:val="0"/>
          <w:bCs w:val="0"/>
          <w:color w:val="000000"/>
          <w:sz w:val="28"/>
          <w:szCs w:val="28"/>
        </w:rPr>
        <w:br/>
        <w:t>prema-yoge cinti' `gauracandra-nārāyaṇa'</w:t>
      </w:r>
    </w:p>
    <w:p w14:paraId="4D7A8C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Mother Śacī went to cook in great satisfaction, with love she thought, “Gauracandra is Lord Nārāyaṇa Himself.”</w:t>
      </w:r>
    </w:p>
    <w:p w14:paraId="717EEE17" w14:textId="45C304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4.278</w:t>
      </w:r>
    </w:p>
    <w:p w14:paraId="2D80ED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w:t>
      </w:r>
    </w:p>
    <w:p w14:paraId="4612FF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kateka prakāre āi karilā randhana</w:t>
      </w:r>
      <w:r w:rsidRPr="004A2847">
        <w:rPr>
          <w:rStyle w:val="BookTitle"/>
          <w:rFonts w:asciiTheme="minorHAnsi" w:hAnsiTheme="minorHAnsi" w:cstheme="minorHAnsi"/>
          <w:b w:val="0"/>
          <w:bCs w:val="0"/>
          <w:color w:val="000000"/>
          <w:sz w:val="28"/>
          <w:szCs w:val="28"/>
        </w:rPr>
        <w:br/>
        <w:t>nāma nāhi jāni hena rāndhilā vyañjana</w:t>
      </w:r>
    </w:p>
    <w:p w14:paraId="61F169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cooked such a variety of vegetable preparations that I do not know the names of them all.</w:t>
      </w:r>
    </w:p>
    <w:p w14:paraId="0567B474" w14:textId="3DA982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4.279</w:t>
      </w:r>
    </w:p>
    <w:p w14:paraId="76827E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279</w:t>
      </w:r>
    </w:p>
    <w:p w14:paraId="0746CB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 jāne—prabhura santoṣa baḍa śāke</w:t>
      </w:r>
      <w:r w:rsidRPr="004A2847">
        <w:rPr>
          <w:rStyle w:val="BookTitle"/>
          <w:rFonts w:asciiTheme="minorHAnsi" w:hAnsiTheme="minorHAnsi" w:cstheme="minorHAnsi"/>
          <w:b w:val="0"/>
          <w:bCs w:val="0"/>
          <w:color w:val="000000"/>
          <w:sz w:val="28"/>
          <w:szCs w:val="28"/>
        </w:rPr>
        <w:br/>
        <w:t>viṁśati prakāra śāka rāndhila eteke</w:t>
      </w:r>
    </w:p>
    <w:p w14:paraId="41EC3A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Mother Śacī knew that the Lord was very fond of </w:t>
      </w:r>
      <w:r w:rsidRPr="004A2847">
        <w:rPr>
          <w:rStyle w:val="BookTitle"/>
          <w:rFonts w:asciiTheme="minorHAnsi" w:hAnsiTheme="minorHAnsi" w:cstheme="minorHAnsi"/>
          <w:b/>
          <w:bCs/>
          <w:i/>
          <w:iCs/>
          <w:color w:val="800000"/>
          <w:sz w:val="28"/>
          <w:szCs w:val="28"/>
        </w:rPr>
        <w:t xml:space="preserve">śāka </w:t>
      </w:r>
      <w:r w:rsidRPr="004A2847">
        <w:rPr>
          <w:rStyle w:val="BookTitle"/>
          <w:rFonts w:asciiTheme="minorHAnsi" w:hAnsiTheme="minorHAnsi" w:cstheme="minorHAnsi"/>
          <w:b/>
          <w:bCs/>
          <w:color w:val="800000"/>
          <w:sz w:val="28"/>
          <w:szCs w:val="28"/>
        </w:rPr>
        <w:t>(spinach), so she cooked twenty different varieties.</w:t>
      </w:r>
    </w:p>
    <w:p w14:paraId="1E8B898D" w14:textId="61E983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4.280</w:t>
      </w:r>
    </w:p>
    <w:p w14:paraId="6A28A1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33B6ED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ekeka vyañjana—prakāra daśa-biśe</w:t>
      </w:r>
      <w:r w:rsidRPr="004A2847">
        <w:rPr>
          <w:rStyle w:val="BookTitle"/>
          <w:rFonts w:asciiTheme="minorHAnsi" w:hAnsiTheme="minorHAnsi" w:cstheme="minorHAnsi"/>
          <w:b w:val="0"/>
          <w:bCs w:val="0"/>
          <w:color w:val="000000"/>
          <w:sz w:val="28"/>
          <w:szCs w:val="28"/>
        </w:rPr>
        <w:br/>
        <w:t>rāndhilena āi ati cittera santoṣe</w:t>
      </w:r>
    </w:p>
    <w:p w14:paraId="0BAFEA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To her full satisfaction Mother Śacī cooked each vegetable in ten to twenty </w:t>
      </w:r>
      <w:r w:rsidRPr="004A2847">
        <w:rPr>
          <w:rStyle w:val="BookTitle"/>
          <w:rFonts w:asciiTheme="minorHAnsi" w:hAnsiTheme="minorHAnsi" w:cstheme="minorHAnsi"/>
          <w:b/>
          <w:bCs/>
          <w:color w:val="800000"/>
          <w:sz w:val="28"/>
          <w:szCs w:val="28"/>
        </w:rPr>
        <w:lastRenderedPageBreak/>
        <w:t>different ways.</w:t>
      </w:r>
    </w:p>
    <w:p w14:paraId="76CBC7F7" w14:textId="607825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4.281</w:t>
      </w:r>
    </w:p>
    <w:p w14:paraId="02C341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17A150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aśeṣa prakāre tabe randhana kariyā</w:t>
      </w:r>
      <w:r w:rsidRPr="004A2847">
        <w:rPr>
          <w:rStyle w:val="BookTitle"/>
          <w:rFonts w:asciiTheme="minorHAnsi" w:hAnsiTheme="minorHAnsi" w:cstheme="minorHAnsi"/>
          <w:b w:val="0"/>
          <w:bCs w:val="0"/>
          <w:color w:val="000000"/>
          <w:sz w:val="28"/>
          <w:szCs w:val="28"/>
        </w:rPr>
        <w:br/>
        <w:t>bhojanera sthāne pare thuilena laiyā</w:t>
      </w:r>
    </w:p>
    <w:p w14:paraId="229EE9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cooking numerous preparations, she took them to the dining room.</w:t>
      </w:r>
    </w:p>
    <w:p w14:paraId="4579B9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69CC36AF" w14:textId="66EDBF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4.282</w:t>
      </w:r>
    </w:p>
    <w:p w14:paraId="5A5AC3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śrī-anna-vyañjana saba upaskāra kari'</w:t>
      </w:r>
      <w:r w:rsidRPr="004A2847">
        <w:rPr>
          <w:rStyle w:val="BookTitle"/>
          <w:rFonts w:asciiTheme="minorHAnsi" w:hAnsiTheme="minorHAnsi" w:cstheme="minorHAnsi"/>
          <w:b w:val="0"/>
          <w:bCs w:val="0"/>
          <w:color w:val="000000"/>
          <w:sz w:val="28"/>
          <w:szCs w:val="28"/>
        </w:rPr>
        <w:br/>
        <w:t>sabāra upare dila tulasī-mañjarī</w:t>
      </w:r>
    </w:p>
    <w:p w14:paraId="6709C2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She put the rice and the vegetables on the plates and then placed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mañjarīs</w:t>
      </w:r>
      <w:r w:rsidRPr="004A2847">
        <w:rPr>
          <w:rStyle w:val="BookTitle"/>
          <w:rFonts w:asciiTheme="minorHAnsi" w:hAnsiTheme="minorHAnsi" w:cstheme="minorHAnsi"/>
          <w:b/>
          <w:bCs/>
          <w:color w:val="800000"/>
          <w:sz w:val="28"/>
          <w:szCs w:val="28"/>
        </w:rPr>
        <w:t xml:space="preserve"> on top.</w:t>
      </w:r>
    </w:p>
    <w:p w14:paraId="7C64CA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upaskāra kari' </w:t>
      </w:r>
      <w:r w:rsidRPr="004A2847">
        <w:rPr>
          <w:rStyle w:val="BookTitle"/>
          <w:rFonts w:asciiTheme="minorHAnsi" w:hAnsiTheme="minorHAnsi" w:cstheme="minorHAnsi"/>
          <w:b w:val="0"/>
          <w:bCs w:val="0"/>
          <w:color w:val="000000"/>
          <w:sz w:val="28"/>
          <w:szCs w:val="28"/>
        </w:rPr>
        <w:t>means “properly serving (on the plate).”</w:t>
      </w:r>
    </w:p>
    <w:p w14:paraId="41C3038A" w14:textId="0B07DA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4.283</w:t>
      </w:r>
    </w:p>
    <w:p w14:paraId="716B8C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45EFE8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sāri kari' śrī-anna-vyañjana</w:t>
      </w:r>
      <w:r w:rsidRPr="004A2847">
        <w:rPr>
          <w:rStyle w:val="BookTitle"/>
          <w:rFonts w:asciiTheme="minorHAnsi" w:hAnsiTheme="minorHAnsi" w:cstheme="minorHAnsi"/>
          <w:b w:val="0"/>
          <w:bCs w:val="0"/>
          <w:color w:val="000000"/>
          <w:sz w:val="28"/>
          <w:szCs w:val="28"/>
        </w:rPr>
        <w:br/>
        <w:t>madhye pātilena ati uttama āsana</w:t>
      </w:r>
    </w:p>
    <w:p w14:paraId="1FB5CA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She placed rice and vegetable preparations in rows on all sides, and then she placed a fine seat in the middle.</w:t>
      </w:r>
    </w:p>
    <w:p w14:paraId="1C2E8BC6" w14:textId="41E229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4.284</w:t>
      </w:r>
    </w:p>
    <w:p w14:paraId="40B4F4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791DA6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āilena mahāprabhu karite bhojana</w:t>
      </w:r>
      <w:r w:rsidRPr="004A2847">
        <w:rPr>
          <w:rStyle w:val="BookTitle"/>
          <w:rFonts w:asciiTheme="minorHAnsi" w:hAnsiTheme="minorHAnsi" w:cstheme="minorHAnsi"/>
          <w:b w:val="0"/>
          <w:bCs w:val="0"/>
          <w:color w:val="000000"/>
          <w:sz w:val="28"/>
          <w:szCs w:val="28"/>
        </w:rPr>
        <w:br/>
        <w:t>saṁhati laiyā saba pāriṣada-gaṇa</w:t>
      </w:r>
    </w:p>
    <w:p w14:paraId="019937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Mahāprabhu then came with His associates to eat.</w:t>
      </w:r>
    </w:p>
    <w:p w14:paraId="6E043021" w14:textId="5D274C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4.285</w:t>
      </w:r>
    </w:p>
    <w:p w14:paraId="31B74D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602292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dekhi' prabhu śrī-anna-vyañjanera upaskāra</w:t>
      </w:r>
      <w:r w:rsidRPr="004A2847">
        <w:rPr>
          <w:rStyle w:val="BookTitle"/>
          <w:rFonts w:asciiTheme="minorHAnsi" w:hAnsiTheme="minorHAnsi" w:cstheme="minorHAnsi"/>
          <w:b w:val="0"/>
          <w:bCs w:val="0"/>
          <w:color w:val="000000"/>
          <w:sz w:val="28"/>
          <w:szCs w:val="28"/>
        </w:rPr>
        <w:br/>
        <w:t>daṇḍavat haiyā karilā namaskāra</w:t>
      </w:r>
    </w:p>
    <w:p w14:paraId="2967EA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the arrangement of rice and vegetable preparations, He offered His full obeisances.</w:t>
      </w:r>
    </w:p>
    <w:p w14:paraId="12A4598E" w14:textId="40EA9A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4.286</w:t>
      </w:r>
    </w:p>
    <w:p w14:paraId="460C65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286</w:t>
      </w:r>
    </w:p>
    <w:p w14:paraId="64A702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 annera thākuka bhojana</w:t>
      </w:r>
      <w:r w:rsidRPr="004A2847">
        <w:rPr>
          <w:rStyle w:val="BookTitle"/>
          <w:rFonts w:asciiTheme="minorHAnsi" w:hAnsiTheme="minorHAnsi" w:cstheme="minorHAnsi"/>
          <w:b w:val="0"/>
          <w:bCs w:val="0"/>
          <w:color w:val="000000"/>
          <w:sz w:val="28"/>
          <w:szCs w:val="28"/>
        </w:rPr>
        <w:br/>
        <w:t>e anna dekhile haya bandha-vimocana</w:t>
      </w:r>
    </w:p>
    <w:p w14:paraId="7608C3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“What to speak of eating this rice, one is freed from material bondage just by seeing it.</w:t>
      </w:r>
    </w:p>
    <w:p w14:paraId="494DD6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Śacīdevī cooked twenty varieties of </w:t>
      </w:r>
      <w:r w:rsidRPr="004A2847">
        <w:rPr>
          <w:rStyle w:val="BookTitle"/>
          <w:rFonts w:asciiTheme="minorHAnsi" w:hAnsiTheme="minorHAnsi" w:cstheme="minorHAnsi"/>
          <w:b w:val="0"/>
          <w:bCs w:val="0"/>
          <w:i/>
          <w:iCs/>
          <w:color w:val="000000"/>
          <w:sz w:val="28"/>
          <w:szCs w:val="28"/>
        </w:rPr>
        <w:t>śāka</w:t>
      </w:r>
      <w:r w:rsidRPr="004A2847">
        <w:rPr>
          <w:rStyle w:val="BookTitle"/>
          <w:rFonts w:asciiTheme="minorHAnsi" w:hAnsiTheme="minorHAnsi" w:cstheme="minorHAnsi"/>
          <w:b w:val="0"/>
          <w:bCs w:val="0"/>
          <w:color w:val="000000"/>
          <w:sz w:val="28"/>
          <w:szCs w:val="28"/>
        </w:rPr>
        <w:t xml:space="preserve"> and ten to twenty different preparations from each vegetable, and after placing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mañjarīs</w:t>
      </w:r>
      <w:r w:rsidRPr="004A2847">
        <w:rPr>
          <w:rStyle w:val="BookTitle"/>
          <w:rFonts w:asciiTheme="minorHAnsi" w:hAnsiTheme="minorHAnsi" w:cstheme="minorHAnsi"/>
          <w:b w:val="0"/>
          <w:bCs w:val="0"/>
          <w:color w:val="000000"/>
          <w:sz w:val="28"/>
          <w:szCs w:val="28"/>
        </w:rPr>
        <w:t xml:space="preserve"> on top she offered everything to Viṣṇu. When Gaurasundara saw this offering, He offered obeisances and said, “What to speak of eating these food preparations, anyone who sees them will be freed from the bondage resulting from enjoying this material world. Anyone who smells the divine fragrance of this rice will become inclined to the service of Kṛṣṇa.”</w:t>
      </w:r>
    </w:p>
    <w:p w14:paraId="4A2B3D7A" w14:textId="3669FC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4.287</w:t>
      </w:r>
    </w:p>
    <w:p w14:paraId="77E23B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3D1730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randhana—ihā ta' kahile kichu naya</w:t>
      </w:r>
      <w:r w:rsidRPr="004A2847">
        <w:rPr>
          <w:rStyle w:val="BookTitle"/>
          <w:rFonts w:asciiTheme="minorHAnsi" w:hAnsiTheme="minorHAnsi" w:cstheme="minorHAnsi"/>
          <w:b w:val="0"/>
          <w:bCs w:val="0"/>
          <w:color w:val="000000"/>
          <w:sz w:val="28"/>
          <w:szCs w:val="28"/>
        </w:rPr>
        <w:br/>
        <w:t>e annera gandhe o kṛṣṇete bhakti haya</w:t>
      </w:r>
    </w:p>
    <w:p w14:paraId="3DA635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unable to describe such cooking. Even by smelling this rice one develops devotion to Kṛṣṇa.</w:t>
      </w:r>
    </w:p>
    <w:p w14:paraId="2C69C14D" w14:textId="174970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4.288</w:t>
      </w:r>
    </w:p>
    <w:p w14:paraId="70296E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0087DC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bujhilāma kṛṣṇa lai' saba parivāra</w:t>
      </w:r>
      <w:r w:rsidRPr="004A2847">
        <w:rPr>
          <w:rStyle w:val="BookTitle"/>
          <w:rFonts w:asciiTheme="minorHAnsi" w:hAnsiTheme="minorHAnsi" w:cstheme="minorHAnsi"/>
          <w:b w:val="0"/>
          <w:bCs w:val="0"/>
          <w:color w:val="000000"/>
          <w:sz w:val="28"/>
          <w:szCs w:val="28"/>
        </w:rPr>
        <w:br/>
        <w:t>e anna kariyāchena āpane svīkāra”</w:t>
      </w:r>
    </w:p>
    <w:p w14:paraId="772426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think Kṛṣṇa and His associates have personally tasted this rice.”</w:t>
      </w:r>
    </w:p>
    <w:p w14:paraId="40EB6E98" w14:textId="3B49D4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4.289</w:t>
      </w:r>
    </w:p>
    <w:p w14:paraId="22FE9C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289</w:t>
      </w:r>
    </w:p>
    <w:p w14:paraId="1CD062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prabhu anna-pradakṣiṇa kari'</w:t>
      </w:r>
      <w:r w:rsidRPr="004A2847">
        <w:rPr>
          <w:rStyle w:val="BookTitle"/>
          <w:rFonts w:asciiTheme="minorHAnsi" w:hAnsiTheme="minorHAnsi" w:cstheme="minorHAnsi"/>
          <w:b w:val="0"/>
          <w:bCs w:val="0"/>
          <w:color w:val="000000"/>
          <w:sz w:val="28"/>
          <w:szCs w:val="28"/>
        </w:rPr>
        <w:br/>
        <w:t>bhojane vasilāśrī-gaurāṅga-narahari</w:t>
      </w:r>
    </w:p>
    <w:p w14:paraId="0157AA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Lord Gaurāṅga circumambulated the rice and sat down to eat.</w:t>
      </w:r>
    </w:p>
    <w:p w14:paraId="1B2EB64E" w14:textId="1AB0E2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4.290</w:t>
      </w:r>
    </w:p>
    <w:p w14:paraId="6A149A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290</w:t>
      </w:r>
    </w:p>
    <w:p w14:paraId="338ABA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ājñāya saba pāriṣada-gaṇa</w:t>
      </w:r>
      <w:r w:rsidRPr="004A2847">
        <w:rPr>
          <w:rStyle w:val="BookTitle"/>
          <w:rFonts w:asciiTheme="minorHAnsi" w:hAnsiTheme="minorHAnsi" w:cstheme="minorHAnsi"/>
          <w:b w:val="0"/>
          <w:bCs w:val="0"/>
          <w:color w:val="000000"/>
          <w:sz w:val="28"/>
          <w:szCs w:val="28"/>
        </w:rPr>
        <w:br/>
        <w:t>vasilena catur-dike dekhite bhojana</w:t>
      </w:r>
    </w:p>
    <w:p w14:paraId="6C1940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the order of the Lord,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His associates sat down on all sides to watch the Lord eat.</w:t>
      </w:r>
    </w:p>
    <w:p w14:paraId="1FCE9713" w14:textId="3B0624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4.291</w:t>
      </w:r>
    </w:p>
    <w:p w14:paraId="538687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6B128E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bhojana karena vaikuṇṭhera adhipati</w:t>
      </w:r>
      <w:r w:rsidRPr="004A2847">
        <w:rPr>
          <w:rStyle w:val="BookTitle"/>
          <w:rFonts w:asciiTheme="minorHAnsi" w:hAnsiTheme="minorHAnsi" w:cstheme="minorHAnsi"/>
          <w:b w:val="0"/>
          <w:bCs w:val="0"/>
          <w:color w:val="000000"/>
          <w:sz w:val="28"/>
          <w:szCs w:val="28"/>
        </w:rPr>
        <w:br/>
        <w:t>nayana bhariyā dekhe āi bhāgyavatī</w:t>
      </w:r>
    </w:p>
    <w:p w14:paraId="41E005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of Vaikuṇṭha began eating, the fortunate Mother Śacī watched to the full satisfaction of her eyes.</w:t>
      </w:r>
    </w:p>
    <w:p w14:paraId="4A4B602A" w14:textId="3C763F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4.292</w:t>
      </w:r>
    </w:p>
    <w:p w14:paraId="48B50B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292</w:t>
      </w:r>
    </w:p>
    <w:p w14:paraId="647A37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pratyeke pratyeke prabhu sakala vyañjana</w:t>
      </w:r>
      <w:r w:rsidRPr="004A2847">
        <w:rPr>
          <w:rStyle w:val="BookTitle"/>
          <w:rFonts w:asciiTheme="minorHAnsi" w:hAnsiTheme="minorHAnsi" w:cstheme="minorHAnsi"/>
          <w:b w:val="0"/>
          <w:bCs w:val="0"/>
          <w:color w:val="000000"/>
          <w:sz w:val="28"/>
          <w:szCs w:val="28"/>
        </w:rPr>
        <w:br/>
        <w:t>mahā āmodiyā nātha karena bhojana</w:t>
      </w:r>
    </w:p>
    <w:p w14:paraId="3FA783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relished each vegetable preparation with great satisfaction.</w:t>
      </w:r>
    </w:p>
    <w:p w14:paraId="18723D84" w14:textId="0E0302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4.293</w:t>
      </w:r>
    </w:p>
    <w:p w14:paraId="71AEAB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w:t>
      </w:r>
    </w:p>
    <w:p w14:paraId="550934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 haite bhāgyavanta—śrī-śāka-vyañjana</w:t>
      </w:r>
      <w:r w:rsidRPr="004A2847">
        <w:rPr>
          <w:rStyle w:val="BookTitle"/>
          <w:rFonts w:asciiTheme="minorHAnsi" w:hAnsiTheme="minorHAnsi" w:cstheme="minorHAnsi"/>
          <w:b w:val="0"/>
          <w:bCs w:val="0"/>
          <w:color w:val="000000"/>
          <w:sz w:val="28"/>
          <w:szCs w:val="28"/>
        </w:rPr>
        <w:br/>
        <w:t>punaḥ punaḥ yāhā prabhu karena grahaṇa</w:t>
      </w:r>
    </w:p>
    <w:p w14:paraId="5D32A4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Yet of all the preparations, the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preparations were most glorious, for the Lord repeatedly ate them.</w:t>
      </w:r>
    </w:p>
    <w:p w14:paraId="7AD4E618" w14:textId="675E1C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4.294</w:t>
      </w:r>
    </w:p>
    <w:p w14:paraId="548C30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294</w:t>
      </w:r>
    </w:p>
    <w:p w14:paraId="2133AC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śākete dekhiyā baḍa prabhura ādara</w:t>
      </w:r>
      <w:r w:rsidRPr="004A2847">
        <w:rPr>
          <w:rStyle w:val="BookTitle"/>
          <w:rFonts w:asciiTheme="minorHAnsi" w:hAnsiTheme="minorHAnsi" w:cstheme="minorHAnsi"/>
          <w:b w:val="0"/>
          <w:bCs w:val="0"/>
          <w:color w:val="000000"/>
          <w:sz w:val="28"/>
          <w:szCs w:val="28"/>
        </w:rPr>
        <w:br/>
        <w:t>hāsena prabhura yata saba anucara</w:t>
      </w:r>
    </w:p>
    <w:p w14:paraId="5673FD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seeing the Lord's fondness for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His devotees smiled.</w:t>
      </w:r>
    </w:p>
    <w:p w14:paraId="3ADD8276" w14:textId="44B1F3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4.295</w:t>
      </w:r>
    </w:p>
    <w:p w14:paraId="5EE2B7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295</w:t>
      </w:r>
    </w:p>
    <w:p w14:paraId="3AA81E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śākera mahimā prabhu sabāre kahiyā</w:t>
      </w:r>
      <w:r w:rsidRPr="004A2847">
        <w:rPr>
          <w:rStyle w:val="BookTitle"/>
          <w:rFonts w:asciiTheme="minorHAnsi" w:hAnsiTheme="minorHAnsi" w:cstheme="minorHAnsi"/>
          <w:b w:val="0"/>
          <w:bCs w:val="0"/>
          <w:color w:val="000000"/>
          <w:sz w:val="28"/>
          <w:szCs w:val="28"/>
        </w:rPr>
        <w:br/>
        <w:t>bhojana karena prabhu īṣat hāsiyā</w:t>
      </w:r>
    </w:p>
    <w:p w14:paraId="5EAE6C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smiled and glorified the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preparations as He ate.</w:t>
      </w:r>
    </w:p>
    <w:p w14:paraId="647CC2EC" w14:textId="725338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4.296</w:t>
      </w:r>
    </w:p>
    <w:p w14:paraId="214EBD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296</w:t>
      </w:r>
    </w:p>
    <w:p w14:paraId="64C831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“ei ye `acyutā' nāme śāka</w:t>
      </w:r>
      <w:r w:rsidRPr="004A2847">
        <w:rPr>
          <w:rStyle w:val="BookTitle"/>
          <w:rFonts w:asciiTheme="minorHAnsi" w:hAnsiTheme="minorHAnsi" w:cstheme="minorHAnsi"/>
          <w:b w:val="0"/>
          <w:bCs w:val="0"/>
          <w:color w:val="000000"/>
          <w:sz w:val="28"/>
          <w:szCs w:val="28"/>
        </w:rPr>
        <w:br/>
        <w:t>ihāra bhojane haya kṛṣṇe anurāga</w:t>
      </w:r>
    </w:p>
    <w:p w14:paraId="6F2044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“This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is known as </w:t>
      </w:r>
      <w:r w:rsidRPr="004A2847">
        <w:rPr>
          <w:rStyle w:val="BookTitle"/>
          <w:rFonts w:asciiTheme="minorHAnsi" w:hAnsiTheme="minorHAnsi" w:cstheme="minorHAnsi"/>
          <w:b/>
          <w:bCs/>
          <w:i/>
          <w:iCs/>
          <w:color w:val="800000"/>
          <w:sz w:val="28"/>
          <w:szCs w:val="28"/>
        </w:rPr>
        <w:t>acyutā</w:t>
      </w:r>
      <w:r w:rsidRPr="004A2847">
        <w:rPr>
          <w:rStyle w:val="BookTitle"/>
          <w:rFonts w:asciiTheme="minorHAnsi" w:hAnsiTheme="minorHAnsi" w:cstheme="minorHAnsi"/>
          <w:b/>
          <w:bCs/>
          <w:color w:val="800000"/>
          <w:sz w:val="28"/>
          <w:szCs w:val="28"/>
        </w:rPr>
        <w:t>. By eating this, one develops attachment for Kṛṣṇa.</w:t>
      </w:r>
    </w:p>
    <w:p w14:paraId="44005B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 xml:space="preserve">Acyutā </w:t>
      </w:r>
      <w:r w:rsidRPr="004A2847">
        <w:rPr>
          <w:rStyle w:val="BookTitle"/>
          <w:rFonts w:asciiTheme="minorHAnsi" w:hAnsiTheme="minorHAnsi" w:cstheme="minorHAnsi"/>
          <w:b w:val="0"/>
          <w:bCs w:val="0"/>
          <w:color w:val="000000"/>
          <w:sz w:val="28"/>
          <w:szCs w:val="28"/>
        </w:rPr>
        <w:t xml:space="preserve">is a type of </w:t>
      </w:r>
      <w:r w:rsidRPr="004A2847">
        <w:rPr>
          <w:rStyle w:val="BookTitle"/>
          <w:rFonts w:asciiTheme="minorHAnsi" w:hAnsiTheme="minorHAnsi" w:cstheme="minorHAnsi"/>
          <w:b w:val="0"/>
          <w:bCs w:val="0"/>
          <w:i/>
          <w:iCs/>
          <w:color w:val="000000"/>
          <w:sz w:val="28"/>
          <w:szCs w:val="28"/>
        </w:rPr>
        <w:t>śāka</w:t>
      </w:r>
      <w:r w:rsidRPr="004A2847">
        <w:rPr>
          <w:rStyle w:val="BookTitle"/>
          <w:rFonts w:asciiTheme="minorHAnsi" w:hAnsiTheme="minorHAnsi" w:cstheme="minorHAnsi"/>
          <w:b w:val="0"/>
          <w:bCs w:val="0"/>
          <w:color w:val="000000"/>
          <w:sz w:val="28"/>
          <w:szCs w:val="28"/>
        </w:rPr>
        <w:t xml:space="preserve">. As the Lord ate, He glorified the various qualities of the various </w:t>
      </w:r>
      <w:r w:rsidRPr="004A2847">
        <w:rPr>
          <w:rStyle w:val="BookTitle"/>
          <w:rFonts w:asciiTheme="minorHAnsi" w:hAnsiTheme="minorHAnsi" w:cstheme="minorHAnsi"/>
          <w:b w:val="0"/>
          <w:bCs w:val="0"/>
          <w:i/>
          <w:iCs/>
          <w:color w:val="000000"/>
          <w:sz w:val="28"/>
          <w:szCs w:val="28"/>
        </w:rPr>
        <w:t>śākas</w:t>
      </w:r>
      <w:r w:rsidRPr="004A2847">
        <w:rPr>
          <w:rStyle w:val="BookTitle"/>
          <w:rFonts w:asciiTheme="minorHAnsi" w:hAnsiTheme="minorHAnsi" w:cstheme="minorHAnsi"/>
          <w:b w:val="0"/>
          <w:bCs w:val="0"/>
          <w:color w:val="000000"/>
          <w:sz w:val="28"/>
          <w:szCs w:val="28"/>
        </w:rPr>
        <w:t xml:space="preserve"> and their relationships to Kṛṣṇa.</w:t>
      </w:r>
    </w:p>
    <w:p w14:paraId="5CCB3074" w14:textId="0D5D6C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4.297</w:t>
      </w:r>
    </w:p>
    <w:p w14:paraId="7A0EBC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297</w:t>
      </w:r>
    </w:p>
    <w:p w14:paraId="225292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`paṭala' `vāstuka' `kāla' śākera bhojane</w:t>
      </w:r>
      <w:r w:rsidRPr="004A2847">
        <w:rPr>
          <w:rStyle w:val="BookTitle"/>
          <w:rFonts w:asciiTheme="minorHAnsi" w:hAnsiTheme="minorHAnsi" w:cstheme="minorHAnsi"/>
          <w:b w:val="0"/>
          <w:bCs w:val="0"/>
          <w:color w:val="000000"/>
          <w:sz w:val="28"/>
          <w:szCs w:val="28"/>
        </w:rPr>
        <w:br/>
        <w:t>janma janma viharaye vaiṣṇavera sane</w:t>
      </w:r>
    </w:p>
    <w:p w14:paraId="54B9D2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eating </w:t>
      </w:r>
      <w:r w:rsidRPr="004A2847">
        <w:rPr>
          <w:rStyle w:val="BookTitle"/>
          <w:rFonts w:asciiTheme="minorHAnsi" w:hAnsiTheme="minorHAnsi" w:cstheme="minorHAnsi"/>
          <w:b/>
          <w:bCs/>
          <w:i/>
          <w:iCs/>
          <w:color w:val="800000"/>
          <w:sz w:val="28"/>
          <w:szCs w:val="28"/>
        </w:rPr>
        <w:t>paṭala</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vāstuka</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kāla śākas</w:t>
      </w:r>
      <w:r w:rsidRPr="004A2847">
        <w:rPr>
          <w:rStyle w:val="BookTitle"/>
          <w:rFonts w:asciiTheme="minorHAnsi" w:hAnsiTheme="minorHAnsi" w:cstheme="minorHAnsi"/>
          <w:b/>
          <w:bCs/>
          <w:color w:val="800000"/>
          <w:sz w:val="28"/>
          <w:szCs w:val="28"/>
        </w:rPr>
        <w:t>, one enjoys the Vaiṣṇavas' association birth after birth.</w:t>
      </w:r>
    </w:p>
    <w:p w14:paraId="77CDEAF7" w14:textId="22A26F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4.298</w:t>
      </w:r>
    </w:p>
    <w:p w14:paraId="31BBFD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298</w:t>
      </w:r>
    </w:p>
    <w:p w14:paraId="140601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`sāliñcā' `heleñcā' śāka bhakṣaṇa karile</w:t>
      </w:r>
      <w:r w:rsidRPr="004A2847">
        <w:rPr>
          <w:rStyle w:val="BookTitle"/>
          <w:rFonts w:asciiTheme="minorHAnsi" w:hAnsiTheme="minorHAnsi" w:cstheme="minorHAnsi"/>
          <w:b w:val="0"/>
          <w:bCs w:val="0"/>
          <w:color w:val="000000"/>
          <w:sz w:val="28"/>
          <w:szCs w:val="28"/>
        </w:rPr>
        <w:br/>
        <w:t>ārogya thākaye tāre kṛṣṇa-bhakti mile”</w:t>
      </w:r>
    </w:p>
    <w:p w14:paraId="4575DC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eating </w:t>
      </w:r>
      <w:r w:rsidRPr="004A2847">
        <w:rPr>
          <w:rStyle w:val="BookTitle"/>
          <w:rFonts w:asciiTheme="minorHAnsi" w:hAnsiTheme="minorHAnsi" w:cstheme="minorHAnsi"/>
          <w:b/>
          <w:bCs/>
          <w:i/>
          <w:iCs/>
          <w:color w:val="800000"/>
          <w:sz w:val="28"/>
          <w:szCs w:val="28"/>
        </w:rPr>
        <w:t>sāliñcā</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heleñcāśāka</w:t>
      </w:r>
      <w:r w:rsidRPr="004A2847">
        <w:rPr>
          <w:rStyle w:val="BookTitle"/>
          <w:rFonts w:asciiTheme="minorHAnsi" w:hAnsiTheme="minorHAnsi" w:cstheme="minorHAnsi"/>
          <w:b/>
          <w:bCs/>
          <w:color w:val="800000"/>
          <w:sz w:val="28"/>
          <w:szCs w:val="28"/>
        </w:rPr>
        <w:t>, one remains free from disease and attains the devotional service of Kṛṣṇa.”</w:t>
      </w:r>
    </w:p>
    <w:p w14:paraId="558DA542" w14:textId="4B91B0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4.299</w:t>
      </w:r>
    </w:p>
    <w:p w14:paraId="3609C4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299</w:t>
      </w:r>
    </w:p>
    <w:p w14:paraId="2FB794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śākera mahimā kahi' kahi'</w:t>
      </w:r>
      <w:r w:rsidRPr="004A2847">
        <w:rPr>
          <w:rStyle w:val="BookTitle"/>
          <w:rFonts w:asciiTheme="minorHAnsi" w:hAnsiTheme="minorHAnsi" w:cstheme="minorHAnsi"/>
          <w:b w:val="0"/>
          <w:bCs w:val="0"/>
          <w:color w:val="000000"/>
          <w:sz w:val="28"/>
          <w:szCs w:val="28"/>
        </w:rPr>
        <w:br/>
        <w:t>bhojana karena prabhu pulakita hai'</w:t>
      </w:r>
    </w:p>
    <w:p w14:paraId="30D1FE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Lord's hairs stood on end as He narrated in this way the glories of the various </w:t>
      </w:r>
      <w:r w:rsidRPr="004A2847">
        <w:rPr>
          <w:rStyle w:val="BookTitle"/>
          <w:rFonts w:asciiTheme="minorHAnsi" w:hAnsiTheme="minorHAnsi" w:cstheme="minorHAnsi"/>
          <w:b/>
          <w:bCs/>
          <w:i/>
          <w:iCs/>
          <w:color w:val="800000"/>
          <w:sz w:val="28"/>
          <w:szCs w:val="28"/>
        </w:rPr>
        <w:t>śākas</w:t>
      </w:r>
      <w:r w:rsidRPr="004A2847">
        <w:rPr>
          <w:rStyle w:val="BookTitle"/>
          <w:rFonts w:asciiTheme="minorHAnsi" w:hAnsiTheme="minorHAnsi" w:cstheme="minorHAnsi"/>
          <w:b/>
          <w:bCs/>
          <w:color w:val="800000"/>
          <w:sz w:val="28"/>
          <w:szCs w:val="28"/>
        </w:rPr>
        <w:t xml:space="preserve"> while eating.</w:t>
      </w:r>
    </w:p>
    <w:p w14:paraId="0329377A" w14:textId="7E9014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4.300</w:t>
      </w:r>
    </w:p>
    <w:p w14:paraId="5F41E2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300</w:t>
      </w:r>
    </w:p>
    <w:p w14:paraId="7D9AC4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ānanda haila e dina bhojane</w:t>
      </w:r>
      <w:r w:rsidRPr="004A2847">
        <w:rPr>
          <w:rStyle w:val="BookTitle"/>
          <w:rFonts w:asciiTheme="minorHAnsi" w:hAnsiTheme="minorHAnsi" w:cstheme="minorHAnsi"/>
          <w:b w:val="0"/>
          <w:bCs w:val="0"/>
          <w:color w:val="000000"/>
          <w:sz w:val="28"/>
          <w:szCs w:val="28"/>
        </w:rPr>
        <w:br/>
        <w:t>sabe ihā jāne prabhu sahasra-vadane</w:t>
      </w:r>
    </w:p>
    <w:p w14:paraId="357DED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the thousand-headed Ananta knows the happiness that the Lord enjoyed while eating that day.</w:t>
      </w:r>
    </w:p>
    <w:p w14:paraId="3B13FF02" w14:textId="5081EA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4.301</w:t>
      </w:r>
    </w:p>
    <w:p w14:paraId="092ABE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301</w:t>
      </w:r>
    </w:p>
    <w:p w14:paraId="47DD04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yaśa sahasra-jihvāya nirantara</w:t>
      </w:r>
      <w:r w:rsidRPr="004A2847">
        <w:rPr>
          <w:rStyle w:val="BookTitle"/>
          <w:rFonts w:asciiTheme="minorHAnsi" w:hAnsiTheme="minorHAnsi" w:cstheme="minorHAnsi"/>
          <w:b w:val="0"/>
          <w:bCs w:val="0"/>
          <w:color w:val="000000"/>
          <w:sz w:val="28"/>
          <w:szCs w:val="28"/>
        </w:rPr>
        <w:br/>
        <w:t>gāyena ananta ādideva mahīdhara</w:t>
      </w:r>
    </w:p>
    <w:p w14:paraId="04FD0E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original Lord Ananta, who supports the universe, constantly glorifies these pastimes with His thousands of tongues.</w:t>
      </w:r>
    </w:p>
    <w:p w14:paraId="7B2D659F" w14:textId="4FDA92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4.302</w:t>
      </w:r>
    </w:p>
    <w:p w14:paraId="17A089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302</w:t>
      </w:r>
    </w:p>
    <w:p w14:paraId="04D4A1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prabhu kali-yuge—avadhūta rāya</w:t>
      </w:r>
      <w:r w:rsidRPr="004A2847">
        <w:rPr>
          <w:rStyle w:val="BookTitle"/>
          <w:rFonts w:asciiTheme="minorHAnsi" w:hAnsiTheme="minorHAnsi" w:cstheme="minorHAnsi"/>
          <w:b w:val="0"/>
          <w:bCs w:val="0"/>
          <w:color w:val="000000"/>
          <w:sz w:val="28"/>
          <w:szCs w:val="28"/>
        </w:rPr>
        <w:br/>
        <w:t>sūtra mātra likhi āmi tāhāna ājñāya</w:t>
      </w:r>
    </w:p>
    <w:p w14:paraId="6C3130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That same Lord has appeared in Kali-yuga as the </w:t>
      </w:r>
      <w:r w:rsidRPr="004A2847">
        <w:rPr>
          <w:rStyle w:val="BookTitle"/>
          <w:rFonts w:asciiTheme="minorHAnsi" w:hAnsiTheme="minorHAnsi" w:cstheme="minorHAnsi"/>
          <w:b/>
          <w:bCs/>
          <w:i/>
          <w:iCs/>
          <w:color w:val="800000"/>
          <w:sz w:val="28"/>
          <w:szCs w:val="28"/>
        </w:rPr>
        <w:t>avadhūta</w:t>
      </w:r>
      <w:r w:rsidRPr="004A2847">
        <w:rPr>
          <w:rStyle w:val="BookTitle"/>
          <w:rFonts w:asciiTheme="minorHAnsi" w:hAnsiTheme="minorHAnsi" w:cstheme="minorHAnsi"/>
          <w:b/>
          <w:bCs/>
          <w:color w:val="800000"/>
          <w:sz w:val="28"/>
          <w:szCs w:val="28"/>
        </w:rPr>
        <w:t>, Nityānanda Prabhu. On His order I am writing only a summary of these pastimes.</w:t>
      </w:r>
    </w:p>
    <w:p w14:paraId="3626299B" w14:textId="0F0260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4.303</w:t>
      </w:r>
    </w:p>
    <w:p w14:paraId="7116EC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303</w:t>
      </w:r>
    </w:p>
    <w:p w14:paraId="17784E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vedavyāsa-ādi kari' yata muni-gaṇa</w:t>
      </w:r>
      <w:r w:rsidRPr="004A2847">
        <w:rPr>
          <w:rStyle w:val="BookTitle"/>
          <w:rFonts w:asciiTheme="minorHAnsi" w:hAnsiTheme="minorHAnsi" w:cstheme="minorHAnsi"/>
          <w:b w:val="0"/>
          <w:bCs w:val="0"/>
          <w:color w:val="000000"/>
          <w:sz w:val="28"/>
          <w:szCs w:val="28"/>
        </w:rPr>
        <w:br/>
        <w:t>ei saba yaśa sabe karena varṇana</w:t>
      </w:r>
    </w:p>
    <w:p w14:paraId="7D66E8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sages headed by Vedavyāsa elaborately describe these glorious pastimes.</w:t>
      </w:r>
    </w:p>
    <w:p w14:paraId="6FEA86DF" w14:textId="66C513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4.304</w:t>
      </w:r>
    </w:p>
    <w:p w14:paraId="1344FC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304</w:t>
      </w:r>
    </w:p>
    <w:p w14:paraId="5889D6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yaśera yadi kare śravaṇa-paṭhana</w:t>
      </w:r>
      <w:r w:rsidRPr="004A2847">
        <w:rPr>
          <w:rStyle w:val="BookTitle"/>
          <w:rFonts w:asciiTheme="minorHAnsi" w:hAnsiTheme="minorHAnsi" w:cstheme="minorHAnsi"/>
          <w:b w:val="0"/>
          <w:bCs w:val="0"/>
          <w:color w:val="000000"/>
          <w:sz w:val="28"/>
          <w:szCs w:val="28"/>
        </w:rPr>
        <w:br/>
        <w:t>tabe se jīvera khaṇḍe avidyā-bandhana</w:t>
      </w:r>
    </w:p>
    <w:p w14:paraId="3B0656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 living entity hears or reads about these glorious pastimes, he is freed from the bondage of ignorance.</w:t>
      </w:r>
    </w:p>
    <w:p w14:paraId="7D2B8CE3" w14:textId="0276A9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4.305</w:t>
      </w:r>
    </w:p>
    <w:p w14:paraId="0AC8EA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305</w:t>
      </w:r>
    </w:p>
    <w:p w14:paraId="58DE20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hena-raṅge mahāprabhu kariyā bhojana</w:t>
      </w:r>
      <w:r w:rsidRPr="004A2847">
        <w:rPr>
          <w:rStyle w:val="BookTitle"/>
          <w:rFonts w:asciiTheme="minorHAnsi" w:hAnsiTheme="minorHAnsi" w:cstheme="minorHAnsi"/>
          <w:b w:val="0"/>
          <w:bCs w:val="0"/>
          <w:color w:val="000000"/>
          <w:sz w:val="28"/>
          <w:szCs w:val="28"/>
        </w:rPr>
        <w:br/>
        <w:t>vasilena giyā prabhu kari' ācamana</w:t>
      </w:r>
    </w:p>
    <w:p w14:paraId="5C9535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finishing His pastime of eating, Mahāprabhu washed His hands and sat down.</w:t>
      </w:r>
    </w:p>
    <w:p w14:paraId="6335E1E8" w14:textId="77504E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4.306</w:t>
      </w:r>
    </w:p>
    <w:p w14:paraId="25286B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306</w:t>
      </w:r>
    </w:p>
    <w:p w14:paraId="1AAC49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ācamana kari' mātra īśvara vasilā</w:t>
      </w:r>
      <w:r w:rsidRPr="004A2847">
        <w:rPr>
          <w:rStyle w:val="BookTitle"/>
          <w:rFonts w:asciiTheme="minorHAnsi" w:hAnsiTheme="minorHAnsi" w:cstheme="minorHAnsi"/>
          <w:b w:val="0"/>
          <w:bCs w:val="0"/>
          <w:color w:val="000000"/>
          <w:sz w:val="28"/>
          <w:szCs w:val="28"/>
        </w:rPr>
        <w:br/>
        <w:t>bhakta-gaṇa avaśeṣe luṭite lāgilā</w:t>
      </w:r>
    </w:p>
    <w:p w14:paraId="5E9ABD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Lord washed His hands, the devotees began to plunder His remnants.</w:t>
      </w:r>
    </w:p>
    <w:p w14:paraId="71643734" w14:textId="18F697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4.307</w:t>
      </w:r>
    </w:p>
    <w:p w14:paraId="2CA6BB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307</w:t>
      </w:r>
    </w:p>
    <w:p w14:paraId="1363CB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“brāhmaṇera ihāte ki dāya</w:t>
      </w:r>
      <w:r w:rsidRPr="004A2847">
        <w:rPr>
          <w:rStyle w:val="BookTitle"/>
          <w:rFonts w:asciiTheme="minorHAnsi" w:hAnsiTheme="minorHAnsi" w:cstheme="minorHAnsi"/>
          <w:b w:val="0"/>
          <w:bCs w:val="0"/>
          <w:color w:val="000000"/>
          <w:sz w:val="28"/>
          <w:szCs w:val="28"/>
        </w:rPr>
        <w:br/>
        <w:t>śudra āmi, āmāre se ucchiṣṭa yuyāya”</w:t>
      </w:r>
    </w:p>
    <w:p w14:paraId="767EFF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Someone said, “What right does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have to eat these remnants? I am a </w:t>
      </w:r>
      <w:r w:rsidRPr="004A2847">
        <w:rPr>
          <w:rStyle w:val="BookTitle"/>
          <w:rFonts w:asciiTheme="minorHAnsi" w:hAnsiTheme="minorHAnsi" w:cstheme="minorHAnsi"/>
          <w:b/>
          <w:bCs/>
          <w:i/>
          <w:iCs/>
          <w:color w:val="800000"/>
          <w:sz w:val="28"/>
          <w:szCs w:val="28"/>
        </w:rPr>
        <w:t>śūdra</w:t>
      </w:r>
      <w:r w:rsidRPr="004A2847">
        <w:rPr>
          <w:rStyle w:val="BookTitle"/>
          <w:rFonts w:asciiTheme="minorHAnsi" w:hAnsiTheme="minorHAnsi" w:cstheme="minorHAnsi"/>
          <w:b/>
          <w:bCs/>
          <w:color w:val="800000"/>
          <w:sz w:val="28"/>
          <w:szCs w:val="28"/>
        </w:rPr>
        <w:t>, so I am qualified to eat them.”</w:t>
      </w:r>
    </w:p>
    <w:p w14:paraId="0127CC44" w14:textId="62DE89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4.308</w:t>
      </w:r>
    </w:p>
    <w:p w14:paraId="6ED405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308</w:t>
      </w:r>
    </w:p>
    <w:p w14:paraId="56D56D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āra 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“āmi nahi re brāhmaṇa”</w:t>
      </w:r>
      <w:r w:rsidRPr="004A2847">
        <w:rPr>
          <w:rStyle w:val="BookTitle"/>
          <w:rFonts w:asciiTheme="minorHAnsi" w:hAnsiTheme="minorHAnsi" w:cstheme="minorHAnsi"/>
          <w:b w:val="0"/>
          <w:bCs w:val="0"/>
          <w:color w:val="000000"/>
          <w:sz w:val="28"/>
          <w:szCs w:val="28"/>
        </w:rPr>
        <w:br/>
        <w:t>āḍe thāki' lai' keha kare palāyana</w:t>
      </w:r>
    </w:p>
    <w:p w14:paraId="54E3FF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Someone else said, “I am not a </w:t>
      </w:r>
      <w:r w:rsidRPr="004A2847">
        <w:rPr>
          <w:rStyle w:val="BookTitle"/>
          <w:rFonts w:asciiTheme="minorHAnsi" w:hAnsiTheme="minorHAnsi" w:cstheme="minorHAnsi"/>
          <w:b/>
          <w:bCs/>
          <w:i/>
          <w:iCs/>
          <w:color w:val="800000"/>
          <w:sz w:val="28"/>
          <w:szCs w:val="28"/>
        </w:rPr>
        <w:t>brāhmaṇa</w:t>
      </w:r>
      <w:r w:rsidRPr="009853A3">
        <w:rPr>
          <w:rStyle w:val="BookTitle"/>
          <w:rFonts w:asciiTheme="minorHAnsi" w:hAnsiTheme="minorHAnsi" w:cstheme="minorHAnsi"/>
          <w:b/>
          <w:bCs/>
          <w:color w:val="800000"/>
          <w:sz w:val="28"/>
          <w:szCs w:val="28"/>
        </w:rPr>
        <w:t>,”</w:t>
      </w:r>
      <w:r w:rsidRPr="004A2847">
        <w:rPr>
          <w:rStyle w:val="BookTitle"/>
          <w:rFonts w:asciiTheme="minorHAnsi" w:hAnsiTheme="minorHAnsi" w:cstheme="minorHAnsi"/>
          <w:b/>
          <w:bCs/>
          <w:color w:val="800000"/>
          <w:sz w:val="28"/>
          <w:szCs w:val="28"/>
        </w:rPr>
        <w:t xml:space="preserve"> and another person grabbed some remnants and ran away.</w:t>
      </w:r>
    </w:p>
    <w:p w14:paraId="49C685F7" w14:textId="4A39A5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4.309</w:t>
      </w:r>
    </w:p>
    <w:p w14:paraId="600E2F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309</w:t>
      </w:r>
    </w:p>
    <w:p w14:paraId="1B4B66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“śūdrera ucchiṣṭa yogya nahe</w:t>
      </w:r>
      <w:r w:rsidRPr="004A2847">
        <w:rPr>
          <w:rStyle w:val="BookTitle"/>
          <w:rFonts w:asciiTheme="minorHAnsi" w:hAnsiTheme="minorHAnsi" w:cstheme="minorHAnsi"/>
          <w:b w:val="0"/>
          <w:bCs w:val="0"/>
          <w:color w:val="000000"/>
          <w:sz w:val="28"/>
          <w:szCs w:val="28"/>
        </w:rPr>
        <w:br/>
        <w:t>`haya' `naya' vicāriyā bujha—śāstre kahe”</w:t>
      </w:r>
    </w:p>
    <w:p w14:paraId="36AD85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w:t>
      </w:r>
      <w:r w:rsidRPr="004A2847">
        <w:rPr>
          <w:rStyle w:val="BookTitle"/>
          <w:rFonts w:asciiTheme="minorHAnsi" w:hAnsiTheme="minorHAnsi" w:cstheme="minorHAnsi"/>
          <w:b/>
          <w:bCs/>
          <w:i/>
          <w:iCs/>
          <w:color w:val="800000"/>
          <w:sz w:val="28"/>
          <w:szCs w:val="28"/>
        </w:rPr>
        <w:t>Śūdras</w:t>
      </w:r>
      <w:r w:rsidRPr="004A2847">
        <w:rPr>
          <w:rStyle w:val="BookTitle"/>
          <w:rFonts w:asciiTheme="minorHAnsi" w:hAnsiTheme="minorHAnsi" w:cstheme="minorHAnsi"/>
          <w:b/>
          <w:bCs/>
          <w:color w:val="800000"/>
          <w:sz w:val="28"/>
          <w:szCs w:val="28"/>
        </w:rPr>
        <w:t xml:space="preserve"> are not qualified to eat remnants. You should try to understand whether this is right or wrong according to the scriptures.”</w:t>
      </w:r>
    </w:p>
    <w:p w14:paraId="39F137B2" w14:textId="38B034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4.310</w:t>
      </w:r>
    </w:p>
    <w:p w14:paraId="75F287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310</w:t>
      </w:r>
    </w:p>
    <w:p w14:paraId="745078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“āmi avaśeṣa nāhi cāi</w:t>
      </w:r>
      <w:r w:rsidRPr="004A2847">
        <w:rPr>
          <w:rStyle w:val="BookTitle"/>
          <w:rFonts w:asciiTheme="minorHAnsi" w:hAnsiTheme="minorHAnsi" w:cstheme="minorHAnsi"/>
          <w:b w:val="0"/>
          <w:bCs w:val="0"/>
          <w:color w:val="000000"/>
          <w:sz w:val="28"/>
          <w:szCs w:val="28"/>
        </w:rPr>
        <w:br/>
        <w:t>śudhu pātakhānā-mātra āmi lai' yāi”</w:t>
      </w:r>
    </w:p>
    <w:p w14:paraId="4E3237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Another person said, “I do not want any remnants, I will simply take the empty plate and go.”</w:t>
      </w:r>
    </w:p>
    <w:p w14:paraId="77799BF7" w14:textId="2E17E0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4.311</w:t>
      </w:r>
    </w:p>
    <w:p w14:paraId="0F614E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311</w:t>
      </w:r>
    </w:p>
    <w:p w14:paraId="231394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“āmi pāta pheli sarva kāla</w:t>
      </w:r>
      <w:r w:rsidRPr="004A2847">
        <w:rPr>
          <w:rStyle w:val="BookTitle"/>
          <w:rFonts w:asciiTheme="minorHAnsi" w:hAnsiTheme="minorHAnsi" w:cstheme="minorHAnsi"/>
          <w:b w:val="0"/>
          <w:bCs w:val="0"/>
          <w:color w:val="000000"/>
          <w:sz w:val="28"/>
          <w:szCs w:val="28"/>
        </w:rPr>
        <w:br/>
        <w:t>tomarā ye lao se kevala ṭhākurāla”</w:t>
      </w:r>
    </w:p>
    <w:p w14:paraId="412249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Someone else said, “I have always thrown out the empty plates, but now out of </w:t>
      </w:r>
      <w:r w:rsidRPr="004A2847">
        <w:rPr>
          <w:rStyle w:val="BookTitle"/>
          <w:rFonts w:asciiTheme="minorHAnsi" w:hAnsiTheme="minorHAnsi" w:cstheme="minorHAnsi"/>
          <w:b/>
          <w:bCs/>
          <w:color w:val="800000"/>
          <w:sz w:val="28"/>
          <w:szCs w:val="28"/>
        </w:rPr>
        <w:lastRenderedPageBreak/>
        <w:t>arrogance you are taking my duty.”</w:t>
      </w:r>
    </w:p>
    <w:p w14:paraId="5B6A8A7E" w14:textId="074E75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4.312</w:t>
      </w:r>
    </w:p>
    <w:p w14:paraId="214FD9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312</w:t>
      </w:r>
    </w:p>
    <w:p w14:paraId="0F4C09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kautuke capala bhakta-gaṇa</w:t>
      </w:r>
      <w:r w:rsidRPr="004A2847">
        <w:rPr>
          <w:rStyle w:val="BookTitle"/>
          <w:rFonts w:asciiTheme="minorHAnsi" w:hAnsiTheme="minorHAnsi" w:cstheme="minorHAnsi"/>
          <w:b w:val="0"/>
          <w:bCs w:val="0"/>
          <w:color w:val="000000"/>
          <w:sz w:val="28"/>
          <w:szCs w:val="28"/>
        </w:rPr>
        <w:br/>
        <w:t>īśvara-adharāmṛta karena bhojana</w:t>
      </w:r>
    </w:p>
    <w:p w14:paraId="730F0E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restless devotees eagerly honored the Lord's nectarean remnants.</w:t>
      </w:r>
    </w:p>
    <w:p w14:paraId="23AFBB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All classes of devotees honored the Lord's remnants. Those who identified themselves as </w:t>
      </w:r>
      <w:r w:rsidRPr="004A2847">
        <w:rPr>
          <w:rStyle w:val="BookTitle"/>
          <w:rFonts w:asciiTheme="minorHAnsi" w:hAnsiTheme="minorHAnsi" w:cstheme="minorHAnsi"/>
          <w:b w:val="0"/>
          <w:bCs w:val="0"/>
          <w:i/>
          <w:iCs/>
          <w:color w:val="000000"/>
          <w:sz w:val="28"/>
          <w:szCs w:val="28"/>
        </w:rPr>
        <w:t>śūdras</w:t>
      </w:r>
      <w:r w:rsidRPr="004A2847">
        <w:rPr>
          <w:rStyle w:val="BookTitle"/>
          <w:rFonts w:asciiTheme="minorHAnsi" w:hAnsiTheme="minorHAnsi" w:cstheme="minorHAnsi"/>
          <w:b w:val="0"/>
          <w:bCs w:val="0"/>
          <w:color w:val="000000"/>
          <w:sz w:val="28"/>
          <w:szCs w:val="28"/>
        </w:rPr>
        <w:t xml:space="preserve"> said that they alone had the right to honor the Lord's remnants. Someone secretly grabbed some remnants and ran away. Another said that </w:t>
      </w:r>
      <w:r w:rsidRPr="004A2847">
        <w:rPr>
          <w:rStyle w:val="BookTitle"/>
          <w:rFonts w:asciiTheme="minorHAnsi" w:hAnsiTheme="minorHAnsi" w:cstheme="minorHAnsi"/>
          <w:b w:val="0"/>
          <w:bCs w:val="0"/>
          <w:i/>
          <w:iCs/>
          <w:color w:val="000000"/>
          <w:sz w:val="28"/>
          <w:szCs w:val="28"/>
        </w:rPr>
        <w:t>śūdras</w:t>
      </w:r>
      <w:r w:rsidRPr="004A2847">
        <w:rPr>
          <w:rStyle w:val="BookTitle"/>
          <w:rFonts w:asciiTheme="minorHAnsi" w:hAnsiTheme="minorHAnsi" w:cstheme="minorHAnsi"/>
          <w:b w:val="0"/>
          <w:bCs w:val="0"/>
          <w:color w:val="000000"/>
          <w:sz w:val="28"/>
          <w:szCs w:val="28"/>
        </w:rPr>
        <w:t xml:space="preserve"> are never qualified to eat the Lord's remnants; only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are qualified. Someone else said that it was his duty to throw out the plates, so he alone had the right to take the Lord's plate.</w:t>
      </w:r>
    </w:p>
    <w:p w14:paraId="27C0C42E" w14:textId="1B10F4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4.313</w:t>
      </w:r>
    </w:p>
    <w:p w14:paraId="2932DF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313</w:t>
      </w:r>
    </w:p>
    <w:p w14:paraId="1FBE5D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randhana—īśvarera avaśeṣa</w:t>
      </w:r>
      <w:r w:rsidRPr="004A2847">
        <w:rPr>
          <w:rStyle w:val="BookTitle"/>
          <w:rFonts w:asciiTheme="minorHAnsi" w:hAnsiTheme="minorHAnsi" w:cstheme="minorHAnsi"/>
          <w:b w:val="0"/>
          <w:bCs w:val="0"/>
          <w:color w:val="000000"/>
          <w:sz w:val="28"/>
          <w:szCs w:val="28"/>
        </w:rPr>
        <w:br/>
        <w:t>kāra vā ihāte lobha nā janme viśeṣa</w:t>
      </w:r>
    </w:p>
    <w:p w14:paraId="651044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would not hanker for remnants of the food that was cooked by Mother Śacī and tasted by the Lord?</w:t>
      </w:r>
    </w:p>
    <w:p w14:paraId="3C0E7D76" w14:textId="30DC5B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4.314</w:t>
      </w:r>
    </w:p>
    <w:p w14:paraId="12EFE5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314</w:t>
      </w:r>
    </w:p>
    <w:p w14:paraId="183874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parānande bhojana kariyā bhakta-gaṇa</w:t>
      </w:r>
      <w:r w:rsidRPr="004A2847">
        <w:rPr>
          <w:rStyle w:val="BookTitle"/>
          <w:rFonts w:asciiTheme="minorHAnsi" w:hAnsiTheme="minorHAnsi" w:cstheme="minorHAnsi"/>
          <w:b w:val="0"/>
          <w:bCs w:val="0"/>
          <w:color w:val="000000"/>
          <w:sz w:val="28"/>
          <w:szCs w:val="28"/>
        </w:rPr>
        <w:br/>
        <w:t>prabhura sammukhe sabe karilā gamana</w:t>
      </w:r>
    </w:p>
    <w:p w14:paraId="48C7E1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they blissfully finished eating, the devotees all went before the Lord.</w:t>
      </w:r>
    </w:p>
    <w:p w14:paraId="37190A46" w14:textId="7F3286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4.315</w:t>
      </w:r>
    </w:p>
    <w:p w14:paraId="56ABF7D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315</w:t>
      </w:r>
    </w:p>
    <w:p w14:paraId="1E5000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vasiyā āchena prabhu śrī-gaurasundara</w:t>
      </w:r>
      <w:r w:rsidRPr="004A2847">
        <w:rPr>
          <w:rStyle w:val="BookTitle"/>
          <w:rFonts w:asciiTheme="minorHAnsi" w:hAnsiTheme="minorHAnsi" w:cstheme="minorHAnsi"/>
          <w:b w:val="0"/>
          <w:bCs w:val="0"/>
          <w:color w:val="000000"/>
          <w:sz w:val="28"/>
          <w:szCs w:val="28"/>
        </w:rPr>
        <w:br/>
        <w:t>catur-dike vasilena sarva anucara</w:t>
      </w:r>
    </w:p>
    <w:p w14:paraId="7E2459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All of Lord Gaurasundara's associates came and sat down around Him.</w:t>
      </w:r>
    </w:p>
    <w:p w14:paraId="537C0E18" w14:textId="66A5FB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4.316</w:t>
      </w:r>
    </w:p>
    <w:p w14:paraId="593597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316</w:t>
      </w:r>
    </w:p>
    <w:p w14:paraId="77F24E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murāri guptere prabhu sammukhe dekhiyā</w:t>
      </w:r>
      <w:r w:rsidRPr="004A2847">
        <w:rPr>
          <w:rStyle w:val="BookTitle"/>
          <w:rFonts w:asciiTheme="minorHAnsi" w:hAnsiTheme="minorHAnsi" w:cstheme="minorHAnsi"/>
          <w:b w:val="0"/>
          <w:bCs w:val="0"/>
          <w:color w:val="000000"/>
          <w:sz w:val="28"/>
          <w:szCs w:val="28"/>
        </w:rPr>
        <w:br/>
        <w:t>balilena tāṅre kichu īṣat hāsiyā</w:t>
      </w:r>
    </w:p>
    <w:p w14:paraId="25BB96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Murāri Gupta before Him, He smiled and spoke to him.</w:t>
      </w:r>
    </w:p>
    <w:p w14:paraId="289A65CE" w14:textId="440E41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4.317</w:t>
      </w:r>
    </w:p>
    <w:p w14:paraId="464069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317</w:t>
      </w:r>
    </w:p>
    <w:p w14:paraId="302B83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“paḍa gupta, rāghavendra varṇiyācha tumi</w:t>
      </w:r>
      <w:r w:rsidRPr="004A2847">
        <w:rPr>
          <w:rStyle w:val="BookTitle"/>
          <w:rFonts w:asciiTheme="minorHAnsi" w:hAnsiTheme="minorHAnsi" w:cstheme="minorHAnsi"/>
          <w:b w:val="0"/>
          <w:bCs w:val="0"/>
          <w:color w:val="000000"/>
          <w:sz w:val="28"/>
          <w:szCs w:val="28"/>
        </w:rPr>
        <w:br/>
        <w:t>aṣṭa-śloka kariyācha, śuniyāchi āmi”</w:t>
      </w:r>
    </w:p>
    <w:p w14:paraId="10527C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Gupta, I have heard that you composed eight verses describing Rāghavendra. Please recite them.”</w:t>
      </w:r>
    </w:p>
    <w:p w14:paraId="477A6496" w14:textId="0E866C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4.318</w:t>
      </w:r>
    </w:p>
    <w:p w14:paraId="3D71B6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318</w:t>
      </w:r>
    </w:p>
    <w:p w14:paraId="4E619E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ājñā gupta-mūrāri śuniyā</w:t>
      </w:r>
      <w:r w:rsidRPr="004A2847">
        <w:rPr>
          <w:rStyle w:val="BookTitle"/>
          <w:rFonts w:asciiTheme="minorHAnsi" w:hAnsiTheme="minorHAnsi" w:cstheme="minorHAnsi"/>
          <w:b w:val="0"/>
          <w:bCs w:val="0"/>
          <w:color w:val="000000"/>
          <w:sz w:val="28"/>
          <w:szCs w:val="28"/>
        </w:rPr>
        <w:br/>
        <w:t>paḍite lāgilāśloka bhāvāviṣṭa haiyā</w:t>
      </w:r>
    </w:p>
    <w:p w14:paraId="12192A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ordered by the Lord, Murāri Gupta became absorbed in ecstasy as he began to recite those verses.</w:t>
      </w:r>
    </w:p>
    <w:p w14:paraId="6A84425D" w14:textId="6CDF77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4.319</w:t>
      </w:r>
    </w:p>
    <w:p w14:paraId="6EF2E3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319</w:t>
      </w:r>
    </w:p>
    <w:p w14:paraId="77130B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agre dhanurdhara-varaḥ kanakojjvalāṅgo</w:t>
      </w:r>
      <w:r w:rsidRPr="004A2847">
        <w:rPr>
          <w:rStyle w:val="BookTitle"/>
          <w:rFonts w:asciiTheme="minorHAnsi" w:hAnsiTheme="minorHAnsi" w:cstheme="minorHAnsi"/>
          <w:b w:val="0"/>
          <w:bCs w:val="0"/>
          <w:color w:val="000000"/>
          <w:sz w:val="28"/>
          <w:szCs w:val="28"/>
        </w:rPr>
        <w:br/>
        <w:t>jyeṣṭhānusevana-rato varabhūṣaṇāṭyaḥ</w:t>
      </w:r>
    </w:p>
    <w:p w14:paraId="30AFE4E3" w14:textId="25F08C2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śeṣākhyādhāmavaralakṣmaṇa-nāma yasya</w:t>
      </w:r>
      <w:r w:rsidRPr="004A2847">
        <w:rPr>
          <w:rStyle w:val="BookTitle"/>
          <w:rFonts w:asciiTheme="minorHAnsi" w:hAnsiTheme="minorHAnsi" w:cstheme="minorHAnsi"/>
          <w:b w:val="0"/>
          <w:bCs w:val="0"/>
          <w:color w:val="000000"/>
          <w:sz w:val="28"/>
          <w:szCs w:val="28"/>
        </w:rPr>
        <w:br/>
        <w:t>rāmaṁ jagat-traya-guruṁ satataṁ bhajāmi</w:t>
      </w:r>
    </w:p>
    <w:p w14:paraId="66ECB4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constantly worship Lord Rāmacandra, the guru of the three worlds. Before Him stands Śrī Lakṣmaṇa, who is the best of the archers, whose bodily complexion is like molten gold, who is engaged in the service of His elder </w:t>
      </w:r>
      <w:r w:rsidRPr="004A2847">
        <w:rPr>
          <w:rStyle w:val="BookTitle"/>
          <w:rFonts w:asciiTheme="minorHAnsi" w:hAnsiTheme="minorHAnsi" w:cstheme="minorHAnsi"/>
          <w:b/>
          <w:bCs/>
          <w:color w:val="800000"/>
          <w:sz w:val="28"/>
          <w:szCs w:val="28"/>
        </w:rPr>
        <w:lastRenderedPageBreak/>
        <w:t>brother, who is wonderfully decorated, and who is the form of Ananta Śeṣa.”</w:t>
      </w:r>
    </w:p>
    <w:p w14:paraId="21CBE8A6" w14:textId="1AA845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4.320</w:t>
      </w:r>
    </w:p>
    <w:p w14:paraId="26A8E3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320</w:t>
      </w:r>
    </w:p>
    <w:p w14:paraId="3823CC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hatvā khara-triśirasau sagaṇau kabandhaṁ</w:t>
      </w:r>
      <w:r w:rsidRPr="004A2847">
        <w:rPr>
          <w:rStyle w:val="BookTitle"/>
          <w:rFonts w:asciiTheme="minorHAnsi" w:hAnsiTheme="minorHAnsi" w:cstheme="minorHAnsi"/>
          <w:b w:val="0"/>
          <w:bCs w:val="0"/>
          <w:color w:val="000000"/>
          <w:sz w:val="28"/>
          <w:szCs w:val="28"/>
        </w:rPr>
        <w:br/>
        <w:t xml:space="preserve">śrī-daṇḍakāna namadūṣaṇam </w:t>
      </w:r>
      <w:r w:rsidRPr="004A2847">
        <w:rPr>
          <w:rStyle w:val="BookTitle"/>
          <w:rFonts w:asciiTheme="minorHAnsi" w:hAnsiTheme="minorHAnsi" w:cstheme="minorHAnsi"/>
          <w:b w:val="0"/>
          <w:bCs w:val="0"/>
          <w:color w:val="000000"/>
          <w:sz w:val="28"/>
          <w:szCs w:val="28"/>
        </w:rPr>
        <w:br/>
        <w:t xml:space="preserve">eva kṛtvā sūgrīva-maitram akarod vinihatya </w:t>
      </w:r>
      <w:r w:rsidRPr="004A2847">
        <w:rPr>
          <w:rStyle w:val="BookTitle"/>
          <w:rFonts w:asciiTheme="minorHAnsi" w:hAnsiTheme="minorHAnsi" w:cstheme="minorHAnsi"/>
          <w:b w:val="0"/>
          <w:bCs w:val="0"/>
          <w:color w:val="000000"/>
          <w:sz w:val="28"/>
          <w:szCs w:val="28"/>
        </w:rPr>
        <w:br/>
        <w:t>śakraṁrāmaṁ jagat-traya-guruṁ satataṁ bhajāmi</w:t>
      </w:r>
    </w:p>
    <w:p w14:paraId="506521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constantly worship Lord Rāmacandra, the guru of the three worlds, who destroyed Khara, Triśira, Kambandha, and their followers, who rid the Daṇḍakāraṇya Forest of the demon Dūṣaṇa, and who killed Vāli and made friends with Sugrīva.”</w:t>
      </w:r>
    </w:p>
    <w:p w14:paraId="52D51AC8" w14:textId="2F5BBD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4.321</w:t>
      </w:r>
    </w:p>
    <w:p w14:paraId="547155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321</w:t>
      </w:r>
    </w:p>
    <w:p w14:paraId="1AF86F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aṣṭa śloka murāri paḍilā</w:t>
      </w:r>
      <w:r w:rsidRPr="004A2847">
        <w:rPr>
          <w:rStyle w:val="BookTitle"/>
          <w:rFonts w:asciiTheme="minorHAnsi" w:hAnsiTheme="minorHAnsi" w:cstheme="minorHAnsi"/>
          <w:b w:val="0"/>
          <w:bCs w:val="0"/>
          <w:color w:val="000000"/>
          <w:sz w:val="28"/>
          <w:szCs w:val="28"/>
        </w:rPr>
        <w:br/>
        <w:t>prabhura ājñāya vyākhyā karite lāgilā</w:t>
      </w:r>
    </w:p>
    <w:p w14:paraId="47E60E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Murāri Gupta recited eight verses, and on the order of the </w:t>
      </w:r>
      <w:proofErr w:type="gramStart"/>
      <w:r w:rsidRPr="004A2847">
        <w:rPr>
          <w:rStyle w:val="BookTitle"/>
          <w:rFonts w:asciiTheme="minorHAnsi" w:hAnsiTheme="minorHAnsi" w:cstheme="minorHAnsi"/>
          <w:b/>
          <w:bCs/>
          <w:color w:val="800000"/>
          <w:sz w:val="28"/>
          <w:szCs w:val="28"/>
        </w:rPr>
        <w:t>Lord</w:t>
      </w:r>
      <w:proofErr w:type="gramEnd"/>
      <w:r w:rsidRPr="004A2847">
        <w:rPr>
          <w:rStyle w:val="BookTitle"/>
          <w:rFonts w:asciiTheme="minorHAnsi" w:hAnsiTheme="minorHAnsi" w:cstheme="minorHAnsi"/>
          <w:b/>
          <w:bCs/>
          <w:color w:val="800000"/>
          <w:sz w:val="28"/>
          <w:szCs w:val="28"/>
        </w:rPr>
        <w:t xml:space="preserve"> he then explained them.</w:t>
      </w:r>
    </w:p>
    <w:p w14:paraId="5FBC791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other six verses of </w:t>
      </w:r>
      <w:r w:rsidRPr="004A2847">
        <w:rPr>
          <w:rStyle w:val="BookTitle"/>
          <w:rFonts w:asciiTheme="minorHAnsi" w:hAnsiTheme="minorHAnsi" w:cstheme="minorHAnsi"/>
          <w:b w:val="0"/>
          <w:bCs w:val="0"/>
          <w:i/>
          <w:iCs/>
          <w:color w:val="000000"/>
          <w:sz w:val="28"/>
          <w:szCs w:val="28"/>
        </w:rPr>
        <w:t>Śrī Rāmāṣṭaka,</w:t>
      </w:r>
      <w:r w:rsidRPr="004A2847">
        <w:rPr>
          <w:rStyle w:val="BookTitle"/>
          <w:rFonts w:asciiTheme="minorHAnsi" w:hAnsiTheme="minorHAnsi" w:cstheme="minorHAnsi"/>
          <w:b w:val="0"/>
          <w:bCs w:val="0"/>
          <w:color w:val="000000"/>
          <w:sz w:val="28"/>
          <w:szCs w:val="28"/>
        </w:rPr>
        <w:t xml:space="preserve"> as found in the Second </w:t>
      </w:r>
      <w:r w:rsidRPr="004A2847">
        <w:rPr>
          <w:rStyle w:val="BookTitle"/>
          <w:rFonts w:asciiTheme="minorHAnsi" w:hAnsiTheme="minorHAnsi" w:cstheme="minorHAnsi"/>
          <w:b w:val="0"/>
          <w:bCs w:val="0"/>
          <w:i/>
          <w:iCs/>
          <w:color w:val="000000"/>
          <w:sz w:val="28"/>
          <w:szCs w:val="28"/>
        </w:rPr>
        <w:t>Prakrama</w:t>
      </w:r>
      <w:r w:rsidRPr="004A2847">
        <w:rPr>
          <w:rStyle w:val="BookTitle"/>
          <w:rFonts w:asciiTheme="minorHAnsi" w:hAnsiTheme="minorHAnsi" w:cstheme="minorHAnsi"/>
          <w:b w:val="0"/>
          <w:bCs w:val="0"/>
          <w:color w:val="000000"/>
          <w:sz w:val="28"/>
          <w:szCs w:val="28"/>
        </w:rPr>
        <w:t xml:space="preserve">, Seventh </w:t>
      </w:r>
      <w:r w:rsidRPr="004A2847">
        <w:rPr>
          <w:rStyle w:val="BookTitle"/>
          <w:rFonts w:asciiTheme="minorHAnsi" w:hAnsiTheme="minorHAnsi" w:cstheme="minorHAnsi"/>
          <w:b w:val="0"/>
          <w:bCs w:val="0"/>
          <w:i/>
          <w:iCs/>
          <w:color w:val="000000"/>
          <w:sz w:val="28"/>
          <w:szCs w:val="28"/>
        </w:rPr>
        <w:t>Sarga,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Śrī Caitanya-carita-mahākāvya</w:t>
      </w:r>
      <w:r w:rsidRPr="004A2847">
        <w:rPr>
          <w:rStyle w:val="BookTitle"/>
          <w:rFonts w:asciiTheme="minorHAnsi" w:hAnsiTheme="minorHAnsi" w:cstheme="minorHAnsi"/>
          <w:b w:val="0"/>
          <w:bCs w:val="0"/>
          <w:color w:val="000000"/>
          <w:sz w:val="28"/>
          <w:szCs w:val="28"/>
        </w:rPr>
        <w:t>, are as follows:</w:t>
      </w:r>
    </w:p>
    <w:p w14:paraId="5C7F80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rājat-kirīṭa-maṇi-dīdhiti-dīpitāśam</w:t>
      </w:r>
      <w:r w:rsidRPr="004A2847">
        <w:rPr>
          <w:rStyle w:val="BookTitle"/>
          <w:rFonts w:asciiTheme="minorHAnsi" w:hAnsiTheme="minorHAnsi" w:cstheme="minorHAnsi"/>
          <w:b w:val="0"/>
          <w:bCs w:val="0"/>
          <w:color w:val="000000"/>
          <w:sz w:val="28"/>
          <w:szCs w:val="28"/>
        </w:rPr>
        <w:br/>
        <w:t>udyad-bhaspati-kavi-pratime vahanta</w:t>
      </w:r>
    </w:p>
    <w:p w14:paraId="228444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dve kuṇḍale 'ṅka-rahitendu-samāna-vaktra</w:t>
      </w:r>
      <w:r w:rsidRPr="004A2847">
        <w:rPr>
          <w:rStyle w:val="BookTitle"/>
          <w:rFonts w:asciiTheme="minorHAnsi" w:hAnsiTheme="minorHAnsi" w:cstheme="minorHAnsi"/>
          <w:b w:val="0"/>
          <w:bCs w:val="0"/>
          <w:color w:val="000000"/>
          <w:sz w:val="28"/>
          <w:szCs w:val="28"/>
        </w:rPr>
        <w:br/>
        <w:t>rāmaṁ jagat-traya-guruṁ satataṁ bhajāmi</w:t>
      </w:r>
    </w:p>
    <w:p w14:paraId="47530C7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His face is like a spotless moon, it is further brightened by a shining crown of jewels. His earrings resemble Jupiter and Venus rising in the evening sky. I forever worship this Lord, Śrī Rāma, guru of the three worlds.</w:t>
      </w:r>
    </w:p>
    <w:p w14:paraId="5812B2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udyad-vibhākara-marīci-vibodhitābja-</w:t>
      </w:r>
      <w:r w:rsidRPr="004A2847">
        <w:rPr>
          <w:rStyle w:val="BookTitle"/>
          <w:rFonts w:asciiTheme="minorHAnsi" w:hAnsiTheme="minorHAnsi" w:cstheme="minorHAnsi"/>
          <w:b w:val="0"/>
          <w:bCs w:val="0"/>
          <w:color w:val="000000"/>
          <w:sz w:val="28"/>
          <w:szCs w:val="28"/>
        </w:rPr>
        <w:br/>
        <w:t>netra su-bimba-daśana-cchada-cāru-nāsam</w:t>
      </w:r>
    </w:p>
    <w:p w14:paraId="606941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śubhrāśu-raśmi-parinirjjita-cāru-hāsa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rāmaṁ jagat-traya-guruṁ satataṁ bhajāmi</w:t>
      </w:r>
    </w:p>
    <w:p w14:paraId="40FE7C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He awakens and opens His lotus eyes, their luster resembles the early rays of the rising sun. His teeth are encircled by His charming lips, which are red like the </w:t>
      </w:r>
      <w:r w:rsidRPr="004A2847">
        <w:rPr>
          <w:rStyle w:val="BookTitle"/>
          <w:rFonts w:asciiTheme="minorHAnsi" w:hAnsiTheme="minorHAnsi" w:cstheme="minorHAnsi"/>
          <w:b w:val="0"/>
          <w:bCs w:val="0"/>
          <w:i/>
          <w:iCs/>
          <w:color w:val="000000"/>
          <w:sz w:val="28"/>
          <w:szCs w:val="28"/>
        </w:rPr>
        <w:t>bimba</w:t>
      </w:r>
      <w:r w:rsidRPr="004A2847">
        <w:rPr>
          <w:rStyle w:val="BookTitle"/>
          <w:rFonts w:asciiTheme="minorHAnsi" w:hAnsiTheme="minorHAnsi" w:cstheme="minorHAnsi"/>
          <w:b w:val="0"/>
          <w:bCs w:val="0"/>
          <w:color w:val="000000"/>
          <w:sz w:val="28"/>
          <w:szCs w:val="28"/>
        </w:rPr>
        <w:t xml:space="preserve"> fruit. His nose is shapely and graceful, and upon seeing the beams of His beautiful smile, the moon with its white rays accepts defeat. I forever worship this Lord, Śrī Rāma, guru of the three worlds.</w:t>
      </w:r>
    </w:p>
    <w:p w14:paraId="7E0D99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 kambu-kaṇṭham ajam ambuja-tulya-rūpa</w:t>
      </w:r>
      <w:r w:rsidRPr="004A2847">
        <w:rPr>
          <w:rStyle w:val="BookTitle"/>
          <w:rFonts w:asciiTheme="minorHAnsi" w:hAnsiTheme="minorHAnsi" w:cstheme="minorHAnsi"/>
          <w:b w:val="0"/>
          <w:bCs w:val="0"/>
          <w:color w:val="000000"/>
          <w:sz w:val="28"/>
          <w:szCs w:val="28"/>
        </w:rPr>
        <w:br/>
        <w:t>muktāvalī-kanaka-hāra-dhta vibhāntam</w:t>
      </w:r>
    </w:p>
    <w:p w14:paraId="6AC0E84F" w14:textId="30AE01A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vidyud-balāka-gaṇa-sayutam ambu-da </w:t>
      </w:r>
      <w:ins w:id="146" w:author="your servant" w:date="2020-05-15T17:39:00Z">
        <w:r w:rsidR="009853A3">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vārāmaṁ jagat-traya-guruṁ satataṁ bhajāmi</w:t>
      </w:r>
    </w:p>
    <w:p w14:paraId="059D1E0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throat of the unborn Lord is like a three-ringed conchshell, and His form is as soft as the lotus. He wears a shining necklace of pearls set in gold, and thus He resembles a water-laden cloud accompanied by flashes of lightning and a flock of cranes. Such is Śrī Rāma, guru of the three worlds, whom I perpetually adore.</w:t>
      </w:r>
    </w:p>
    <w:p w14:paraId="7794D7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uttāna-hasta-tala-sastha-sahasra-patra</w:t>
      </w:r>
      <w:r w:rsidRPr="004A2847">
        <w:rPr>
          <w:rStyle w:val="BookTitle"/>
          <w:rFonts w:asciiTheme="minorHAnsi" w:hAnsiTheme="minorHAnsi" w:cstheme="minorHAnsi"/>
          <w:b w:val="0"/>
          <w:bCs w:val="0"/>
          <w:color w:val="000000"/>
          <w:sz w:val="28"/>
          <w:szCs w:val="28"/>
        </w:rPr>
        <w:br/>
        <w:t>pañca-cchadādhika-śata pravarāṅgulībhiḥ</w:t>
      </w:r>
    </w:p>
    <w:p w14:paraId="240E648F" w14:textId="6407F48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kurvvaty aśīta-kanaka-dyuti yasya sītā</w:t>
      </w:r>
      <w:ins w:id="147" w:author="your servant" w:date="2020-05-15T17:40:00Z">
        <w:r w:rsidR="009853A3">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pārśve 'sti ta raghu-vara satata bhajāmi</w:t>
      </w:r>
    </w:p>
    <w:p w14:paraId="57348BC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Her upraised hand Sītādevī holds a thousand-petaled lotus flower, and </w:t>
      </w:r>
      <w:proofErr w:type="gramStart"/>
      <w:r w:rsidRPr="004A2847">
        <w:rPr>
          <w:rStyle w:val="BookTitle"/>
          <w:rFonts w:asciiTheme="minorHAnsi" w:hAnsiTheme="minorHAnsi" w:cstheme="minorHAnsi"/>
          <w:b w:val="0"/>
          <w:bCs w:val="0"/>
          <w:color w:val="000000"/>
          <w:sz w:val="28"/>
          <w:szCs w:val="28"/>
        </w:rPr>
        <w:t>Her</w:t>
      </w:r>
      <w:proofErr w:type="gramEnd"/>
      <w:r w:rsidRPr="004A2847">
        <w:rPr>
          <w:rStyle w:val="BookTitle"/>
          <w:rFonts w:asciiTheme="minorHAnsi" w:hAnsiTheme="minorHAnsi" w:cstheme="minorHAnsi"/>
          <w:b w:val="0"/>
          <w:bCs w:val="0"/>
          <w:color w:val="000000"/>
          <w:sz w:val="28"/>
          <w:szCs w:val="28"/>
        </w:rPr>
        <w:t xml:space="preserve"> five graceful fingers make it appear that the flower's hundreds of petals are covered by another five petals. I forever worship Rāma, best of the Raghu dynasty, by whose side forever remains this Sītā, whose radiance is like molten gold.</w:t>
      </w:r>
    </w:p>
    <w:p w14:paraId="15E241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 rāghavendra-kula-sindhu-sudhāśu-rūpo</w:t>
      </w:r>
      <w:r w:rsidRPr="004A2847">
        <w:rPr>
          <w:rStyle w:val="BookTitle"/>
          <w:rFonts w:asciiTheme="minorHAnsi" w:hAnsiTheme="minorHAnsi" w:cstheme="minorHAnsi"/>
          <w:b w:val="0"/>
          <w:bCs w:val="0"/>
          <w:color w:val="000000"/>
          <w:sz w:val="28"/>
          <w:szCs w:val="28"/>
        </w:rPr>
        <w:br/>
        <w:t>mārīca-rākasa-subāhu-mukhān nihatya</w:t>
      </w:r>
    </w:p>
    <w:p w14:paraId="24007B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yajña raraka kuśikānvaya-puṇya-rāśi</w:t>
      </w:r>
      <w:r w:rsidRPr="004A2847">
        <w:rPr>
          <w:rStyle w:val="BookTitle"/>
          <w:rFonts w:asciiTheme="minorHAnsi" w:hAnsiTheme="minorHAnsi" w:cstheme="minorHAnsi"/>
          <w:b w:val="0"/>
          <w:bCs w:val="0"/>
          <w:color w:val="000000"/>
          <w:sz w:val="28"/>
          <w:szCs w:val="28"/>
        </w:rPr>
        <w:br/>
        <w:t>rāmaṁ jagat-traya-guruṁ satataṁ bhajāmi</w:t>
      </w:r>
    </w:p>
    <w:p w14:paraId="419D0B2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 who was like the moon shining nectar on the ocean of the Raghu dynasty slew the foremost among the man-eating demons, Mārīca and Subāhu, and thus protected the sacrifice performed by the sage Viśvāmitra for the welfare of His ancestors. I worship this Lord, Śrī Rāma, guru of the three worlds.</w:t>
      </w:r>
    </w:p>
    <w:p w14:paraId="40C1BB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bhaṅktvā pinākam akaroj janakātma jāyā</w:t>
      </w:r>
      <w:r w:rsidRPr="004A2847">
        <w:rPr>
          <w:rStyle w:val="BookTitle"/>
          <w:rFonts w:asciiTheme="minorHAnsi" w:hAnsiTheme="minorHAnsi" w:cstheme="minorHAnsi"/>
          <w:b w:val="0"/>
          <w:bCs w:val="0"/>
          <w:color w:val="000000"/>
          <w:sz w:val="28"/>
          <w:szCs w:val="28"/>
        </w:rPr>
        <w:br/>
        <w:t>vaivāhikotsava-vidhi pathi bhārgavendram</w:t>
      </w:r>
    </w:p>
    <w:p w14:paraId="634899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jitvā pitur mudam uvāha kakutstha-varya</w:t>
      </w:r>
      <w:r w:rsidRPr="004A2847">
        <w:rPr>
          <w:rStyle w:val="BookTitle"/>
          <w:rFonts w:asciiTheme="minorHAnsi" w:hAnsiTheme="minorHAnsi" w:cstheme="minorHAnsi"/>
          <w:b w:val="0"/>
          <w:bCs w:val="0"/>
          <w:color w:val="000000"/>
          <w:sz w:val="28"/>
          <w:szCs w:val="28"/>
        </w:rPr>
        <w:br/>
        <w:t>rāmaṁ jagat-traya-guruṁ satataṁ bhajāmi</w:t>
      </w:r>
    </w:p>
    <w:p w14:paraId="7323BDE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breaking Śiva's bow, He married Sītā, daughter of Mahārāja Janaka. Then on the path home He defeated the mighty Paraśurāma, best of Bhṛgu's line, bringing pleasure to Mahārāja Daśaratha, His father. I forever worship this Lord, Śrī Rāma, the foremost descendant of Kakutstha and guru of the three worlds.”</w:t>
      </w:r>
    </w:p>
    <w:p w14:paraId="3D39BD6F" w14:textId="54C20C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4.322</w:t>
      </w:r>
    </w:p>
    <w:p w14:paraId="6B2515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322</w:t>
      </w:r>
    </w:p>
    <w:p w14:paraId="08C528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“durvā-dala-śyāmala—kodaṇḍa-dīkṣā-guru</w:t>
      </w:r>
      <w:r w:rsidRPr="004A2847">
        <w:rPr>
          <w:rStyle w:val="BookTitle"/>
          <w:rFonts w:asciiTheme="minorHAnsi" w:hAnsiTheme="minorHAnsi" w:cstheme="minorHAnsi"/>
          <w:b w:val="0"/>
          <w:bCs w:val="0"/>
          <w:color w:val="000000"/>
          <w:sz w:val="28"/>
          <w:szCs w:val="28"/>
        </w:rPr>
        <w:br/>
        <w:t>bhakta-gaṇa-prati vāñchātīta kalpa-taru</w:t>
      </w:r>
    </w:p>
    <w:p w14:paraId="0EA85B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complexion is dark like </w:t>
      </w:r>
      <w:r w:rsidRPr="004A2847">
        <w:rPr>
          <w:rStyle w:val="BookTitle"/>
          <w:rFonts w:asciiTheme="minorHAnsi" w:hAnsiTheme="minorHAnsi" w:cstheme="minorHAnsi"/>
          <w:b/>
          <w:bCs/>
          <w:i/>
          <w:iCs/>
          <w:color w:val="800000"/>
          <w:sz w:val="28"/>
          <w:szCs w:val="28"/>
        </w:rPr>
        <w:t>durvā</w:t>
      </w:r>
      <w:r w:rsidRPr="004A2847">
        <w:rPr>
          <w:rStyle w:val="BookTitle"/>
          <w:rFonts w:asciiTheme="minorHAnsi" w:hAnsiTheme="minorHAnsi" w:cstheme="minorHAnsi"/>
          <w:b/>
          <w:bCs/>
          <w:color w:val="800000"/>
          <w:sz w:val="28"/>
          <w:szCs w:val="28"/>
        </w:rPr>
        <w:t xml:space="preserve"> grass, and He is the supreme teacher of the art of archery. He is like a desire tree for fulfilling the desires of His devotees.</w:t>
      </w:r>
    </w:p>
    <w:p w14:paraId="6BC39B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kodaṇḍa-dīkṣā-guru </w:t>
      </w:r>
      <w:r w:rsidRPr="004A2847">
        <w:rPr>
          <w:rStyle w:val="BookTitle"/>
          <w:rFonts w:asciiTheme="minorHAnsi" w:hAnsiTheme="minorHAnsi" w:cstheme="minorHAnsi"/>
          <w:b w:val="0"/>
          <w:bCs w:val="0"/>
          <w:color w:val="000000"/>
          <w:sz w:val="28"/>
          <w:szCs w:val="28"/>
        </w:rPr>
        <w:t xml:space="preserve">refers to a teacher of </w:t>
      </w:r>
      <w:r w:rsidRPr="004A2847">
        <w:rPr>
          <w:rStyle w:val="BookTitle"/>
          <w:rFonts w:asciiTheme="minorHAnsi" w:hAnsiTheme="minorHAnsi" w:cstheme="minorHAnsi"/>
          <w:b w:val="0"/>
          <w:bCs w:val="0"/>
          <w:i/>
          <w:iCs/>
          <w:color w:val="000000"/>
          <w:sz w:val="28"/>
          <w:szCs w:val="28"/>
        </w:rPr>
        <w:t>dhanur-vidyā</w:t>
      </w:r>
      <w:r w:rsidRPr="004A2847">
        <w:rPr>
          <w:rStyle w:val="BookTitle"/>
          <w:rFonts w:asciiTheme="minorHAnsi" w:hAnsiTheme="minorHAnsi" w:cstheme="minorHAnsi"/>
          <w:b w:val="0"/>
          <w:bCs w:val="0"/>
          <w:color w:val="000000"/>
          <w:sz w:val="28"/>
          <w:szCs w:val="28"/>
        </w:rPr>
        <w:t>, the art of archery.</w:t>
      </w:r>
    </w:p>
    <w:p w14:paraId="4A3CC07E" w14:textId="4C6302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4.323</w:t>
      </w:r>
    </w:p>
    <w:p w14:paraId="17B184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323</w:t>
      </w:r>
    </w:p>
    <w:p w14:paraId="103338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hāsya-mukhe ratna-maya-rāja-siṁhāsane</w:t>
      </w:r>
      <w:r w:rsidRPr="004A2847">
        <w:rPr>
          <w:rStyle w:val="BookTitle"/>
          <w:rFonts w:asciiTheme="minorHAnsi" w:hAnsiTheme="minorHAnsi" w:cstheme="minorHAnsi"/>
          <w:b w:val="0"/>
          <w:bCs w:val="0"/>
          <w:color w:val="000000"/>
          <w:sz w:val="28"/>
          <w:szCs w:val="28"/>
        </w:rPr>
        <w:br/>
        <w:t>vasiyā āchena śrī-jānakīdevī vāme</w:t>
      </w:r>
    </w:p>
    <w:p w14:paraId="180953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is smiling as He sits on the royal throne decorated with jewels with Śrī Jānakīdevī on His left.</w:t>
      </w:r>
    </w:p>
    <w:p w14:paraId="38CB4598" w14:textId="642AC0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4.324</w:t>
      </w:r>
    </w:p>
    <w:p w14:paraId="6939AA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324</w:t>
      </w:r>
    </w:p>
    <w:p w14:paraId="644B88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agre mahā-dhanur-dhara anuja lakṣmaṇa</w:t>
      </w:r>
      <w:r w:rsidRPr="004A2847">
        <w:rPr>
          <w:rStyle w:val="BookTitle"/>
          <w:rFonts w:asciiTheme="minorHAnsi" w:hAnsiTheme="minorHAnsi" w:cstheme="minorHAnsi"/>
          <w:b w:val="0"/>
          <w:bCs w:val="0"/>
          <w:color w:val="000000"/>
          <w:sz w:val="28"/>
          <w:szCs w:val="28"/>
        </w:rPr>
        <w:br/>
        <w:t>kanakera prāya jyoti kanaka-bhūṣaṇa</w:t>
      </w:r>
    </w:p>
    <w:p w14:paraId="40B93C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front of Him is His younger brother, the great archer Lakṣmaṇa, whose complexion is as effulgent as gold and who is decorated with golden ornaments.</w:t>
      </w:r>
    </w:p>
    <w:p w14:paraId="1D5E7937" w14:textId="2FED21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4.325</w:t>
      </w:r>
    </w:p>
    <w:p w14:paraId="4C5CE6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325</w:t>
      </w:r>
    </w:p>
    <w:p w14:paraId="22FC28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anuja hai' śrī-ananta-dhāma</w:t>
      </w:r>
      <w:r w:rsidRPr="004A2847">
        <w:rPr>
          <w:rStyle w:val="BookTitle"/>
          <w:rFonts w:asciiTheme="minorHAnsi" w:hAnsiTheme="minorHAnsi" w:cstheme="minorHAnsi"/>
          <w:b w:val="0"/>
          <w:bCs w:val="0"/>
          <w:color w:val="000000"/>
          <w:sz w:val="28"/>
          <w:szCs w:val="28"/>
        </w:rPr>
        <w:br/>
        <w:t>jyeṣṭhera sevāya rata `śrī-lakṣmaṇa' nāma</w:t>
      </w:r>
    </w:p>
    <w:p w14:paraId="3EA80B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“Appearing as the Lord's younger brother, Śrī Lakṣmaṇa, who is the origin of Lord Ananta, engages in the service of His elder brother.</w:t>
      </w:r>
    </w:p>
    <w:p w14:paraId="4FDF837B" w14:textId="193E62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4.326</w:t>
      </w:r>
    </w:p>
    <w:p w14:paraId="4CC3D8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326</w:t>
      </w:r>
    </w:p>
    <w:p w14:paraId="1054B5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sarva-mahā-guru hena śrī-raghunandana</w:t>
      </w:r>
      <w:r w:rsidRPr="004A2847">
        <w:rPr>
          <w:rStyle w:val="BookTitle"/>
          <w:rFonts w:asciiTheme="minorHAnsi" w:hAnsiTheme="minorHAnsi" w:cstheme="minorHAnsi"/>
          <w:b w:val="0"/>
          <w:bCs w:val="0"/>
          <w:color w:val="000000"/>
          <w:sz w:val="28"/>
          <w:szCs w:val="28"/>
        </w:rPr>
        <w:br/>
        <w:t>janma janma bhajoṅ muñi tāṅhāra caraṇa</w:t>
      </w:r>
    </w:p>
    <w:p w14:paraId="1CC419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“Birth after birth I worship the lotus feet of Śrī Raghunandana, who is the supreme teacher of everyone.</w:t>
      </w:r>
    </w:p>
    <w:p w14:paraId="2A0DD629" w14:textId="32F6DA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4.327</w:t>
      </w:r>
    </w:p>
    <w:p w14:paraId="6FDDA0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327</w:t>
      </w:r>
    </w:p>
    <w:p w14:paraId="245FBA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bharata śatrughna dui cāmara ḍhulāya</w:t>
      </w:r>
      <w:r w:rsidRPr="004A2847">
        <w:rPr>
          <w:rStyle w:val="BookTitle"/>
          <w:rFonts w:asciiTheme="minorHAnsi" w:hAnsiTheme="minorHAnsi" w:cstheme="minorHAnsi"/>
          <w:b w:val="0"/>
          <w:bCs w:val="0"/>
          <w:color w:val="000000"/>
          <w:sz w:val="28"/>
          <w:szCs w:val="28"/>
        </w:rPr>
        <w:br/>
        <w:t>sammukhe kapīndra-gaṇa puṇya-kīrti gāya</w:t>
      </w:r>
    </w:p>
    <w:p w14:paraId="07902D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two brothers Bharata and Śatrughna fan Him with </w:t>
      </w:r>
      <w:r w:rsidRPr="004A2847">
        <w:rPr>
          <w:rStyle w:val="BookTitle"/>
          <w:rFonts w:asciiTheme="minorHAnsi" w:hAnsiTheme="minorHAnsi" w:cstheme="minorHAnsi"/>
          <w:b/>
          <w:bCs/>
          <w:i/>
          <w:iCs/>
          <w:color w:val="800000"/>
          <w:sz w:val="28"/>
          <w:szCs w:val="28"/>
        </w:rPr>
        <w:t>cāmaras,</w:t>
      </w:r>
      <w:r w:rsidRPr="004A2847">
        <w:rPr>
          <w:rStyle w:val="BookTitle"/>
          <w:rFonts w:asciiTheme="minorHAnsi" w:hAnsiTheme="minorHAnsi" w:cstheme="minorHAnsi"/>
          <w:b/>
          <w:bCs/>
          <w:color w:val="800000"/>
          <w:sz w:val="28"/>
          <w:szCs w:val="28"/>
        </w:rPr>
        <w:t xml:space="preserve"> as the leaders of the monkeys sing His auspicious glories before Him.</w:t>
      </w:r>
    </w:p>
    <w:p w14:paraId="413A5EA0" w14:textId="5B8970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4.328</w:t>
      </w:r>
    </w:p>
    <w:p w14:paraId="774D06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328</w:t>
      </w:r>
    </w:p>
    <w:p w14:paraId="6106F4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 karilā guha-caṇḍālere mita</w:t>
      </w:r>
      <w:r w:rsidRPr="004A2847">
        <w:rPr>
          <w:rStyle w:val="BookTitle"/>
          <w:rFonts w:asciiTheme="minorHAnsi" w:hAnsiTheme="minorHAnsi" w:cstheme="minorHAnsi"/>
          <w:b w:val="0"/>
          <w:bCs w:val="0"/>
          <w:color w:val="000000"/>
          <w:sz w:val="28"/>
          <w:szCs w:val="28"/>
        </w:rPr>
        <w:br/>
        <w:t>janma janma gāṅa yena tāṅhāra carita</w:t>
      </w:r>
    </w:p>
    <w:p w14:paraId="62DB7C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“May I birth after birth sing the glories of that Lord who made friends with the </w:t>
      </w:r>
      <w:r w:rsidRPr="004A2847">
        <w:rPr>
          <w:rStyle w:val="BookTitle"/>
          <w:rFonts w:asciiTheme="minorHAnsi" w:hAnsiTheme="minorHAnsi" w:cstheme="minorHAnsi"/>
          <w:b/>
          <w:bCs/>
          <w:i/>
          <w:iCs/>
          <w:color w:val="800000"/>
          <w:sz w:val="28"/>
          <w:szCs w:val="28"/>
        </w:rPr>
        <w:t>caṇḍāla</w:t>
      </w:r>
      <w:r w:rsidRPr="004A2847">
        <w:rPr>
          <w:rStyle w:val="BookTitle"/>
          <w:rFonts w:asciiTheme="minorHAnsi" w:hAnsiTheme="minorHAnsi" w:cstheme="minorHAnsi"/>
          <w:b/>
          <w:bCs/>
          <w:color w:val="800000"/>
          <w:sz w:val="28"/>
          <w:szCs w:val="28"/>
        </w:rPr>
        <w:t xml:space="preserve"> Guha.</w:t>
      </w:r>
    </w:p>
    <w:p w14:paraId="193957E6" w14:textId="012B35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4.329</w:t>
      </w:r>
    </w:p>
    <w:p w14:paraId="47EDC7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329</w:t>
      </w:r>
    </w:p>
    <w:p w14:paraId="07FB30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guru-ājñāśire dhari' chāḍi' nija-rājya</w:t>
      </w:r>
      <w:r w:rsidRPr="004A2847">
        <w:rPr>
          <w:rStyle w:val="BookTitle"/>
          <w:rFonts w:asciiTheme="minorHAnsi" w:hAnsiTheme="minorHAnsi" w:cstheme="minorHAnsi"/>
          <w:b w:val="0"/>
          <w:bCs w:val="0"/>
          <w:color w:val="000000"/>
          <w:sz w:val="28"/>
          <w:szCs w:val="28"/>
        </w:rPr>
        <w:br/>
        <w:t>vana bhramilena karibāre sura-kārya</w:t>
      </w:r>
    </w:p>
    <w:p w14:paraId="4A8ABB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left His kingdom on the order of His guru. He then wandered in the forest to perform some pleasing work for the demigods.</w:t>
      </w:r>
    </w:p>
    <w:p w14:paraId="474CBC98" w14:textId="10F27C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4.330</w:t>
      </w:r>
    </w:p>
    <w:p w14:paraId="65EBFA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330</w:t>
      </w:r>
    </w:p>
    <w:p w14:paraId="28F1D3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vāli māri' sugrīvere rājya bhāra diyā</w:t>
      </w:r>
      <w:r w:rsidRPr="004A2847">
        <w:rPr>
          <w:rStyle w:val="BookTitle"/>
          <w:rFonts w:asciiTheme="minorHAnsi" w:hAnsiTheme="minorHAnsi" w:cstheme="minorHAnsi"/>
          <w:b w:val="0"/>
          <w:bCs w:val="0"/>
          <w:color w:val="000000"/>
          <w:sz w:val="28"/>
          <w:szCs w:val="28"/>
        </w:rPr>
        <w:br/>
        <w:t>mitra-pada dilā tāre karuṇā kariyā</w:t>
      </w:r>
    </w:p>
    <w:p w14:paraId="603C61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killed Vāli and entrusted the kingdom to Sugrīva. Out of compassion, He made friends with Sugrīva.</w:t>
      </w:r>
    </w:p>
    <w:p w14:paraId="076958FD" w14:textId="420ADA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4.331</w:t>
      </w:r>
    </w:p>
    <w:p w14:paraId="6F87A0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331</w:t>
      </w:r>
    </w:p>
    <w:p w14:paraId="4129F5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 karilā ahalyāra vimocana</w:t>
      </w:r>
      <w:r w:rsidRPr="004A2847">
        <w:rPr>
          <w:rStyle w:val="BookTitle"/>
          <w:rFonts w:asciiTheme="minorHAnsi" w:hAnsiTheme="minorHAnsi" w:cstheme="minorHAnsi"/>
          <w:b w:val="0"/>
          <w:bCs w:val="0"/>
          <w:color w:val="000000"/>
          <w:sz w:val="28"/>
          <w:szCs w:val="28"/>
        </w:rPr>
        <w:br/>
        <w:t>bhajoṅ hena tribhuvana gurura caraṇa</w:t>
      </w:r>
    </w:p>
    <w:p w14:paraId="01B1FA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worship the lotus feet of the master of the three worlds, who delivered Ahalyā.</w:t>
      </w:r>
    </w:p>
    <w:p w14:paraId="23D87CF3" w14:textId="03E817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4.332</w:t>
      </w:r>
    </w:p>
    <w:p w14:paraId="433E4A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332</w:t>
      </w:r>
    </w:p>
    <w:p w14:paraId="47CB40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dustara-taraṅga-sindhu—īṣat līlāya</w:t>
      </w:r>
      <w:r w:rsidRPr="004A2847">
        <w:rPr>
          <w:rStyle w:val="BookTitle"/>
          <w:rFonts w:asciiTheme="minorHAnsi" w:hAnsiTheme="minorHAnsi" w:cstheme="minorHAnsi"/>
          <w:b w:val="0"/>
          <w:bCs w:val="0"/>
          <w:color w:val="000000"/>
          <w:sz w:val="28"/>
          <w:szCs w:val="28"/>
        </w:rPr>
        <w:br/>
        <w:t>kapi-dvāre ye bāndhila lakṣmaṇa-sahāya</w:t>
      </w:r>
    </w:p>
    <w:p w14:paraId="5B7B1E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 the help of Lakṣmaṇa and the monkeys, the Lord effortlessly created a bridge over the insurmountable ocean.</w:t>
      </w:r>
    </w:p>
    <w:p w14:paraId="1D494A6E" w14:textId="50EDBD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4.333</w:t>
      </w:r>
    </w:p>
    <w:p w14:paraId="1FB913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333</w:t>
      </w:r>
    </w:p>
    <w:p w14:paraId="1A3223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indrādira ajaya rāvaṇa-vaṁśa-gaṇe</w:t>
      </w:r>
      <w:r w:rsidRPr="004A2847">
        <w:rPr>
          <w:rStyle w:val="BookTitle"/>
          <w:rFonts w:asciiTheme="minorHAnsi" w:hAnsiTheme="minorHAnsi" w:cstheme="minorHAnsi"/>
          <w:b w:val="0"/>
          <w:bCs w:val="0"/>
          <w:color w:val="000000"/>
          <w:sz w:val="28"/>
          <w:szCs w:val="28"/>
        </w:rPr>
        <w:br/>
        <w:t>ye prabhu mārila bhajoṅ tāṅhāra caraṇe</w:t>
      </w:r>
    </w:p>
    <w:p w14:paraId="108CEC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worship the lotus feet of that Lord who killed Rāvaṇa and his family members, whom even Indra could not defeat.</w:t>
      </w:r>
    </w:p>
    <w:p w14:paraId="095F28AC" w14:textId="2CCFB5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4.334</w:t>
      </w:r>
    </w:p>
    <w:p w14:paraId="22A800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334</w:t>
      </w:r>
    </w:p>
    <w:p w14:paraId="2234ED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yāhāra kṛpāya vibhīṣaṇa dharma-para</w:t>
      </w:r>
      <w:r w:rsidRPr="004A2847">
        <w:rPr>
          <w:rStyle w:val="BookTitle"/>
          <w:rFonts w:asciiTheme="minorHAnsi" w:hAnsiTheme="minorHAnsi" w:cstheme="minorHAnsi"/>
          <w:b w:val="0"/>
          <w:bCs w:val="0"/>
          <w:color w:val="000000"/>
          <w:sz w:val="28"/>
          <w:szCs w:val="28"/>
        </w:rPr>
        <w:br/>
        <w:t>icchā nāhi tathāpi hailā laṅkeśvara</w:t>
      </w:r>
    </w:p>
    <w:p w14:paraId="639A80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His mercy the religious-minded Vibhīṣaṇa became the King of Laṅkā, even though he did not want to.</w:t>
      </w:r>
    </w:p>
    <w:p w14:paraId="3946C25D" w14:textId="1EF894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4.335</w:t>
      </w:r>
    </w:p>
    <w:p w14:paraId="6A9B43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335</w:t>
      </w:r>
    </w:p>
    <w:p w14:paraId="618C82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yavane o yāṅra kīrti śraddhā kari' śune</w:t>
      </w:r>
      <w:r w:rsidRPr="004A2847">
        <w:rPr>
          <w:rStyle w:val="BookTitle"/>
          <w:rFonts w:asciiTheme="minorHAnsi" w:hAnsiTheme="minorHAnsi" w:cstheme="minorHAnsi"/>
          <w:b w:val="0"/>
          <w:bCs w:val="0"/>
          <w:color w:val="000000"/>
          <w:sz w:val="28"/>
          <w:szCs w:val="28"/>
        </w:rPr>
        <w:br/>
        <w:t>bhajoṅ hena rāghavendra prabhura caraṇe</w:t>
      </w:r>
    </w:p>
    <w:p w14:paraId="6669D6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worship the lotus feet of Rāghavendra, whose glories are faithfully heard by even the Yavanas.</w:t>
      </w:r>
    </w:p>
    <w:p w14:paraId="05681EBE" w14:textId="37F022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4.336</w:t>
      </w:r>
    </w:p>
    <w:p w14:paraId="067019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336</w:t>
      </w:r>
    </w:p>
    <w:p w14:paraId="15825E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duṣṭa kṣaya lāgi' nirantara dhanurdhara</w:t>
      </w:r>
      <w:r w:rsidRPr="004A2847">
        <w:rPr>
          <w:rStyle w:val="BookTitle"/>
          <w:rFonts w:asciiTheme="minorHAnsi" w:hAnsiTheme="minorHAnsi" w:cstheme="minorHAnsi"/>
          <w:b w:val="0"/>
          <w:bCs w:val="0"/>
          <w:color w:val="000000"/>
          <w:sz w:val="28"/>
          <w:szCs w:val="28"/>
        </w:rPr>
        <w:br/>
        <w:t>putrera samāna prajā-pālane tatpara</w:t>
      </w:r>
    </w:p>
    <w:p w14:paraId="457663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always carried a bow and arrows to annihilate the miscreants, and He enthusiastically maintained His subjects as if they were His sons.</w:t>
      </w:r>
    </w:p>
    <w:p w14:paraId="69D97A25" w14:textId="2A2BEA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4.337</w:t>
      </w:r>
    </w:p>
    <w:p w14:paraId="572FC9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337</w:t>
      </w:r>
    </w:p>
    <w:p w14:paraId="5F40582D" w14:textId="3CC6BB4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yāṅhāra kṛpāya saba ayodhyā-nivāsī</w:t>
      </w:r>
      <w:ins w:id="148" w:author="your servant" w:date="2020-05-15T17:47:00Z">
        <w:r w:rsidR="001820F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sa-śarīre hailena śrī-vaikuṇṭha-vāsī</w:t>
      </w:r>
    </w:p>
    <w:p w14:paraId="4283A4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His mercy all the inhabitants of Ayodhyā went to Vaikuṇṭha in their same bodies.</w:t>
      </w:r>
    </w:p>
    <w:p w14:paraId="4F4A5010" w14:textId="0A3B23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4.338</w:t>
      </w:r>
    </w:p>
    <w:p w14:paraId="70EE4A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338</w:t>
      </w:r>
    </w:p>
    <w:p w14:paraId="00BD73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nāma-rase maheśvara digambara</w:t>
      </w:r>
      <w:r w:rsidRPr="004A2847">
        <w:rPr>
          <w:rStyle w:val="BookTitle"/>
          <w:rFonts w:asciiTheme="minorHAnsi" w:hAnsiTheme="minorHAnsi" w:cstheme="minorHAnsi"/>
          <w:b w:val="0"/>
          <w:bCs w:val="0"/>
          <w:color w:val="000000"/>
          <w:sz w:val="28"/>
          <w:szCs w:val="28"/>
        </w:rPr>
        <w:br/>
        <w:t>ramā yāṅra pāda-padma seve nirantara</w:t>
      </w:r>
    </w:p>
    <w:p w14:paraId="7F0452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“Maheśvara forgets his clothes while absorbed in the mellows of His name, and Lakṣmī constantly engages in the service of His lotus feet.</w:t>
      </w:r>
    </w:p>
    <w:p w14:paraId="63EF64F5" w14:textId="212747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4.339</w:t>
      </w:r>
    </w:p>
    <w:p w14:paraId="7200FC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339</w:t>
      </w:r>
    </w:p>
    <w:p w14:paraId="2AD8DB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`paraṁ brahma jagannātha' vede yāṅre gāya</w:t>
      </w:r>
      <w:r w:rsidRPr="004A2847">
        <w:rPr>
          <w:rStyle w:val="BookTitle"/>
          <w:rFonts w:asciiTheme="minorHAnsi" w:hAnsiTheme="minorHAnsi" w:cstheme="minorHAnsi"/>
          <w:b w:val="0"/>
          <w:bCs w:val="0"/>
          <w:color w:val="000000"/>
          <w:sz w:val="28"/>
          <w:szCs w:val="28"/>
        </w:rPr>
        <w:br/>
        <w:t>bhajoṅ hena sarva-guru rāghavendra-pāya”</w:t>
      </w:r>
    </w:p>
    <w:p w14:paraId="5C74C0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worship the lotus feet of Rāghavendra, the master of all, who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glorify as the Supreme Brahman and Lord of the universe.”</w:t>
      </w:r>
    </w:p>
    <w:p w14:paraId="0609F2D4" w14:textId="209E03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4.340</w:t>
      </w:r>
    </w:p>
    <w:p w14:paraId="46B559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340</w:t>
      </w:r>
    </w:p>
    <w:p w14:paraId="36489C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aṣṭa śloka āpanāra kṛta</w:t>
      </w:r>
      <w:r w:rsidRPr="004A2847">
        <w:rPr>
          <w:rStyle w:val="BookTitle"/>
          <w:rFonts w:asciiTheme="minorHAnsi" w:hAnsiTheme="minorHAnsi" w:cstheme="minorHAnsi"/>
          <w:b w:val="0"/>
          <w:bCs w:val="0"/>
          <w:color w:val="000000"/>
          <w:sz w:val="28"/>
          <w:szCs w:val="28"/>
        </w:rPr>
        <w:br/>
        <w:t>paḍilā murāri rāma-mahimā-amṛta</w:t>
      </w:r>
    </w:p>
    <w:p w14:paraId="1A9CC0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Murāri Gupta explained the eight verses that he had composed describing the nectarean glories of Rāma.</w:t>
      </w:r>
    </w:p>
    <w:p w14:paraId="0A88E0F3" w14:textId="0FCE24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4.341</w:t>
      </w:r>
    </w:p>
    <w:p w14:paraId="402A81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341</w:t>
      </w:r>
    </w:p>
    <w:p w14:paraId="39B6E0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tuṣṭa hai' tabe śrī-gaurasundara</w:t>
      </w:r>
      <w:r w:rsidRPr="004A2847">
        <w:rPr>
          <w:rStyle w:val="BookTitle"/>
          <w:rFonts w:asciiTheme="minorHAnsi" w:hAnsiTheme="minorHAnsi" w:cstheme="minorHAnsi"/>
          <w:b w:val="0"/>
          <w:bCs w:val="0"/>
          <w:color w:val="000000"/>
          <w:sz w:val="28"/>
          <w:szCs w:val="28"/>
        </w:rPr>
        <w:br/>
        <w:t>pāda-padma dilā tāṅra mastaka-upara</w:t>
      </w:r>
    </w:p>
    <w:p w14:paraId="37C874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his prayers, Śrī Gaurasundara was pleased and placed His lotus feet on Murāri's head.</w:t>
      </w:r>
    </w:p>
    <w:p w14:paraId="203B2283" w14:textId="62B59C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4.342</w:t>
      </w:r>
    </w:p>
    <w:p w14:paraId="17A7B0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342</w:t>
      </w:r>
    </w:p>
    <w:p w14:paraId="17332E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gupta, ei tumi āmāra prasāde</w:t>
      </w:r>
      <w:r w:rsidRPr="004A2847">
        <w:rPr>
          <w:rStyle w:val="BookTitle"/>
          <w:rFonts w:asciiTheme="minorHAnsi" w:hAnsiTheme="minorHAnsi" w:cstheme="minorHAnsi"/>
          <w:b w:val="0"/>
          <w:bCs w:val="0"/>
          <w:color w:val="000000"/>
          <w:sz w:val="28"/>
          <w:szCs w:val="28"/>
        </w:rPr>
        <w:br/>
        <w:t>janma janma rāma-dāsa hao nirvirodhe</w:t>
      </w:r>
    </w:p>
    <w:p w14:paraId="2178A7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Gupta, by My mercy you will be the servant of Rāma without disturbance birth after birth.</w:t>
      </w:r>
    </w:p>
    <w:p w14:paraId="2CCAD36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Caitanya-carita</w:t>
      </w:r>
      <w:r w:rsidRPr="004A2847">
        <w:rPr>
          <w:rStyle w:val="BookTitle"/>
          <w:rFonts w:asciiTheme="minorHAnsi" w:hAnsiTheme="minorHAnsi" w:cstheme="minorHAnsi"/>
          <w:b w:val="0"/>
          <w:bCs w:val="0"/>
          <w:color w:val="000000"/>
          <w:sz w:val="28"/>
          <w:szCs w:val="28"/>
        </w:rPr>
        <w:t xml:space="preserve">, Second </w:t>
      </w:r>
      <w:r w:rsidRPr="004A2847">
        <w:rPr>
          <w:rStyle w:val="BookTitle"/>
          <w:rFonts w:asciiTheme="minorHAnsi" w:hAnsiTheme="minorHAnsi" w:cstheme="minorHAnsi"/>
          <w:b w:val="0"/>
          <w:bCs w:val="0"/>
          <w:i/>
          <w:iCs/>
          <w:color w:val="000000"/>
          <w:sz w:val="28"/>
          <w:szCs w:val="28"/>
        </w:rPr>
        <w:t>Prakrama</w:t>
      </w:r>
      <w:r w:rsidRPr="004A2847">
        <w:rPr>
          <w:rStyle w:val="BookTitle"/>
          <w:rFonts w:asciiTheme="minorHAnsi" w:hAnsiTheme="minorHAnsi" w:cstheme="minorHAnsi"/>
          <w:b w:val="0"/>
          <w:bCs w:val="0"/>
          <w:color w:val="000000"/>
          <w:sz w:val="28"/>
          <w:szCs w:val="28"/>
        </w:rPr>
        <w:t xml:space="preserve">, Seventh </w:t>
      </w:r>
      <w:r w:rsidRPr="004A2847">
        <w:rPr>
          <w:rStyle w:val="BookTitle"/>
          <w:rFonts w:asciiTheme="minorHAnsi" w:hAnsiTheme="minorHAnsi" w:cstheme="minorHAnsi"/>
          <w:b w:val="0"/>
          <w:bCs w:val="0"/>
          <w:i/>
          <w:iCs/>
          <w:color w:val="000000"/>
          <w:sz w:val="28"/>
          <w:szCs w:val="28"/>
        </w:rPr>
        <w:t>Sarga</w:t>
      </w:r>
      <w:r w:rsidRPr="004A2847">
        <w:rPr>
          <w:rStyle w:val="BookTitle"/>
          <w:rFonts w:asciiTheme="minorHAnsi" w:hAnsiTheme="minorHAnsi" w:cstheme="minorHAnsi"/>
          <w:b w:val="0"/>
          <w:bCs w:val="0"/>
          <w:color w:val="000000"/>
          <w:sz w:val="28"/>
          <w:szCs w:val="28"/>
        </w:rPr>
        <w:t xml:space="preserve">, and in the </w:t>
      </w:r>
      <w:r w:rsidRPr="004A2847">
        <w:rPr>
          <w:rStyle w:val="BookTitle"/>
          <w:rFonts w:asciiTheme="minorHAnsi" w:hAnsiTheme="minorHAnsi" w:cstheme="minorHAnsi"/>
          <w:b w:val="0"/>
          <w:bCs w:val="0"/>
          <w:i/>
          <w:iCs/>
          <w:color w:val="000000"/>
          <w:sz w:val="28"/>
          <w:szCs w:val="28"/>
        </w:rPr>
        <w:t>Bhakti-ratnākara</w:t>
      </w:r>
      <w:r w:rsidRPr="004A2847">
        <w:rPr>
          <w:rStyle w:val="BookTitle"/>
          <w:rFonts w:asciiTheme="minorHAnsi" w:hAnsiTheme="minorHAnsi" w:cstheme="minorHAnsi"/>
          <w:b w:val="0"/>
          <w:bCs w:val="0"/>
          <w:color w:val="000000"/>
          <w:sz w:val="28"/>
          <w:szCs w:val="28"/>
        </w:rPr>
        <w:t>, Twelfth Wave, it is stated:</w:t>
      </w:r>
    </w:p>
    <w:p w14:paraId="7C1C94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ithaṁ niśamya raghu-nandana-rāja-siṁha-</w:t>
      </w:r>
      <w:r w:rsidRPr="004A2847">
        <w:rPr>
          <w:rStyle w:val="BookTitle"/>
          <w:rFonts w:asciiTheme="minorHAnsi" w:hAnsiTheme="minorHAnsi" w:cstheme="minorHAnsi"/>
          <w:b w:val="0"/>
          <w:bCs w:val="0"/>
          <w:color w:val="000000"/>
          <w:sz w:val="28"/>
          <w:szCs w:val="28"/>
        </w:rPr>
        <w:br/>
        <w:t>ślokāṣṭakaṁ sa bhagavān caraṇa murāreḥ</w:t>
      </w:r>
    </w:p>
    <w:p w14:paraId="6F8143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vaidyasya mūrddhni vinidhāya lilekha bhāle</w:t>
      </w:r>
      <w:r w:rsidRPr="004A2847">
        <w:rPr>
          <w:rStyle w:val="BookTitle"/>
          <w:rFonts w:asciiTheme="minorHAnsi" w:hAnsiTheme="minorHAnsi" w:cstheme="minorHAnsi"/>
          <w:b w:val="0"/>
          <w:bCs w:val="0"/>
          <w:color w:val="000000"/>
          <w:sz w:val="28"/>
          <w:szCs w:val="28"/>
        </w:rPr>
        <w:br/>
        <w:t>tvaṁ rāma-dāsa iti bho bhava mat-prasādāt</w:t>
      </w:r>
    </w:p>
    <w:p w14:paraId="4D0E744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hearing these eight verses composed by the physician Murāri describing Śrī Rāma, lion among kings and delight of the Raghu dynasty, the Supreme Lord Gaurahari placed His feet on the physician's head, wrote the words `Rāma Dāsa' on his forehead, and proclaimed, `O Murāri, by My mercy, be forever Śrī Rāma's servant.'”</w:t>
      </w:r>
    </w:p>
    <w:p w14:paraId="3E90A52F" w14:textId="763820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4.343</w:t>
      </w:r>
    </w:p>
    <w:p w14:paraId="4E1DD5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w:t>
      </w:r>
    </w:p>
    <w:p w14:paraId="6995E4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kṣaṇeko ye karibeka tomāra āśraya</w:t>
      </w:r>
      <w:r w:rsidRPr="004A2847">
        <w:rPr>
          <w:rStyle w:val="BookTitle"/>
          <w:rFonts w:asciiTheme="minorHAnsi" w:hAnsiTheme="minorHAnsi" w:cstheme="minorHAnsi"/>
          <w:b w:val="0"/>
          <w:bCs w:val="0"/>
          <w:color w:val="000000"/>
          <w:sz w:val="28"/>
          <w:szCs w:val="28"/>
        </w:rPr>
        <w:br/>
        <w:t>seha rāma-padāmbuja pāibe niścaya”</w:t>
      </w:r>
    </w:p>
    <w:p w14:paraId="366532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 person takes shelter of you for even a moment, he will certainly attain the lotus feet of Rāma.”</w:t>
      </w:r>
    </w:p>
    <w:p w14:paraId="6341A828" w14:textId="3F6006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4.344</w:t>
      </w:r>
    </w:p>
    <w:p w14:paraId="68DCE3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344</w:t>
      </w:r>
    </w:p>
    <w:p w14:paraId="7D1F88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murāri guptere caitanyera vara śuni'</w:t>
      </w:r>
      <w:r w:rsidRPr="004A2847">
        <w:rPr>
          <w:rStyle w:val="BookTitle"/>
          <w:rFonts w:asciiTheme="minorHAnsi" w:hAnsiTheme="minorHAnsi" w:cstheme="minorHAnsi"/>
          <w:b w:val="0"/>
          <w:bCs w:val="0"/>
          <w:color w:val="000000"/>
          <w:sz w:val="28"/>
          <w:szCs w:val="28"/>
        </w:rPr>
        <w:br/>
        <w:t>sabei karena mahā-jaya-jaya-dhvani</w:t>
      </w:r>
    </w:p>
    <w:p w14:paraId="3DB54B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everyone heard the benediction Lord Caitanya gave to Murāri Gupta, they all exclaimed, “Jaya! Jaya!”</w:t>
      </w:r>
    </w:p>
    <w:p w14:paraId="6F178EFC" w14:textId="68DE9F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4.345</w:t>
      </w:r>
    </w:p>
    <w:p w14:paraId="75D53F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345</w:t>
      </w:r>
    </w:p>
    <w:p w14:paraId="10F5B9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kautuke āchena gaura-siṁha</w:t>
      </w:r>
      <w:r w:rsidRPr="004A2847">
        <w:rPr>
          <w:rStyle w:val="BookTitle"/>
          <w:rFonts w:asciiTheme="minorHAnsi" w:hAnsiTheme="minorHAnsi" w:cstheme="minorHAnsi"/>
          <w:b w:val="0"/>
          <w:bCs w:val="0"/>
          <w:color w:val="000000"/>
          <w:sz w:val="28"/>
          <w:szCs w:val="28"/>
        </w:rPr>
        <w:br/>
        <w:t>catur-dike śobhe saba caraṇera bhṛṅga</w:t>
      </w:r>
    </w:p>
    <w:p w14:paraId="3DE22899" w14:textId="2F0BAEA5"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lion</w:t>
      </w:r>
      <w:ins w:id="149" w:author="your servant" w:date="2020-05-15T17:49:00Z">
        <w:r w:rsidR="001820F7">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like Gaura enjoyed His pastimes surrounded by His servants, who were like bumblebees at the lotus feet of the Lord.</w:t>
      </w:r>
    </w:p>
    <w:p w14:paraId="283C593D" w14:textId="4C6603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4.346</w:t>
      </w:r>
    </w:p>
    <w:p w14:paraId="2E3842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346</w:t>
      </w:r>
    </w:p>
    <w:p w14:paraId="3F6DD4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kuṣṭha-rogī eka jana</w:t>
      </w:r>
      <w:r w:rsidRPr="004A2847">
        <w:rPr>
          <w:rStyle w:val="BookTitle"/>
          <w:rFonts w:asciiTheme="minorHAnsi" w:hAnsiTheme="minorHAnsi" w:cstheme="minorHAnsi"/>
          <w:b w:val="0"/>
          <w:bCs w:val="0"/>
          <w:color w:val="000000"/>
          <w:sz w:val="28"/>
          <w:szCs w:val="28"/>
        </w:rPr>
        <w:br/>
        <w:t>prabhura sammukhe āsi' dila daraśana</w:t>
      </w:r>
    </w:p>
    <w:p w14:paraId="737833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one leper came and stood before the Lord.</w:t>
      </w:r>
    </w:p>
    <w:p w14:paraId="6553CF35" w14:textId="3E5E1A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4.347</w:t>
      </w:r>
    </w:p>
    <w:p w14:paraId="5B4108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347</w:t>
      </w:r>
    </w:p>
    <w:p w14:paraId="68FE9D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daṇḍavata haiyā paḍila ārta-nāde</w:t>
      </w:r>
      <w:r w:rsidRPr="004A2847">
        <w:rPr>
          <w:rStyle w:val="BookTitle"/>
          <w:rFonts w:asciiTheme="minorHAnsi" w:hAnsiTheme="minorHAnsi" w:cstheme="minorHAnsi"/>
          <w:b w:val="0"/>
          <w:bCs w:val="0"/>
          <w:color w:val="000000"/>
          <w:sz w:val="28"/>
          <w:szCs w:val="28"/>
        </w:rPr>
        <w:br/>
        <w:t>dui bāhu tuli' mahā-ārti kari' kānde</w:t>
      </w:r>
    </w:p>
    <w:p w14:paraId="0AF755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fell flat before the Lord, raised his two arms, and cried pathetically.</w:t>
      </w:r>
    </w:p>
    <w:p w14:paraId="4DAA0F44" w14:textId="675993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4.348</w:t>
      </w:r>
    </w:p>
    <w:p w14:paraId="10188D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348</w:t>
      </w:r>
    </w:p>
    <w:p w14:paraId="18F673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saṁsāra-uddhāra lāgi' tumi kṛpā-maya</w:t>
      </w:r>
      <w:r w:rsidRPr="004A2847">
        <w:rPr>
          <w:rStyle w:val="BookTitle"/>
          <w:rFonts w:asciiTheme="minorHAnsi" w:hAnsiTheme="minorHAnsi" w:cstheme="minorHAnsi"/>
          <w:b w:val="0"/>
          <w:bCs w:val="0"/>
          <w:color w:val="000000"/>
          <w:sz w:val="28"/>
          <w:szCs w:val="28"/>
        </w:rPr>
        <w:br/>
        <w:t>pṛthivīra mājhe āsi' hailā udaya</w:t>
      </w:r>
    </w:p>
    <w:p w14:paraId="41C36E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said, “O merciful Lord,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have appeared in this world to deliver the living entities.</w:t>
      </w:r>
    </w:p>
    <w:p w14:paraId="017FB24E" w14:textId="4A5DBD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4.349</w:t>
      </w:r>
    </w:p>
    <w:p w14:paraId="1AE814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349</w:t>
      </w:r>
    </w:p>
    <w:p w14:paraId="5463AA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para-duḥkha dekhi' tumi svabhāve kātara</w:t>
      </w:r>
      <w:r w:rsidRPr="004A2847">
        <w:rPr>
          <w:rStyle w:val="BookTitle"/>
          <w:rFonts w:asciiTheme="minorHAnsi" w:hAnsiTheme="minorHAnsi" w:cstheme="minorHAnsi"/>
          <w:b w:val="0"/>
          <w:bCs w:val="0"/>
          <w:color w:val="000000"/>
          <w:sz w:val="28"/>
          <w:szCs w:val="28"/>
        </w:rPr>
        <w:br/>
        <w:t>etheke āiluṅ muñi tomāra gocara</w:t>
      </w:r>
    </w:p>
    <w:p w14:paraId="0E9E67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by nature unhappy to see the distress of others.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 have come before You.</w:t>
      </w:r>
    </w:p>
    <w:p w14:paraId="6DE4CEB1" w14:textId="193A29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4.350</w:t>
      </w:r>
    </w:p>
    <w:p w14:paraId="7DDA3C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350</w:t>
      </w:r>
    </w:p>
    <w:p w14:paraId="3841CA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kuṣṭha-roge pīḍita, jvālāya muñi mari</w:t>
      </w:r>
      <w:r w:rsidRPr="004A2847">
        <w:rPr>
          <w:rStyle w:val="BookTitle"/>
          <w:rFonts w:asciiTheme="minorHAnsi" w:hAnsiTheme="minorHAnsi" w:cstheme="minorHAnsi"/>
          <w:b w:val="0"/>
          <w:bCs w:val="0"/>
          <w:color w:val="000000"/>
          <w:sz w:val="28"/>
          <w:szCs w:val="28"/>
        </w:rPr>
        <w:br/>
        <w:t>balaha upāya more kona mate tari</w:t>
      </w:r>
    </w:p>
    <w:p w14:paraId="4F019A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am suffering from leprosy and my body is burning. Please tell me how I may </w:t>
      </w:r>
      <w:r w:rsidRPr="004A2847">
        <w:rPr>
          <w:rStyle w:val="BookTitle"/>
          <w:rFonts w:asciiTheme="minorHAnsi" w:hAnsiTheme="minorHAnsi" w:cstheme="minorHAnsi"/>
          <w:b/>
          <w:bCs/>
          <w:color w:val="800000"/>
          <w:sz w:val="28"/>
          <w:szCs w:val="28"/>
        </w:rPr>
        <w:lastRenderedPageBreak/>
        <w:t>be relieved.”</w:t>
      </w:r>
    </w:p>
    <w:p w14:paraId="0B8AC44A" w14:textId="5DFB54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4.351</w:t>
      </w:r>
    </w:p>
    <w:p w14:paraId="659905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351</w:t>
      </w:r>
    </w:p>
    <w:p w14:paraId="3A7C94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mahāprabhu kuṣṭha-rogīra vacana</w:t>
      </w:r>
      <w:r w:rsidRPr="004A2847">
        <w:rPr>
          <w:rStyle w:val="BookTitle"/>
          <w:rFonts w:asciiTheme="minorHAnsi" w:hAnsiTheme="minorHAnsi" w:cstheme="minorHAnsi"/>
          <w:b w:val="0"/>
          <w:bCs w:val="0"/>
          <w:color w:val="000000"/>
          <w:sz w:val="28"/>
          <w:szCs w:val="28"/>
        </w:rPr>
        <w:br/>
        <w:t>balite lāgilā krodhe kariyā tarjana</w:t>
      </w:r>
    </w:p>
    <w:p w14:paraId="5856B8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Mahāprabhu heard the leper's words, He began to chastise him in an angry mood.</w:t>
      </w:r>
    </w:p>
    <w:p w14:paraId="11ECC745" w14:textId="741618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4.352</w:t>
      </w:r>
    </w:p>
    <w:p w14:paraId="43A56D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352</w:t>
      </w:r>
    </w:p>
    <w:p w14:paraId="3C789D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ghuca</w:t>
      </w:r>
      <w:proofErr w:type="gramEnd"/>
      <w:r w:rsidRPr="004A2847">
        <w:rPr>
          <w:rStyle w:val="BookTitle"/>
          <w:rFonts w:asciiTheme="minorHAnsi" w:hAnsiTheme="minorHAnsi" w:cstheme="minorHAnsi"/>
          <w:b w:val="0"/>
          <w:bCs w:val="0"/>
          <w:color w:val="000000"/>
          <w:sz w:val="28"/>
          <w:szCs w:val="28"/>
        </w:rPr>
        <w:t xml:space="preserve"> ghuca mahā-pāpi, vidyamāna haite</w:t>
      </w:r>
      <w:r w:rsidRPr="004A2847">
        <w:rPr>
          <w:rStyle w:val="BookTitle"/>
          <w:rFonts w:asciiTheme="minorHAnsi" w:hAnsiTheme="minorHAnsi" w:cstheme="minorHAnsi"/>
          <w:b w:val="0"/>
          <w:bCs w:val="0"/>
          <w:color w:val="000000"/>
          <w:sz w:val="28"/>
          <w:szCs w:val="28"/>
        </w:rPr>
        <w:br/>
        <w:t>tore dekhile o pāpa janmaye lokete</w:t>
      </w:r>
    </w:p>
    <w:p w14:paraId="7A2C2E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“Get out of here, you great sinner! Leave My sight! Just by seeing you, one incurs sin.</w:t>
      </w:r>
    </w:p>
    <w:p w14:paraId="0BFBA1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ghuca ghuca</w:t>
      </w:r>
      <w:r w:rsidRPr="004A2847">
        <w:rPr>
          <w:rStyle w:val="BookTitle"/>
          <w:rFonts w:asciiTheme="minorHAnsi" w:hAnsiTheme="minorHAnsi" w:cstheme="minorHAnsi"/>
          <w:b w:val="0"/>
          <w:bCs w:val="0"/>
          <w:color w:val="000000"/>
          <w:sz w:val="28"/>
          <w:szCs w:val="28"/>
        </w:rPr>
        <w:t xml:space="preserve"> means “get lost, get lost.”</w:t>
      </w:r>
    </w:p>
    <w:p w14:paraId="4F6C549F" w14:textId="4045D4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4.353</w:t>
      </w:r>
    </w:p>
    <w:p w14:paraId="09F72D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353</w:t>
      </w:r>
    </w:p>
    <w:p w14:paraId="6AA9D8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parama-dhārmika yadi dekhe tora mukha</w:t>
      </w:r>
      <w:r w:rsidRPr="004A2847">
        <w:rPr>
          <w:rStyle w:val="BookTitle"/>
          <w:rFonts w:asciiTheme="minorHAnsi" w:hAnsiTheme="minorHAnsi" w:cstheme="minorHAnsi"/>
          <w:b w:val="0"/>
          <w:bCs w:val="0"/>
          <w:color w:val="000000"/>
          <w:sz w:val="28"/>
          <w:szCs w:val="28"/>
        </w:rPr>
        <w:br/>
        <w:t>se divase tāhāra avaśya haya duḥkha</w:t>
      </w:r>
    </w:p>
    <w:p w14:paraId="10F4EC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even a most pious person sees your face, he will certainly meet with distress that day.</w:t>
      </w:r>
    </w:p>
    <w:p w14:paraId="1F1429AD" w14:textId="32677C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4.354</w:t>
      </w:r>
    </w:p>
    <w:p w14:paraId="638F8A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354</w:t>
      </w:r>
    </w:p>
    <w:p w14:paraId="14BB2A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vaiṣṇava-nindaka tui pāpī durācāra</w:t>
      </w:r>
      <w:r w:rsidRPr="004A2847">
        <w:rPr>
          <w:rStyle w:val="BookTitle"/>
          <w:rFonts w:asciiTheme="minorHAnsi" w:hAnsiTheme="minorHAnsi" w:cstheme="minorHAnsi"/>
          <w:b w:val="0"/>
          <w:bCs w:val="0"/>
          <w:color w:val="000000"/>
          <w:sz w:val="28"/>
          <w:szCs w:val="28"/>
        </w:rPr>
        <w:br/>
        <w:t>ihā haite duḥkha tora kata āche āra</w:t>
      </w:r>
    </w:p>
    <w:p w14:paraId="6B4D3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most sinful, wretched, blasphemer of Vaiṣṇavas. There is much more misery awaiting you.</w:t>
      </w:r>
    </w:p>
    <w:p w14:paraId="0C85ABCF" w14:textId="0886B7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4.355</w:t>
      </w:r>
    </w:p>
    <w:p w14:paraId="7F1CEA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355</w:t>
      </w:r>
    </w:p>
    <w:p w14:paraId="1353B9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jvālā sahite nā pāra' duṣṭa-mati</w:t>
      </w:r>
      <w:r w:rsidRPr="004A2847">
        <w:rPr>
          <w:rStyle w:val="BookTitle"/>
          <w:rFonts w:asciiTheme="minorHAnsi" w:hAnsiTheme="minorHAnsi" w:cstheme="minorHAnsi"/>
          <w:b w:val="0"/>
          <w:bCs w:val="0"/>
          <w:color w:val="000000"/>
          <w:sz w:val="28"/>
          <w:szCs w:val="28"/>
        </w:rPr>
        <w:br/>
        <w:t>ke-mate karibā kumbhīpākete vasati</w:t>
      </w:r>
    </w:p>
    <w:p w14:paraId="0DFE31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wicked-minded one, you are unable to tolerate this burning pain, so how will tolerate the suffering in Kumbhīpāka?</w:t>
      </w:r>
    </w:p>
    <w:p w14:paraId="6BC70C01" w14:textId="25703A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4.356</w:t>
      </w:r>
    </w:p>
    <w:p w14:paraId="4E2475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356</w:t>
      </w:r>
    </w:p>
    <w:p w14:paraId="67B21D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`vaiṣṇava' nāme haya saṁsāra pavitra</w:t>
      </w:r>
      <w:r w:rsidRPr="004A2847">
        <w:rPr>
          <w:rStyle w:val="BookTitle"/>
          <w:rFonts w:asciiTheme="minorHAnsi" w:hAnsiTheme="minorHAnsi" w:cstheme="minorHAnsi"/>
          <w:b w:val="0"/>
          <w:bCs w:val="0"/>
          <w:color w:val="000000"/>
          <w:sz w:val="28"/>
          <w:szCs w:val="28"/>
        </w:rPr>
        <w:br/>
        <w:t>brahmādi gāyena ye vaiṣṇava-caritra</w:t>
      </w:r>
    </w:p>
    <w:p w14:paraId="37205D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entire world is purified by chanting the name of a Vaiṣṇava. Personalities headed by Brahmā glorify the characteristics of such Vaiṣṇavas.</w:t>
      </w:r>
    </w:p>
    <w:p w14:paraId="6F9EB63A" w14:textId="561C95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4.357</w:t>
      </w:r>
    </w:p>
    <w:p w14:paraId="36C1CE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357</w:t>
      </w:r>
    </w:p>
    <w:p w14:paraId="441FA3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vaiṣṇava bhajile acintya kṛṣṇa pāi</w:t>
      </w:r>
      <w:r w:rsidRPr="004A2847">
        <w:rPr>
          <w:rStyle w:val="BookTitle"/>
          <w:rFonts w:asciiTheme="minorHAnsi" w:hAnsiTheme="minorHAnsi" w:cstheme="minorHAnsi"/>
          <w:b w:val="0"/>
          <w:bCs w:val="0"/>
          <w:color w:val="000000"/>
          <w:sz w:val="28"/>
          <w:szCs w:val="28"/>
        </w:rPr>
        <w:br/>
        <w:t>se vaiṣṇava-pūjā haite baḍa āra nāi</w:t>
      </w:r>
    </w:p>
    <w:p w14:paraId="0CCCFF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nothing superior to the worship of the Vaiṣṇavas, for by worshiping such Vaiṣṇavas one attains the inconceivable Lord Kṛṣṇa.</w:t>
      </w:r>
    </w:p>
    <w:p w14:paraId="2F74F9ED" w14:textId="785F4A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4.358</w:t>
      </w:r>
    </w:p>
    <w:p w14:paraId="35A4BE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358</w:t>
      </w:r>
    </w:p>
    <w:p w14:paraId="0C3D95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`śeṣa-ramā-aja-bhava nija-deha haite</w:t>
      </w:r>
      <w:r w:rsidRPr="004A2847">
        <w:rPr>
          <w:rStyle w:val="BookTitle"/>
          <w:rFonts w:asciiTheme="minorHAnsi" w:hAnsiTheme="minorHAnsi" w:cstheme="minorHAnsi"/>
          <w:b w:val="0"/>
          <w:bCs w:val="0"/>
          <w:color w:val="000000"/>
          <w:sz w:val="28"/>
          <w:szCs w:val="28"/>
        </w:rPr>
        <w:br/>
        <w:t>vaiṣṇava kṛṣṇera priya' kahe bhāgavate</w:t>
      </w:r>
    </w:p>
    <w:p w14:paraId="3198EA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Kṛṣṇa declares that a Vaiṣṇava is </w:t>
      </w:r>
      <w:proofErr w:type="gramStart"/>
      <w:r w:rsidRPr="004A2847">
        <w:rPr>
          <w:rStyle w:val="BookTitle"/>
          <w:rFonts w:asciiTheme="minorHAnsi" w:hAnsiTheme="minorHAnsi" w:cstheme="minorHAnsi"/>
          <w:b/>
          <w:bCs/>
          <w:color w:val="800000"/>
          <w:sz w:val="28"/>
          <w:szCs w:val="28"/>
        </w:rPr>
        <w:t>more dear</w:t>
      </w:r>
      <w:proofErr w:type="gramEnd"/>
      <w:r w:rsidRPr="004A2847">
        <w:rPr>
          <w:rStyle w:val="BookTitle"/>
          <w:rFonts w:asciiTheme="minorHAnsi" w:hAnsiTheme="minorHAnsi" w:cstheme="minorHAnsi"/>
          <w:b/>
          <w:bCs/>
          <w:color w:val="800000"/>
          <w:sz w:val="28"/>
          <w:szCs w:val="28"/>
        </w:rPr>
        <w:t xml:space="preserve"> to Him than Śeṣa, Lakṣmī, Brahmā, Śiva, and His own body.</w:t>
      </w:r>
    </w:p>
    <w:p w14:paraId="52693426" w14:textId="256866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4.359</w:t>
      </w:r>
    </w:p>
    <w:p w14:paraId="290275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359</w:t>
      </w:r>
    </w:p>
    <w:p w14:paraId="5E53B52C" w14:textId="7954F75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tathā me priyatama   ātma-yonir na śaṅkaraḥ</w:t>
      </w:r>
      <w:ins w:id="150" w:author="your servant" w:date="2020-05-15T17:53:00Z">
        <w:r w:rsidR="001820F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na ca saṅkarṣaṇo na śrīr   naivātmā ca yathā bhavān</w:t>
      </w:r>
    </w:p>
    <w:p w14:paraId="4C5A38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“O Uddhava, neither My son Brahmā nor My form as Śaṅkara nor My brother Saṅkarṣaṇa nor My wife Lakṣmī is as dear to Me as you or a devotee. </w:t>
      </w:r>
      <w:proofErr w:type="gramStart"/>
      <w:r w:rsidRPr="004A2847">
        <w:rPr>
          <w:rStyle w:val="BookTitle"/>
          <w:rFonts w:asciiTheme="minorHAnsi" w:hAnsiTheme="minorHAnsi" w:cstheme="minorHAnsi"/>
          <w:b/>
          <w:bCs/>
          <w:color w:val="800000"/>
          <w:sz w:val="28"/>
          <w:szCs w:val="28"/>
        </w:rPr>
        <w:t>What's</w:t>
      </w:r>
      <w:proofErr w:type="gramEnd"/>
      <w:r w:rsidRPr="004A2847">
        <w:rPr>
          <w:rStyle w:val="BookTitle"/>
          <w:rFonts w:asciiTheme="minorHAnsi" w:hAnsiTheme="minorHAnsi" w:cstheme="minorHAnsi"/>
          <w:b/>
          <w:bCs/>
          <w:color w:val="800000"/>
          <w:sz w:val="28"/>
          <w:szCs w:val="28"/>
        </w:rPr>
        <w:t xml:space="preserve"> more, even My own self is not as dear.”</w:t>
      </w:r>
    </w:p>
    <w:p w14:paraId="3C3430A0" w14:textId="7C4EFC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4.360</w:t>
      </w:r>
    </w:p>
    <w:p w14:paraId="393A41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360</w:t>
      </w:r>
    </w:p>
    <w:p w14:paraId="0AE990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hena</w:t>
      </w:r>
      <w:proofErr w:type="gramEnd"/>
      <w:r w:rsidRPr="004A2847">
        <w:rPr>
          <w:rStyle w:val="BookTitle"/>
          <w:rFonts w:asciiTheme="minorHAnsi" w:hAnsiTheme="minorHAnsi" w:cstheme="minorHAnsi"/>
          <w:b w:val="0"/>
          <w:bCs w:val="0"/>
          <w:color w:val="000000"/>
          <w:sz w:val="28"/>
          <w:szCs w:val="28"/>
        </w:rPr>
        <w:t xml:space="preserve"> vaiṣṇavera nindā kare yei jana</w:t>
      </w:r>
      <w:r w:rsidRPr="004A2847">
        <w:rPr>
          <w:rStyle w:val="BookTitle"/>
          <w:rFonts w:asciiTheme="minorHAnsi" w:hAnsiTheme="minorHAnsi" w:cstheme="minorHAnsi"/>
          <w:b w:val="0"/>
          <w:bCs w:val="0"/>
          <w:color w:val="000000"/>
          <w:sz w:val="28"/>
          <w:szCs w:val="28"/>
        </w:rPr>
        <w:br/>
        <w:t>se-i pāya duḥkha—janma-jīvana-maraṇa</w:t>
      </w:r>
    </w:p>
    <w:p w14:paraId="3D69CA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anyone who blasphemes such a Vaiṣṇava suffers miseries in birth, life, and death.</w:t>
      </w:r>
    </w:p>
    <w:p w14:paraId="1E8F9054" w14:textId="7A760F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4.361</w:t>
      </w:r>
    </w:p>
    <w:p w14:paraId="04A0BA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361</w:t>
      </w:r>
    </w:p>
    <w:p w14:paraId="251D1E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vidyā-kula-tapa saba viphala tāhāra</w:t>
      </w:r>
      <w:r w:rsidRPr="004A2847">
        <w:rPr>
          <w:rStyle w:val="BookTitle"/>
          <w:rFonts w:asciiTheme="minorHAnsi" w:hAnsiTheme="minorHAnsi" w:cstheme="minorHAnsi"/>
          <w:b w:val="0"/>
          <w:bCs w:val="0"/>
          <w:color w:val="000000"/>
          <w:sz w:val="28"/>
          <w:szCs w:val="28"/>
        </w:rPr>
        <w:br/>
        <w:t>vaiṣṇava nindaye ye ye pāpī durācāra</w:t>
      </w:r>
    </w:p>
    <w:p w14:paraId="693915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education, high birth, and austerities of a sinful, wretched person who blasphemes Vaiṣṇavas are all useless.</w:t>
      </w:r>
    </w:p>
    <w:p w14:paraId="4E0C555C" w14:textId="289AAC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4.362</w:t>
      </w:r>
    </w:p>
    <w:p w14:paraId="4A337F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362</w:t>
      </w:r>
    </w:p>
    <w:p w14:paraId="34BC37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pūjā o tāhāra kṛṣṇa nā kare grahaṇa</w:t>
      </w:r>
      <w:r w:rsidRPr="004A2847">
        <w:rPr>
          <w:rStyle w:val="BookTitle"/>
          <w:rFonts w:asciiTheme="minorHAnsi" w:hAnsiTheme="minorHAnsi" w:cstheme="minorHAnsi"/>
          <w:b w:val="0"/>
          <w:bCs w:val="0"/>
          <w:color w:val="000000"/>
          <w:sz w:val="28"/>
          <w:szCs w:val="28"/>
        </w:rPr>
        <w:br/>
        <w:t>vaiṣṇavera nindā kare ye pāpiṣṭha jana</w:t>
      </w:r>
    </w:p>
    <w:p w14:paraId="33AF74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does not accept the worship of a sinful person who blasphemes Vaiṣṇavas.</w:t>
      </w:r>
    </w:p>
    <w:p w14:paraId="6D25ACF1" w14:textId="211BFA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4.363</w:t>
      </w:r>
    </w:p>
    <w:p w14:paraId="59689B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363</w:t>
      </w:r>
    </w:p>
    <w:p w14:paraId="1D272F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vaiṣṇava nācite pṛthivī dhanya haya</w:t>
      </w:r>
      <w:r w:rsidRPr="004A2847">
        <w:rPr>
          <w:rStyle w:val="BookTitle"/>
          <w:rFonts w:asciiTheme="minorHAnsi" w:hAnsiTheme="minorHAnsi" w:cstheme="minorHAnsi"/>
          <w:b w:val="0"/>
          <w:bCs w:val="0"/>
          <w:color w:val="000000"/>
          <w:sz w:val="28"/>
          <w:szCs w:val="28"/>
        </w:rPr>
        <w:br/>
        <w:t>yāṅra dṛṣṭi-mātra daśa-dike pāpa kṣaya</w:t>
      </w:r>
    </w:p>
    <w:p w14:paraId="035819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 Vaiṣṇava dances, the earth becomes glorious, and his glance counteracts sins in the ten directions.</w:t>
      </w:r>
    </w:p>
    <w:p w14:paraId="65DDD970" w14:textId="7D133A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4.364</w:t>
      </w:r>
    </w:p>
    <w:p w14:paraId="0AEB84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364</w:t>
      </w:r>
    </w:p>
    <w:p w14:paraId="084691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vaiṣṇava-jana bāhu tuliyā nācite</w:t>
      </w:r>
      <w:r w:rsidRPr="004A2847">
        <w:rPr>
          <w:rStyle w:val="BookTitle"/>
          <w:rFonts w:asciiTheme="minorHAnsi" w:hAnsiTheme="minorHAnsi" w:cstheme="minorHAnsi"/>
          <w:b w:val="0"/>
          <w:bCs w:val="0"/>
          <w:color w:val="000000"/>
          <w:sz w:val="28"/>
          <w:szCs w:val="28"/>
        </w:rPr>
        <w:br/>
        <w:t>svargero sakala vighna ghuce bhāla-mate</w:t>
      </w:r>
    </w:p>
    <w:p w14:paraId="16429F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 Vaiṣṇava raises his arms and dances, the inauspiciousness in the heavenly planets is totally vanquished.</w:t>
      </w:r>
    </w:p>
    <w:p w14:paraId="14FF3C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Two, verses 182-184.</w:t>
      </w:r>
    </w:p>
    <w:p w14:paraId="1EB9BFC0" w14:textId="15731B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4.365</w:t>
      </w:r>
    </w:p>
    <w:p w14:paraId="56FDF7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365</w:t>
      </w:r>
    </w:p>
    <w:p w14:paraId="68183F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mahābhāgavata śrīvāsa-paṇḍita</w:t>
      </w:r>
      <w:r w:rsidRPr="004A2847">
        <w:rPr>
          <w:rStyle w:val="BookTitle"/>
          <w:rFonts w:asciiTheme="minorHAnsi" w:hAnsiTheme="minorHAnsi" w:cstheme="minorHAnsi"/>
          <w:b w:val="0"/>
          <w:bCs w:val="0"/>
          <w:color w:val="000000"/>
          <w:sz w:val="28"/>
          <w:szCs w:val="28"/>
        </w:rPr>
        <w:br/>
        <w:t>tui pāpī nindā kaili tāhāra carita</w:t>
      </w:r>
    </w:p>
    <w:p w14:paraId="053B80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Paṇḍita is such an exalted devotee, yet you are so sinful that you blasphemed him.</w:t>
      </w:r>
    </w:p>
    <w:p w14:paraId="56B1235A" w14:textId="529FBE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4.366</w:t>
      </w:r>
    </w:p>
    <w:p w14:paraId="64A607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366</w:t>
      </w:r>
    </w:p>
    <w:p w14:paraId="50879C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tohāra kuṣṭha-jvālā kon kāja</w:t>
      </w:r>
      <w:r w:rsidRPr="004A2847">
        <w:rPr>
          <w:rStyle w:val="BookTitle"/>
          <w:rFonts w:asciiTheme="minorHAnsi" w:hAnsiTheme="minorHAnsi" w:cstheme="minorHAnsi"/>
          <w:b w:val="0"/>
          <w:bCs w:val="0"/>
          <w:color w:val="000000"/>
          <w:sz w:val="28"/>
          <w:szCs w:val="28"/>
        </w:rPr>
        <w:br/>
        <w:t>mūla śāstā paścāte āchena dharmarāja</w:t>
      </w:r>
    </w:p>
    <w:p w14:paraId="7D82E2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this burning pain of leprosy is nothing compared to the punishment that you will receive later from Yamarāja.</w:t>
      </w:r>
    </w:p>
    <w:p w14:paraId="2141B7DE" w14:textId="7AF9A4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4.367</w:t>
      </w:r>
    </w:p>
    <w:p w14:paraId="71378A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367</w:t>
      </w:r>
    </w:p>
    <w:p w14:paraId="7AC93B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āmāra dṛśya-yogya naha tumi</w:t>
      </w:r>
      <w:r w:rsidRPr="004A2847">
        <w:rPr>
          <w:rStyle w:val="BookTitle"/>
          <w:rFonts w:asciiTheme="minorHAnsi" w:hAnsiTheme="minorHAnsi" w:cstheme="minorHAnsi"/>
          <w:b w:val="0"/>
          <w:bCs w:val="0"/>
          <w:color w:val="000000"/>
          <w:sz w:val="28"/>
          <w:szCs w:val="28"/>
        </w:rPr>
        <w:br/>
        <w:t>tomāra niṣkṛti karibāre nāri āmi”</w:t>
      </w:r>
    </w:p>
    <w:p w14:paraId="150D9F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not fit to be seen by Me, and I am unable to deliver you.”</w:t>
      </w:r>
    </w:p>
    <w:p w14:paraId="469AFA4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Vaiṣṇavas are worshipable to all the demigods, worshipable to all human beings, and totally worshipable to all. By blaspheming such Vaiṣṇavas, the blasphemer suffers the pains of leprosy. Gaurasundara said, “Burning pain and inconvenience resulting from leprosy are only a token punishment for the blasphemer of the Vaiṣṇavas. Yamarāja awards greater punishment. Such a sinful </w:t>
      </w:r>
      <w:r w:rsidRPr="004A2847">
        <w:rPr>
          <w:rStyle w:val="BookTitle"/>
          <w:rFonts w:asciiTheme="minorHAnsi" w:hAnsiTheme="minorHAnsi" w:cstheme="minorHAnsi"/>
          <w:b w:val="0"/>
          <w:bCs w:val="0"/>
          <w:color w:val="000000"/>
          <w:sz w:val="28"/>
          <w:szCs w:val="28"/>
        </w:rPr>
        <w:lastRenderedPageBreak/>
        <w:t>person is never fit to be seen by anyone. The Supreme Lord never delivers such atheistic offenders of Vaiṣṇavas from their sufferings.”</w:t>
      </w:r>
    </w:p>
    <w:p w14:paraId="42815A9A" w14:textId="610FF3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4.368</w:t>
      </w:r>
    </w:p>
    <w:p w14:paraId="777D9E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368</w:t>
      </w:r>
    </w:p>
    <w:p w14:paraId="293F7581" w14:textId="503ECDD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kuṣṭha-rogī</w:t>
      </w:r>
      <w:ins w:id="151" w:author="your servant" w:date="2020-05-15T17:56:00Z">
        <w:r w:rsidR="005B7B8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 prabhura uttara</w:t>
      </w:r>
      <w:r w:rsidRPr="004A2847">
        <w:rPr>
          <w:rStyle w:val="BookTitle"/>
          <w:rFonts w:asciiTheme="minorHAnsi" w:hAnsiTheme="minorHAnsi" w:cstheme="minorHAnsi"/>
          <w:b w:val="0"/>
          <w:bCs w:val="0"/>
          <w:color w:val="000000"/>
          <w:sz w:val="28"/>
          <w:szCs w:val="28"/>
        </w:rPr>
        <w:br/>
        <w:t>dante tṛṇa kari' bale haiyā kātara</w:t>
      </w:r>
    </w:p>
    <w:p w14:paraId="028B9C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that leper heard the Lord's reply, he took straw between his teeth and spoke with great humility.</w:t>
      </w:r>
    </w:p>
    <w:p w14:paraId="40F4FFB0" w14:textId="4BD18A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4.369</w:t>
      </w:r>
    </w:p>
    <w:p w14:paraId="1201D9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369</w:t>
      </w:r>
    </w:p>
    <w:p w14:paraId="6C06EC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kichu</w:t>
      </w:r>
      <w:proofErr w:type="gramEnd"/>
      <w:r w:rsidRPr="004A2847">
        <w:rPr>
          <w:rStyle w:val="BookTitle"/>
          <w:rFonts w:asciiTheme="minorHAnsi" w:hAnsiTheme="minorHAnsi" w:cstheme="minorHAnsi"/>
          <w:b w:val="0"/>
          <w:bCs w:val="0"/>
          <w:color w:val="000000"/>
          <w:sz w:val="28"/>
          <w:szCs w:val="28"/>
        </w:rPr>
        <w:t xml:space="preserve"> nā jāniluṅ muñi āpanā' khāiyā</w:t>
      </w:r>
      <w:r w:rsidRPr="004A2847">
        <w:rPr>
          <w:rStyle w:val="BookTitle"/>
          <w:rFonts w:asciiTheme="minorHAnsi" w:hAnsiTheme="minorHAnsi" w:cstheme="minorHAnsi"/>
          <w:b w:val="0"/>
          <w:bCs w:val="0"/>
          <w:color w:val="000000"/>
          <w:sz w:val="28"/>
          <w:szCs w:val="28"/>
        </w:rPr>
        <w:br/>
        <w:t>vaiṣṇavera nindā kailuṅ pramatta haiyā</w:t>
      </w:r>
    </w:p>
    <w:p w14:paraId="60A7E9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did not know anything. Out of madness I ruined myself by blaspheming a Vaiṣṇava.</w:t>
      </w:r>
    </w:p>
    <w:p w14:paraId="24A2D7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leper said, “Out of madness I have blasphemed a Vaiṣṇava without understanding his glories. I have already suffered the punishment that was destined for my offense. You alone know the atonement for my offense.” In reply, the Lord said, “This ordinary suffering is just the beginning. Unlimited further suffering is given by Yamarāja to the blasphemer of a Vaiṣṇava. Yamarāja awards eighty-four thousand varieties of punishment. An offense is nullified only when the person who was offended forgives the offender just as a thorn is taken out from where it entered by the help of another thorn.”</w:t>
      </w:r>
    </w:p>
    <w:p w14:paraId="163436A9" w14:textId="741235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4.370</w:t>
      </w:r>
    </w:p>
    <w:p w14:paraId="6C219D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370</w:t>
      </w:r>
    </w:p>
    <w:p w14:paraId="60999D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tāra śāsti pāiluṅ ucita</w:t>
      </w:r>
      <w:r w:rsidRPr="004A2847">
        <w:rPr>
          <w:rStyle w:val="BookTitle"/>
          <w:rFonts w:asciiTheme="minorHAnsi" w:hAnsiTheme="minorHAnsi" w:cstheme="minorHAnsi"/>
          <w:b w:val="0"/>
          <w:bCs w:val="0"/>
          <w:color w:val="000000"/>
          <w:sz w:val="28"/>
          <w:szCs w:val="28"/>
        </w:rPr>
        <w:br/>
        <w:t>ekhane īśvara tumi-cinta mora hita</w:t>
      </w:r>
    </w:p>
    <w:p w14:paraId="004A72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 have received appropriate punishment. O Lord, now think about my welfare.</w:t>
      </w:r>
    </w:p>
    <w:p w14:paraId="4308B746" w14:textId="1AEC98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4.371</w:t>
      </w:r>
    </w:p>
    <w:p w14:paraId="406BD2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371</w:t>
      </w:r>
    </w:p>
    <w:p w14:paraId="0368C1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sādhura svabhāva-dharma—duḥkhīre uddhāre</w:t>
      </w:r>
      <w:r w:rsidRPr="004A2847">
        <w:rPr>
          <w:rStyle w:val="BookTitle"/>
          <w:rFonts w:asciiTheme="minorHAnsi" w:hAnsiTheme="minorHAnsi" w:cstheme="minorHAnsi"/>
          <w:b w:val="0"/>
          <w:bCs w:val="0"/>
          <w:color w:val="000000"/>
          <w:sz w:val="28"/>
          <w:szCs w:val="28"/>
        </w:rPr>
        <w:br/>
        <w:t>kṛta-aparādhīre o sādhu kṛpā kare</w:t>
      </w:r>
    </w:p>
    <w:p w14:paraId="64CFA9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the natural duty of a saintly person to deliver the distressed. Saintly persons display mercy even on the offenders.</w:t>
      </w:r>
    </w:p>
    <w:p w14:paraId="0DA4098E" w14:textId="5579C4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4.372</w:t>
      </w:r>
    </w:p>
    <w:p w14:paraId="690F34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372</w:t>
      </w:r>
    </w:p>
    <w:p w14:paraId="07534B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tomāre muñi lainu śaraṇa</w:t>
      </w:r>
      <w:r w:rsidRPr="004A2847">
        <w:rPr>
          <w:rStyle w:val="BookTitle"/>
          <w:rFonts w:asciiTheme="minorHAnsi" w:hAnsiTheme="minorHAnsi" w:cstheme="minorHAnsi"/>
          <w:b w:val="0"/>
          <w:bCs w:val="0"/>
          <w:color w:val="000000"/>
          <w:sz w:val="28"/>
          <w:szCs w:val="28"/>
        </w:rPr>
        <w:br/>
        <w:t>tumi upekṣile uddhāribe kon jana?</w:t>
      </w:r>
    </w:p>
    <w:p w14:paraId="21944E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 take shelter of You. If You neglect me, who will deliver me?</w:t>
      </w:r>
    </w:p>
    <w:p w14:paraId="519C7BE0" w14:textId="1CCA26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4.373</w:t>
      </w:r>
    </w:p>
    <w:p w14:paraId="7B491F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373</w:t>
      </w:r>
    </w:p>
    <w:p w14:paraId="3F48B8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yāhāra ye prāyaścitta-saba tumi jñātā</w:t>
      </w:r>
      <w:r w:rsidRPr="004A2847">
        <w:rPr>
          <w:rStyle w:val="BookTitle"/>
          <w:rFonts w:asciiTheme="minorHAnsi" w:hAnsiTheme="minorHAnsi" w:cstheme="minorHAnsi"/>
          <w:b w:val="0"/>
          <w:bCs w:val="0"/>
          <w:color w:val="000000"/>
          <w:sz w:val="28"/>
          <w:szCs w:val="28"/>
        </w:rPr>
        <w:br/>
        <w:t>prāyaścitta bala' more—tumi sarva-pitā</w:t>
      </w:r>
    </w:p>
    <w:p w14:paraId="63DEB1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know the proper atonement for everyone, and You are the father of all. Please therefore tell me what is my atonement.</w:t>
      </w:r>
    </w:p>
    <w:p w14:paraId="7148A4DE" w14:textId="22EF23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4.374</w:t>
      </w:r>
    </w:p>
    <w:p w14:paraId="0AE9BA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374</w:t>
      </w:r>
    </w:p>
    <w:p w14:paraId="43A1E973" w14:textId="5D2D781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vaiṣṇava-janera yena nindana kariluṅ</w:t>
      </w:r>
      <w:ins w:id="152" w:author="your servant" w:date="2020-05-15T17:58:00Z">
        <w:r w:rsidR="005B7B8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ucita tāhāra ei śāsti ye pāiluṅ”</w:t>
      </w:r>
    </w:p>
    <w:p w14:paraId="3585B2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already received suitable punishment for blaspheming a Vaiṣṇava.”</w:t>
      </w:r>
    </w:p>
    <w:p w14:paraId="6515FF6C" w14:textId="7715C4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4.375</w:t>
      </w:r>
    </w:p>
    <w:p w14:paraId="17F4CF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375</w:t>
      </w:r>
    </w:p>
    <w:p w14:paraId="25B88A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“vaiṣṇava nindaye yei jana</w:t>
      </w:r>
      <w:r w:rsidRPr="004A2847">
        <w:rPr>
          <w:rStyle w:val="BookTitle"/>
          <w:rFonts w:asciiTheme="minorHAnsi" w:hAnsiTheme="minorHAnsi" w:cstheme="minorHAnsi"/>
          <w:b w:val="0"/>
          <w:bCs w:val="0"/>
          <w:color w:val="000000"/>
          <w:sz w:val="28"/>
          <w:szCs w:val="28"/>
        </w:rPr>
        <w:br/>
        <w:t>kuṣṭha-roga kon tāra śāstiye likhana</w:t>
      </w:r>
    </w:p>
    <w:p w14:paraId="3399D9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“Leprosy is insignificant compared to the other </w:t>
      </w:r>
      <w:commentRangeStart w:id="153"/>
      <w:r w:rsidRPr="004A2847">
        <w:rPr>
          <w:rStyle w:val="BookTitle"/>
          <w:rFonts w:asciiTheme="minorHAnsi" w:hAnsiTheme="minorHAnsi" w:cstheme="minorHAnsi"/>
          <w:b/>
          <w:bCs/>
          <w:color w:val="800000"/>
          <w:sz w:val="28"/>
          <w:szCs w:val="28"/>
        </w:rPr>
        <w:t>the*</w:t>
      </w:r>
      <w:commentRangeEnd w:id="153"/>
      <w:r w:rsidR="005B7B82">
        <w:rPr>
          <w:rStyle w:val="CommentReference"/>
          <w:b w:val="0"/>
          <w:bCs w:val="0"/>
          <w:color w:val="auto"/>
        </w:rPr>
        <w:commentReference w:id="153"/>
      </w:r>
      <w:r w:rsidRPr="004A2847">
        <w:rPr>
          <w:rStyle w:val="BookTitle"/>
          <w:rFonts w:asciiTheme="minorHAnsi" w:hAnsiTheme="minorHAnsi" w:cstheme="minorHAnsi"/>
          <w:b/>
          <w:bCs/>
          <w:color w:val="800000"/>
          <w:sz w:val="28"/>
          <w:szCs w:val="28"/>
        </w:rPr>
        <w:t xml:space="preserve"> punishments </w:t>
      </w:r>
      <w:r w:rsidRPr="004A2847">
        <w:rPr>
          <w:rStyle w:val="BookTitle"/>
          <w:rFonts w:asciiTheme="minorHAnsi" w:hAnsiTheme="minorHAnsi" w:cstheme="minorHAnsi"/>
          <w:b/>
          <w:bCs/>
          <w:color w:val="800000"/>
          <w:sz w:val="28"/>
          <w:szCs w:val="28"/>
        </w:rPr>
        <w:lastRenderedPageBreak/>
        <w:t>for a person who blasphemes a Vaiṣṇava.</w:t>
      </w:r>
    </w:p>
    <w:p w14:paraId="3042BEAA" w14:textId="14C0D3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4.376</w:t>
      </w:r>
    </w:p>
    <w:p w14:paraId="0B9950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376</w:t>
      </w:r>
    </w:p>
    <w:p w14:paraId="13B343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āpātataḥśāsti kichu haiyāche mātra</w:t>
      </w:r>
      <w:r w:rsidRPr="004A2847">
        <w:rPr>
          <w:rStyle w:val="BookTitle"/>
          <w:rFonts w:asciiTheme="minorHAnsi" w:hAnsiTheme="minorHAnsi" w:cstheme="minorHAnsi"/>
          <w:b w:val="0"/>
          <w:bCs w:val="0"/>
          <w:color w:val="000000"/>
          <w:sz w:val="28"/>
          <w:szCs w:val="28"/>
        </w:rPr>
        <w:br/>
        <w:t>āra kata āche yama-yātanāra pātra</w:t>
      </w:r>
    </w:p>
    <w:p w14:paraId="5F40CE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received only a temporary punishment. There is more to come, for you are fit to be punished by Yamarāja.</w:t>
      </w:r>
    </w:p>
    <w:p w14:paraId="54349B0E" w14:textId="7EFC03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4.377</w:t>
      </w:r>
    </w:p>
    <w:p w14:paraId="012D37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377</w:t>
      </w:r>
    </w:p>
    <w:p w14:paraId="3EC8A3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caurāśi-sahasra yama-yātanā pratyakṣe</w:t>
      </w:r>
      <w:r w:rsidRPr="004A2847">
        <w:rPr>
          <w:rStyle w:val="BookTitle"/>
          <w:rFonts w:asciiTheme="minorHAnsi" w:hAnsiTheme="minorHAnsi" w:cstheme="minorHAnsi"/>
          <w:b w:val="0"/>
          <w:bCs w:val="0"/>
          <w:color w:val="000000"/>
          <w:sz w:val="28"/>
          <w:szCs w:val="28"/>
        </w:rPr>
        <w:br/>
        <w:t>punaḥ punaḥ kari bhuñje vaiṣṇava-nindake</w:t>
      </w:r>
    </w:p>
    <w:p w14:paraId="324745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blasphemer of Vaiṣṇavas repeatedly suffers eighty-four thousand punishments awarded by Yamarāja.</w:t>
      </w:r>
    </w:p>
    <w:p w14:paraId="73420DB9" w14:textId="75D254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4.378</w:t>
      </w:r>
    </w:p>
    <w:p w14:paraId="481564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378</w:t>
      </w:r>
    </w:p>
    <w:p w14:paraId="77B690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cala kuṣṭha-rogi, tumi śrīvāsera sthāne</w:t>
      </w:r>
      <w:r w:rsidRPr="004A2847">
        <w:rPr>
          <w:rStyle w:val="BookTitle"/>
          <w:rFonts w:asciiTheme="minorHAnsi" w:hAnsiTheme="minorHAnsi" w:cstheme="minorHAnsi"/>
          <w:b w:val="0"/>
          <w:bCs w:val="0"/>
          <w:color w:val="000000"/>
          <w:sz w:val="28"/>
          <w:szCs w:val="28"/>
        </w:rPr>
        <w:br/>
        <w:t>satvare paḍaya giyā tāṅhāra caraṇe</w:t>
      </w:r>
    </w:p>
    <w:p w14:paraId="31C702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leper, go quickly and take shelter at the feet of Śrīvāsa.</w:t>
      </w:r>
    </w:p>
    <w:p w14:paraId="3AC10392" w14:textId="511B46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4.379</w:t>
      </w:r>
    </w:p>
    <w:p w14:paraId="19B2DB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379</w:t>
      </w:r>
    </w:p>
    <w:p w14:paraId="7DAE84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tāṅra ṭhāñi tumi kariyācha aparādha</w:t>
      </w:r>
      <w:r w:rsidRPr="004A2847">
        <w:rPr>
          <w:rStyle w:val="BookTitle"/>
          <w:rFonts w:asciiTheme="minorHAnsi" w:hAnsiTheme="minorHAnsi" w:cstheme="minorHAnsi"/>
          <w:b w:val="0"/>
          <w:bCs w:val="0"/>
          <w:color w:val="000000"/>
          <w:sz w:val="28"/>
          <w:szCs w:val="28"/>
        </w:rPr>
        <w:br/>
        <w:t>niṣkṛti tomāra tiṅho karile prasāda</w:t>
      </w:r>
    </w:p>
    <w:p w14:paraId="2B2F4A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you have committed an offense against him, you will be relieved when he forgives you.</w:t>
      </w:r>
    </w:p>
    <w:p w14:paraId="5054685E" w14:textId="2D5292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4.380</w:t>
      </w:r>
    </w:p>
    <w:p w14:paraId="5134C1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380</w:t>
      </w:r>
    </w:p>
    <w:p w14:paraId="6FE4C6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kāṅṭā phuṭe yei mukhe, se-i mukhe yāya</w:t>
      </w:r>
      <w:r w:rsidRPr="004A2847">
        <w:rPr>
          <w:rStyle w:val="BookTitle"/>
          <w:rFonts w:asciiTheme="minorHAnsi" w:hAnsiTheme="minorHAnsi" w:cstheme="minorHAnsi"/>
          <w:b w:val="0"/>
          <w:bCs w:val="0"/>
          <w:color w:val="000000"/>
          <w:sz w:val="28"/>
          <w:szCs w:val="28"/>
        </w:rPr>
        <w:br/>
        <w:t>pāye kāṅṭā phuṭile ki skandhe bāhirāya?</w:t>
      </w:r>
    </w:p>
    <w:p w14:paraId="36A6AC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 thorn enters the body, it must come out from the same place. If a thorn gets stuck in the foot, can it be taken out of the shoulder?</w:t>
      </w:r>
    </w:p>
    <w:p w14:paraId="3324047C" w14:textId="390618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4.381</w:t>
      </w:r>
    </w:p>
    <w:p w14:paraId="07CCC9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381</w:t>
      </w:r>
    </w:p>
    <w:p w14:paraId="56603B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kahilāṅa tora nistāra-upāya</w:t>
      </w:r>
      <w:r w:rsidRPr="004A2847">
        <w:rPr>
          <w:rStyle w:val="BookTitle"/>
          <w:rFonts w:asciiTheme="minorHAnsi" w:hAnsiTheme="minorHAnsi" w:cstheme="minorHAnsi"/>
          <w:b w:val="0"/>
          <w:bCs w:val="0"/>
          <w:color w:val="000000"/>
          <w:sz w:val="28"/>
          <w:szCs w:val="28"/>
        </w:rPr>
        <w:br/>
        <w:t>śrīvāsa-paṇḍita kṣamile se duḥkha yāya</w:t>
      </w:r>
    </w:p>
    <w:p w14:paraId="44DFE2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told you the means for your deliverance. If Śrīvāsa Paṇḍita forgives you, you will be relieved of your suffering.</w:t>
      </w:r>
    </w:p>
    <w:p w14:paraId="5C126DB3" w14:textId="5C471D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4.382</w:t>
      </w:r>
    </w:p>
    <w:p w14:paraId="4A075B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382</w:t>
      </w:r>
    </w:p>
    <w:p w14:paraId="1754A1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mahā-śuddha-buddhi tiṅho tāṅra ṭhāñi gele</w:t>
      </w:r>
      <w:r w:rsidRPr="004A2847">
        <w:rPr>
          <w:rStyle w:val="BookTitle"/>
          <w:rFonts w:asciiTheme="minorHAnsi" w:hAnsiTheme="minorHAnsi" w:cstheme="minorHAnsi"/>
          <w:b w:val="0"/>
          <w:bCs w:val="0"/>
          <w:color w:val="000000"/>
          <w:sz w:val="28"/>
          <w:szCs w:val="28"/>
        </w:rPr>
        <w:br/>
        <w:t>kṣamibena saba tore, nistāriba hele”</w:t>
      </w:r>
    </w:p>
    <w:p w14:paraId="24CBAC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intelligence is most pure. If you approach him, he will easily forgive your offense and deliver you.”</w:t>
      </w:r>
    </w:p>
    <w:p w14:paraId="34A033F1" w14:textId="45E1C3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4.383</w:t>
      </w:r>
    </w:p>
    <w:p w14:paraId="00F57B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w:t>
      </w:r>
    </w:p>
    <w:p w14:paraId="6488B9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ati susatya vacana</w:t>
      </w:r>
      <w:r w:rsidRPr="004A2847">
        <w:rPr>
          <w:rStyle w:val="BookTitle"/>
          <w:rFonts w:asciiTheme="minorHAnsi" w:hAnsiTheme="minorHAnsi" w:cstheme="minorHAnsi"/>
          <w:b w:val="0"/>
          <w:bCs w:val="0"/>
          <w:color w:val="000000"/>
          <w:sz w:val="28"/>
          <w:szCs w:val="28"/>
        </w:rPr>
        <w:br/>
        <w:t>mahā-jaya-jaya-dhvani kailā bhakta-gaṇa</w:t>
      </w:r>
    </w:p>
    <w:p w14:paraId="6C39A7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 Lord's most truthful statements, the devotees all chanted, “Jaya! Jaya!”</w:t>
      </w:r>
    </w:p>
    <w:p w14:paraId="7AEA06B3" w14:textId="221B93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4.384</w:t>
      </w:r>
    </w:p>
    <w:p w14:paraId="7F1008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384</w:t>
      </w:r>
    </w:p>
    <w:p w14:paraId="251FF9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kuṣṭha-rogīśuni' prabhura vacana</w:t>
      </w:r>
      <w:r w:rsidRPr="004A2847">
        <w:rPr>
          <w:rStyle w:val="BookTitle"/>
          <w:rFonts w:asciiTheme="minorHAnsi" w:hAnsiTheme="minorHAnsi" w:cstheme="minorHAnsi"/>
          <w:b w:val="0"/>
          <w:bCs w:val="0"/>
          <w:color w:val="000000"/>
          <w:sz w:val="28"/>
          <w:szCs w:val="28"/>
        </w:rPr>
        <w:br/>
        <w:t>daṇḍavata haiyā calilā tata-kṣaṇa</w:t>
      </w:r>
    </w:p>
    <w:p w14:paraId="56BDA8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hearing the Lord's instructions, that leper offered obeisances and </w:t>
      </w:r>
      <w:r w:rsidRPr="004A2847">
        <w:rPr>
          <w:rStyle w:val="BookTitle"/>
          <w:rFonts w:asciiTheme="minorHAnsi" w:hAnsiTheme="minorHAnsi" w:cstheme="minorHAnsi"/>
          <w:b/>
          <w:bCs/>
          <w:color w:val="800000"/>
          <w:sz w:val="28"/>
          <w:szCs w:val="28"/>
        </w:rPr>
        <w:lastRenderedPageBreak/>
        <w:t>immediately left.</w:t>
      </w:r>
    </w:p>
    <w:p w14:paraId="44FBB6FB" w14:textId="323B29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4.385</w:t>
      </w:r>
    </w:p>
    <w:p w14:paraId="07A78A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385</w:t>
      </w:r>
    </w:p>
    <w:p w14:paraId="4174AB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kuṣṭha-rogī pāi' śrīvāsa-prasāda</w:t>
      </w:r>
      <w:r w:rsidRPr="004A2847">
        <w:rPr>
          <w:rStyle w:val="BookTitle"/>
          <w:rFonts w:asciiTheme="minorHAnsi" w:hAnsiTheme="minorHAnsi" w:cstheme="minorHAnsi"/>
          <w:b w:val="0"/>
          <w:bCs w:val="0"/>
          <w:color w:val="000000"/>
          <w:sz w:val="28"/>
          <w:szCs w:val="28"/>
        </w:rPr>
        <w:br/>
        <w:t>mukta haila-khaṇḍila sakala aparādha</w:t>
      </w:r>
    </w:p>
    <w:p w14:paraId="33D940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that leper received the mercy of Śrīvāsa Paṇḍita. He was thus delivered from his suffering as his offenses were destroyed.</w:t>
      </w:r>
    </w:p>
    <w:p w14:paraId="307D57ED" w14:textId="43E639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4.386</w:t>
      </w:r>
    </w:p>
    <w:p w14:paraId="53A2EC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386</w:t>
      </w:r>
    </w:p>
    <w:p w14:paraId="2C4C36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anartha haya vaiṣṇava-nindāya</w:t>
      </w:r>
      <w:r w:rsidRPr="004A2847">
        <w:rPr>
          <w:rStyle w:val="BookTitle"/>
          <w:rFonts w:asciiTheme="minorHAnsi" w:hAnsiTheme="minorHAnsi" w:cstheme="minorHAnsi"/>
          <w:b w:val="0"/>
          <w:bCs w:val="0"/>
          <w:color w:val="000000"/>
          <w:sz w:val="28"/>
          <w:szCs w:val="28"/>
        </w:rPr>
        <w:br/>
        <w:t>āpane kahilā ei śrī-vaikuṇṭha-rāya</w:t>
      </w:r>
    </w:p>
    <w:p w14:paraId="02E0DF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of Vaikuṇṭha thus personally explained the havoc that is created by blaspheming a Vaiṣṇava.</w:t>
      </w:r>
    </w:p>
    <w:p w14:paraId="07FA55D2" w14:textId="1D29EB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4.387</w:t>
      </w:r>
    </w:p>
    <w:p w14:paraId="29BB15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387</w:t>
      </w:r>
    </w:p>
    <w:p w14:paraId="094454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vaiṣṇavere ninde yei jana</w:t>
      </w:r>
      <w:r w:rsidRPr="004A2847">
        <w:rPr>
          <w:rStyle w:val="BookTitle"/>
          <w:rFonts w:asciiTheme="minorHAnsi" w:hAnsiTheme="minorHAnsi" w:cstheme="minorHAnsi"/>
          <w:b w:val="0"/>
          <w:bCs w:val="0"/>
          <w:color w:val="000000"/>
          <w:sz w:val="28"/>
          <w:szCs w:val="28"/>
        </w:rPr>
        <w:br/>
        <w:t>tāṅra śāstā āche śrī-caitanya-nārāyaṇa</w:t>
      </w:r>
    </w:p>
    <w:p w14:paraId="1D5AD9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anyone still blasphemes a Vaiṣṇava, he will be punished by the Supreme Lord, Śrī Caitanya.</w:t>
      </w:r>
    </w:p>
    <w:p w14:paraId="41605F59" w14:textId="2F02B0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4.388</w:t>
      </w:r>
    </w:p>
    <w:p w14:paraId="2936AB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388</w:t>
      </w:r>
    </w:p>
    <w:p w14:paraId="31524E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vaiṣṇave vaiṣṇave ye dekhaha gālāgāli</w:t>
      </w:r>
      <w:r w:rsidRPr="004A2847">
        <w:rPr>
          <w:rStyle w:val="BookTitle"/>
          <w:rFonts w:asciiTheme="minorHAnsi" w:hAnsiTheme="minorHAnsi" w:cstheme="minorHAnsi"/>
          <w:b w:val="0"/>
          <w:bCs w:val="0"/>
          <w:color w:val="000000"/>
          <w:sz w:val="28"/>
          <w:szCs w:val="28"/>
        </w:rPr>
        <w:br/>
        <w:t>paramārthe nahe, ithe kṛṣṇa kutūhalī</w:t>
      </w:r>
    </w:p>
    <w:p w14:paraId="3D9919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quarrels between Vaiṣṇavas that one sees are not to be taken seriously, for they are pastimes in relationship to Kṛṣṇa.</w:t>
      </w:r>
    </w:p>
    <w:p w14:paraId="3560F2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foolish people see Vaiṣṇavas quarrel, they think that their quarreling is like that of the nondevotees. But this is not the case. Rather, such quarreling increases their love for Kṛṣṇa. The love for Kṛṣṇa that Rukmiṇī and Satyabhāmā </w:t>
      </w:r>
      <w:r w:rsidRPr="004A2847">
        <w:rPr>
          <w:rStyle w:val="BookTitle"/>
          <w:rFonts w:asciiTheme="minorHAnsi" w:hAnsiTheme="minorHAnsi" w:cstheme="minorHAnsi"/>
          <w:b w:val="0"/>
          <w:bCs w:val="0"/>
          <w:color w:val="000000"/>
          <w:sz w:val="28"/>
          <w:szCs w:val="28"/>
        </w:rPr>
        <w:lastRenderedPageBreak/>
        <w:t>amass while competitively reproaching each other is enhanced by such quarreling and competition. Therefore, by creating quarrels and differences of opinion among Vaiṣṇavas, Śrī Caitanyadeva has established the ideal of quarrels in this world.</w:t>
      </w:r>
    </w:p>
    <w:p w14:paraId="634FD8EC" w14:textId="7CCB66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4.389</w:t>
      </w:r>
    </w:p>
    <w:p w14:paraId="0941BA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389</w:t>
      </w:r>
    </w:p>
    <w:p w14:paraId="39AB788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satyabhāmā-rukmiṇīye gālāgāli yena</w:t>
      </w:r>
      <w:r w:rsidRPr="004A2847">
        <w:rPr>
          <w:rStyle w:val="BookTitle"/>
          <w:rFonts w:asciiTheme="minorHAnsi" w:hAnsiTheme="minorHAnsi" w:cstheme="minorHAnsi"/>
          <w:b w:val="0"/>
          <w:bCs w:val="0"/>
          <w:color w:val="000000"/>
          <w:sz w:val="28"/>
          <w:szCs w:val="28"/>
        </w:rPr>
        <w:br/>
        <w:t>paramārthe eka tānā, dekhi bhinna hena</w:t>
      </w:r>
    </w:p>
    <w:p w14:paraId="023C63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Satyabhāmā and Rukmiṇī abuse each other and appear as opponents, they have a common spiritual goal.</w:t>
      </w:r>
    </w:p>
    <w:p w14:paraId="61CCD016" w14:textId="6B9E62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4.390</w:t>
      </w:r>
    </w:p>
    <w:p w14:paraId="0957D3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390</w:t>
      </w:r>
    </w:p>
    <w:p w14:paraId="095701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vaiṣṇave vaiṣṇave bhinna nāi</w:t>
      </w:r>
      <w:r w:rsidRPr="004A2847">
        <w:rPr>
          <w:rStyle w:val="BookTitle"/>
          <w:rFonts w:asciiTheme="minorHAnsi" w:hAnsiTheme="minorHAnsi" w:cstheme="minorHAnsi"/>
          <w:b w:val="0"/>
          <w:bCs w:val="0"/>
          <w:color w:val="000000"/>
          <w:sz w:val="28"/>
          <w:szCs w:val="28"/>
        </w:rPr>
        <w:br/>
        <w:t>bhinna karāyena raṅga caitanya-gosāñi</w:t>
      </w:r>
    </w:p>
    <w:p w14:paraId="69F36D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Similarly, there are no differences between one Vaiṣṇava and another. Differences are created by Lord Caitanya for His pastimes.</w:t>
      </w:r>
    </w:p>
    <w:p w14:paraId="3AB1ED4A" w14:textId="2D874A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4.391</w:t>
      </w:r>
    </w:p>
    <w:p w14:paraId="56E8F1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391</w:t>
      </w:r>
    </w:p>
    <w:p w14:paraId="418939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ithe yei eka vaiṣṇavera pakṣa haya</w:t>
      </w:r>
      <w:r w:rsidRPr="004A2847">
        <w:rPr>
          <w:rStyle w:val="BookTitle"/>
          <w:rFonts w:asciiTheme="minorHAnsi" w:hAnsiTheme="minorHAnsi" w:cstheme="minorHAnsi"/>
          <w:b w:val="0"/>
          <w:bCs w:val="0"/>
          <w:color w:val="000000"/>
          <w:sz w:val="28"/>
          <w:szCs w:val="28"/>
        </w:rPr>
        <w:br/>
        <w:t>anya vaiṣṇavere ninde, se-i yāya kṣaya</w:t>
      </w:r>
    </w:p>
    <w:p w14:paraId="48709356"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if one takes the side of one Vaiṣṇava and blasphemes another, he is doomed.</w:t>
      </w:r>
    </w:p>
    <w:p w14:paraId="21D112ED" w14:textId="1A4E2A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4.392</w:t>
      </w:r>
    </w:p>
    <w:p w14:paraId="6CCFC8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392</w:t>
      </w:r>
    </w:p>
    <w:p w14:paraId="7A5BA9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haste īśvarera sevaye kevala</w:t>
      </w:r>
      <w:r w:rsidRPr="004A2847">
        <w:rPr>
          <w:rStyle w:val="BookTitle"/>
          <w:rFonts w:asciiTheme="minorHAnsi" w:hAnsiTheme="minorHAnsi" w:cstheme="minorHAnsi"/>
          <w:b w:val="0"/>
          <w:bCs w:val="0"/>
          <w:color w:val="000000"/>
          <w:sz w:val="28"/>
          <w:szCs w:val="28"/>
        </w:rPr>
        <w:br/>
        <w:t>āra haste duḥkha dile tāra ki kuśala?</w:t>
      </w:r>
    </w:p>
    <w:p w14:paraId="297E99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serves the Supreme Lord with one hand and gives Him distress with the other hand, then how can he be benefited?</w:t>
      </w:r>
    </w:p>
    <w:p w14:paraId="78D68F6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If one serves the Supreme Lord with one hand and gives Him trouble with the other hand, he can never achieve any auspiciousness. The Lord's devotees are like the limbs of Kṛṣṇa's body.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they never become averse to His service. Śrī Hari, Guru, and Vaiṣṇava are equal in the vision of one who sees all living entities as devotees of the Supreme Lord. Only such a person is qualified to attain liberation from material existence.</w:t>
      </w:r>
    </w:p>
    <w:p w14:paraId="5A48CEBE" w14:textId="6DF4A0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4.393</w:t>
      </w:r>
    </w:p>
    <w:p w14:paraId="363024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393</w:t>
      </w:r>
    </w:p>
    <w:p w14:paraId="7006FE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sarva bhakta-kṛṣṇera śarīra</w:t>
      </w:r>
      <w:r w:rsidRPr="004A2847">
        <w:rPr>
          <w:rStyle w:val="BookTitle"/>
          <w:rFonts w:asciiTheme="minorHAnsi" w:hAnsiTheme="minorHAnsi" w:cstheme="minorHAnsi"/>
          <w:b w:val="0"/>
          <w:bCs w:val="0"/>
          <w:color w:val="000000"/>
          <w:sz w:val="28"/>
          <w:szCs w:val="28"/>
        </w:rPr>
        <w:br/>
        <w:t>ihā bujhe, ye haya parama mahādhīra</w:t>
      </w:r>
    </w:p>
    <w:p w14:paraId="576549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understands that all devotees are limbs of Kṛṣṇa's body is a most sober person.</w:t>
      </w:r>
    </w:p>
    <w:p w14:paraId="63B16572" w14:textId="71D4A1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4.394</w:t>
      </w:r>
    </w:p>
    <w:p w14:paraId="278DB6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394</w:t>
      </w:r>
    </w:p>
    <w:p w14:paraId="02AAE8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abheda-dṛṣṭite kṛṣṇa-vaiṣṇava bhaji</w:t>
      </w:r>
      <w:r w:rsidRPr="004A2847">
        <w:rPr>
          <w:rStyle w:val="BookTitle"/>
          <w:rFonts w:asciiTheme="minorHAnsi" w:hAnsiTheme="minorHAnsi" w:cstheme="minorHAnsi"/>
          <w:b w:val="0"/>
          <w:bCs w:val="0"/>
          <w:color w:val="000000"/>
          <w:sz w:val="28"/>
          <w:szCs w:val="28"/>
        </w:rPr>
        <w:br/>
        <w:t>yāye kṛṣṇa-caraṇa seve, se yāya tariyā</w:t>
      </w:r>
    </w:p>
    <w:p w14:paraId="71A0DD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regards Kṛṣṇa and the Vaiṣṇavas as nondifferent while serving the lotus feet of Kṛṣṇa is delivered from material existence.</w:t>
      </w:r>
    </w:p>
    <w:p w14:paraId="437171E8" w14:textId="6F08B8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4.395</w:t>
      </w:r>
    </w:p>
    <w:p w14:paraId="722B9B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395</w:t>
      </w:r>
    </w:p>
    <w:p w14:paraId="0E0630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gāya, ye śune, e sakala puṇya-kathā</w:t>
      </w:r>
      <w:r w:rsidRPr="004A2847">
        <w:rPr>
          <w:rStyle w:val="BookTitle"/>
          <w:rFonts w:asciiTheme="minorHAnsi" w:hAnsiTheme="minorHAnsi" w:cstheme="minorHAnsi"/>
          <w:b w:val="0"/>
          <w:bCs w:val="0"/>
          <w:color w:val="000000"/>
          <w:sz w:val="28"/>
          <w:szCs w:val="28"/>
        </w:rPr>
        <w:br/>
        <w:t>vaiṣṇavāparādha tāra nā janme sarvathā</w:t>
      </w:r>
    </w:p>
    <w:p w14:paraId="1E7869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chants or hears these auspicious topics never commits offenses to the Vaiṣṇavas.</w:t>
      </w:r>
    </w:p>
    <w:p w14:paraId="0C7AA1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considering that there are differences between the devotees of the Supreme Lord or that the Supreme Lord is not being served by a devotee, one commits </w:t>
      </w:r>
      <w:r w:rsidRPr="004A2847">
        <w:rPr>
          <w:rStyle w:val="BookTitle"/>
          <w:rFonts w:asciiTheme="minorHAnsi" w:hAnsiTheme="minorHAnsi" w:cstheme="minorHAnsi"/>
          <w:b w:val="0"/>
          <w:bCs w:val="0"/>
          <w:i/>
          <w:iCs/>
          <w:color w:val="000000"/>
          <w:sz w:val="28"/>
          <w:szCs w:val="28"/>
        </w:rPr>
        <w:t>vaiṣṇava-aparādha</w:t>
      </w:r>
      <w:r w:rsidRPr="004A2847">
        <w:rPr>
          <w:rStyle w:val="BookTitle"/>
          <w:rFonts w:asciiTheme="minorHAnsi" w:hAnsiTheme="minorHAnsi" w:cstheme="minorHAnsi"/>
          <w:b w:val="0"/>
          <w:bCs w:val="0"/>
          <w:color w:val="000000"/>
          <w:sz w:val="28"/>
          <w:szCs w:val="28"/>
        </w:rPr>
        <w:t xml:space="preserve">. But there is no possibility of one committing an offense if he realizes that there are no differences between Hari, Guru, and Vaiṣṇava. Such a person can never commit any </w:t>
      </w:r>
      <w:r w:rsidRPr="004A2847">
        <w:rPr>
          <w:rStyle w:val="BookTitle"/>
          <w:rFonts w:asciiTheme="minorHAnsi" w:hAnsiTheme="minorHAnsi" w:cstheme="minorHAnsi"/>
          <w:b w:val="0"/>
          <w:bCs w:val="0"/>
          <w:i/>
          <w:iCs/>
          <w:color w:val="000000"/>
          <w:sz w:val="28"/>
          <w:szCs w:val="28"/>
        </w:rPr>
        <w:t>vaiṣṇava-aparādha</w:t>
      </w:r>
      <w:r w:rsidRPr="004A2847">
        <w:rPr>
          <w:rStyle w:val="BookTitle"/>
          <w:rFonts w:asciiTheme="minorHAnsi" w:hAnsiTheme="minorHAnsi" w:cstheme="minorHAnsi"/>
          <w:b w:val="0"/>
          <w:bCs w:val="0"/>
          <w:color w:val="000000"/>
          <w:sz w:val="28"/>
          <w:szCs w:val="28"/>
        </w:rPr>
        <w:t>.</w:t>
      </w:r>
    </w:p>
    <w:p w14:paraId="5795B083" w14:textId="617A0D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4.396</w:t>
      </w:r>
    </w:p>
    <w:p w14:paraId="24A174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396</w:t>
      </w:r>
    </w:p>
    <w:p w14:paraId="60F37D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śrī-gaurasundara śāntipure</w:t>
      </w:r>
      <w:r w:rsidRPr="004A2847">
        <w:rPr>
          <w:rStyle w:val="BookTitle"/>
          <w:rFonts w:asciiTheme="minorHAnsi" w:hAnsiTheme="minorHAnsi" w:cstheme="minorHAnsi"/>
          <w:b w:val="0"/>
          <w:bCs w:val="0"/>
          <w:color w:val="000000"/>
          <w:sz w:val="28"/>
          <w:szCs w:val="28"/>
        </w:rPr>
        <w:br/>
        <w:t>āchena paramānande advaita-mandire</w:t>
      </w:r>
    </w:p>
    <w:p w14:paraId="782281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enjoyed transcendental happiness as He resided in the house of Advaita at Śāntipura.</w:t>
      </w:r>
    </w:p>
    <w:p w14:paraId="5ECCEC78" w14:textId="0EEDCF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4.397</w:t>
      </w:r>
    </w:p>
    <w:p w14:paraId="7698B3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397</w:t>
      </w:r>
    </w:p>
    <w:p w14:paraId="5B34A5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mādhava-purīra ārādhanā puṇya-tithi</w:t>
      </w:r>
      <w:r w:rsidRPr="004A2847">
        <w:rPr>
          <w:rStyle w:val="BookTitle"/>
          <w:rFonts w:asciiTheme="minorHAnsi" w:hAnsiTheme="minorHAnsi" w:cstheme="minorHAnsi"/>
          <w:b w:val="0"/>
          <w:bCs w:val="0"/>
          <w:color w:val="000000"/>
          <w:sz w:val="28"/>
          <w:szCs w:val="28"/>
        </w:rPr>
        <w:br/>
        <w:t>daiva-yoge upasanna haila āsi' tathi</w:t>
      </w:r>
    </w:p>
    <w:p w14:paraId="0DC821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divine arrangement the auspicious appearance day of Śrīla Mādhavendra Purī arrived.</w:t>
      </w:r>
    </w:p>
    <w:p w14:paraId="51CB47A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Śrīla Mādhavendra Purī's appearance day is mentioned in verse 441.</w:t>
      </w:r>
    </w:p>
    <w:p w14:paraId="7E880251" w14:textId="2E6D7C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4.398</w:t>
      </w:r>
    </w:p>
    <w:p w14:paraId="42CDCF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398</w:t>
      </w:r>
    </w:p>
    <w:p w14:paraId="6CAE32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mādhavendra-advaite yadyapi bheda nāi</w:t>
      </w:r>
      <w:r w:rsidRPr="004A2847">
        <w:rPr>
          <w:rStyle w:val="BookTitle"/>
          <w:rFonts w:asciiTheme="minorHAnsi" w:hAnsiTheme="minorHAnsi" w:cstheme="minorHAnsi"/>
          <w:b w:val="0"/>
          <w:bCs w:val="0"/>
          <w:color w:val="000000"/>
          <w:sz w:val="28"/>
          <w:szCs w:val="28"/>
        </w:rPr>
        <w:br/>
        <w:t>tathāpi tāhāna śiṣya-ācārya-gosāñi</w:t>
      </w:r>
    </w:p>
    <w:p w14:paraId="71E0BB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there is no difference between Mādhavendra and Advaita, Ācārya Gosāñi was Mādhavendra's disciple.</w:t>
      </w:r>
    </w:p>
    <w:p w14:paraId="557E02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Śrī Advaita Prabhu enacted the pastime of being a disciple of Śrīla Mādhavendra Purī, according to the principle of disciplic succession one should not see any difference between them.</w:t>
      </w:r>
    </w:p>
    <w:p w14:paraId="5E3DD16E" w14:textId="28F398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4.399</w:t>
      </w:r>
    </w:p>
    <w:p w14:paraId="04983E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399</w:t>
      </w:r>
    </w:p>
    <w:p w14:paraId="5FAF2A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mādhavendra-purīra dehe śrī-gaurasundara</w:t>
      </w:r>
      <w:r w:rsidRPr="004A2847">
        <w:rPr>
          <w:rStyle w:val="BookTitle"/>
          <w:rFonts w:asciiTheme="minorHAnsi" w:hAnsiTheme="minorHAnsi" w:cstheme="minorHAnsi"/>
          <w:b w:val="0"/>
          <w:bCs w:val="0"/>
          <w:color w:val="000000"/>
          <w:sz w:val="28"/>
          <w:szCs w:val="28"/>
        </w:rPr>
        <w:br/>
        <w:t>satya satya satya viharaye nirantara</w:t>
      </w:r>
    </w:p>
    <w:p w14:paraId="5E116C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a certain fact that Śrī Gaurasundara constantly resided in the body of Śrīla Mādhavendra Purī.</w:t>
      </w:r>
    </w:p>
    <w:p w14:paraId="5D8116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To preach the glories of the Supreme Lord in this world, Śrī Gaurasundara </w:t>
      </w:r>
      <w:r w:rsidRPr="004A2847">
        <w:rPr>
          <w:rStyle w:val="BookTitle"/>
          <w:rFonts w:asciiTheme="minorHAnsi" w:hAnsiTheme="minorHAnsi" w:cstheme="minorHAnsi"/>
          <w:b w:val="0"/>
          <w:bCs w:val="0"/>
          <w:color w:val="000000"/>
          <w:sz w:val="28"/>
          <w:szCs w:val="28"/>
        </w:rPr>
        <w:lastRenderedPageBreak/>
        <w:t>appeared within Śrīla Mādhavendra Purī and preached pure devotional service. Śrīla Mādhavendra Purī was always invested with the full potency of Supreme Lord. His incomparable service attitude is beyond the description of human language.</w:t>
      </w:r>
    </w:p>
    <w:p w14:paraId="3C56BC81" w14:textId="6489D0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4.400</w:t>
      </w:r>
    </w:p>
    <w:p w14:paraId="668A7E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400</w:t>
      </w:r>
    </w:p>
    <w:p w14:paraId="6A2D56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mādhavendra-purīra akathya viṣṇu-bhakti</w:t>
      </w:r>
      <w:r w:rsidRPr="004A2847">
        <w:rPr>
          <w:rStyle w:val="BookTitle"/>
          <w:rFonts w:asciiTheme="minorHAnsi" w:hAnsiTheme="minorHAnsi" w:cstheme="minorHAnsi"/>
          <w:b w:val="0"/>
          <w:bCs w:val="0"/>
          <w:color w:val="000000"/>
          <w:sz w:val="28"/>
          <w:szCs w:val="28"/>
        </w:rPr>
        <w:br/>
        <w:t>kṛṣṇera prasāde sarva-kāla purṇa-śakti</w:t>
      </w:r>
    </w:p>
    <w:p w14:paraId="684C1E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Mādhavendra Purī's devotional service to Viṣṇu is indescribable. By Kṛṣṇa's mercy he was always fully empowered.</w:t>
      </w:r>
    </w:p>
    <w:p w14:paraId="4B332C11" w14:textId="73CCAC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4.401</w:t>
      </w:r>
    </w:p>
    <w:p w14:paraId="052E55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401</w:t>
      </w:r>
    </w:p>
    <w:p w14:paraId="5D95DA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ye-mate advaita śiṣya hailena tāna</w:t>
      </w:r>
      <w:r w:rsidRPr="004A2847">
        <w:rPr>
          <w:rStyle w:val="BookTitle"/>
          <w:rFonts w:asciiTheme="minorHAnsi" w:hAnsiTheme="minorHAnsi" w:cstheme="minorHAnsi"/>
          <w:b w:val="0"/>
          <w:bCs w:val="0"/>
          <w:color w:val="000000"/>
          <w:sz w:val="28"/>
          <w:szCs w:val="28"/>
        </w:rPr>
        <w:br/>
        <w:t>citta diyāśuna sei maṅgala-ākhyāna</w:t>
      </w:r>
    </w:p>
    <w:p w14:paraId="58EFCC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hear attentively the auspicious narration of how Advaita became his disciple.</w:t>
      </w:r>
    </w:p>
    <w:p w14:paraId="02784406" w14:textId="299FE5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4.402</w:t>
      </w:r>
    </w:p>
    <w:p w14:paraId="5AD648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402</w:t>
      </w:r>
    </w:p>
    <w:p w14:paraId="69B040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samaye nā chila caitanya-avatāra</w:t>
      </w:r>
      <w:r w:rsidRPr="004A2847">
        <w:rPr>
          <w:rStyle w:val="BookTitle"/>
          <w:rFonts w:asciiTheme="minorHAnsi" w:hAnsiTheme="minorHAnsi" w:cstheme="minorHAnsi"/>
          <w:b w:val="0"/>
          <w:bCs w:val="0"/>
          <w:color w:val="000000"/>
          <w:sz w:val="28"/>
          <w:szCs w:val="28"/>
        </w:rPr>
        <w:br/>
        <w:t>viṣṇu-bhakti-śūnya saba āchila saṁsāra</w:t>
      </w:r>
    </w:p>
    <w:p w14:paraId="299D58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Before the advent of </w:t>
      </w:r>
      <w:proofErr w:type="gramStart"/>
      <w:r w:rsidRPr="004A2847">
        <w:rPr>
          <w:rStyle w:val="BookTitle"/>
          <w:rFonts w:asciiTheme="minorHAnsi" w:hAnsiTheme="minorHAnsi" w:cstheme="minorHAnsi"/>
          <w:b/>
          <w:bCs/>
          <w:color w:val="800000"/>
          <w:sz w:val="28"/>
          <w:szCs w:val="28"/>
        </w:rPr>
        <w:t>Lord Caitanya</w:t>
      </w:r>
      <w:proofErr w:type="gramEnd"/>
      <w:r w:rsidRPr="004A2847">
        <w:rPr>
          <w:rStyle w:val="BookTitle"/>
          <w:rFonts w:asciiTheme="minorHAnsi" w:hAnsiTheme="minorHAnsi" w:cstheme="minorHAnsi"/>
          <w:b/>
          <w:bCs/>
          <w:color w:val="800000"/>
          <w:sz w:val="28"/>
          <w:szCs w:val="28"/>
        </w:rPr>
        <w:t xml:space="preserve"> the entire world was devoid of devotional service to Viṣṇu.</w:t>
      </w:r>
    </w:p>
    <w:p w14:paraId="1445CACC" w14:textId="78EBE5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4.403</w:t>
      </w:r>
    </w:p>
    <w:p w14:paraId="5481C2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403</w:t>
      </w:r>
    </w:p>
    <w:p w14:paraId="112027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takhane o mādhavendra caitanya-kṛpāya</w:t>
      </w:r>
      <w:r w:rsidRPr="004A2847">
        <w:rPr>
          <w:rStyle w:val="BookTitle"/>
          <w:rFonts w:asciiTheme="minorHAnsi" w:hAnsiTheme="minorHAnsi" w:cstheme="minorHAnsi"/>
          <w:b w:val="0"/>
          <w:bCs w:val="0"/>
          <w:color w:val="000000"/>
          <w:sz w:val="28"/>
          <w:szCs w:val="28"/>
        </w:rPr>
        <w:br/>
        <w:t>prema-sukha-sindhu-mājhe bhāsena sadāya</w:t>
      </w:r>
    </w:p>
    <w:p w14:paraId="19A9D9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by the mercy of Lord Caitanya, even at that time Mādhavendra always floated in an ocean of ecstatic love.</w:t>
      </w:r>
    </w:p>
    <w:p w14:paraId="24130B8B" w14:textId="0721A9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4.404</w:t>
      </w:r>
    </w:p>
    <w:p w14:paraId="09AE8B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404</w:t>
      </w:r>
    </w:p>
    <w:p w14:paraId="0837A7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dehe roma-harṣa, aśru, kampa</w:t>
      </w:r>
      <w:r w:rsidRPr="004A2847">
        <w:rPr>
          <w:rStyle w:val="BookTitle"/>
          <w:rFonts w:asciiTheme="minorHAnsi" w:hAnsiTheme="minorHAnsi" w:cstheme="minorHAnsi"/>
          <w:b w:val="0"/>
          <w:bCs w:val="0"/>
          <w:color w:val="000000"/>
          <w:sz w:val="28"/>
          <w:szCs w:val="28"/>
        </w:rPr>
        <w:br/>
        <w:t>huṅkāra, garjana, mahā-hāsya, stambha, gharma</w:t>
      </w:r>
    </w:p>
    <w:p w14:paraId="5A2A3E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body was always decorated with hairs standing on end, tears, shivering, roaring, thundering, laughing, becoming stunned, and perspiration.</w:t>
      </w:r>
    </w:p>
    <w:p w14:paraId="21A3C3A5" w14:textId="3AE967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4.405</w:t>
      </w:r>
    </w:p>
    <w:p w14:paraId="22955D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405</w:t>
      </w:r>
    </w:p>
    <w:p w14:paraId="5742C2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govindera dhyāne nāhi bāhya</w:t>
      </w:r>
      <w:r w:rsidRPr="004A2847">
        <w:rPr>
          <w:rStyle w:val="BookTitle"/>
          <w:rFonts w:asciiTheme="minorHAnsi" w:hAnsiTheme="minorHAnsi" w:cstheme="minorHAnsi"/>
          <w:b w:val="0"/>
          <w:bCs w:val="0"/>
          <w:color w:val="000000"/>
          <w:sz w:val="28"/>
          <w:szCs w:val="28"/>
        </w:rPr>
        <w:br/>
        <w:t>āpane o nā jānena—ki karena kārya</w:t>
      </w:r>
    </w:p>
    <w:p w14:paraId="372A509A" w14:textId="19DD7AD0"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always so absorbed in meditation on Govinda that he did not know what he was doing</w:t>
      </w:r>
      <w:ins w:id="154" w:author="your servant" w:date="2020-05-15T19:51:00Z">
        <w:r w:rsidR="00223251">
          <w:rPr>
            <w:rStyle w:val="BookTitle"/>
            <w:rFonts w:asciiTheme="minorHAnsi" w:hAnsiTheme="minorHAnsi" w:cstheme="minorHAnsi"/>
            <w:b/>
            <w:bCs/>
            <w:color w:val="800000"/>
            <w:sz w:val="28"/>
            <w:szCs w:val="28"/>
          </w:rPr>
          <w:t>.</w:t>
        </w:r>
      </w:ins>
    </w:p>
    <w:p w14:paraId="6D62FED5" w14:textId="649E10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4.406</w:t>
      </w:r>
    </w:p>
    <w:p w14:paraId="09D717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406</w:t>
      </w:r>
    </w:p>
    <w:p w14:paraId="1BBBFF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cali' yāite o āpanā'-āpani</w:t>
      </w:r>
      <w:r w:rsidRPr="004A2847">
        <w:rPr>
          <w:rStyle w:val="BookTitle"/>
          <w:rFonts w:asciiTheme="minorHAnsi" w:hAnsiTheme="minorHAnsi" w:cstheme="minorHAnsi"/>
          <w:b w:val="0"/>
          <w:bCs w:val="0"/>
          <w:color w:val="000000"/>
          <w:sz w:val="28"/>
          <w:szCs w:val="28"/>
        </w:rPr>
        <w:br/>
        <w:t>nācena parama-raṅge kari' hari-dhvani</w:t>
      </w:r>
    </w:p>
    <w:p w14:paraId="16389B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while walking on the </w:t>
      </w:r>
      <w:proofErr w:type="gramStart"/>
      <w:r w:rsidRPr="004A2847">
        <w:rPr>
          <w:rStyle w:val="BookTitle"/>
          <w:rFonts w:asciiTheme="minorHAnsi" w:hAnsiTheme="minorHAnsi" w:cstheme="minorHAnsi"/>
          <w:b/>
          <w:bCs/>
          <w:color w:val="800000"/>
          <w:sz w:val="28"/>
          <w:szCs w:val="28"/>
        </w:rPr>
        <w:t>road</w:t>
      </w:r>
      <w:proofErr w:type="gramEnd"/>
      <w:r w:rsidRPr="004A2847">
        <w:rPr>
          <w:rStyle w:val="BookTitle"/>
          <w:rFonts w:asciiTheme="minorHAnsi" w:hAnsiTheme="minorHAnsi" w:cstheme="minorHAnsi"/>
          <w:b/>
          <w:bCs/>
          <w:color w:val="800000"/>
          <w:sz w:val="28"/>
          <w:szCs w:val="28"/>
        </w:rPr>
        <w:t xml:space="preserve"> he would dance in ecstasy and chant the name of Hari.</w:t>
      </w:r>
    </w:p>
    <w:p w14:paraId="14AD25F7" w14:textId="15A3ED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4.407</w:t>
      </w:r>
    </w:p>
    <w:p w14:paraId="51962C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407</w:t>
      </w:r>
    </w:p>
    <w:p w14:paraId="0940A3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kakhano vā hena se ānanda-mūrcchā haya</w:t>
      </w:r>
      <w:r w:rsidRPr="004A2847">
        <w:rPr>
          <w:rStyle w:val="BookTitle"/>
          <w:rFonts w:asciiTheme="minorHAnsi" w:hAnsiTheme="minorHAnsi" w:cstheme="minorHAnsi"/>
          <w:b w:val="0"/>
          <w:bCs w:val="0"/>
          <w:color w:val="000000"/>
          <w:sz w:val="28"/>
          <w:szCs w:val="28"/>
        </w:rPr>
        <w:br/>
        <w:t>dui-tina-prahare o dehe bāhya naya</w:t>
      </w:r>
    </w:p>
    <w:p w14:paraId="0FBB7A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lose consciousness in ecstasy for six to nine hours.</w:t>
      </w:r>
    </w:p>
    <w:p w14:paraId="26638902" w14:textId="4B6B65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4.408</w:t>
      </w:r>
    </w:p>
    <w:p w14:paraId="538BC6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408</w:t>
      </w:r>
    </w:p>
    <w:p w14:paraId="344A0B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kakhano vā virahe ye karena rodana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gaṅgā-dhārā vahe yena—adbhuta-kathana</w:t>
      </w:r>
    </w:p>
    <w:p w14:paraId="17A2CE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while absorbed in feelings of separation he would shed tears like streams of the Ganges. Such topics are certainly wonderful.</w:t>
      </w:r>
    </w:p>
    <w:p w14:paraId="5BE60910" w14:textId="54478B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4.409</w:t>
      </w:r>
    </w:p>
    <w:p w14:paraId="22F687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409</w:t>
      </w:r>
    </w:p>
    <w:p w14:paraId="66B627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hāsena athi aṭṭa aṭṭa hāsa</w:t>
      </w:r>
      <w:r w:rsidRPr="004A2847">
        <w:rPr>
          <w:rStyle w:val="BookTitle"/>
          <w:rFonts w:asciiTheme="minorHAnsi" w:hAnsiTheme="minorHAnsi" w:cstheme="minorHAnsi"/>
          <w:b w:val="0"/>
          <w:bCs w:val="0"/>
          <w:color w:val="000000"/>
          <w:sz w:val="28"/>
          <w:szCs w:val="28"/>
        </w:rPr>
        <w:br/>
        <w:t>parānanda-rase kṣaṇe haya dig-vāsa</w:t>
      </w:r>
    </w:p>
    <w:p w14:paraId="75184C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laugh loudly, and sometimes in the mellows of ecstatic love he would forget to dress.</w:t>
      </w:r>
    </w:p>
    <w:p w14:paraId="404CE25D" w14:textId="3033F3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4.410</w:t>
      </w:r>
    </w:p>
    <w:p w14:paraId="6094EC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410</w:t>
      </w:r>
    </w:p>
    <w:p w14:paraId="4C4BF305" w14:textId="76DFDBE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kṛṣṇa-sukhe mādhavendra sukhī</w:t>
      </w:r>
      <w:ins w:id="155" w:author="your servant" w:date="2020-05-15T19:51:00Z">
        <w:r w:rsidR="00223251">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sabe bhakti-śūnya loka dekhi' baḍa duḥkhī</w:t>
      </w:r>
    </w:p>
    <w:p w14:paraId="18B6DC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Mādhavendra enjoyed the happiness of Kṛṣṇa consciousness, yet he was most unhappy to see that the world was devoid of devotional service.</w:t>
      </w:r>
    </w:p>
    <w:p w14:paraId="3A28E677" w14:textId="4534A7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4.411</w:t>
      </w:r>
    </w:p>
    <w:p w14:paraId="4E1E27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411</w:t>
      </w:r>
    </w:p>
    <w:p w14:paraId="75D812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tāra hita cintite bhāvena niti niti</w:t>
      </w:r>
      <w:r w:rsidRPr="004A2847">
        <w:rPr>
          <w:rStyle w:val="BookTitle"/>
          <w:rFonts w:asciiTheme="minorHAnsi" w:hAnsiTheme="minorHAnsi" w:cstheme="minorHAnsi"/>
          <w:b w:val="0"/>
          <w:bCs w:val="0"/>
          <w:color w:val="000000"/>
          <w:sz w:val="28"/>
          <w:szCs w:val="28"/>
        </w:rPr>
        <w:br/>
        <w:t>kṛṣṇa prakaṭa hayena ei tāṅra mati</w:t>
      </w:r>
    </w:p>
    <w:p w14:paraId="7D52D5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daily think about people's welfare. His desire was that Kṛṣṇa would advent.</w:t>
      </w:r>
    </w:p>
    <w:p w14:paraId="6DDDA239" w14:textId="5DACAD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4.412</w:t>
      </w:r>
    </w:p>
    <w:p w14:paraId="6AA54F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412</w:t>
      </w:r>
    </w:p>
    <w:p w14:paraId="62E135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kṛṣṇa-yātrā, ahorātri kṛṣṇa-saṅkīrtana</w:t>
      </w:r>
      <w:r w:rsidRPr="004A2847">
        <w:rPr>
          <w:rStyle w:val="BookTitle"/>
          <w:rFonts w:asciiTheme="minorHAnsi" w:hAnsiTheme="minorHAnsi" w:cstheme="minorHAnsi"/>
          <w:b w:val="0"/>
          <w:bCs w:val="0"/>
          <w:color w:val="000000"/>
          <w:sz w:val="28"/>
          <w:szCs w:val="28"/>
        </w:rPr>
        <w:br/>
        <w:t>ihāra uddeśa nāhi jāne kona jana</w:t>
      </w:r>
    </w:p>
    <w:p w14:paraId="74D38C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knew anything about the festivals related to Kṛṣṇa or the all-night chanting of Kṛṣṇa's names and glories.</w:t>
      </w:r>
    </w:p>
    <w:p w14:paraId="72B56BA4" w14:textId="245AE4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4.413</w:t>
      </w:r>
    </w:p>
    <w:p w14:paraId="34EF75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413</w:t>
      </w:r>
    </w:p>
    <w:p w14:paraId="618BEE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dharma karma' loka saba ei mātra jāne</w:t>
      </w:r>
      <w:r w:rsidRPr="004A2847">
        <w:rPr>
          <w:rStyle w:val="BookTitle"/>
          <w:rFonts w:asciiTheme="minorHAnsi" w:hAnsiTheme="minorHAnsi" w:cstheme="minorHAnsi"/>
          <w:b w:val="0"/>
          <w:bCs w:val="0"/>
          <w:color w:val="000000"/>
          <w:sz w:val="28"/>
          <w:szCs w:val="28"/>
        </w:rPr>
        <w:br/>
        <w:t>maṅgala-caṇḍīra gīte kare jāgaraṇe</w:t>
      </w:r>
    </w:p>
    <w:p w14:paraId="505B93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only religious principle and pious activity that people knew was to sing the glories of Maṅgala-caṇḍī throughout the night.</w:t>
      </w:r>
    </w:p>
    <w:p w14:paraId="642A4BE9" w14:textId="04398C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4.414</w:t>
      </w:r>
    </w:p>
    <w:p w14:paraId="45AF21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414</w:t>
      </w:r>
    </w:p>
    <w:p w14:paraId="6AABE9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devatā jānena sabe `ṣaṣṭhī' `viṣahari'</w:t>
      </w:r>
      <w:r w:rsidRPr="004A2847">
        <w:rPr>
          <w:rStyle w:val="BookTitle"/>
          <w:rFonts w:asciiTheme="minorHAnsi" w:hAnsiTheme="minorHAnsi" w:cstheme="minorHAnsi"/>
          <w:b w:val="0"/>
          <w:bCs w:val="0"/>
          <w:color w:val="000000"/>
          <w:sz w:val="28"/>
          <w:szCs w:val="28"/>
        </w:rPr>
        <w:br/>
        <w:t>tāhāre sevena sabe mahā-dambha kari'</w:t>
      </w:r>
    </w:p>
    <w:p w14:paraId="602D87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only deities they knew were Ṣaṣṭhī and Viṣahari, the goddess of snakes. They worshiped these deities with great pride.</w:t>
      </w:r>
    </w:p>
    <w:p w14:paraId="4DA76EBD" w14:textId="19296D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4.415</w:t>
      </w:r>
    </w:p>
    <w:p w14:paraId="2B5014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415</w:t>
      </w:r>
    </w:p>
    <w:p w14:paraId="3A3492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`dhana-vaṁśa bāḍuka' kariyā kāmya mane</w:t>
      </w:r>
      <w:r w:rsidRPr="004A2847">
        <w:rPr>
          <w:rStyle w:val="BookTitle"/>
          <w:rFonts w:asciiTheme="minorHAnsi" w:hAnsiTheme="minorHAnsi" w:cstheme="minorHAnsi"/>
          <w:b w:val="0"/>
          <w:bCs w:val="0"/>
          <w:color w:val="000000"/>
          <w:sz w:val="28"/>
          <w:szCs w:val="28"/>
        </w:rPr>
        <w:br/>
        <w:t>madya-māṁse dānava pūjaye kona jane</w:t>
      </w:r>
    </w:p>
    <w:p w14:paraId="0DD59D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people worshiped the demons with wine and meat for the purpose of increasing their wealth and family.</w:t>
      </w:r>
    </w:p>
    <w:p w14:paraId="570BF296" w14:textId="691B75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4.416</w:t>
      </w:r>
    </w:p>
    <w:p w14:paraId="006655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416</w:t>
      </w:r>
    </w:p>
    <w:p w14:paraId="70FB8B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yogīpāla, bhogīpāla, mahīpālera gīta</w:t>
      </w:r>
      <w:r w:rsidRPr="004A2847">
        <w:rPr>
          <w:rStyle w:val="BookTitle"/>
          <w:rFonts w:asciiTheme="minorHAnsi" w:hAnsiTheme="minorHAnsi" w:cstheme="minorHAnsi"/>
          <w:b w:val="0"/>
          <w:bCs w:val="0"/>
          <w:color w:val="000000"/>
          <w:sz w:val="28"/>
          <w:szCs w:val="28"/>
        </w:rPr>
        <w:br/>
        <w:t>ihāśunibāre sarva-loka ānandita</w:t>
      </w:r>
    </w:p>
    <w:p w14:paraId="7D2F8A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was happy to hear the glories of the best of the yogis, the best of the sense enjoyers, and the best of the rulers.</w:t>
      </w:r>
    </w:p>
    <w:p w14:paraId="23D49985" w14:textId="4B5E7C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4.417</w:t>
      </w:r>
    </w:p>
    <w:p w14:paraId="2E124D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417</w:t>
      </w:r>
    </w:p>
    <w:p w14:paraId="0F36B4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ati baḍa sukṛti ye snānera samaya</w:t>
      </w:r>
      <w:r w:rsidRPr="004A2847">
        <w:rPr>
          <w:rStyle w:val="BookTitle"/>
          <w:rFonts w:asciiTheme="minorHAnsi" w:hAnsiTheme="minorHAnsi" w:cstheme="minorHAnsi"/>
          <w:b w:val="0"/>
          <w:bCs w:val="0"/>
          <w:color w:val="000000"/>
          <w:sz w:val="28"/>
          <w:szCs w:val="28"/>
        </w:rPr>
        <w:br/>
        <w:t>`govinda-puṇḍarīkākṣa' nāma uccāraya</w:t>
      </w:r>
    </w:p>
    <w:p w14:paraId="40A830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the most pious persons would recite the names of Puṇḍarīkākṣa and Govinda at the time of taking bath.</w:t>
      </w:r>
    </w:p>
    <w:p w14:paraId="0F472336" w14:textId="775655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4.418-419</w:t>
      </w:r>
    </w:p>
    <w:p w14:paraId="371E77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418-419</w:t>
      </w:r>
    </w:p>
    <w:p w14:paraId="26DF36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kāre vā `vaiṣṇava' bali, kibā saṅkīrtana</w:t>
      </w:r>
      <w:r w:rsidRPr="004A2847">
        <w:rPr>
          <w:rStyle w:val="BookTitle"/>
          <w:rFonts w:asciiTheme="minorHAnsi" w:hAnsiTheme="minorHAnsi" w:cstheme="minorHAnsi"/>
          <w:b w:val="0"/>
          <w:bCs w:val="0"/>
          <w:color w:val="000000"/>
          <w:sz w:val="28"/>
          <w:szCs w:val="28"/>
        </w:rPr>
        <w:br/>
        <w:t>kene vā kṛṣṇera nṛtya, kene vā krandana</w:t>
      </w:r>
    </w:p>
    <w:p w14:paraId="5C3A81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viṣṇu-māyā-vaśe loka kichui nā jāne</w:t>
      </w:r>
      <w:r w:rsidRPr="004A2847">
        <w:rPr>
          <w:rStyle w:val="BookTitle"/>
          <w:rFonts w:asciiTheme="minorHAnsi" w:hAnsiTheme="minorHAnsi" w:cstheme="minorHAnsi"/>
          <w:b w:val="0"/>
          <w:bCs w:val="0"/>
          <w:color w:val="000000"/>
          <w:sz w:val="28"/>
          <w:szCs w:val="28"/>
        </w:rPr>
        <w:br/>
        <w:t>sakala jagat baddha mahā-tamo-guṇe</w:t>
      </w:r>
    </w:p>
    <w:p w14:paraId="4B74A9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influence of Viṣṇu's illusory energy, people did not know who was a Vaiṣṇava, what was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or what was dancing and crying for Kṛṣṇa. The entire world was entangled in the mode of ignorance.</w:t>
      </w:r>
    </w:p>
    <w:p w14:paraId="559E64A2" w14:textId="555610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4.420</w:t>
      </w:r>
    </w:p>
    <w:p w14:paraId="38876E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420</w:t>
      </w:r>
    </w:p>
    <w:p w14:paraId="3EA026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loka dekhi' duḥkha bhāve śrī-mādhava-purī</w:t>
      </w:r>
      <w:r w:rsidRPr="004A2847">
        <w:rPr>
          <w:rStyle w:val="BookTitle"/>
          <w:rFonts w:asciiTheme="minorHAnsi" w:hAnsiTheme="minorHAnsi" w:cstheme="minorHAnsi"/>
          <w:b w:val="0"/>
          <w:bCs w:val="0"/>
          <w:color w:val="000000"/>
          <w:sz w:val="28"/>
          <w:szCs w:val="28"/>
        </w:rPr>
        <w:br/>
        <w:t>`hena nāhi, tilārddha sambhāṣā yāre kari'</w:t>
      </w:r>
    </w:p>
    <w:p w14:paraId="2103B0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Mādhavendra Purī became distressed on seeing the condition of the people. He did not find anyone fit to converse with.</w:t>
      </w:r>
    </w:p>
    <w:p w14:paraId="258929D3" w14:textId="297952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4.421</w:t>
      </w:r>
    </w:p>
    <w:p w14:paraId="1A1647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421</w:t>
      </w:r>
    </w:p>
    <w:p w14:paraId="63CEC1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sannyāsīra sane vā karena sambhāṣaṇa</w:t>
      </w:r>
      <w:r w:rsidRPr="004A2847">
        <w:rPr>
          <w:rStyle w:val="BookTitle"/>
          <w:rFonts w:asciiTheme="minorHAnsi" w:hAnsiTheme="minorHAnsi" w:cstheme="minorHAnsi"/>
          <w:b w:val="0"/>
          <w:bCs w:val="0"/>
          <w:color w:val="000000"/>
          <w:sz w:val="28"/>
          <w:szCs w:val="28"/>
        </w:rPr>
        <w:br/>
        <w:t>seha āpanāre mātra bale `nārāyaṇa'</w:t>
      </w:r>
    </w:p>
    <w:p w14:paraId="0DEE70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he tried to speak with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would claim to be Nārāyaṇa.</w:t>
      </w:r>
    </w:p>
    <w:p w14:paraId="0F5AF477" w14:textId="6C4C00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4.422</w:t>
      </w:r>
    </w:p>
    <w:p w14:paraId="2F6132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422</w:t>
      </w:r>
    </w:p>
    <w:p w14:paraId="3EEB82B1" w14:textId="54712CE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 duḥkhe sannyāsī-saṅge nā kahena kathā</w:t>
      </w:r>
      <w:ins w:id="156" w:author="your servant" w:date="2020-05-15T19:54:00Z">
        <w:r w:rsidR="00223251">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hena sthāna nāhi, kṛṣṇa-bhakti śuni yathā</w:t>
      </w:r>
    </w:p>
    <w:p w14:paraId="6C019C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Because of this unhappy situation, he would not speak with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He could not find any place where devotional service to Kṛṣṇa was discussed.</w:t>
      </w:r>
    </w:p>
    <w:p w14:paraId="14ED83F8" w14:textId="229A1D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4.423</w:t>
      </w:r>
    </w:p>
    <w:p w14:paraId="76EC75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423</w:t>
      </w:r>
    </w:p>
    <w:p w14:paraId="6857D5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`jñānī yogī tapasvī sannyāsī' khyāti yāra</w:t>
      </w:r>
      <w:r w:rsidRPr="004A2847">
        <w:rPr>
          <w:rStyle w:val="BookTitle"/>
          <w:rFonts w:asciiTheme="minorHAnsi" w:hAnsiTheme="minorHAnsi" w:cstheme="minorHAnsi"/>
          <w:b w:val="0"/>
          <w:bCs w:val="0"/>
          <w:color w:val="000000"/>
          <w:sz w:val="28"/>
          <w:szCs w:val="28"/>
        </w:rPr>
        <w:br/>
        <w:t>kāra mukhe nāhi dāsya-mahimā-pracāra</w:t>
      </w:r>
    </w:p>
    <w:p w14:paraId="0CAD2C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those renowned as </w:t>
      </w:r>
      <w:r w:rsidRPr="004A2847">
        <w:rPr>
          <w:rStyle w:val="BookTitle"/>
          <w:rFonts w:asciiTheme="minorHAnsi" w:hAnsiTheme="minorHAnsi" w:cstheme="minorHAnsi"/>
          <w:b/>
          <w:bCs/>
          <w:i/>
          <w:iCs/>
          <w:color w:val="800000"/>
          <w:sz w:val="28"/>
          <w:szCs w:val="28"/>
        </w:rPr>
        <w:t>jñānīs</w:t>
      </w:r>
      <w:r w:rsidRPr="004A2847">
        <w:rPr>
          <w:rStyle w:val="BookTitle"/>
          <w:rFonts w:asciiTheme="minorHAnsi" w:hAnsiTheme="minorHAnsi" w:cstheme="minorHAnsi"/>
          <w:b/>
          <w:bCs/>
          <w:color w:val="800000"/>
          <w:sz w:val="28"/>
          <w:szCs w:val="28"/>
        </w:rPr>
        <w:t xml:space="preserve">, yogis, ascetics, and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never spoke about the glories of service to the Lord.</w:t>
      </w:r>
    </w:p>
    <w:p w14:paraId="6A9BD3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People who were intoxicated by material life considered that by worshiping Maṅgala-caṇḍī and singing her glories they had attained the highest platform of religious principles and pious activities. They took great pride in the service of Viṣahari and Ṣaṣṭhī; in other words, they considered their service as equal to the service of the Supreme Lord, and in this </w:t>
      </w:r>
      <w:proofErr w:type="gramStart"/>
      <w:r w:rsidRPr="004A2847">
        <w:rPr>
          <w:rStyle w:val="BookTitle"/>
          <w:rFonts w:asciiTheme="minorHAnsi" w:hAnsiTheme="minorHAnsi" w:cstheme="minorHAnsi"/>
          <w:b w:val="0"/>
          <w:bCs w:val="0"/>
          <w:color w:val="000000"/>
          <w:sz w:val="28"/>
          <w:szCs w:val="28"/>
        </w:rPr>
        <w:t>way</w:t>
      </w:r>
      <w:proofErr w:type="gramEnd"/>
      <w:r w:rsidRPr="004A2847">
        <w:rPr>
          <w:rStyle w:val="BookTitle"/>
          <w:rFonts w:asciiTheme="minorHAnsi" w:hAnsiTheme="minorHAnsi" w:cstheme="minorHAnsi"/>
          <w:b w:val="0"/>
          <w:bCs w:val="0"/>
          <w:color w:val="000000"/>
          <w:sz w:val="28"/>
          <w:szCs w:val="28"/>
        </w:rPr>
        <w:t xml:space="preserve"> they propagated their learned stature. Some of them worshiped the demons and Daityas to increase their wealth and family and to fulfill their material desires. Some of them glorified their temporary fruitive activities by praising the activities of the best of the yogis, the best of the sense enjoyers, and the best of the rulers. The most pious people chanted the names of Puṇḍarīkākṣa and Govinda only at the time of taking bath. People intoxicated with material life would never discuss the glorification of Kṛṣṇa, Vaiṣṇavas, or the purpose of Kṛṣṇa's variegated pastimes. On seeing such abominable behavior of the materialistic people, Śrī Mādhavendra became particularly unhappy. Mādhavendra Purī did not even try to converse with the best of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who proudly claimed to be Nārāyaṇa. He merged in an ocean of distress because he saw that the people of the entire world were devoid of devotional service. Although he introduced the performance of congregationally glorifying Kṛṣṇa's pastimes with the desire to deliver such people, they could not understand his intention. The so-called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yogis, ascetics, and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could not understand the glories of devotional service to the Supreme Lord.</w:t>
      </w:r>
    </w:p>
    <w:p w14:paraId="7719C6A0" w14:textId="4409D3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4.424</w:t>
      </w:r>
    </w:p>
    <w:p w14:paraId="32E5CF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424</w:t>
      </w:r>
    </w:p>
    <w:p w14:paraId="3562BA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adhyapaka saba tarka se vākhāne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tārā saba kṛṣṇera vigraha nāhi māne</w:t>
      </w:r>
    </w:p>
    <w:p w14:paraId="2798B8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teachers simply taught dry argument. They did not accept that Kṛṣṇa has a form.</w:t>
      </w:r>
    </w:p>
    <w:p w14:paraId="28EDF2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best of the Sanskrit teachers were the crest jewels among dry speculators. They became averse to Kṛṣṇa's service by considering that His form was ordinary. They tried to establish through argument that devotional service to the Lord was useless.</w:t>
      </w:r>
    </w:p>
    <w:p w14:paraId="4B8DAD9D" w14:textId="632E7F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4.425</w:t>
      </w:r>
    </w:p>
    <w:p w14:paraId="154A44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425</w:t>
      </w:r>
    </w:p>
    <w:p w14:paraId="5D2D85F1" w14:textId="14D3B54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dekhite śunite duḥkhī</w:t>
      </w:r>
      <w:ins w:id="157" w:author="your servant" w:date="2020-05-15T19:56:00Z">
        <w:r w:rsidR="0022325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śrī-mādhava-purī</w:t>
      </w:r>
      <w:r w:rsidRPr="004A2847">
        <w:rPr>
          <w:rStyle w:val="BookTitle"/>
          <w:rFonts w:asciiTheme="minorHAnsi" w:hAnsiTheme="minorHAnsi" w:cstheme="minorHAnsi"/>
          <w:b w:val="0"/>
          <w:bCs w:val="0"/>
          <w:color w:val="000000"/>
          <w:sz w:val="28"/>
          <w:szCs w:val="28"/>
        </w:rPr>
        <w:br/>
        <w:t>mane mane cinte vane vāsa giyā kari'</w:t>
      </w:r>
    </w:p>
    <w:p w14:paraId="367846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and hearing such things, Śrī Mādhavendra Purī became unhappy. He considered going to reside in the forest.</w:t>
      </w:r>
    </w:p>
    <w:p w14:paraId="3F33395D" w14:textId="4C5AA5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4.426</w:t>
      </w:r>
    </w:p>
    <w:p w14:paraId="2B2C76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426</w:t>
      </w:r>
    </w:p>
    <w:p w14:paraId="63C0A0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loka</w:t>
      </w:r>
      <w:proofErr w:type="gramEnd"/>
      <w:r w:rsidRPr="004A2847">
        <w:rPr>
          <w:rStyle w:val="BookTitle"/>
          <w:rFonts w:asciiTheme="minorHAnsi" w:hAnsiTheme="minorHAnsi" w:cstheme="minorHAnsi"/>
          <w:b w:val="0"/>
          <w:bCs w:val="0"/>
          <w:color w:val="000000"/>
          <w:sz w:val="28"/>
          <w:szCs w:val="28"/>
        </w:rPr>
        <w:t>-madhye bhrami kene vaiṣṇava dekhite</w:t>
      </w:r>
      <w:r w:rsidRPr="004A2847">
        <w:rPr>
          <w:rStyle w:val="BookTitle"/>
          <w:rFonts w:asciiTheme="minorHAnsi" w:hAnsiTheme="minorHAnsi" w:cstheme="minorHAnsi"/>
          <w:b w:val="0"/>
          <w:bCs w:val="0"/>
          <w:color w:val="000000"/>
          <w:sz w:val="28"/>
          <w:szCs w:val="28"/>
        </w:rPr>
        <w:br/>
        <w:t>kothāo `vaiṣṇava' nāma nāśuni jagate</w:t>
      </w:r>
    </w:p>
    <w:p w14:paraId="6FD1C4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“Why am I looking for a Vaiṣṇava among ordinary people? In this world I have not even heard the word `Vaiṣṇava.'</w:t>
      </w:r>
    </w:p>
    <w:p w14:paraId="5D759E04" w14:textId="7EA8B5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4.427</w:t>
      </w:r>
    </w:p>
    <w:p w14:paraId="043BD6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427</w:t>
      </w:r>
    </w:p>
    <w:p w14:paraId="068D69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e sakala loka-madhya haite</w:t>
      </w:r>
      <w:r w:rsidRPr="004A2847">
        <w:rPr>
          <w:rStyle w:val="BookTitle"/>
          <w:rFonts w:asciiTheme="minorHAnsi" w:hAnsiTheme="minorHAnsi" w:cstheme="minorHAnsi"/>
          <w:b w:val="0"/>
          <w:bCs w:val="0"/>
          <w:color w:val="000000"/>
          <w:sz w:val="28"/>
          <w:szCs w:val="28"/>
        </w:rPr>
        <w:br/>
        <w:t>vane yāi, yathā loka nā pāi dekhite</w:t>
      </w:r>
    </w:p>
    <w:p w14:paraId="7A1954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 should leave these people and go to the forest so that I do not have to see them.</w:t>
      </w:r>
    </w:p>
    <w:p w14:paraId="38CE4925" w14:textId="41188F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4.428</w:t>
      </w:r>
    </w:p>
    <w:p w14:paraId="5CD8DD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428</w:t>
      </w:r>
    </w:p>
    <w:p w14:paraId="06BDB3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se vana bhāla e saba haite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vane kathā nahe avaiṣṇavera sahite”</w:t>
      </w:r>
    </w:p>
    <w:p w14:paraId="369E29C6" w14:textId="18DEB3E6"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forest is a better place to live, because I do not have to speak with non</w:t>
      </w:r>
      <w:ins w:id="158" w:author="your servant" w:date="2020-05-15T19:57:00Z">
        <w:r w:rsidR="00223251">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devotees there.”</w:t>
      </w:r>
    </w:p>
    <w:p w14:paraId="6CB56CF0" w14:textId="32A83421"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there is no public discussion of topics regarding the Supreme Lord, if I speak with anyone, I hear only about the illusory energy of the Lord. </w:t>
      </w:r>
      <w:proofErr w:type="gramStart"/>
      <w:r w:rsidRPr="004A2847">
        <w:rPr>
          <w:rStyle w:val="BookTitle"/>
          <w:rFonts w:asciiTheme="minorHAnsi" w:hAnsiTheme="minorHAnsi" w:cstheme="minorHAnsi"/>
          <w:b w:val="0"/>
          <w:bCs w:val="0"/>
          <w:color w:val="000000"/>
          <w:sz w:val="28"/>
          <w:szCs w:val="28"/>
        </w:rPr>
        <w:t>So</w:t>
      </w:r>
      <w:proofErr w:type="gramEnd"/>
      <w:r w:rsidRPr="004A2847">
        <w:rPr>
          <w:rStyle w:val="BookTitle"/>
          <w:rFonts w:asciiTheme="minorHAnsi" w:hAnsiTheme="minorHAnsi" w:cstheme="minorHAnsi"/>
          <w:b w:val="0"/>
          <w:bCs w:val="0"/>
          <w:color w:val="000000"/>
          <w:sz w:val="28"/>
          <w:szCs w:val="28"/>
        </w:rPr>
        <w:t xml:space="preserve"> it is better for me to live in the forest, where there are no ordinary people and no non</w:t>
      </w:r>
      <w:ins w:id="159" w:author="your servant" w:date="2020-05-15T19:57:00Z">
        <w:r w:rsidR="00223251">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devotees.” These considerations prominently arose in the mind of Śrī Mādhavendra Purī.</w:t>
      </w:r>
    </w:p>
    <w:p w14:paraId="0721357E" w14:textId="555586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4.429</w:t>
      </w:r>
    </w:p>
    <w:p w14:paraId="200DD1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429</w:t>
      </w:r>
    </w:p>
    <w:p w14:paraId="4D292F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manoduḥkha bhāvite cintite</w:t>
      </w:r>
      <w:r w:rsidRPr="004A2847">
        <w:rPr>
          <w:rStyle w:val="BookTitle"/>
          <w:rFonts w:asciiTheme="minorHAnsi" w:hAnsiTheme="minorHAnsi" w:cstheme="minorHAnsi"/>
          <w:b w:val="0"/>
          <w:bCs w:val="0"/>
          <w:color w:val="000000"/>
          <w:sz w:val="28"/>
          <w:szCs w:val="28"/>
        </w:rPr>
        <w:br/>
        <w:t>īśvara-icchāya dekhā advaita-sahite</w:t>
      </w:r>
    </w:p>
    <w:p w14:paraId="40048C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He was unhappily contemplating in this way, by the will of the Supreme Lord he met Advaita.</w:t>
      </w:r>
    </w:p>
    <w:p w14:paraId="09805DE0" w14:textId="4E0EE7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4.430</w:t>
      </w:r>
    </w:p>
    <w:p w14:paraId="1C9E21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430</w:t>
      </w:r>
    </w:p>
    <w:p w14:paraId="797194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viṣṇu-bhakti-śūṇya dekhi' sakala-saṁsāra</w:t>
      </w:r>
      <w:r w:rsidRPr="004A2847">
        <w:rPr>
          <w:rStyle w:val="BookTitle"/>
          <w:rFonts w:asciiTheme="minorHAnsi" w:hAnsiTheme="minorHAnsi" w:cstheme="minorHAnsi"/>
          <w:b w:val="0"/>
          <w:bCs w:val="0"/>
          <w:color w:val="000000"/>
          <w:sz w:val="28"/>
          <w:szCs w:val="28"/>
        </w:rPr>
        <w:br/>
        <w:t>advaita ācārya duḥkha bhāvena apāra</w:t>
      </w:r>
    </w:p>
    <w:p w14:paraId="1550EA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was greatly unhappy to see the entire world devoid of devotional service to Viṣṇu.</w:t>
      </w:r>
    </w:p>
    <w:p w14:paraId="5C4545A7" w14:textId="10905D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4.431</w:t>
      </w:r>
    </w:p>
    <w:p w14:paraId="688DEF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431</w:t>
      </w:r>
    </w:p>
    <w:p w14:paraId="28293D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advaita-siṁha kṛṣṇera kṛpāya</w:t>
      </w:r>
      <w:r w:rsidRPr="004A2847">
        <w:rPr>
          <w:rStyle w:val="BookTitle"/>
          <w:rFonts w:asciiTheme="minorHAnsi" w:hAnsiTheme="minorHAnsi" w:cstheme="minorHAnsi"/>
          <w:b w:val="0"/>
          <w:bCs w:val="0"/>
          <w:color w:val="000000"/>
          <w:sz w:val="28"/>
          <w:szCs w:val="28"/>
        </w:rPr>
        <w:br/>
        <w:t>dṛḍha kari' viṣṇu-bhakti vākhāne sadāya</w:t>
      </w:r>
    </w:p>
    <w:p w14:paraId="5124FAE5" w14:textId="79E4AAF4"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by the mercy of Kṛṣṇa, the lion</w:t>
      </w:r>
      <w:ins w:id="160" w:author="your servant" w:date="2020-05-15T19:58:00Z">
        <w:r w:rsidR="00223251">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like Advaita always preached the devotional service of Viṣṇu with firm determination.</w:t>
      </w:r>
    </w:p>
    <w:p w14:paraId="12BA0D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While Śrī Mādhavendra was feeling distress because of the absence of association with Kṛṣṇa's devotees, Śrī Advaita Prabhu, by the mercy of the Supreme Lord, began to forcefully preach the devotional service of Viṣṇu.</w:t>
      </w:r>
    </w:p>
    <w:p w14:paraId="06AB10DF" w14:textId="2D0F4D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4.432</w:t>
      </w:r>
    </w:p>
    <w:p w14:paraId="6BB2F3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432</w:t>
      </w:r>
    </w:p>
    <w:p w14:paraId="4B42F9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paḍāyena gītā-bhāgavata</w:t>
      </w:r>
      <w:r w:rsidRPr="004A2847">
        <w:rPr>
          <w:rStyle w:val="BookTitle"/>
          <w:rFonts w:asciiTheme="minorHAnsi" w:hAnsiTheme="minorHAnsi" w:cstheme="minorHAnsi"/>
          <w:b w:val="0"/>
          <w:bCs w:val="0"/>
          <w:color w:val="000000"/>
          <w:sz w:val="28"/>
          <w:szCs w:val="28"/>
        </w:rPr>
        <w:br/>
        <w:t>bhakti vākhānena mātra—granthera ye mata</w:t>
      </w:r>
    </w:p>
    <w:p w14:paraId="6374DE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constantly taught </w:t>
      </w:r>
      <w:r w:rsidRPr="004A2847">
        <w:rPr>
          <w:rStyle w:val="BookTitle"/>
          <w:rFonts w:asciiTheme="minorHAnsi" w:hAnsiTheme="minorHAnsi" w:cstheme="minorHAnsi"/>
          <w:b/>
          <w:bCs/>
          <w:i/>
          <w:iCs/>
          <w:color w:val="800000"/>
          <w:sz w:val="28"/>
          <w:szCs w:val="28"/>
        </w:rPr>
        <w:t>Bhagavad-gītā</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He taught that devotional service was the purport of these two literatures.</w:t>
      </w:r>
    </w:p>
    <w:p w14:paraId="1580DA63" w14:textId="236AA00D"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Māyāvādīs averse to the Lord's service do not discuss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they cannot understand the purport of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Śrī Advaita Prabhu gave the </w:t>
      </w:r>
      <w:r w:rsidRPr="00223251">
        <w:rPr>
          <w:rStyle w:val="BookTitle"/>
          <w:rFonts w:asciiTheme="minorHAnsi" w:hAnsiTheme="minorHAnsi" w:cstheme="minorHAnsi"/>
          <w:b w:val="0"/>
          <w:bCs w:val="0"/>
          <w:i/>
          <w:iCs/>
          <w:color w:val="000000"/>
          <w:sz w:val="28"/>
          <w:szCs w:val="28"/>
        </w:rPr>
        <w:t>karm</w:t>
      </w:r>
      <w:ins w:id="161" w:author="your servant" w:date="2020-05-15T19:59:00Z">
        <w:r w:rsidR="00223251" w:rsidRPr="00223251">
          <w:rPr>
            <w:rStyle w:val="BookTitle"/>
            <w:rFonts w:asciiTheme="minorHAnsi" w:hAnsiTheme="minorHAnsi" w:cstheme="minorHAnsi"/>
            <w:b w:val="0"/>
            <w:bCs w:val="0"/>
            <w:i/>
            <w:iCs/>
            <w:color w:val="000000"/>
            <w:sz w:val="28"/>
            <w:szCs w:val="28"/>
          </w:rPr>
          <w:t>ī</w:t>
        </w:r>
      </w:ins>
      <w:r w:rsidRPr="00223251">
        <w:rPr>
          <w:rStyle w:val="BookTitle"/>
          <w:rFonts w:asciiTheme="minorHAnsi" w:hAnsiTheme="minorHAnsi" w:cstheme="minorHAnsi"/>
          <w:b w:val="0"/>
          <w:bCs w:val="0"/>
          <w:i/>
          <w:iCs/>
          <w:color w:val="000000"/>
          <w:sz w:val="28"/>
          <w:szCs w:val="28"/>
        </w:rPr>
        <w:t>s</w:t>
      </w:r>
      <w:r w:rsidRPr="004A2847">
        <w:rPr>
          <w:rStyle w:val="BookTitle"/>
          <w:rFonts w:asciiTheme="minorHAnsi" w:hAnsiTheme="minorHAnsi" w:cstheme="minorHAnsi"/>
          <w:b w:val="0"/>
          <w:bCs w:val="0"/>
          <w:color w:val="000000"/>
          <w:sz w:val="28"/>
          <w:szCs w:val="28"/>
        </w:rPr>
        <w:t xml:space="preserve">, </w:t>
      </w:r>
      <w:r w:rsidRPr="00223251">
        <w:rPr>
          <w:rStyle w:val="BookTitle"/>
          <w:rFonts w:asciiTheme="minorHAnsi" w:hAnsiTheme="minorHAnsi" w:cstheme="minorHAnsi"/>
          <w:b w:val="0"/>
          <w:bCs w:val="0"/>
          <w:i/>
          <w:iCs/>
          <w:color w:val="000000"/>
          <w:sz w:val="28"/>
          <w:szCs w:val="28"/>
        </w:rPr>
        <w:t>yog</w:t>
      </w:r>
      <w:ins w:id="162" w:author="your servant" w:date="2020-05-15T19:59:00Z">
        <w:r w:rsidR="00223251" w:rsidRPr="00223251">
          <w:rPr>
            <w:rStyle w:val="BookTitle"/>
            <w:rFonts w:asciiTheme="minorHAnsi" w:hAnsiTheme="minorHAnsi" w:cstheme="minorHAnsi"/>
            <w:b w:val="0"/>
            <w:bCs w:val="0"/>
            <w:i/>
            <w:iCs/>
            <w:color w:val="000000"/>
            <w:sz w:val="28"/>
            <w:szCs w:val="28"/>
          </w:rPr>
          <w:t>ī</w:t>
        </w:r>
      </w:ins>
      <w:r w:rsidRPr="00223251">
        <w:rPr>
          <w:rStyle w:val="BookTitle"/>
          <w:rFonts w:asciiTheme="minorHAnsi" w:hAnsiTheme="minorHAnsi" w:cstheme="minorHAnsi"/>
          <w:b w:val="0"/>
          <w:bCs w:val="0"/>
          <w:i/>
          <w:iCs/>
          <w:color w:val="000000"/>
          <w:sz w:val="28"/>
          <w:szCs w:val="28"/>
        </w:rPr>
        <w:t>s</w:t>
      </w:r>
      <w:r w:rsidRPr="004A2847">
        <w:rPr>
          <w:rStyle w:val="BookTitle"/>
          <w:rFonts w:asciiTheme="minorHAnsi" w:hAnsiTheme="minorHAnsi" w:cstheme="minorHAnsi"/>
          <w:b w:val="0"/>
          <w:bCs w:val="0"/>
          <w:color w:val="000000"/>
          <w:sz w:val="28"/>
          <w:szCs w:val="28"/>
        </w:rPr>
        <w:t xml:space="preserve">, and Māyāvādīs an opportunity to hear explanations of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based on devotional service.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never recommend any path other than devotional service. Because people averse to the mellows of devotional service do not understand this, they consider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as literatures averse to the principles of devotional service. </w:t>
      </w:r>
      <w:proofErr w:type="gramStart"/>
      <w:r w:rsidRPr="004A2847">
        <w:rPr>
          <w:rStyle w:val="BookTitle"/>
          <w:rFonts w:asciiTheme="minorHAnsi" w:hAnsiTheme="minorHAnsi" w:cstheme="minorHAnsi"/>
          <w:b w:val="0"/>
          <w:bCs w:val="0"/>
          <w:color w:val="000000"/>
          <w:sz w:val="28"/>
          <w:szCs w:val="28"/>
        </w:rPr>
        <w:t>Actually</w:t>
      </w:r>
      <w:proofErr w:type="gramEnd"/>
      <w:r w:rsidRPr="004A2847">
        <w:rPr>
          <w:rStyle w:val="BookTitle"/>
          <w:rFonts w:asciiTheme="minorHAnsi" w:hAnsiTheme="minorHAnsi" w:cstheme="minorHAnsi"/>
          <w:b w:val="0"/>
          <w:bCs w:val="0"/>
          <w:color w:val="000000"/>
          <w:sz w:val="28"/>
          <w:szCs w:val="28"/>
        </w:rPr>
        <w:t xml:space="preserve"> the only aim of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to make all living entities inclined to Kṛṣṇa.</w:t>
      </w:r>
    </w:p>
    <w:p w14:paraId="0B46B41A" w14:textId="0DA257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4.433</w:t>
      </w:r>
    </w:p>
    <w:p w14:paraId="3277FC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433</w:t>
      </w:r>
    </w:p>
    <w:p w14:paraId="401A9C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mādhavendra mahāśaya</w:t>
      </w:r>
      <w:r w:rsidRPr="004A2847">
        <w:rPr>
          <w:rStyle w:val="BookTitle"/>
          <w:rFonts w:asciiTheme="minorHAnsi" w:hAnsiTheme="minorHAnsi" w:cstheme="minorHAnsi"/>
          <w:b w:val="0"/>
          <w:bCs w:val="0"/>
          <w:color w:val="000000"/>
          <w:sz w:val="28"/>
          <w:szCs w:val="28"/>
        </w:rPr>
        <w:br/>
        <w:t>advaitera gṛhe āsi' hailā udaya</w:t>
      </w:r>
    </w:p>
    <w:p w14:paraId="57EB78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Mādhavendra Mahāśaya arrived at the house of Advaita.</w:t>
      </w:r>
    </w:p>
    <w:p w14:paraId="7F8B5AC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Mādhavendra Purī arrived at the house of Advaita Prabhu in Śāntipura when Advaita was exhibiting enthusiasm for preaching.</w:t>
      </w:r>
    </w:p>
    <w:p w14:paraId="2026DBCA" w14:textId="4B6B26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4.434</w:t>
      </w:r>
    </w:p>
    <w:p w14:paraId="0DCA97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434</w:t>
      </w:r>
    </w:p>
    <w:p w14:paraId="30153A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advaita tāna vaiṣṇava-lakṣaṇa</w:t>
      </w:r>
      <w:r w:rsidRPr="004A2847">
        <w:rPr>
          <w:rStyle w:val="BookTitle"/>
          <w:rFonts w:asciiTheme="minorHAnsi" w:hAnsiTheme="minorHAnsi" w:cstheme="minorHAnsi"/>
          <w:b w:val="0"/>
          <w:bCs w:val="0"/>
          <w:color w:val="000000"/>
          <w:sz w:val="28"/>
          <w:szCs w:val="28"/>
        </w:rPr>
        <w:br/>
        <w:t>praṇāma haiyā paḍilena sei-kṣaṇa</w:t>
      </w:r>
    </w:p>
    <w:p w14:paraId="396706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Advaita saw the signs of a Vaiṣṇava in Mādhavendra, Advaita offered him obeisances.</w:t>
      </w:r>
    </w:p>
    <w:p w14:paraId="4069AC43" w14:textId="362FFC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4.435</w:t>
      </w:r>
    </w:p>
    <w:p w14:paraId="31025C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435</w:t>
      </w:r>
    </w:p>
    <w:p w14:paraId="42A69C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mādhavendra-purī o advaita kari' kole</w:t>
      </w:r>
      <w:r w:rsidRPr="004A2847">
        <w:rPr>
          <w:rStyle w:val="BookTitle"/>
          <w:rFonts w:asciiTheme="minorHAnsi" w:hAnsiTheme="minorHAnsi" w:cstheme="minorHAnsi"/>
          <w:b w:val="0"/>
          <w:bCs w:val="0"/>
          <w:color w:val="000000"/>
          <w:sz w:val="28"/>
          <w:szCs w:val="28"/>
        </w:rPr>
        <w:br/>
        <w:t>siñcilena aṅga tāna premānanda-jale</w:t>
      </w:r>
    </w:p>
    <w:p w14:paraId="0CD22C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Mādhavendra Purī embraced Advaita and soaked His body with tears of ecstatic love.</w:t>
      </w:r>
    </w:p>
    <w:p w14:paraId="75F802C3" w14:textId="196C6F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4.436</w:t>
      </w:r>
    </w:p>
    <w:p w14:paraId="468EF4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436</w:t>
      </w:r>
    </w:p>
    <w:p w14:paraId="75483C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anyo'nye kṛṣṇa-kathā-rase dui-jana</w:t>
      </w:r>
      <w:r w:rsidRPr="004A2847">
        <w:rPr>
          <w:rStyle w:val="BookTitle"/>
          <w:rFonts w:asciiTheme="minorHAnsi" w:hAnsiTheme="minorHAnsi" w:cstheme="minorHAnsi"/>
          <w:b w:val="0"/>
          <w:bCs w:val="0"/>
          <w:color w:val="000000"/>
          <w:sz w:val="28"/>
          <w:szCs w:val="28"/>
        </w:rPr>
        <w:br/>
        <w:t>āpanāra deha kāro nā haya smaraṇa</w:t>
      </w:r>
    </w:p>
    <w:p w14:paraId="6F38A5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became so absorbed in discussing topics of Kṛṣṇa consciousness between themselves that they forgot about their bodies.</w:t>
      </w:r>
    </w:p>
    <w:p w14:paraId="6B2640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Mādhavendra and Śrī Advaita became so intoxicated by the mellows of discussing Kṛṣṇa's topics that they forgot about their own bodies. The conditioned souls of this material world are always absorbed in contrary topics. They are so intoxicated by the bodily concept of life that they have no remembrance of Kṛṣṇa.</w:t>
      </w:r>
    </w:p>
    <w:p w14:paraId="35950B14" w14:textId="703408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4.437</w:t>
      </w:r>
    </w:p>
    <w:p w14:paraId="31D6CF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437</w:t>
      </w:r>
    </w:p>
    <w:p w14:paraId="18DFE4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mādhava-purīra prema—akathya kathana</w:t>
      </w:r>
      <w:r w:rsidRPr="004A2847">
        <w:rPr>
          <w:rStyle w:val="BookTitle"/>
          <w:rFonts w:asciiTheme="minorHAnsi" w:hAnsiTheme="minorHAnsi" w:cstheme="minorHAnsi"/>
          <w:b w:val="0"/>
          <w:bCs w:val="0"/>
          <w:color w:val="000000"/>
          <w:sz w:val="28"/>
          <w:szCs w:val="28"/>
        </w:rPr>
        <w:br/>
        <w:t>megha-daraśane mūrcchā haya sei kṣaṇa</w:t>
      </w:r>
    </w:p>
    <w:p w14:paraId="604D2D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ecstatic love of Mādhava Purī is beyond description. He would lose consciousness upon seeing a cloud.</w:t>
      </w:r>
    </w:p>
    <w:p w14:paraId="0BE1349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ecstatic love of Śrī Mādhavendra is extraordinary. When ordinary people see a cloud, they think it may rain, and nice crops will grow, and the earth will cool. But Mādhavendra Purī saw the complexion of Kṛṣṇa within the cloud, and he became so absorbed in thoughts of Kṛṣṇa that he became completely aloof from the propensity to enjoy this external world and lost consciousness.</w:t>
      </w:r>
    </w:p>
    <w:p w14:paraId="59AC02F0" w14:textId="0F285D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4.438</w:t>
      </w:r>
    </w:p>
    <w:p w14:paraId="36F988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438</w:t>
      </w:r>
    </w:p>
    <w:p w14:paraId="1E0400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nāma śunilei karena huṅkāra</w:t>
      </w:r>
      <w:r w:rsidRPr="004A2847">
        <w:rPr>
          <w:rStyle w:val="BookTitle"/>
          <w:rFonts w:asciiTheme="minorHAnsi" w:hAnsiTheme="minorHAnsi" w:cstheme="minorHAnsi"/>
          <w:b w:val="0"/>
          <w:bCs w:val="0"/>
          <w:color w:val="000000"/>
          <w:sz w:val="28"/>
          <w:szCs w:val="28"/>
        </w:rPr>
        <w:br/>
        <w:t>kṣaṇeke sahasra haya kṛṣṇera vikāra</w:t>
      </w:r>
    </w:p>
    <w:p w14:paraId="1AA5E1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As soon as he heard the name of Kṛṣṇa, he would roar loudly. In one </w:t>
      </w:r>
      <w:proofErr w:type="gramStart"/>
      <w:r w:rsidRPr="004A2847">
        <w:rPr>
          <w:rStyle w:val="BookTitle"/>
          <w:rFonts w:asciiTheme="minorHAnsi" w:hAnsiTheme="minorHAnsi" w:cstheme="minorHAnsi"/>
          <w:b/>
          <w:bCs/>
          <w:color w:val="800000"/>
          <w:sz w:val="28"/>
          <w:szCs w:val="28"/>
        </w:rPr>
        <w:t>moment</w:t>
      </w:r>
      <w:proofErr w:type="gramEnd"/>
      <w:r w:rsidRPr="004A2847">
        <w:rPr>
          <w:rStyle w:val="BookTitle"/>
          <w:rFonts w:asciiTheme="minorHAnsi" w:hAnsiTheme="minorHAnsi" w:cstheme="minorHAnsi"/>
          <w:b/>
          <w:bCs/>
          <w:color w:val="800000"/>
          <w:sz w:val="28"/>
          <w:szCs w:val="28"/>
        </w:rPr>
        <w:t xml:space="preserve"> thousands of transformations of ecstatic love for Kṛṣṇa would manifest in his body.</w:t>
      </w:r>
    </w:p>
    <w:p w14:paraId="68CA54DB" w14:textId="78FD30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4.439</w:t>
      </w:r>
    </w:p>
    <w:p w14:paraId="35263A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439</w:t>
      </w:r>
    </w:p>
    <w:p w14:paraId="16A73A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tāṅhāra viṣṇu-bhaktira udaya</w:t>
      </w:r>
      <w:r w:rsidRPr="004A2847">
        <w:rPr>
          <w:rStyle w:val="BookTitle"/>
          <w:rFonts w:asciiTheme="minorHAnsi" w:hAnsiTheme="minorHAnsi" w:cstheme="minorHAnsi"/>
          <w:b w:val="0"/>
          <w:bCs w:val="0"/>
          <w:color w:val="000000"/>
          <w:sz w:val="28"/>
          <w:szCs w:val="28"/>
        </w:rPr>
        <w:br/>
        <w:t>baḍa sukhī hailā advaita mahāśaya</w:t>
      </w:r>
    </w:p>
    <w:p w14:paraId="287087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Mahāśaya was most pleased to see the manifestation of devotional service to Viṣṇu in Mādhavendra Purī.</w:t>
      </w:r>
    </w:p>
    <w:p w14:paraId="00092737" w14:textId="3CE4EF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4.440</w:t>
      </w:r>
    </w:p>
    <w:p w14:paraId="7A3213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440</w:t>
      </w:r>
    </w:p>
    <w:p w14:paraId="6E2A35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tāṅra ṭhāñi upadeśa karilā grahaṇa</w:t>
      </w:r>
      <w:r w:rsidRPr="004A2847">
        <w:rPr>
          <w:rStyle w:val="BookTitle"/>
          <w:rFonts w:asciiTheme="minorHAnsi" w:hAnsiTheme="minorHAnsi" w:cstheme="minorHAnsi"/>
          <w:b w:val="0"/>
          <w:bCs w:val="0"/>
          <w:color w:val="000000"/>
          <w:sz w:val="28"/>
          <w:szCs w:val="28"/>
        </w:rPr>
        <w:br/>
        <w:t>hena-mate mādhavendra-advaita-milana</w:t>
      </w:r>
    </w:p>
    <w:p w14:paraId="644BEE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then took instruction from him. This is how Mādhavendra and Advaita met.</w:t>
      </w:r>
    </w:p>
    <w:p w14:paraId="4FFF92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ṭhāñi </w:t>
      </w:r>
      <w:r w:rsidRPr="004A2847">
        <w:rPr>
          <w:rStyle w:val="BookTitle"/>
          <w:rFonts w:asciiTheme="minorHAnsi" w:hAnsiTheme="minorHAnsi" w:cstheme="minorHAnsi"/>
          <w:b w:val="0"/>
          <w:bCs w:val="0"/>
          <w:color w:val="000000"/>
          <w:sz w:val="28"/>
          <w:szCs w:val="28"/>
        </w:rPr>
        <w:t>means “near” or “from.”</w:t>
      </w:r>
    </w:p>
    <w:p w14:paraId="1AA6C0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 seeing the full manifestation of devotional service in Śrī Mādhavendra Purī, Śrī Advaita Prabhu took mantra and instructions on worship from him. The desire that Advaita nourished in His heart as a bud now had the opportunity to blossom. Many people think that one should take mantra and instruction from a family guru and that there is no need to consider whether that guru has devotion to Kṛṣṇa or not, or that they will attain auspiciousness by artificially learning devotional service from those who deceive ordinary people to attain fame by manifesting eight kinds of bodily transformations while clapping their hands. Some time ago the practices of heating the body by binding a piece of garlic to the throat and shedding tears by rubbing the eyes with hands smeared with chili powder were accepted as limbs of devotional service by deceitful people, who thereby always remained inert and artificially shed tears from their dry eyes. To deliver the unfortunate people whose hearts were captured by the unauthorized practice of taking instructions from such deceitful people, persons who take shelter at the feet of Advaita genuinely cultivate and aspire for Śrī Mādhavendra's transformations of ecstatic love, which are devoid of the desire for enjoying wealth, women, and fame. Śrī Gauḍīya Maṭha does not encourage any form of </w:t>
      </w:r>
      <w:r w:rsidRPr="004A2847">
        <w:rPr>
          <w:rStyle w:val="BookTitle"/>
          <w:rFonts w:asciiTheme="minorHAnsi" w:hAnsiTheme="minorHAnsi" w:cstheme="minorHAnsi"/>
          <w:b w:val="0"/>
          <w:bCs w:val="0"/>
          <w:color w:val="000000"/>
          <w:sz w:val="28"/>
          <w:szCs w:val="28"/>
        </w:rPr>
        <w:lastRenderedPageBreak/>
        <w:t xml:space="preserve">duplicity.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 sincere servants of Gauḍīya Maṭha are followers of Śrī Mādhavendra Purī and instructors for uprooting these cheating practices.</w:t>
      </w:r>
    </w:p>
    <w:p w14:paraId="0A436445" w14:textId="316AED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4.441</w:t>
      </w:r>
    </w:p>
    <w:p w14:paraId="566A52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441</w:t>
      </w:r>
    </w:p>
    <w:p w14:paraId="47E541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mādhava-purīra ārādhanāra divase</w:t>
      </w:r>
      <w:r w:rsidRPr="004A2847">
        <w:rPr>
          <w:rStyle w:val="BookTitle"/>
          <w:rFonts w:asciiTheme="minorHAnsi" w:hAnsiTheme="minorHAnsi" w:cstheme="minorHAnsi"/>
          <w:b w:val="0"/>
          <w:bCs w:val="0"/>
          <w:color w:val="000000"/>
          <w:sz w:val="28"/>
          <w:szCs w:val="28"/>
        </w:rPr>
        <w:br/>
        <w:t>sarvasva nikṣepa kare advaita hariṣe</w:t>
      </w:r>
    </w:p>
    <w:p w14:paraId="4104FA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then, Advaita joyfully celebrated Mādhavendra Purī's appearance day every year.</w:t>
      </w:r>
    </w:p>
    <w:p w14:paraId="77179B43" w14:textId="7F2086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4.442</w:t>
      </w:r>
    </w:p>
    <w:p w14:paraId="5FAC4A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442</w:t>
      </w:r>
    </w:p>
    <w:p w14:paraId="6FA0F5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sei puṇya-tithi āsiyā mililā</w:t>
      </w:r>
      <w:r w:rsidRPr="004A2847">
        <w:rPr>
          <w:rStyle w:val="BookTitle"/>
          <w:rFonts w:asciiTheme="minorHAnsi" w:hAnsiTheme="minorHAnsi" w:cstheme="minorHAnsi"/>
          <w:b w:val="0"/>
          <w:bCs w:val="0"/>
          <w:color w:val="000000"/>
          <w:sz w:val="28"/>
          <w:szCs w:val="28"/>
        </w:rPr>
        <w:br/>
        <w:t>santoṣe advaita sajja karite lāgilā</w:t>
      </w:r>
    </w:p>
    <w:p w14:paraId="0D07DA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divine arrangement that auspicious day arrived, and Advaita happily began to </w:t>
      </w:r>
      <w:proofErr w:type="gramStart"/>
      <w:r w:rsidRPr="004A2847">
        <w:rPr>
          <w:rStyle w:val="BookTitle"/>
          <w:rFonts w:asciiTheme="minorHAnsi" w:hAnsiTheme="minorHAnsi" w:cstheme="minorHAnsi"/>
          <w:b/>
          <w:bCs/>
          <w:color w:val="800000"/>
          <w:sz w:val="28"/>
          <w:szCs w:val="28"/>
        </w:rPr>
        <w:t>make arrangements</w:t>
      </w:r>
      <w:proofErr w:type="gramEnd"/>
      <w:r w:rsidRPr="004A2847">
        <w:rPr>
          <w:rStyle w:val="BookTitle"/>
          <w:rFonts w:asciiTheme="minorHAnsi" w:hAnsiTheme="minorHAnsi" w:cstheme="minorHAnsi"/>
          <w:b/>
          <w:bCs/>
          <w:color w:val="800000"/>
          <w:sz w:val="28"/>
          <w:szCs w:val="28"/>
        </w:rPr>
        <w:t xml:space="preserve"> for the occasion.</w:t>
      </w:r>
    </w:p>
    <w:p w14:paraId="015BB9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sajja </w:t>
      </w:r>
      <w:r w:rsidRPr="004A2847">
        <w:rPr>
          <w:rStyle w:val="BookTitle"/>
          <w:rFonts w:asciiTheme="minorHAnsi" w:hAnsiTheme="minorHAnsi" w:cstheme="minorHAnsi"/>
          <w:b w:val="0"/>
          <w:bCs w:val="0"/>
          <w:color w:val="000000"/>
          <w:sz w:val="28"/>
          <w:szCs w:val="28"/>
        </w:rPr>
        <w:t>means “arrangements” or “preparations.”</w:t>
      </w:r>
    </w:p>
    <w:p w14:paraId="36E7F08A" w14:textId="71310B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4.443</w:t>
      </w:r>
    </w:p>
    <w:p w14:paraId="7B03A8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443</w:t>
      </w:r>
    </w:p>
    <w:p w14:paraId="567102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śrī-gaurasundara saba-pāriṣada-sane</w:t>
      </w:r>
      <w:r w:rsidRPr="004A2847">
        <w:rPr>
          <w:rStyle w:val="BookTitle"/>
          <w:rFonts w:asciiTheme="minorHAnsi" w:hAnsiTheme="minorHAnsi" w:cstheme="minorHAnsi"/>
          <w:b w:val="0"/>
          <w:bCs w:val="0"/>
          <w:color w:val="000000"/>
          <w:sz w:val="28"/>
          <w:szCs w:val="28"/>
        </w:rPr>
        <w:br/>
        <w:t>baḍa sukhī hailena sei puṇya-dine</w:t>
      </w:r>
    </w:p>
    <w:p w14:paraId="488212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and His associates all felt great happiness on that auspicious day.</w:t>
      </w:r>
    </w:p>
    <w:p w14:paraId="41163BA6" w14:textId="2F0D77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4.444</w:t>
      </w:r>
    </w:p>
    <w:p w14:paraId="0CFB18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444</w:t>
      </w:r>
    </w:p>
    <w:p w14:paraId="17E25F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tithi pūjibāre ācārya-gosāñi</w:t>
      </w:r>
      <w:r w:rsidRPr="004A2847">
        <w:rPr>
          <w:rStyle w:val="BookTitle"/>
          <w:rFonts w:asciiTheme="minorHAnsi" w:hAnsiTheme="minorHAnsi" w:cstheme="minorHAnsi"/>
          <w:b w:val="0"/>
          <w:bCs w:val="0"/>
          <w:color w:val="000000"/>
          <w:sz w:val="28"/>
          <w:szCs w:val="28"/>
        </w:rPr>
        <w:br/>
        <w:t>yata sajja karilena, tāra anta nāi</w:t>
      </w:r>
    </w:p>
    <w:p w14:paraId="626684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 end to the arrangements made by Ācārya Gosāñi to celebrate that occasion.</w:t>
      </w:r>
    </w:p>
    <w:p w14:paraId="11F2C3E8" w14:textId="1FC211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4.445</w:t>
      </w:r>
    </w:p>
    <w:p w14:paraId="295256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445</w:t>
      </w:r>
    </w:p>
    <w:p w14:paraId="56C3AD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 dik haite sajja lāgila āsite</w:t>
      </w:r>
      <w:r w:rsidRPr="004A2847">
        <w:rPr>
          <w:rStyle w:val="BookTitle"/>
          <w:rFonts w:asciiTheme="minorHAnsi" w:hAnsiTheme="minorHAnsi" w:cstheme="minorHAnsi"/>
          <w:b w:val="0"/>
          <w:bCs w:val="0"/>
          <w:color w:val="000000"/>
          <w:sz w:val="28"/>
          <w:szCs w:val="28"/>
        </w:rPr>
        <w:br/>
        <w:t>hena nāhi jāni ke ānaye kon bhite</w:t>
      </w:r>
    </w:p>
    <w:p w14:paraId="2BD8FA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Ingredients flowed in from all directions. No one knew who brought them or where they came from.</w:t>
      </w:r>
    </w:p>
    <w:p w14:paraId="3E05A9AB" w14:textId="1420E5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4.446</w:t>
      </w:r>
    </w:p>
    <w:p w14:paraId="7A4AC9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446</w:t>
      </w:r>
    </w:p>
    <w:p w14:paraId="223379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mādhavendra-purī-prati prīti sabākāra</w:t>
      </w:r>
      <w:r w:rsidRPr="004A2847">
        <w:rPr>
          <w:rStyle w:val="BookTitle"/>
          <w:rFonts w:asciiTheme="minorHAnsi" w:hAnsiTheme="minorHAnsi" w:cstheme="minorHAnsi"/>
          <w:b w:val="0"/>
          <w:bCs w:val="0"/>
          <w:color w:val="000000"/>
          <w:sz w:val="28"/>
          <w:szCs w:val="28"/>
        </w:rPr>
        <w:br/>
        <w:t>sabei lailena yathā-yogya adhikāra</w:t>
      </w:r>
    </w:p>
    <w:p w14:paraId="2BBF68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everyone had love for Mādhavendra Purī, they all accepted appropriate responsibilities.</w:t>
      </w:r>
    </w:p>
    <w:p w14:paraId="6923CD5F" w14:textId="5EE02A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4.447</w:t>
      </w:r>
    </w:p>
    <w:p w14:paraId="1D8A94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447</w:t>
      </w:r>
    </w:p>
    <w:p w14:paraId="685C79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 lailena yata randhanera bhāra</w:t>
      </w:r>
      <w:r w:rsidRPr="004A2847">
        <w:rPr>
          <w:rStyle w:val="BookTitle"/>
          <w:rFonts w:asciiTheme="minorHAnsi" w:hAnsiTheme="minorHAnsi" w:cstheme="minorHAnsi"/>
          <w:b w:val="0"/>
          <w:bCs w:val="0"/>
          <w:color w:val="000000"/>
          <w:sz w:val="28"/>
          <w:szCs w:val="28"/>
        </w:rPr>
        <w:br/>
        <w:t>āi veḍi' sarva-vaiṣṇavera parivāra</w:t>
      </w:r>
    </w:p>
    <w:p w14:paraId="3EA831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took the responsibility of cooking, and the wives of the Vaiṣṇavas agreed to help her.</w:t>
      </w:r>
    </w:p>
    <w:p w14:paraId="5589C4EE" w14:textId="355B04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4.448</w:t>
      </w:r>
    </w:p>
    <w:p w14:paraId="2154B6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448</w:t>
      </w:r>
    </w:p>
    <w:p w14:paraId="49D8F7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nityānanda-prabhu-vara santoṣa apāra</w:t>
      </w:r>
      <w:r w:rsidRPr="004A2847">
        <w:rPr>
          <w:rStyle w:val="BookTitle"/>
          <w:rFonts w:asciiTheme="minorHAnsi" w:hAnsiTheme="minorHAnsi" w:cstheme="minorHAnsi"/>
          <w:b w:val="0"/>
          <w:bCs w:val="0"/>
          <w:color w:val="000000"/>
          <w:sz w:val="28"/>
          <w:szCs w:val="28"/>
        </w:rPr>
        <w:br/>
        <w:t>vaiṣṇava pūjite lailena adhikāra</w:t>
      </w:r>
    </w:p>
    <w:p w14:paraId="239CB1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was unlimitedly happy. He took the responsibility of worshiping the Vaiṣṇavas.</w:t>
      </w:r>
    </w:p>
    <w:p w14:paraId="4D569705" w14:textId="4908E6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4.449</w:t>
      </w:r>
    </w:p>
    <w:p w14:paraId="0DEC83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449</w:t>
      </w:r>
    </w:p>
    <w:p w14:paraId="457D49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“āmi saba ghaṣiba candana”</w:t>
      </w:r>
      <w:r w:rsidRPr="004A2847">
        <w:rPr>
          <w:rStyle w:val="BookTitle"/>
          <w:rFonts w:asciiTheme="minorHAnsi" w:hAnsiTheme="minorHAnsi" w:cstheme="minorHAnsi"/>
          <w:b w:val="0"/>
          <w:bCs w:val="0"/>
          <w:color w:val="000000"/>
          <w:sz w:val="28"/>
          <w:szCs w:val="28"/>
        </w:rPr>
        <w:br/>
        <w:t>keha bale,—“mālā āmi kariba granthana”</w:t>
      </w:r>
    </w:p>
    <w:p w14:paraId="726A13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Someone said, “I will grind whatever sandalwood paste is required.” Another said, “I will make flower garlands.”</w:t>
      </w:r>
    </w:p>
    <w:p w14:paraId="6A6CCB07" w14:textId="6644AA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4.450</w:t>
      </w:r>
    </w:p>
    <w:p w14:paraId="6AB5B7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450</w:t>
      </w:r>
    </w:p>
    <w:p w14:paraId="583CD3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“jala ānibāre mora bhāra”</w:t>
      </w:r>
      <w:r w:rsidRPr="004A2847">
        <w:rPr>
          <w:rStyle w:val="BookTitle"/>
          <w:rFonts w:asciiTheme="minorHAnsi" w:hAnsiTheme="minorHAnsi" w:cstheme="minorHAnsi"/>
          <w:b w:val="0"/>
          <w:bCs w:val="0"/>
          <w:color w:val="000000"/>
          <w:sz w:val="28"/>
          <w:szCs w:val="28"/>
        </w:rPr>
        <w:br/>
        <w:t>keha bale,—“mora dāya sthāna-upaskāra”</w:t>
      </w:r>
    </w:p>
    <w:p w14:paraId="30945F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“I will bring the water.” Another person said, “My duty will be to clean the place.”</w:t>
      </w:r>
    </w:p>
    <w:p w14:paraId="470DF65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upaskāra </w:t>
      </w:r>
      <w:r w:rsidRPr="004A2847">
        <w:rPr>
          <w:rStyle w:val="BookTitle"/>
          <w:rFonts w:asciiTheme="minorHAnsi" w:hAnsiTheme="minorHAnsi" w:cstheme="minorHAnsi"/>
          <w:b w:val="0"/>
          <w:bCs w:val="0"/>
          <w:color w:val="000000"/>
          <w:sz w:val="28"/>
          <w:szCs w:val="28"/>
        </w:rPr>
        <w:t>means “to clean” or “to sweep.”</w:t>
      </w:r>
    </w:p>
    <w:p w14:paraId="7DB14CC9" w14:textId="2E7EDF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4.451</w:t>
      </w:r>
    </w:p>
    <w:p w14:paraId="15DBB6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451</w:t>
      </w:r>
    </w:p>
    <w:p w14:paraId="28FAF3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“muñi yata vaiṣṇava-caraṇa</w:t>
      </w:r>
      <w:r w:rsidRPr="004A2847">
        <w:rPr>
          <w:rStyle w:val="BookTitle"/>
          <w:rFonts w:asciiTheme="minorHAnsi" w:hAnsiTheme="minorHAnsi" w:cstheme="minorHAnsi"/>
          <w:b w:val="0"/>
          <w:bCs w:val="0"/>
          <w:color w:val="000000"/>
          <w:sz w:val="28"/>
          <w:szCs w:val="28"/>
        </w:rPr>
        <w:br/>
        <w:t>mora bhāra sakala kariba prakṣālana”</w:t>
      </w:r>
    </w:p>
    <w:p w14:paraId="3E5926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“My responsibility will be to wash the feet of all the Vaiṣṇavas.”</w:t>
      </w:r>
    </w:p>
    <w:p w14:paraId="7D15231F" w14:textId="540E2C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4.452</w:t>
      </w:r>
    </w:p>
    <w:p w14:paraId="2EF166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452</w:t>
      </w:r>
    </w:p>
    <w:p w14:paraId="7DE7E2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bāndhe patākā, cāndoyā keha ṭāne</w:t>
      </w:r>
      <w:r w:rsidRPr="004A2847">
        <w:rPr>
          <w:rStyle w:val="BookTitle"/>
          <w:rFonts w:asciiTheme="minorHAnsi" w:hAnsiTheme="minorHAnsi" w:cstheme="minorHAnsi"/>
          <w:b w:val="0"/>
          <w:bCs w:val="0"/>
          <w:color w:val="000000"/>
          <w:sz w:val="28"/>
          <w:szCs w:val="28"/>
        </w:rPr>
        <w:br/>
        <w:t>keha bhāṇḍārera dravya deya, keha āne</w:t>
      </w:r>
    </w:p>
    <w:p w14:paraId="43DE5D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prepared flags, someone put up the canopy, someone brought the ingredients to the storeroom, and someone distributed them.</w:t>
      </w:r>
    </w:p>
    <w:p w14:paraId="44AA6C3B" w14:textId="7E20ED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4.453</w:t>
      </w:r>
    </w:p>
    <w:p w14:paraId="5906F3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453</w:t>
      </w:r>
    </w:p>
    <w:p w14:paraId="7AAC7D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jane lāgilā karite saṅkīrtana</w:t>
      </w:r>
      <w:r w:rsidRPr="004A2847">
        <w:rPr>
          <w:rStyle w:val="BookTitle"/>
          <w:rFonts w:asciiTheme="minorHAnsi" w:hAnsiTheme="minorHAnsi" w:cstheme="minorHAnsi"/>
          <w:b w:val="0"/>
          <w:bCs w:val="0"/>
          <w:color w:val="000000"/>
          <w:sz w:val="28"/>
          <w:szCs w:val="28"/>
        </w:rPr>
        <w:br/>
        <w:t>ānande karena nṛtya āra kata jana</w:t>
      </w:r>
    </w:p>
    <w:p w14:paraId="466634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 devotees began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and some danced in ecstasy.</w:t>
      </w:r>
    </w:p>
    <w:p w14:paraId="59ED4DFC" w14:textId="0B2DB6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4.454</w:t>
      </w:r>
    </w:p>
    <w:p w14:paraId="7FD5A4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454</w:t>
      </w:r>
    </w:p>
    <w:p w14:paraId="4227AC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āra kata jana `hari' balaye kīrtane</w:t>
      </w:r>
      <w:r w:rsidRPr="004A2847">
        <w:rPr>
          <w:rStyle w:val="BookTitle"/>
          <w:rFonts w:asciiTheme="minorHAnsi" w:hAnsiTheme="minorHAnsi" w:cstheme="minorHAnsi"/>
          <w:b w:val="0"/>
          <w:bCs w:val="0"/>
          <w:color w:val="000000"/>
          <w:sz w:val="28"/>
          <w:szCs w:val="28"/>
        </w:rPr>
        <w:br/>
        <w:t>śaṅkha-ghanṭā bājāyena āro kata jane</w:t>
      </w:r>
    </w:p>
    <w:p w14:paraId="070E60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of the devotees chanted the name of Hari in the kīrtana, while some blew conchshells and some rang bells.</w:t>
      </w:r>
    </w:p>
    <w:p w14:paraId="4D937AF1" w14:textId="365EEC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4.455</w:t>
      </w:r>
    </w:p>
    <w:p w14:paraId="2DE061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455</w:t>
      </w:r>
    </w:p>
    <w:p w14:paraId="140429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jana kare tithi pūjibāra kārya</w:t>
      </w:r>
      <w:r w:rsidRPr="004A2847">
        <w:rPr>
          <w:rStyle w:val="BookTitle"/>
          <w:rFonts w:asciiTheme="minorHAnsi" w:hAnsiTheme="minorHAnsi" w:cstheme="minorHAnsi"/>
          <w:b w:val="0"/>
          <w:bCs w:val="0"/>
          <w:color w:val="000000"/>
          <w:sz w:val="28"/>
          <w:szCs w:val="28"/>
        </w:rPr>
        <w:br/>
        <w:t>keha vā hailā tithi-pūjāra ācārya</w:t>
      </w:r>
    </w:p>
    <w:p w14:paraId="7EBD5D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 of them engaged in preparing the ingredients for worship, while someone took the role as the head </w:t>
      </w:r>
      <w:r w:rsidRPr="004A2847">
        <w:rPr>
          <w:rStyle w:val="BookTitle"/>
          <w:rFonts w:asciiTheme="minorHAnsi" w:hAnsiTheme="minorHAnsi" w:cstheme="minorHAnsi"/>
          <w:b/>
          <w:bCs/>
          <w:i/>
          <w:iCs/>
          <w:color w:val="800000"/>
          <w:sz w:val="28"/>
          <w:szCs w:val="28"/>
        </w:rPr>
        <w:t>pūjārī</w:t>
      </w:r>
      <w:r w:rsidRPr="004A2847">
        <w:rPr>
          <w:rStyle w:val="BookTitle"/>
          <w:rFonts w:asciiTheme="minorHAnsi" w:hAnsiTheme="minorHAnsi" w:cstheme="minorHAnsi"/>
          <w:b/>
          <w:bCs/>
          <w:color w:val="800000"/>
          <w:sz w:val="28"/>
          <w:szCs w:val="28"/>
        </w:rPr>
        <w:t>.</w:t>
      </w:r>
    </w:p>
    <w:p w14:paraId="41B50B70" w14:textId="642A0F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4.456</w:t>
      </w:r>
    </w:p>
    <w:p w14:paraId="5984AB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456</w:t>
      </w:r>
    </w:p>
    <w:p w14:paraId="51B0F8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parānanda-rase bhakta-gaṇa</w:t>
      </w:r>
      <w:r w:rsidRPr="004A2847">
        <w:rPr>
          <w:rStyle w:val="BookTitle"/>
          <w:rFonts w:asciiTheme="minorHAnsi" w:hAnsiTheme="minorHAnsi" w:cstheme="minorHAnsi"/>
          <w:b w:val="0"/>
          <w:bCs w:val="0"/>
          <w:color w:val="000000"/>
          <w:sz w:val="28"/>
          <w:szCs w:val="28"/>
        </w:rPr>
        <w:br/>
        <w:t>sabei karena kārya yāra yena mana</w:t>
      </w:r>
    </w:p>
    <w:p w14:paraId="0D3FA4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absorbed in the mellows of transcendental happiness, all the devotees engaged in various activities according to their desires.</w:t>
      </w:r>
    </w:p>
    <w:p w14:paraId="5D943600" w14:textId="3FE01D81"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various devotees began to display their skills in the worship of Śrī Mādhavendra Purī during the grand festival of Advaita and Gaura's meeting. If those who pass their days relishing palatable foods and displaying laziness for the service of the Supreme Lord rather than accepting the responsibility of serving during the present artificial festivals read this portion of </w:t>
      </w:r>
      <w:r w:rsidRPr="004A2847">
        <w:rPr>
          <w:rStyle w:val="BookTitle"/>
          <w:rFonts w:asciiTheme="minorHAnsi" w:hAnsiTheme="minorHAnsi" w:cstheme="minorHAnsi"/>
          <w:b w:val="0"/>
          <w:bCs w:val="0"/>
          <w:i/>
          <w:iCs/>
          <w:color w:val="000000"/>
          <w:sz w:val="28"/>
          <w:szCs w:val="28"/>
        </w:rPr>
        <w:t>Śrī Caitanya-bhāgavata</w:t>
      </w:r>
      <w:r w:rsidRPr="004A2847">
        <w:rPr>
          <w:rStyle w:val="BookTitle"/>
          <w:rFonts w:asciiTheme="minorHAnsi" w:hAnsiTheme="minorHAnsi" w:cstheme="minorHAnsi"/>
          <w:b w:val="0"/>
          <w:bCs w:val="0"/>
          <w:color w:val="000000"/>
          <w:sz w:val="28"/>
          <w:szCs w:val="28"/>
        </w:rPr>
        <w:t xml:space="preserve">, they will understand that Gaurasundara, Nityānanda, and Advaita Prabhu's festival is not meant for sense gratification like the ordinary festivals of the </w:t>
      </w:r>
      <w:r w:rsidRPr="00996495">
        <w:rPr>
          <w:rStyle w:val="BookTitle"/>
          <w:rFonts w:asciiTheme="minorHAnsi" w:hAnsiTheme="minorHAnsi" w:cstheme="minorHAnsi"/>
          <w:b w:val="0"/>
          <w:bCs w:val="0"/>
          <w:i/>
          <w:iCs/>
          <w:color w:val="000000"/>
          <w:sz w:val="28"/>
          <w:szCs w:val="28"/>
        </w:rPr>
        <w:t>karm</w:t>
      </w:r>
      <w:ins w:id="163" w:author="your servant" w:date="2020-05-15T20:17:00Z">
        <w:r w:rsidR="00996495" w:rsidRPr="00996495">
          <w:rPr>
            <w:rStyle w:val="BookTitle"/>
            <w:rFonts w:asciiTheme="minorHAnsi" w:hAnsiTheme="minorHAnsi" w:cstheme="minorHAnsi"/>
            <w:b w:val="0"/>
            <w:bCs w:val="0"/>
            <w:i/>
            <w:iCs/>
            <w:color w:val="000000"/>
            <w:sz w:val="28"/>
            <w:szCs w:val="28"/>
          </w:rPr>
          <w:t>ī</w:t>
        </w:r>
      </w:ins>
      <w:r w:rsidRPr="00996495">
        <w:rPr>
          <w:rStyle w:val="BookTitle"/>
          <w:rFonts w:asciiTheme="minorHAnsi" w:hAnsiTheme="minorHAnsi" w:cstheme="minorHAnsi"/>
          <w:b w:val="0"/>
          <w:bCs w:val="0"/>
          <w:i/>
          <w:iCs/>
          <w:color w:val="000000"/>
          <w:sz w:val="28"/>
          <w:szCs w:val="28"/>
        </w:rPr>
        <w:t>s</w:t>
      </w:r>
      <w:r w:rsidRPr="004A2847">
        <w:rPr>
          <w:rStyle w:val="BookTitle"/>
          <w:rFonts w:asciiTheme="minorHAnsi" w:hAnsiTheme="minorHAnsi" w:cstheme="minorHAnsi"/>
          <w:b w:val="0"/>
          <w:bCs w:val="0"/>
          <w:color w:val="000000"/>
          <w:sz w:val="28"/>
          <w:szCs w:val="28"/>
        </w:rPr>
        <w:t xml:space="preserve">. Śrī Gauḍīya Maṭha does not encourage such non-Vaiṣṇava festivals. The grand festivals of the Gauḍīya Maṭha are always celebrated by enthusiastic devotees with life. But ignorant persons say that festival organizers with life must save money for lifeless sacrifices to be performed after their death. When those claiming to be Gauḍīya Maṭha preachers desire to enjoy accumulated wealth and begin endeavoring like </w:t>
      </w:r>
      <w:r w:rsidRPr="00996495">
        <w:rPr>
          <w:rStyle w:val="BookTitle"/>
          <w:rFonts w:asciiTheme="minorHAnsi" w:hAnsiTheme="minorHAnsi" w:cstheme="minorHAnsi"/>
          <w:b w:val="0"/>
          <w:bCs w:val="0"/>
          <w:i/>
          <w:iCs/>
          <w:color w:val="000000"/>
          <w:sz w:val="28"/>
          <w:szCs w:val="28"/>
        </w:rPr>
        <w:t>karm</w:t>
      </w:r>
      <w:ins w:id="164" w:author="your servant" w:date="2020-05-15T20:17:00Z">
        <w:r w:rsidR="00996495" w:rsidRPr="00996495">
          <w:rPr>
            <w:rStyle w:val="BookTitle"/>
            <w:rFonts w:asciiTheme="minorHAnsi" w:hAnsiTheme="minorHAnsi" w:cstheme="minorHAnsi"/>
            <w:b w:val="0"/>
            <w:bCs w:val="0"/>
            <w:i/>
            <w:iCs/>
            <w:color w:val="000000"/>
            <w:sz w:val="28"/>
            <w:szCs w:val="28"/>
          </w:rPr>
          <w:t>ī</w:t>
        </w:r>
      </w:ins>
      <w:r w:rsidRPr="00996495">
        <w:rPr>
          <w:rStyle w:val="BookTitle"/>
          <w:rFonts w:asciiTheme="minorHAnsi" w:hAnsiTheme="minorHAnsi" w:cstheme="minorHAnsi"/>
          <w:b w:val="0"/>
          <w:bCs w:val="0"/>
          <w:i/>
          <w:iCs/>
          <w:color w:val="000000"/>
          <w:sz w:val="28"/>
          <w:szCs w:val="28"/>
        </w:rPr>
        <w:t>s</w:t>
      </w:r>
      <w:r w:rsidRPr="004A2847">
        <w:rPr>
          <w:rStyle w:val="BookTitle"/>
          <w:rFonts w:asciiTheme="minorHAnsi" w:hAnsiTheme="minorHAnsi" w:cstheme="minorHAnsi"/>
          <w:b w:val="0"/>
          <w:bCs w:val="0"/>
          <w:color w:val="000000"/>
          <w:sz w:val="28"/>
          <w:szCs w:val="28"/>
        </w:rPr>
        <w:t xml:space="preserve"> attached to material enjoyment, they better start saving money now to satisfy that desire. The Gauḍīya Maṭha devotees with life are not accumulators of such lifeless wealth. They say that when preachers become lifeless and entrust the responsibility of preaching to hired preachers, </w:t>
      </w:r>
      <w:r w:rsidRPr="004A2847">
        <w:rPr>
          <w:rStyle w:val="BookTitle"/>
          <w:rFonts w:asciiTheme="minorHAnsi" w:hAnsiTheme="minorHAnsi" w:cstheme="minorHAnsi"/>
          <w:b w:val="0"/>
          <w:bCs w:val="0"/>
          <w:color w:val="000000"/>
          <w:sz w:val="28"/>
          <w:szCs w:val="28"/>
        </w:rPr>
        <w:lastRenderedPageBreak/>
        <w:t xml:space="preserve">then if the hired preachers accumulate excess wealth, they become enjoyers rather than servants.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they are not prepared to accept the </w:t>
      </w:r>
      <w:r w:rsidRPr="00996495">
        <w:rPr>
          <w:rStyle w:val="BookTitle"/>
          <w:rFonts w:asciiTheme="minorHAnsi" w:hAnsiTheme="minorHAnsi" w:cstheme="minorHAnsi"/>
          <w:b w:val="0"/>
          <w:bCs w:val="0"/>
          <w:i/>
          <w:iCs/>
          <w:color w:val="000000"/>
          <w:sz w:val="28"/>
          <w:szCs w:val="28"/>
        </w:rPr>
        <w:t>karm</w:t>
      </w:r>
      <w:ins w:id="165" w:author="your servant" w:date="2020-05-15T20:18:00Z">
        <w:r w:rsidR="00996495" w:rsidRPr="00996495">
          <w:rPr>
            <w:rStyle w:val="BookTitle"/>
            <w:rFonts w:asciiTheme="minorHAnsi" w:hAnsiTheme="minorHAnsi" w:cstheme="minorHAnsi"/>
            <w:b w:val="0"/>
            <w:bCs w:val="0"/>
            <w:i/>
            <w:iCs/>
            <w:color w:val="000000"/>
            <w:sz w:val="28"/>
            <w:szCs w:val="28"/>
          </w:rPr>
          <w:t>ī</w:t>
        </w:r>
      </w:ins>
      <w:r w:rsidRPr="00996495">
        <w:rPr>
          <w:rStyle w:val="BookTitle"/>
          <w:rFonts w:asciiTheme="minorHAnsi" w:hAnsiTheme="minorHAnsi" w:cstheme="minorHAnsi"/>
          <w:b w:val="0"/>
          <w:bCs w:val="0"/>
          <w:i/>
          <w:iCs/>
          <w:color w:val="000000"/>
          <w:sz w:val="28"/>
          <w:szCs w:val="28"/>
        </w:rPr>
        <w:t>s'</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ambitions, which lead one to hell.</w:t>
      </w:r>
    </w:p>
    <w:p w14:paraId="19E88B9F" w14:textId="2C01B2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4.457</w:t>
      </w:r>
    </w:p>
    <w:p w14:paraId="094122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457</w:t>
      </w:r>
    </w:p>
    <w:p w14:paraId="22DA92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khāo pio leha deha' āra hari-dhvani</w:t>
      </w:r>
      <w:r w:rsidRPr="004A2847">
        <w:rPr>
          <w:rStyle w:val="BookTitle"/>
          <w:rFonts w:asciiTheme="minorHAnsi" w:hAnsiTheme="minorHAnsi" w:cstheme="minorHAnsi"/>
          <w:b w:val="0"/>
          <w:bCs w:val="0"/>
          <w:color w:val="000000"/>
          <w:sz w:val="28"/>
          <w:szCs w:val="28"/>
        </w:rPr>
        <w:br/>
        <w:t>ihā bai catur-dige āra nāhi śuni</w:t>
      </w:r>
    </w:p>
    <w:p w14:paraId="363F40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Nothing could be heard in the four directions other than the name of Hari and the instructions to eat, drink, take, or give.</w:t>
      </w:r>
    </w:p>
    <w:p w14:paraId="3393BFA4" w14:textId="00A8FE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4.458</w:t>
      </w:r>
    </w:p>
    <w:p w14:paraId="462BCA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458</w:t>
      </w:r>
    </w:p>
    <w:p w14:paraId="18FE95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śaṅkha, ghanṭā, mṛdaṅga, mandirā, karatāla</w:t>
      </w:r>
      <w:r w:rsidRPr="004A2847">
        <w:rPr>
          <w:rStyle w:val="BookTitle"/>
          <w:rFonts w:asciiTheme="minorHAnsi" w:hAnsiTheme="minorHAnsi" w:cstheme="minorHAnsi"/>
          <w:b w:val="0"/>
          <w:bCs w:val="0"/>
          <w:color w:val="000000"/>
          <w:sz w:val="28"/>
          <w:szCs w:val="28"/>
        </w:rPr>
        <w:br/>
        <w:t>saṅkīrtana-saṅge dhvani bājaye viśāla</w:t>
      </w:r>
    </w:p>
    <w:p w14:paraId="79A7AE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sound of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accompanied by conchshells, bells, </w:t>
      </w:r>
      <w:r w:rsidRPr="004A2847">
        <w:rPr>
          <w:rStyle w:val="BookTitle"/>
          <w:rFonts w:asciiTheme="minorHAnsi" w:hAnsiTheme="minorHAnsi" w:cstheme="minorHAnsi"/>
          <w:b/>
          <w:bCs/>
          <w:i/>
          <w:iCs/>
          <w:color w:val="800000"/>
          <w:sz w:val="28"/>
          <w:szCs w:val="28"/>
        </w:rPr>
        <w:t>mṛdaṅgas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mandirās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kartālas </w:t>
      </w:r>
      <w:r w:rsidRPr="004A2847">
        <w:rPr>
          <w:rStyle w:val="BookTitle"/>
          <w:rFonts w:asciiTheme="minorHAnsi" w:hAnsiTheme="minorHAnsi" w:cstheme="minorHAnsi"/>
          <w:b/>
          <w:bCs/>
          <w:color w:val="800000"/>
          <w:sz w:val="28"/>
          <w:szCs w:val="28"/>
        </w:rPr>
        <w:t>was tumultuous.</w:t>
      </w:r>
    </w:p>
    <w:p w14:paraId="30E78544" w14:textId="2800E8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4.459</w:t>
      </w:r>
    </w:p>
    <w:p w14:paraId="3CF05E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459</w:t>
      </w:r>
    </w:p>
    <w:p w14:paraId="6C5C30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parānande kāhāro nāhika bāhya-jñāna</w:t>
      </w:r>
      <w:r w:rsidRPr="004A2847">
        <w:rPr>
          <w:rStyle w:val="BookTitle"/>
          <w:rFonts w:asciiTheme="minorHAnsi" w:hAnsiTheme="minorHAnsi" w:cstheme="minorHAnsi"/>
          <w:b w:val="0"/>
          <w:bCs w:val="0"/>
          <w:color w:val="000000"/>
          <w:sz w:val="28"/>
          <w:szCs w:val="28"/>
        </w:rPr>
        <w:br/>
        <w:t>advaita-bhavana haila śrī-vaikuṇṭha-dhāma</w:t>
      </w:r>
    </w:p>
    <w:p w14:paraId="27BDF0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their transcendental ecstasy, no one displayed external consciousness. The house of Advaita thus transformed into the abode of Vaikuṇṭha.</w:t>
      </w:r>
    </w:p>
    <w:p w14:paraId="3CAFE4B1" w14:textId="2EA483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4.460</w:t>
      </w:r>
    </w:p>
    <w:p w14:paraId="42E521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460</w:t>
      </w:r>
    </w:p>
    <w:p w14:paraId="6B3C9B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śrī-gauracandra parama-santoṣe</w:t>
      </w:r>
      <w:r w:rsidRPr="004A2847">
        <w:rPr>
          <w:rStyle w:val="BookTitle"/>
          <w:rFonts w:asciiTheme="minorHAnsi" w:hAnsiTheme="minorHAnsi" w:cstheme="minorHAnsi"/>
          <w:b w:val="0"/>
          <w:bCs w:val="0"/>
          <w:color w:val="000000"/>
          <w:sz w:val="28"/>
          <w:szCs w:val="28"/>
        </w:rPr>
        <w:br/>
        <w:t>sambhārera sajja dekhi' bulena hariṣe</w:t>
      </w:r>
    </w:p>
    <w:p w14:paraId="0F1B3E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Gauracandra personally wandered about checking the arrangements with great satisfaction.</w:t>
      </w:r>
    </w:p>
    <w:p w14:paraId="233CBD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sambhārera sajja </w:t>
      </w:r>
      <w:r w:rsidRPr="004A2847">
        <w:rPr>
          <w:rStyle w:val="BookTitle"/>
          <w:rFonts w:asciiTheme="minorHAnsi" w:hAnsiTheme="minorHAnsi" w:cstheme="minorHAnsi"/>
          <w:b w:val="0"/>
          <w:bCs w:val="0"/>
          <w:color w:val="000000"/>
          <w:sz w:val="28"/>
          <w:szCs w:val="28"/>
        </w:rPr>
        <w:t>means “the arrangement of ingredients.”</w:t>
      </w:r>
    </w:p>
    <w:p w14:paraId="6C40F236" w14:textId="407C9C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4.461</w:t>
      </w:r>
    </w:p>
    <w:p w14:paraId="1298E4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461</w:t>
      </w:r>
    </w:p>
    <w:p w14:paraId="0E8699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taṇḍula dekhaye prabhu ghara-dui-cāri</w:t>
      </w:r>
      <w:r w:rsidRPr="004A2847">
        <w:rPr>
          <w:rStyle w:val="BookTitle"/>
          <w:rFonts w:asciiTheme="minorHAnsi" w:hAnsiTheme="minorHAnsi" w:cstheme="minorHAnsi"/>
          <w:b w:val="0"/>
          <w:bCs w:val="0"/>
          <w:color w:val="000000"/>
          <w:sz w:val="28"/>
          <w:szCs w:val="28"/>
        </w:rPr>
        <w:br/>
        <w:t>parvata-pramāṇa dekhe kāṣṭha sāri sāri</w:t>
      </w:r>
    </w:p>
    <w:p w14:paraId="5CBA93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saw that there were two to four rooms filled with rice, and there were rows of wood for burning stacked like mountains.</w:t>
      </w:r>
    </w:p>
    <w:p w14:paraId="7CB08F83" w14:textId="34CECA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4.462</w:t>
      </w:r>
    </w:p>
    <w:p w14:paraId="1C7E7F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462</w:t>
      </w:r>
    </w:p>
    <w:p w14:paraId="3BEBC6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ghara-pāñca dekhe ghaṭa randhanera sthālī</w:t>
      </w:r>
      <w:r w:rsidRPr="004A2847">
        <w:rPr>
          <w:rStyle w:val="BookTitle"/>
          <w:rFonts w:asciiTheme="minorHAnsi" w:hAnsiTheme="minorHAnsi" w:cstheme="minorHAnsi"/>
          <w:b w:val="0"/>
          <w:bCs w:val="0"/>
          <w:color w:val="000000"/>
          <w:sz w:val="28"/>
          <w:szCs w:val="28"/>
        </w:rPr>
        <w:br/>
        <w:t>ghara-dui-cāri dekhe mudgera viyali</w:t>
      </w:r>
    </w:p>
    <w:p w14:paraId="5F281C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saw five rooms filled with earthen pots for cooking, and He saw two to four rooms filled with skinless mung dahl.</w:t>
      </w:r>
    </w:p>
    <w:p w14:paraId="20CD458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mudgera viyali </w:t>
      </w:r>
      <w:r w:rsidRPr="004A2847">
        <w:rPr>
          <w:rStyle w:val="BookTitle"/>
          <w:rFonts w:asciiTheme="minorHAnsi" w:hAnsiTheme="minorHAnsi" w:cstheme="minorHAnsi"/>
          <w:b w:val="0"/>
          <w:bCs w:val="0"/>
          <w:color w:val="000000"/>
          <w:sz w:val="28"/>
          <w:szCs w:val="28"/>
        </w:rPr>
        <w:t>refers to mung dahl without the skin.</w:t>
      </w:r>
    </w:p>
    <w:p w14:paraId="7DF251AB" w14:textId="09E90E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4.463</w:t>
      </w:r>
    </w:p>
    <w:p w14:paraId="5433FB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463</w:t>
      </w:r>
    </w:p>
    <w:p w14:paraId="693E19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nānā-vidha vastra dekhe ghara-pāñca-sāta</w:t>
      </w:r>
      <w:r w:rsidRPr="004A2847">
        <w:rPr>
          <w:rStyle w:val="BookTitle"/>
          <w:rFonts w:asciiTheme="minorHAnsi" w:hAnsiTheme="minorHAnsi" w:cstheme="minorHAnsi"/>
          <w:b w:val="0"/>
          <w:bCs w:val="0"/>
          <w:color w:val="000000"/>
          <w:sz w:val="28"/>
          <w:szCs w:val="28"/>
        </w:rPr>
        <w:br/>
        <w:t>ghara-daśa-bāra prabhu dekhe kholā-pāta</w:t>
      </w:r>
    </w:p>
    <w:p w14:paraId="0E75E4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saw five to seven rooms filled with various cloth, and ten to twelve rooms filled with leaf plates and leaf cups.</w:t>
      </w:r>
    </w:p>
    <w:p w14:paraId="5BBE8F72" w14:textId="189CDD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4.464</w:t>
      </w:r>
    </w:p>
    <w:p w14:paraId="3891FC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464</w:t>
      </w:r>
    </w:p>
    <w:p w14:paraId="53815C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ghara-dui-cāri prabhu dekhe cipiṭaka</w:t>
      </w:r>
      <w:r w:rsidRPr="004A2847">
        <w:rPr>
          <w:rStyle w:val="BookTitle"/>
          <w:rFonts w:asciiTheme="minorHAnsi" w:hAnsiTheme="minorHAnsi" w:cstheme="minorHAnsi"/>
          <w:b w:val="0"/>
          <w:bCs w:val="0"/>
          <w:color w:val="000000"/>
          <w:sz w:val="28"/>
          <w:szCs w:val="28"/>
        </w:rPr>
        <w:br/>
        <w:t>sahasra sahasra kāndi dekhe kadalaka</w:t>
      </w:r>
    </w:p>
    <w:p w14:paraId="24CCE3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also saw two to four rooms filled with flat rice, and He saw thousands of banana bunches.</w:t>
      </w:r>
    </w:p>
    <w:p w14:paraId="633484D2" w14:textId="39D5A8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4.465</w:t>
      </w:r>
    </w:p>
    <w:p w14:paraId="70D86B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465</w:t>
      </w:r>
    </w:p>
    <w:p w14:paraId="399051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nā jāni kateka nārikela guyā pāna</w:t>
      </w:r>
      <w:r w:rsidRPr="004A2847">
        <w:rPr>
          <w:rStyle w:val="BookTitle"/>
          <w:rFonts w:asciiTheme="minorHAnsi" w:hAnsiTheme="minorHAnsi" w:cstheme="minorHAnsi"/>
          <w:b w:val="0"/>
          <w:bCs w:val="0"/>
          <w:color w:val="000000"/>
          <w:sz w:val="28"/>
          <w:szCs w:val="28"/>
        </w:rPr>
        <w:br/>
        <w:t>kothā haite āsiyā haila vidyamāna</w:t>
      </w:r>
    </w:p>
    <w:p w14:paraId="70A2E5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knew from where so many coconuts, betel nuts, and betel leaves came.</w:t>
      </w:r>
    </w:p>
    <w:p w14:paraId="345CB615" w14:textId="2E8FAF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4.466</w:t>
      </w:r>
    </w:p>
    <w:p w14:paraId="63C201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466</w:t>
      </w:r>
    </w:p>
    <w:p w14:paraId="24C406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paṭola bārtāku thoḍa ālu śāka māna</w:t>
      </w:r>
      <w:r w:rsidRPr="004A2847">
        <w:rPr>
          <w:rStyle w:val="BookTitle"/>
          <w:rFonts w:asciiTheme="minorHAnsi" w:hAnsiTheme="minorHAnsi" w:cstheme="minorHAnsi"/>
          <w:b w:val="0"/>
          <w:bCs w:val="0"/>
          <w:color w:val="000000"/>
          <w:sz w:val="28"/>
          <w:szCs w:val="28"/>
        </w:rPr>
        <w:br/>
        <w:t>kata ghara bhariyāche—nāhika pramāṇa</w:t>
      </w:r>
    </w:p>
    <w:p w14:paraId="0F3568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 one could estimate how many rooms were filled with </w:t>
      </w:r>
      <w:r w:rsidRPr="004A2847">
        <w:rPr>
          <w:rStyle w:val="BookTitle"/>
          <w:rFonts w:asciiTheme="minorHAnsi" w:hAnsiTheme="minorHAnsi" w:cstheme="minorHAnsi"/>
          <w:b/>
          <w:bCs/>
          <w:i/>
          <w:iCs/>
          <w:color w:val="800000"/>
          <w:sz w:val="28"/>
          <w:szCs w:val="28"/>
        </w:rPr>
        <w:t>paṭola</w:t>
      </w:r>
      <w:r w:rsidRPr="004A2847">
        <w:rPr>
          <w:rStyle w:val="BookTitle"/>
          <w:rFonts w:asciiTheme="minorHAnsi" w:hAnsiTheme="minorHAnsi" w:cstheme="minorHAnsi"/>
          <w:b/>
          <w:bCs/>
          <w:color w:val="800000"/>
          <w:sz w:val="28"/>
          <w:szCs w:val="28"/>
        </w:rPr>
        <w:t xml:space="preserve">, eggplant, banana stems, potatoes,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and the upper portions of the </w:t>
      </w:r>
      <w:r w:rsidRPr="004A2847">
        <w:rPr>
          <w:rStyle w:val="BookTitle"/>
          <w:rFonts w:asciiTheme="minorHAnsi" w:hAnsiTheme="minorHAnsi" w:cstheme="minorHAnsi"/>
          <w:b/>
          <w:bCs/>
          <w:i/>
          <w:iCs/>
          <w:color w:val="800000"/>
          <w:sz w:val="28"/>
          <w:szCs w:val="28"/>
        </w:rPr>
        <w:t>arabī</w:t>
      </w:r>
      <w:r w:rsidRPr="004A2847">
        <w:rPr>
          <w:rStyle w:val="BookTitle"/>
          <w:rFonts w:asciiTheme="minorHAnsi" w:hAnsiTheme="minorHAnsi" w:cstheme="minorHAnsi"/>
          <w:b/>
          <w:bCs/>
          <w:color w:val="800000"/>
          <w:sz w:val="28"/>
          <w:szCs w:val="28"/>
        </w:rPr>
        <w:t xml:space="preserve"> plant.</w:t>
      </w:r>
    </w:p>
    <w:p w14:paraId="0F010385" w14:textId="55045D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4.467</w:t>
      </w:r>
    </w:p>
    <w:p w14:paraId="34F0B0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467</w:t>
      </w:r>
    </w:p>
    <w:p w14:paraId="10AC23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ghaḍā dekhe dadhi dugdha</w:t>
      </w:r>
      <w:r w:rsidRPr="004A2847">
        <w:rPr>
          <w:rStyle w:val="BookTitle"/>
          <w:rFonts w:asciiTheme="minorHAnsi" w:hAnsiTheme="minorHAnsi" w:cstheme="minorHAnsi"/>
          <w:b w:val="0"/>
          <w:bCs w:val="0"/>
          <w:color w:val="000000"/>
          <w:sz w:val="28"/>
          <w:szCs w:val="28"/>
        </w:rPr>
        <w:br/>
        <w:t>kṣīra ikṣu-daṇḍa aṅkurera sane mudga</w:t>
      </w:r>
    </w:p>
    <w:p w14:paraId="36EA2F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saw thousands of pitchers filled with milk and yogurt, and He saw condensed milk, sugar candy, and sprouted mung.</w:t>
      </w:r>
    </w:p>
    <w:p w14:paraId="512D58DB" w14:textId="578F2E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4.468</w:t>
      </w:r>
    </w:p>
    <w:p w14:paraId="53B6A0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468</w:t>
      </w:r>
    </w:p>
    <w:p w14:paraId="2028D7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taila-lavaṇa-ghṛta-kalasa dekhe prabhu yata</w:t>
      </w:r>
      <w:r w:rsidRPr="004A2847">
        <w:rPr>
          <w:rStyle w:val="BookTitle"/>
          <w:rFonts w:asciiTheme="minorHAnsi" w:hAnsiTheme="minorHAnsi" w:cstheme="minorHAnsi"/>
          <w:b w:val="0"/>
          <w:bCs w:val="0"/>
          <w:color w:val="000000"/>
          <w:sz w:val="28"/>
          <w:szCs w:val="28"/>
        </w:rPr>
        <w:br/>
        <w:t>sakala ananta—likhibāre pāri kata</w:t>
      </w:r>
    </w:p>
    <w:p w14:paraId="59DCF2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saw unlimited pots of oil, salt, and ghee. I am unable to describe everything.</w:t>
      </w:r>
    </w:p>
    <w:p w14:paraId="0C5A53AD" w14:textId="0240AF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4.469</w:t>
      </w:r>
    </w:p>
    <w:p w14:paraId="0048BA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469</w:t>
      </w:r>
    </w:p>
    <w:p w14:paraId="0130A2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ati amānuṣī dekhi' sakala sambhāra</w:t>
      </w:r>
      <w:r w:rsidRPr="004A2847">
        <w:rPr>
          <w:rStyle w:val="BookTitle"/>
          <w:rFonts w:asciiTheme="minorHAnsi" w:hAnsiTheme="minorHAnsi" w:cstheme="minorHAnsi"/>
          <w:b w:val="0"/>
          <w:bCs w:val="0"/>
          <w:color w:val="000000"/>
          <w:sz w:val="28"/>
          <w:szCs w:val="28"/>
        </w:rPr>
        <w:br/>
        <w:t>citte yena prabhura haila camatkāra</w:t>
      </w:r>
    </w:p>
    <w:p w14:paraId="41D8D6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those extraordinary arrangements, the Lord's heart was struck with wonder.</w:t>
      </w:r>
    </w:p>
    <w:p w14:paraId="36A66488" w14:textId="4634CE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4.470</w:t>
      </w:r>
    </w:p>
    <w:p w14:paraId="286B81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470</w:t>
      </w:r>
    </w:p>
    <w:p w14:paraId="3F46CD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 sampatti manuṣyera naya</w:t>
      </w:r>
      <w:r w:rsidRPr="004A2847">
        <w:rPr>
          <w:rStyle w:val="BookTitle"/>
          <w:rFonts w:asciiTheme="minorHAnsi" w:hAnsiTheme="minorHAnsi" w:cstheme="minorHAnsi"/>
          <w:b w:val="0"/>
          <w:bCs w:val="0"/>
          <w:color w:val="000000"/>
          <w:sz w:val="28"/>
          <w:szCs w:val="28"/>
        </w:rPr>
        <w:br/>
        <w:t>ācārya `maheśa' hena mora citte laya</w:t>
      </w:r>
    </w:p>
    <w:p w14:paraId="1A54C4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“These opulences are not possible for an ordinary human being. I think Advaita Ācārya must be Maheśa.</w:t>
      </w:r>
    </w:p>
    <w:p w14:paraId="411259B6" w14:textId="712868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4.471</w:t>
      </w:r>
    </w:p>
    <w:p w14:paraId="780870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471</w:t>
      </w:r>
    </w:p>
    <w:p w14:paraId="76DAB3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manuṣyero eteka ki sampatti sambhave!</w:t>
      </w:r>
      <w:r w:rsidRPr="004A2847">
        <w:rPr>
          <w:rStyle w:val="BookTitle"/>
          <w:rFonts w:asciiTheme="minorHAnsi" w:hAnsiTheme="minorHAnsi" w:cstheme="minorHAnsi"/>
          <w:b w:val="0"/>
          <w:bCs w:val="0"/>
          <w:color w:val="000000"/>
          <w:sz w:val="28"/>
          <w:szCs w:val="28"/>
        </w:rPr>
        <w:br/>
        <w:t>e sampatti sakale sambhave mahādeve</w:t>
      </w:r>
    </w:p>
    <w:p w14:paraId="3F3518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an ordinary human being possess such opulence? Only Mahādeva possesses such opulence.</w:t>
      </w:r>
    </w:p>
    <w:p w14:paraId="72FA20D8" w14:textId="4C2DDD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4.472-475</w:t>
      </w:r>
    </w:p>
    <w:p w14:paraId="00CAF4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472-475</w:t>
      </w:r>
    </w:p>
    <w:p w14:paraId="051A8F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bujhilāṅa-ācārya maheśa-avatāra”</w:t>
      </w:r>
      <w:r w:rsidRPr="004A2847">
        <w:rPr>
          <w:rStyle w:val="BookTitle"/>
          <w:rFonts w:asciiTheme="minorHAnsi" w:hAnsiTheme="minorHAnsi" w:cstheme="minorHAnsi"/>
          <w:b w:val="0"/>
          <w:bCs w:val="0"/>
          <w:color w:val="000000"/>
          <w:sz w:val="28"/>
          <w:szCs w:val="28"/>
        </w:rPr>
        <w:br/>
        <w:t>ei mata hāsi' prabhu bale bāra bāra</w:t>
      </w:r>
    </w:p>
    <w:p w14:paraId="67003A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chale advaitera tattva mahāprabhu kaya</w:t>
      </w:r>
      <w:r w:rsidRPr="004A2847">
        <w:rPr>
          <w:rStyle w:val="BookTitle"/>
          <w:rFonts w:asciiTheme="minorHAnsi" w:hAnsiTheme="minorHAnsi" w:cstheme="minorHAnsi"/>
          <w:b w:val="0"/>
          <w:bCs w:val="0"/>
          <w:color w:val="000000"/>
          <w:sz w:val="28"/>
          <w:szCs w:val="28"/>
        </w:rPr>
        <w:br/>
        <w:t>ye haya sukṛti se paramānande laya</w:t>
      </w:r>
    </w:p>
    <w:p w14:paraId="0EC5C9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tāna vākye anādara anāsthā yāhāra</w:t>
      </w:r>
      <w:r w:rsidRPr="004A2847">
        <w:rPr>
          <w:rStyle w:val="BookTitle"/>
          <w:rFonts w:asciiTheme="minorHAnsi" w:hAnsiTheme="minorHAnsi" w:cstheme="minorHAnsi"/>
          <w:b w:val="0"/>
          <w:bCs w:val="0"/>
          <w:color w:val="000000"/>
          <w:sz w:val="28"/>
          <w:szCs w:val="28"/>
        </w:rPr>
        <w:br/>
        <w:t>tāre śrī-advaita haya agni-avatāra</w:t>
      </w:r>
    </w:p>
    <w:p w14:paraId="54C737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 advaita koṭi-candra-suśītala</w:t>
      </w:r>
      <w:r w:rsidRPr="004A2847">
        <w:rPr>
          <w:rStyle w:val="BookTitle"/>
          <w:rFonts w:asciiTheme="minorHAnsi" w:hAnsiTheme="minorHAnsi" w:cstheme="minorHAnsi"/>
          <w:b w:val="0"/>
          <w:bCs w:val="0"/>
          <w:color w:val="000000"/>
          <w:sz w:val="28"/>
          <w:szCs w:val="28"/>
        </w:rPr>
        <w:br/>
        <w:t>tathāpi caitanya-vimukhera kālānala</w:t>
      </w:r>
    </w:p>
    <w:p w14:paraId="79ADF3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can understand that Advaita Ācārya is an incarnation of Maheśa.” The Lord smiled as He repeatedly spoke in this way. In this way Mahāprabhu indirectly glorified the position of Advaita. A pious person accepts this truth with great pleasure. Advaita is like the incarnation of fire for anyone who is faithless and who disrespects the words of Mahāprabhu. Although Advaita is as cooling as </w:t>
      </w:r>
      <w:r w:rsidRPr="004A2847">
        <w:rPr>
          <w:rStyle w:val="BookTitle"/>
          <w:rFonts w:asciiTheme="minorHAnsi" w:hAnsiTheme="minorHAnsi" w:cstheme="minorHAnsi"/>
          <w:b/>
          <w:bCs/>
          <w:color w:val="800000"/>
          <w:sz w:val="28"/>
          <w:szCs w:val="28"/>
        </w:rPr>
        <w:lastRenderedPageBreak/>
        <w:t>millions of moons, He is like the fire of destruction for persons averse to Lord Caitanya.</w:t>
      </w:r>
    </w:p>
    <w:p w14:paraId="2175AB8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seeing various opulences and the arrangement of foodstuffs at the house of Śrī Advaita, Gaurasundara became greatly pleased and encouraged Advaita Prabhu and future </w:t>
      </w:r>
      <w:r w:rsidRPr="004A2847">
        <w:rPr>
          <w:rStyle w:val="BookTitle"/>
          <w:rFonts w:asciiTheme="minorHAnsi" w:hAnsiTheme="minorHAnsi" w:cstheme="minorHAnsi"/>
          <w:b w:val="0"/>
          <w:bCs w:val="0"/>
          <w:i/>
          <w:iCs/>
          <w:color w:val="000000"/>
          <w:sz w:val="28"/>
          <w:szCs w:val="28"/>
        </w:rPr>
        <w:t>ācāryas</w:t>
      </w:r>
      <w:r w:rsidRPr="004A2847">
        <w:rPr>
          <w:rStyle w:val="BookTitle"/>
          <w:rFonts w:asciiTheme="minorHAnsi" w:hAnsiTheme="minorHAnsi" w:cstheme="minorHAnsi"/>
          <w:b w:val="0"/>
          <w:bCs w:val="0"/>
          <w:color w:val="000000"/>
          <w:sz w:val="28"/>
          <w:szCs w:val="28"/>
        </w:rPr>
        <w:t xml:space="preserve"> following in the footsteps of Advaita Prabhu to conduct festivals with great opulent like this. But envious people engaged in service with great opulence desire to go to hell by considering Him primarily concerned with opulence. The minimization of the Ācārya's position because of His external display of opulence </w:t>
      </w:r>
      <w:proofErr w:type="gramStart"/>
      <w:r w:rsidRPr="004A2847">
        <w:rPr>
          <w:rStyle w:val="BookTitle"/>
          <w:rFonts w:asciiTheme="minorHAnsi" w:hAnsiTheme="minorHAnsi" w:cstheme="minorHAnsi"/>
          <w:b w:val="0"/>
          <w:bCs w:val="0"/>
          <w:color w:val="000000"/>
          <w:sz w:val="28"/>
          <w:szCs w:val="28"/>
        </w:rPr>
        <w:t>in the course of</w:t>
      </w:r>
      <w:proofErr w:type="gramEnd"/>
      <w:r w:rsidRPr="004A2847">
        <w:rPr>
          <w:rStyle w:val="BookTitle"/>
          <w:rFonts w:asciiTheme="minorHAnsi" w:hAnsiTheme="minorHAnsi" w:cstheme="minorHAnsi"/>
          <w:b w:val="0"/>
          <w:bCs w:val="0"/>
          <w:color w:val="000000"/>
          <w:sz w:val="28"/>
          <w:szCs w:val="28"/>
        </w:rPr>
        <w:t xml:space="preserve"> His own cultivation of sweetness may be considered proper in the eyes of impersonalists, but it is not approved by either Gaurasundara or His devotees. The devotees of the Lord are like fire or Yama, the lord of death, for those who are envious of the Lord and the devotees.</w:t>
      </w:r>
    </w:p>
    <w:p w14:paraId="3A41BDCC" w14:textId="13D8B90E"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 Gauḍīya Maṭha conducted festivals, processions, and other opulent functions to benefit the living entities, the sinful </w:t>
      </w:r>
      <w:r w:rsidRPr="004A2847">
        <w:rPr>
          <w:rStyle w:val="BookTitle"/>
          <w:rFonts w:asciiTheme="minorHAnsi" w:hAnsiTheme="minorHAnsi" w:cstheme="minorHAnsi"/>
          <w:b w:val="0"/>
          <w:bCs w:val="0"/>
          <w:i/>
          <w:iCs/>
          <w:color w:val="000000"/>
          <w:sz w:val="28"/>
          <w:szCs w:val="28"/>
        </w:rPr>
        <w:t>sahajiyās</w:t>
      </w:r>
      <w:r w:rsidRPr="004A2847">
        <w:rPr>
          <w:rStyle w:val="BookTitle"/>
          <w:rFonts w:asciiTheme="minorHAnsi" w:hAnsiTheme="minorHAnsi" w:cstheme="minorHAnsi"/>
          <w:b w:val="0"/>
          <w:bCs w:val="0"/>
          <w:color w:val="000000"/>
          <w:sz w:val="28"/>
          <w:szCs w:val="28"/>
        </w:rPr>
        <w:t xml:space="preserve"> initiated in the principle of enviousness practiced by members of the Kuliyā</w:t>
      </w:r>
      <w:ins w:id="166" w:author="your servant" w:date="2020-05-15T20:23:00Z">
        <w:r w:rsidR="00996495">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i/>
          <w:iCs/>
          <w:color w:val="000000"/>
          <w:sz w:val="28"/>
          <w:szCs w:val="28"/>
        </w:rPr>
        <w:t>apa-sampradāyas</w:t>
      </w:r>
      <w:r w:rsidRPr="004A2847">
        <w:rPr>
          <w:rStyle w:val="BookTitle"/>
          <w:rFonts w:asciiTheme="minorHAnsi" w:hAnsiTheme="minorHAnsi" w:cstheme="minorHAnsi"/>
          <w:b w:val="0"/>
          <w:bCs w:val="0"/>
          <w:color w:val="000000"/>
          <w:sz w:val="28"/>
          <w:szCs w:val="28"/>
        </w:rPr>
        <w:t xml:space="preserve"> brought about their own inauspiciousness by criticizing the activities of the servants in the Gauḍīya Maṭha. Those people, who were envious of Lord Caitanya, realized that the activities of the Ācārya were like fire that burns sinful reactions to ashes and cried out, “O father, O mother, help!”</w:t>
      </w:r>
    </w:p>
    <w:p w14:paraId="071B0298" w14:textId="768531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4.476-477</w:t>
      </w:r>
    </w:p>
    <w:p w14:paraId="323F3F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476-477</w:t>
      </w:r>
    </w:p>
    <w:p w14:paraId="3F790F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sakṛt ye jana bale `śiva' hena nāma</w:t>
      </w:r>
      <w:r w:rsidRPr="004A2847">
        <w:rPr>
          <w:rStyle w:val="BookTitle"/>
          <w:rFonts w:asciiTheme="minorHAnsi" w:hAnsiTheme="minorHAnsi" w:cstheme="minorHAnsi"/>
          <w:b w:val="0"/>
          <w:bCs w:val="0"/>
          <w:color w:val="000000"/>
          <w:sz w:val="28"/>
          <w:szCs w:val="28"/>
        </w:rPr>
        <w:br/>
        <w:t>seha kona prasaṅge nā jāne tattva tāna</w:t>
      </w:r>
    </w:p>
    <w:p w14:paraId="2252BA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sei-kṣaṇe sarva pāpa haite śuddha haya</w:t>
      </w:r>
      <w:r w:rsidRPr="004A2847">
        <w:rPr>
          <w:rStyle w:val="BookTitle"/>
          <w:rFonts w:asciiTheme="minorHAnsi" w:hAnsiTheme="minorHAnsi" w:cstheme="minorHAnsi"/>
          <w:b w:val="0"/>
          <w:bCs w:val="0"/>
          <w:color w:val="000000"/>
          <w:sz w:val="28"/>
          <w:szCs w:val="28"/>
        </w:rPr>
        <w:br/>
        <w:t>vede śāstre bhāgavate ei tattva kaya</w:t>
      </w:r>
    </w:p>
    <w:p w14:paraId="5AD010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if one does not know the glories of Śiva, simply by chanting his name once one will immediately be purified of all sinful reactions. This is the verdict of the Vedic literatures and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7B1CC5E3" w14:textId="2DFDB92A"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described in the Vedic literatures and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that one who </w:t>
      </w:r>
      <w:proofErr w:type="gramStart"/>
      <w:r w:rsidRPr="004A2847">
        <w:rPr>
          <w:rStyle w:val="BookTitle"/>
          <w:rFonts w:asciiTheme="minorHAnsi" w:hAnsiTheme="minorHAnsi" w:cstheme="minorHAnsi"/>
          <w:b w:val="0"/>
          <w:bCs w:val="0"/>
          <w:color w:val="000000"/>
          <w:sz w:val="28"/>
          <w:szCs w:val="28"/>
        </w:rPr>
        <w:t>in spite of</w:t>
      </w:r>
      <w:proofErr w:type="gramEnd"/>
      <w:r w:rsidRPr="004A2847">
        <w:rPr>
          <w:rStyle w:val="BookTitle"/>
          <w:rFonts w:asciiTheme="minorHAnsi" w:hAnsiTheme="minorHAnsi" w:cstheme="minorHAnsi"/>
          <w:b w:val="0"/>
          <w:bCs w:val="0"/>
          <w:color w:val="000000"/>
          <w:sz w:val="28"/>
          <w:szCs w:val="28"/>
        </w:rPr>
        <w:t xml:space="preserve"> not knowing Śiva's glories chants his name even once is by the influence of his name purified of all sins. Simply by the mercy of either Śrī Hari, Guru, or Vaiṣṇava the living entities can become liberated from the sinful reactions that induce one to enjoy the material world. Those who consider the spiritual master and Śrī</w:t>
      </w:r>
      <w:ins w:id="167" w:author="your servant" w:date="2020-05-15T20:24:00Z">
        <w:r w:rsidR="00996495">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Śiva separate from the Supreme Lord commit offense. As </w:t>
      </w:r>
      <w:r w:rsidRPr="004A2847">
        <w:rPr>
          <w:rStyle w:val="BookTitle"/>
          <w:rFonts w:asciiTheme="minorHAnsi" w:hAnsiTheme="minorHAnsi" w:cstheme="minorHAnsi"/>
          <w:b w:val="0"/>
          <w:bCs w:val="0"/>
          <w:color w:val="000000"/>
          <w:sz w:val="28"/>
          <w:szCs w:val="28"/>
        </w:rPr>
        <w:lastRenderedPageBreak/>
        <w:t xml:space="preserve">soon as one becomes averse to Hari, he is swallowed by sin. The worship of Śrī Guru and Vaiṣṇava is more essential than the worship of the Supreme Lord. These topics are confirmed by the Lord, who is known as </w:t>
      </w:r>
      <w:r w:rsidRPr="004A2847">
        <w:rPr>
          <w:rStyle w:val="BookTitle"/>
          <w:rFonts w:asciiTheme="minorHAnsi" w:hAnsiTheme="minorHAnsi" w:cstheme="minorHAnsi"/>
          <w:b w:val="0"/>
          <w:bCs w:val="0"/>
          <w:i/>
          <w:iCs/>
          <w:color w:val="000000"/>
          <w:sz w:val="28"/>
          <w:szCs w:val="28"/>
        </w:rPr>
        <w:t>bhakta-vatsala</w:t>
      </w:r>
      <w:r w:rsidRPr="004A2847">
        <w:rPr>
          <w:rStyle w:val="BookTitle"/>
          <w:rFonts w:asciiTheme="minorHAnsi" w:hAnsiTheme="minorHAnsi" w:cstheme="minorHAnsi"/>
          <w:b w:val="0"/>
          <w:bCs w:val="0"/>
          <w:color w:val="000000"/>
          <w:sz w:val="28"/>
          <w:szCs w:val="28"/>
        </w:rPr>
        <w:t>, He who is very affectionate to His devotees.</w:t>
      </w:r>
    </w:p>
    <w:p w14:paraId="19E09E23" w14:textId="20CB82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4.478</w:t>
      </w:r>
    </w:p>
    <w:p w14:paraId="591F64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478</w:t>
      </w:r>
    </w:p>
    <w:p w14:paraId="24530C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`śiva' nāma śuni' yāra duḥkha haya</w:t>
      </w:r>
      <w:r w:rsidRPr="004A2847">
        <w:rPr>
          <w:rStyle w:val="BookTitle"/>
          <w:rFonts w:asciiTheme="minorHAnsi" w:hAnsiTheme="minorHAnsi" w:cstheme="minorHAnsi"/>
          <w:b w:val="0"/>
          <w:bCs w:val="0"/>
          <w:color w:val="000000"/>
          <w:sz w:val="28"/>
          <w:szCs w:val="28"/>
        </w:rPr>
        <w:br/>
        <w:t>sei jana amaṅgala-samudre bhāsaya</w:t>
      </w:r>
    </w:p>
    <w:p w14:paraId="211E26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becomes unhappy on hearing the name of Śiva floats in an ocean of inauspiciousness.</w:t>
      </w:r>
    </w:p>
    <w:p w14:paraId="1CC55D01" w14:textId="20B16D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4.479</w:t>
      </w:r>
    </w:p>
    <w:p w14:paraId="5A8DA0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479</w:t>
      </w:r>
    </w:p>
    <w:p w14:paraId="065C6767" w14:textId="3C850BC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 dvy-akṣaraṁ nāma gireritaṁ nṛṇāṁ</w:t>
      </w:r>
      <w:r w:rsidRPr="004A2847">
        <w:rPr>
          <w:rStyle w:val="BookTitle"/>
          <w:rFonts w:asciiTheme="minorHAnsi" w:hAnsiTheme="minorHAnsi" w:cstheme="minorHAnsi"/>
          <w:b w:val="0"/>
          <w:bCs w:val="0"/>
          <w:color w:val="000000"/>
          <w:sz w:val="28"/>
          <w:szCs w:val="28"/>
        </w:rPr>
        <w:br/>
        <w:t>sakṛt prasaṅgād agham āśu hanti tat</w:t>
      </w:r>
      <w:r w:rsidRPr="004A2847">
        <w:rPr>
          <w:rStyle w:val="BookTitle"/>
          <w:rFonts w:asciiTheme="minorHAnsi" w:hAnsiTheme="minorHAnsi" w:cstheme="minorHAnsi"/>
          <w:b w:val="0"/>
          <w:bCs w:val="0"/>
          <w:color w:val="000000"/>
          <w:sz w:val="28"/>
          <w:szCs w:val="28"/>
        </w:rPr>
        <w:br/>
        <w:t>pavitra-kīrtiṁ tam alaṅghya-śāsanaṁ</w:t>
      </w:r>
      <w:r w:rsidRPr="004A2847">
        <w:rPr>
          <w:rStyle w:val="BookTitle"/>
          <w:rFonts w:asciiTheme="minorHAnsi" w:hAnsiTheme="minorHAnsi" w:cstheme="minorHAnsi"/>
          <w:b w:val="0"/>
          <w:bCs w:val="0"/>
          <w:color w:val="000000"/>
          <w:sz w:val="28"/>
          <w:szCs w:val="28"/>
        </w:rPr>
        <w:br/>
        <w:t>bhavān aho dveṣṭi śivaṁ</w:t>
      </w:r>
      <w:ins w:id="168" w:author="your servant" w:date="2020-05-15T20:25:00Z">
        <w:r w:rsidR="00996495">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śivetaraḥ</w:t>
      </w:r>
    </w:p>
    <w:p w14:paraId="21F78D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“My dear father, you are committing the greatest offense by envying Lord Śiva, whose very name, consisting of two syllables, </w:t>
      </w:r>
      <w:r w:rsidRPr="004A2847">
        <w:rPr>
          <w:rStyle w:val="BookTitle"/>
          <w:rFonts w:asciiTheme="minorHAnsi" w:hAnsiTheme="minorHAnsi" w:cstheme="minorHAnsi"/>
          <w:b/>
          <w:bCs/>
          <w:i/>
          <w:iCs/>
          <w:color w:val="800000"/>
          <w:sz w:val="28"/>
          <w:szCs w:val="28"/>
        </w:rPr>
        <w:t xml:space="preserve">śi </w:t>
      </w:r>
      <w:r w:rsidRPr="004A2847">
        <w:rPr>
          <w:rStyle w:val="BookTitle"/>
          <w:rFonts w:asciiTheme="minorHAnsi" w:hAnsiTheme="minorHAnsi" w:cstheme="minorHAnsi"/>
          <w:b/>
          <w:bCs/>
          <w:color w:val="800000"/>
          <w:sz w:val="28"/>
          <w:szCs w:val="28"/>
        </w:rPr>
        <w:t xml:space="preserve">and </w:t>
      </w:r>
      <w:r w:rsidRPr="004A2847">
        <w:rPr>
          <w:rStyle w:val="BookTitle"/>
          <w:rFonts w:asciiTheme="minorHAnsi" w:hAnsiTheme="minorHAnsi" w:cstheme="minorHAnsi"/>
          <w:b/>
          <w:bCs/>
          <w:i/>
          <w:iCs/>
          <w:color w:val="800000"/>
          <w:sz w:val="28"/>
          <w:szCs w:val="28"/>
        </w:rPr>
        <w:t>va</w:t>
      </w:r>
      <w:r w:rsidRPr="004A2847">
        <w:rPr>
          <w:rStyle w:val="BookTitle"/>
          <w:rFonts w:asciiTheme="minorHAnsi" w:hAnsiTheme="minorHAnsi" w:cstheme="minorHAnsi"/>
          <w:b/>
          <w:bCs/>
          <w:color w:val="800000"/>
          <w:sz w:val="28"/>
          <w:szCs w:val="28"/>
        </w:rPr>
        <w:t xml:space="preserve">, purifies one of all sinful activities. His order is never neglected. Lord Śiva is always pure, and no one but you </w:t>
      </w:r>
      <w:commentRangeStart w:id="169"/>
      <w:proofErr w:type="gramStart"/>
      <w:r w:rsidRPr="004A2847">
        <w:rPr>
          <w:rStyle w:val="BookTitle"/>
          <w:rFonts w:asciiTheme="minorHAnsi" w:hAnsiTheme="minorHAnsi" w:cstheme="minorHAnsi"/>
          <w:b/>
          <w:bCs/>
          <w:color w:val="800000"/>
          <w:sz w:val="28"/>
          <w:szCs w:val="28"/>
        </w:rPr>
        <w:t>envies</w:t>
      </w:r>
      <w:proofErr w:type="gramEnd"/>
      <w:r w:rsidRPr="004A2847">
        <w:rPr>
          <w:rStyle w:val="BookTitle"/>
          <w:rFonts w:asciiTheme="minorHAnsi" w:hAnsiTheme="minorHAnsi" w:cstheme="minorHAnsi"/>
          <w:b/>
          <w:bCs/>
          <w:color w:val="800000"/>
          <w:sz w:val="28"/>
          <w:szCs w:val="28"/>
        </w:rPr>
        <w:t xml:space="preserve"> </w:t>
      </w:r>
      <w:commentRangeEnd w:id="169"/>
      <w:r w:rsidR="00996495">
        <w:rPr>
          <w:rStyle w:val="CommentReference"/>
          <w:b w:val="0"/>
          <w:bCs w:val="0"/>
          <w:color w:val="auto"/>
        </w:rPr>
        <w:commentReference w:id="169"/>
      </w:r>
      <w:r w:rsidRPr="004A2847">
        <w:rPr>
          <w:rStyle w:val="BookTitle"/>
          <w:rFonts w:asciiTheme="minorHAnsi" w:hAnsiTheme="minorHAnsi" w:cstheme="minorHAnsi"/>
          <w:b/>
          <w:bCs/>
          <w:color w:val="800000"/>
          <w:sz w:val="28"/>
          <w:szCs w:val="28"/>
        </w:rPr>
        <w:t>him. Alas, you are the personification of inauspiciousness!”</w:t>
      </w:r>
    </w:p>
    <w:p w14:paraId="31059C20" w14:textId="516AEF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4.480</w:t>
      </w:r>
    </w:p>
    <w:p w14:paraId="3F4332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480</w:t>
      </w:r>
    </w:p>
    <w:p w14:paraId="100448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śrī-vadane kṛṣṇacandra bolena āpane</w:t>
      </w:r>
      <w:r w:rsidRPr="004A2847">
        <w:rPr>
          <w:rStyle w:val="BookTitle"/>
          <w:rFonts w:asciiTheme="minorHAnsi" w:hAnsiTheme="minorHAnsi" w:cstheme="minorHAnsi"/>
          <w:b w:val="0"/>
          <w:bCs w:val="0"/>
          <w:color w:val="000000"/>
          <w:sz w:val="28"/>
          <w:szCs w:val="28"/>
        </w:rPr>
        <w:br/>
        <w:t>“śiva ye nā pūje, se vā more pūje kene?</w:t>
      </w:r>
    </w:p>
    <w:p w14:paraId="0F649A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Kṛṣṇacandra has declared with His own mouth, “Why would anyone who does not worship Śiva worship Me?</w:t>
      </w:r>
    </w:p>
    <w:p w14:paraId="2197F833" w14:textId="5FB67B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4.481</w:t>
      </w:r>
    </w:p>
    <w:p w14:paraId="5E1973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481</w:t>
      </w:r>
    </w:p>
    <w:p w14:paraId="116922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mora priya śiva-prati anādara yāra</w:t>
      </w:r>
      <w:r w:rsidRPr="004A2847">
        <w:rPr>
          <w:rStyle w:val="BookTitle"/>
          <w:rFonts w:asciiTheme="minorHAnsi" w:hAnsiTheme="minorHAnsi" w:cstheme="minorHAnsi"/>
          <w:b w:val="0"/>
          <w:bCs w:val="0"/>
          <w:color w:val="000000"/>
          <w:sz w:val="28"/>
          <w:szCs w:val="28"/>
        </w:rPr>
        <w:br/>
        <w:t>ke-mate vā more bhakti haibe tāhāra”</w:t>
      </w:r>
    </w:p>
    <w:p w14:paraId="09576D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a person who disrespects My dear Śiva attain My devotional service?”</w:t>
      </w:r>
    </w:p>
    <w:p w14:paraId="7A1DFC8A" w14:textId="0EC209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4.482</w:t>
      </w:r>
    </w:p>
    <w:p w14:paraId="6B6E2A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482</w:t>
      </w:r>
    </w:p>
    <w:p w14:paraId="7C6AE1E3" w14:textId="51D85C0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kathaṁ vā mayi bhaktiṁ sa   labhatāṁ pāpa-puruṣaḥ</w:t>
      </w:r>
      <w:ins w:id="170" w:author="your servant" w:date="2020-05-15T20:27:00Z">
        <w:r w:rsidR="0016040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yo madīyaṁ paraṁ bhaktaṁ   śivaṁ sampūjayenna hi</w:t>
      </w:r>
    </w:p>
    <w:p w14:paraId="2B68AF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a sinful person who is envious of the Vaiṣṇavas attain devotional service if he does not respectfully worship My dear devotee Śiva?”</w:t>
      </w:r>
    </w:p>
    <w:p w14:paraId="6A11AEF0" w14:textId="10BF78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4.483</w:t>
      </w:r>
    </w:p>
    <w:p w14:paraId="437126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483</w:t>
      </w:r>
    </w:p>
    <w:p w14:paraId="66D053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ataeva</w:t>
      </w:r>
      <w:proofErr w:type="gramEnd"/>
      <w:r w:rsidRPr="004A2847">
        <w:rPr>
          <w:rStyle w:val="BookTitle"/>
          <w:rFonts w:asciiTheme="minorHAnsi" w:hAnsiTheme="minorHAnsi" w:cstheme="minorHAnsi"/>
          <w:b w:val="0"/>
          <w:bCs w:val="0"/>
          <w:color w:val="000000"/>
          <w:sz w:val="28"/>
          <w:szCs w:val="28"/>
        </w:rPr>
        <w:t xml:space="preserve"> sarvādye śrī-kṛṣṇa pūji' tabe</w:t>
      </w:r>
      <w:r w:rsidRPr="004A2847">
        <w:rPr>
          <w:rStyle w:val="BookTitle"/>
          <w:rFonts w:asciiTheme="minorHAnsi" w:hAnsiTheme="minorHAnsi" w:cstheme="minorHAnsi"/>
          <w:b w:val="0"/>
          <w:bCs w:val="0"/>
          <w:color w:val="000000"/>
          <w:sz w:val="28"/>
          <w:szCs w:val="28"/>
        </w:rPr>
        <w:br/>
        <w:t>prīte śiva pūji' pūjibeka sarva-deve”</w:t>
      </w:r>
    </w:p>
    <w:p w14:paraId="6121E4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one should first worship Lord Kṛṣṇa, then after worshiping Lord Śiva with love, he should worship all the demigods.”</w:t>
      </w:r>
    </w:p>
    <w:p w14:paraId="6C5ADAE2" w14:textId="6A0E22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4.484</w:t>
      </w:r>
    </w:p>
    <w:p w14:paraId="748BFE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484</w:t>
      </w:r>
    </w:p>
    <w:p w14:paraId="39B110CF" w14:textId="77777777" w:rsidR="00A969AE" w:rsidRPr="00160402" w:rsidRDefault="00A969AE">
      <w:pPr>
        <w:spacing w:before="0" w:after="0"/>
        <w:ind w:firstLine="0"/>
        <w:rPr>
          <w:rStyle w:val="BookTitle"/>
          <w:rFonts w:asciiTheme="minorHAnsi" w:hAnsiTheme="minorHAnsi" w:cstheme="minorHAnsi"/>
          <w:b w:val="0"/>
          <w:bCs w:val="0"/>
          <w:color w:val="000000"/>
          <w:sz w:val="28"/>
          <w:szCs w:val="28"/>
        </w:rPr>
      </w:pPr>
      <w:r w:rsidRPr="00160402">
        <w:rPr>
          <w:rStyle w:val="BookTitle"/>
          <w:rFonts w:asciiTheme="minorHAnsi" w:hAnsiTheme="minorHAnsi" w:cstheme="minorHAnsi"/>
          <w:b w:val="0"/>
          <w:bCs w:val="0"/>
          <w:color w:val="000000"/>
          <w:sz w:val="28"/>
          <w:szCs w:val="28"/>
        </w:rPr>
        <w:t xml:space="preserve">In the </w:t>
      </w:r>
      <w:r w:rsidRPr="00160402">
        <w:rPr>
          <w:rStyle w:val="BookTitle"/>
          <w:rFonts w:asciiTheme="minorHAnsi" w:hAnsiTheme="minorHAnsi" w:cstheme="minorHAnsi"/>
          <w:b w:val="0"/>
          <w:bCs w:val="0"/>
          <w:i/>
          <w:iCs/>
          <w:color w:val="000000"/>
          <w:sz w:val="28"/>
          <w:szCs w:val="28"/>
        </w:rPr>
        <w:t>Skanda Purāṇa</w:t>
      </w:r>
      <w:r w:rsidRPr="00160402">
        <w:rPr>
          <w:rStyle w:val="BookTitle"/>
          <w:rFonts w:asciiTheme="minorHAnsi" w:hAnsiTheme="minorHAnsi" w:cstheme="minorHAnsi"/>
          <w:b w:val="0"/>
          <w:bCs w:val="0"/>
          <w:color w:val="000000"/>
          <w:sz w:val="28"/>
          <w:szCs w:val="28"/>
        </w:rPr>
        <w:t xml:space="preserve"> it is stated:</w:t>
      </w:r>
    </w:p>
    <w:p w14:paraId="58DEA7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prathamaṁ keśavaṁ pūjāṁ   kṛtvā deva maheśvaram</w:t>
      </w:r>
      <w:r w:rsidRPr="004A2847">
        <w:rPr>
          <w:rStyle w:val="BookTitle"/>
          <w:rFonts w:asciiTheme="minorHAnsi" w:hAnsiTheme="minorHAnsi" w:cstheme="minorHAnsi"/>
          <w:b w:val="0"/>
          <w:bCs w:val="0"/>
          <w:color w:val="000000"/>
          <w:sz w:val="28"/>
          <w:szCs w:val="28"/>
        </w:rPr>
        <w:br/>
        <w:t>pūjanīyā mahābhaktyā   ye cānye santi devatāḥ</w:t>
      </w:r>
    </w:p>
    <w:p w14:paraId="70D9F0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“First one should worship Śrī Kṛṣṇa, the Supreme Personality of Godhead and cause of all causes, then one should worship Maheśvara, the best of the demigods, thereafter one should worship all the demigods with full devotion.</w:t>
      </w:r>
    </w:p>
    <w:p w14:paraId="73F4A838" w14:textId="775195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4.485</w:t>
      </w:r>
    </w:p>
    <w:p w14:paraId="0BE663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485</w:t>
      </w:r>
    </w:p>
    <w:p w14:paraId="208058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`śiva' advaitere bale sādhu-jane</w:t>
      </w:r>
      <w:r w:rsidRPr="004A2847">
        <w:rPr>
          <w:rStyle w:val="BookTitle"/>
          <w:rFonts w:asciiTheme="minorHAnsi" w:hAnsiTheme="minorHAnsi" w:cstheme="minorHAnsi"/>
          <w:b w:val="0"/>
          <w:bCs w:val="0"/>
          <w:color w:val="000000"/>
          <w:sz w:val="28"/>
          <w:szCs w:val="28"/>
        </w:rPr>
        <w:br/>
        <w:t>seha śrī-caitanyacandra-iṅgita-kāraṇe</w:t>
      </w:r>
    </w:p>
    <w:p w14:paraId="76CB8C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Because of Lord Caitanya's indication, Advaita is accepted by saintly persons as that Śiva.</w:t>
      </w:r>
    </w:p>
    <w:p w14:paraId="79C6EB7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Caitanyadeva has revealed that Śrī Advaita Prabhu is </w:t>
      </w:r>
      <w:r w:rsidRPr="004A2847">
        <w:rPr>
          <w:rStyle w:val="BookTitle"/>
          <w:rFonts w:asciiTheme="minorHAnsi" w:hAnsiTheme="minorHAnsi" w:cstheme="minorHAnsi"/>
          <w:b w:val="0"/>
          <w:bCs w:val="0"/>
          <w:i/>
          <w:iCs/>
          <w:color w:val="000000"/>
          <w:sz w:val="28"/>
          <w:szCs w:val="28"/>
        </w:rPr>
        <w:t xml:space="preserve">viṣṇu-tattva </w:t>
      </w:r>
      <w:r w:rsidRPr="004A2847">
        <w:rPr>
          <w:rStyle w:val="BookTitle"/>
          <w:rFonts w:asciiTheme="minorHAnsi" w:hAnsiTheme="minorHAnsi" w:cstheme="minorHAnsi"/>
          <w:b w:val="0"/>
          <w:bCs w:val="0"/>
          <w:color w:val="000000"/>
          <w:sz w:val="28"/>
          <w:szCs w:val="28"/>
        </w:rPr>
        <w:t xml:space="preserve">as the </w:t>
      </w:r>
      <w:r w:rsidRPr="004A2847">
        <w:rPr>
          <w:rStyle w:val="BookTitle"/>
          <w:rFonts w:asciiTheme="minorHAnsi" w:hAnsiTheme="minorHAnsi" w:cstheme="minorHAnsi"/>
          <w:b w:val="0"/>
          <w:bCs w:val="0"/>
          <w:i/>
          <w:iCs/>
          <w:color w:val="000000"/>
          <w:sz w:val="28"/>
          <w:szCs w:val="28"/>
        </w:rPr>
        <w:t xml:space="preserve">upādāna-kāraṇa </w:t>
      </w:r>
      <w:r w:rsidRPr="004A2847">
        <w:rPr>
          <w:rStyle w:val="BookTitle"/>
          <w:rFonts w:asciiTheme="minorHAnsi" w:hAnsiTheme="minorHAnsi" w:cstheme="minorHAnsi"/>
          <w:b w:val="0"/>
          <w:bCs w:val="0"/>
          <w:color w:val="000000"/>
          <w:sz w:val="28"/>
          <w:szCs w:val="28"/>
        </w:rPr>
        <w:t xml:space="preserve">(ingredient cause of creation), or the pure Maheśa-tattva. That is why the devotees accept Śrī Advaita Prabhu as equal to the Supreme Lord. The reason that unalloyed Vaiṣṇavas do not see or associate with Rudra is because the acceptance of Rudra as the Supreme Lord independent of the Supreme Lord is certainly an offense against the holy names. If one accepts Śiva as only a </w:t>
      </w:r>
      <w:r w:rsidRPr="004A2847">
        <w:rPr>
          <w:rStyle w:val="BookTitle"/>
          <w:rFonts w:asciiTheme="minorHAnsi" w:hAnsiTheme="minorHAnsi" w:cstheme="minorHAnsi"/>
          <w:b w:val="0"/>
          <w:bCs w:val="0"/>
          <w:i/>
          <w:iCs/>
          <w:color w:val="000000"/>
          <w:sz w:val="28"/>
          <w:szCs w:val="28"/>
        </w:rPr>
        <w:t>guṇa-avatāra</w:t>
      </w:r>
      <w:r w:rsidRPr="004A2847">
        <w:rPr>
          <w:rStyle w:val="BookTitle"/>
          <w:rFonts w:asciiTheme="minorHAnsi" w:hAnsiTheme="minorHAnsi" w:cstheme="minorHAnsi"/>
          <w:b w:val="0"/>
          <w:bCs w:val="0"/>
          <w:color w:val="000000"/>
          <w:sz w:val="28"/>
          <w:szCs w:val="28"/>
        </w:rPr>
        <w:t xml:space="preserve"> and not as a devotee of the Supreme Lord, he commits a grave offense.</w:t>
      </w:r>
    </w:p>
    <w:p w14:paraId="5F44EE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486</w:t>
      </w:r>
    </w:p>
    <w:p w14:paraId="72751757" w14:textId="2EA806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4.486</w:t>
      </w:r>
    </w:p>
    <w:p w14:paraId="110D5B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ihāte abudha-gaṇa mahā-kali kare</w:t>
      </w:r>
      <w:r w:rsidRPr="004A2847">
        <w:rPr>
          <w:rStyle w:val="BookTitle"/>
          <w:rFonts w:asciiTheme="minorHAnsi" w:hAnsiTheme="minorHAnsi" w:cstheme="minorHAnsi"/>
          <w:b w:val="0"/>
          <w:bCs w:val="0"/>
          <w:color w:val="000000"/>
          <w:sz w:val="28"/>
          <w:szCs w:val="28"/>
        </w:rPr>
        <w:br/>
        <w:t>advaitera māyā nā bujhiyā bhāle mare</w:t>
      </w:r>
    </w:p>
    <w:p w14:paraId="48855A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Ignorant people who disagree with this fact cannot understand Advaita's glories and are therefore vanquished.</w:t>
      </w:r>
    </w:p>
    <w:p w14:paraId="3EF4395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kali </w:t>
      </w:r>
      <w:r w:rsidRPr="004A2847">
        <w:rPr>
          <w:rStyle w:val="BookTitle"/>
          <w:rFonts w:asciiTheme="minorHAnsi" w:hAnsiTheme="minorHAnsi" w:cstheme="minorHAnsi"/>
          <w:b w:val="0"/>
          <w:bCs w:val="0"/>
          <w:color w:val="000000"/>
          <w:sz w:val="28"/>
          <w:szCs w:val="28"/>
        </w:rPr>
        <w:t>means “argument” or “quarrel.”</w:t>
      </w:r>
    </w:p>
    <w:p w14:paraId="3A49D6E4" w14:textId="4D411F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4.487</w:t>
      </w:r>
    </w:p>
    <w:p w14:paraId="3DC5B9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487</w:t>
      </w:r>
    </w:p>
    <w:p w14:paraId="65685B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 nava vastra saba dekhe prabhu yata</w:t>
      </w:r>
      <w:r w:rsidRPr="004A2847">
        <w:rPr>
          <w:rStyle w:val="BookTitle"/>
          <w:rFonts w:asciiTheme="minorHAnsi" w:hAnsiTheme="minorHAnsi" w:cstheme="minorHAnsi"/>
          <w:b w:val="0"/>
          <w:bCs w:val="0"/>
          <w:color w:val="000000"/>
          <w:sz w:val="28"/>
          <w:szCs w:val="28"/>
        </w:rPr>
        <w:br/>
        <w:t>sakala ananta-lekhibāre pāri kata</w:t>
      </w:r>
    </w:p>
    <w:p w14:paraId="6F92C3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unable to describe the unlimited varieties of new cloth that the Lord saw.</w:t>
      </w:r>
    </w:p>
    <w:p w14:paraId="6C6617FF" w14:textId="0EE2CB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4.488</w:t>
      </w:r>
    </w:p>
    <w:p w14:paraId="23B38E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488</w:t>
      </w:r>
    </w:p>
    <w:p w14:paraId="3A817B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sambhāra dekhiyā prabhu mahā-harṣa-mana</w:t>
      </w:r>
      <w:r w:rsidRPr="004A2847">
        <w:rPr>
          <w:rStyle w:val="BookTitle"/>
          <w:rFonts w:asciiTheme="minorHAnsi" w:hAnsiTheme="minorHAnsi" w:cstheme="minorHAnsi"/>
          <w:b w:val="0"/>
          <w:bCs w:val="0"/>
          <w:color w:val="000000"/>
          <w:sz w:val="28"/>
          <w:szCs w:val="28"/>
        </w:rPr>
        <w:br/>
        <w:t>ācāryera praśaṁsā karena anukṣaṇa</w:t>
      </w:r>
    </w:p>
    <w:p w14:paraId="1475F1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greatly pleased to see the arrangements, and He continually praised Advaita Ācārya.</w:t>
      </w:r>
    </w:p>
    <w:p w14:paraId="0BC68EFD" w14:textId="243A2E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4.489</w:t>
      </w:r>
    </w:p>
    <w:p w14:paraId="5B6838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489</w:t>
      </w:r>
    </w:p>
    <w:p w14:paraId="4848C5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eke eke dekhi' prabhu sakala sambhāra</w:t>
      </w:r>
      <w:r w:rsidRPr="004A2847">
        <w:rPr>
          <w:rStyle w:val="BookTitle"/>
          <w:rFonts w:asciiTheme="minorHAnsi" w:hAnsiTheme="minorHAnsi" w:cstheme="minorHAnsi"/>
          <w:b w:val="0"/>
          <w:bCs w:val="0"/>
          <w:color w:val="000000"/>
          <w:sz w:val="28"/>
          <w:szCs w:val="28"/>
        </w:rPr>
        <w:br/>
        <w:t>saṅkīrtana-sthānete āilā punar-bāra</w:t>
      </w:r>
    </w:p>
    <w:p w14:paraId="2ADFB3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seeing every one of the arrangements, the Lord returned to where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was being performed.</w:t>
      </w:r>
    </w:p>
    <w:p w14:paraId="62ED921E" w14:textId="24912C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4.490</w:t>
      </w:r>
    </w:p>
    <w:p w14:paraId="4F0B75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490</w:t>
      </w:r>
    </w:p>
    <w:p w14:paraId="059DBE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mātra āilena saṅkīrtana-sthāne</w:t>
      </w:r>
      <w:r w:rsidRPr="004A2847">
        <w:rPr>
          <w:rStyle w:val="BookTitle"/>
          <w:rFonts w:asciiTheme="minorHAnsi" w:hAnsiTheme="minorHAnsi" w:cstheme="minorHAnsi"/>
          <w:b w:val="0"/>
          <w:bCs w:val="0"/>
          <w:color w:val="000000"/>
          <w:sz w:val="28"/>
          <w:szCs w:val="28"/>
        </w:rPr>
        <w:br/>
        <w:t>parānanda pāilena sarva-bhakta-gaṇe</w:t>
      </w:r>
    </w:p>
    <w:p w14:paraId="0F9DC7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soon as the Lord came to the place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all the devotees there became filled with ecstasy.</w:t>
      </w:r>
    </w:p>
    <w:p w14:paraId="32F23360" w14:textId="2044D0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4.491</w:t>
      </w:r>
    </w:p>
    <w:p w14:paraId="10A9C2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491</w:t>
      </w:r>
    </w:p>
    <w:p w14:paraId="5B89B7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jāni ke kon dike nāce gāya vā'ya</w:t>
      </w:r>
      <w:r w:rsidRPr="004A2847">
        <w:rPr>
          <w:rStyle w:val="BookTitle"/>
          <w:rFonts w:asciiTheme="minorHAnsi" w:hAnsiTheme="minorHAnsi" w:cstheme="minorHAnsi"/>
          <w:b w:val="0"/>
          <w:bCs w:val="0"/>
          <w:color w:val="000000"/>
          <w:sz w:val="28"/>
          <w:szCs w:val="28"/>
        </w:rPr>
        <w:br/>
        <w:t>nā jāni ke kon dike mahānande dhāya</w:t>
      </w:r>
    </w:p>
    <w:p w14:paraId="4D5FA2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describe the way that the devotees danced, sang, played instruments, and ran about in ecstasy?</w:t>
      </w:r>
    </w:p>
    <w:p w14:paraId="68F771E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commentRangeStart w:id="171"/>
      <w:r w:rsidRPr="004A2847">
        <w:rPr>
          <w:rStyle w:val="BookTitle"/>
          <w:rFonts w:asciiTheme="minorHAnsi" w:hAnsiTheme="minorHAnsi" w:cstheme="minorHAnsi"/>
          <w:b w:val="0"/>
          <w:bCs w:val="0"/>
          <w:i/>
          <w:iCs/>
          <w:color w:val="000000"/>
          <w:sz w:val="28"/>
          <w:szCs w:val="28"/>
        </w:rPr>
        <w:t xml:space="preserve">vā'ya </w:t>
      </w:r>
      <w:commentRangeEnd w:id="171"/>
      <w:r w:rsidR="00160402">
        <w:rPr>
          <w:rStyle w:val="CommentReference"/>
          <w:color w:val="auto"/>
        </w:rPr>
        <w:commentReference w:id="171"/>
      </w:r>
      <w:r w:rsidRPr="004A2847">
        <w:rPr>
          <w:rStyle w:val="BookTitle"/>
          <w:rFonts w:asciiTheme="minorHAnsi" w:hAnsiTheme="minorHAnsi" w:cstheme="minorHAnsi"/>
          <w:b w:val="0"/>
          <w:bCs w:val="0"/>
          <w:color w:val="000000"/>
          <w:sz w:val="28"/>
          <w:szCs w:val="28"/>
        </w:rPr>
        <w:t>means “played instruments.”</w:t>
      </w:r>
    </w:p>
    <w:p w14:paraId="77DA0D59" w14:textId="5566ED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4.492</w:t>
      </w:r>
    </w:p>
    <w:p w14:paraId="033F0C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492</w:t>
      </w:r>
    </w:p>
    <w:p w14:paraId="24CB11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kare jaya jaya mahā-hari-dhvani</w:t>
      </w:r>
      <w:r w:rsidRPr="004A2847">
        <w:rPr>
          <w:rStyle w:val="BookTitle"/>
          <w:rFonts w:asciiTheme="minorHAnsi" w:hAnsiTheme="minorHAnsi" w:cstheme="minorHAnsi"/>
          <w:b w:val="0"/>
          <w:bCs w:val="0"/>
          <w:color w:val="000000"/>
          <w:sz w:val="28"/>
          <w:szCs w:val="28"/>
        </w:rPr>
        <w:br/>
        <w:t>`bala bala hari bala' āra nāhi śuni</w:t>
      </w:r>
    </w:p>
    <w:p w14:paraId="1D7C64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exclaimed, “Jaya! Jaya!” as they chanted the name of Hari. Nothing could be heard other than, “Chant! Chant! Hari bol!”</w:t>
      </w:r>
    </w:p>
    <w:p w14:paraId="4837E9A7" w14:textId="6297CB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4.493</w:t>
      </w:r>
    </w:p>
    <w:p w14:paraId="240B8F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493</w:t>
      </w:r>
    </w:p>
    <w:p w14:paraId="6A8ECC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sarva-vaiṣṇavera aṅga candane bhūṣita</w:t>
      </w:r>
      <w:r w:rsidRPr="004A2847">
        <w:rPr>
          <w:rStyle w:val="BookTitle"/>
          <w:rFonts w:asciiTheme="minorHAnsi" w:hAnsiTheme="minorHAnsi" w:cstheme="minorHAnsi"/>
          <w:b w:val="0"/>
          <w:bCs w:val="0"/>
          <w:color w:val="000000"/>
          <w:sz w:val="28"/>
          <w:szCs w:val="28"/>
        </w:rPr>
        <w:br/>
        <w:t>sabāra sundara vakṣa-mālāya pūrṇita</w:t>
      </w:r>
    </w:p>
    <w:p w14:paraId="034AC7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bodies of all the Vaiṣṇavas were decorated with sandalwood pulp, and their attractive chests were adorned with flower garlands.</w:t>
      </w:r>
    </w:p>
    <w:p w14:paraId="66CC624F" w14:textId="470EDD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4.494</w:t>
      </w:r>
    </w:p>
    <w:p w14:paraId="49E457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494</w:t>
      </w:r>
    </w:p>
    <w:p w14:paraId="57F522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prabhura pāriṣadera pradhāna</w:t>
      </w:r>
      <w:r w:rsidRPr="004A2847">
        <w:rPr>
          <w:rStyle w:val="BookTitle"/>
          <w:rFonts w:asciiTheme="minorHAnsi" w:hAnsiTheme="minorHAnsi" w:cstheme="minorHAnsi"/>
          <w:b w:val="0"/>
          <w:bCs w:val="0"/>
          <w:color w:val="000000"/>
          <w:sz w:val="28"/>
          <w:szCs w:val="28"/>
        </w:rPr>
        <w:br/>
        <w:t>sabe nṛtya-gīta kare prabhu-vidyamāna</w:t>
      </w:r>
    </w:p>
    <w:p w14:paraId="7245BE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were all intimate associates of the Lord. They danced and sang in the company of the Lord.</w:t>
      </w:r>
    </w:p>
    <w:p w14:paraId="78BABF32" w14:textId="0DE1D2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4.495</w:t>
      </w:r>
    </w:p>
    <w:p w14:paraId="2F45E2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495</w:t>
      </w:r>
    </w:p>
    <w:p w14:paraId="270BE3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mahānande uṭhila śrī-hari-saṅkīrtana</w:t>
      </w:r>
      <w:r w:rsidRPr="004A2847">
        <w:rPr>
          <w:rStyle w:val="BookTitle"/>
          <w:rFonts w:asciiTheme="minorHAnsi" w:hAnsiTheme="minorHAnsi" w:cstheme="minorHAnsi"/>
          <w:b w:val="0"/>
          <w:bCs w:val="0"/>
          <w:color w:val="000000"/>
          <w:sz w:val="28"/>
          <w:szCs w:val="28"/>
        </w:rPr>
        <w:br/>
        <w:t>ye dhvani pavitra kare ananta-bhuvana</w:t>
      </w:r>
    </w:p>
    <w:p w14:paraId="0E1390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sound vibration of the ecstatic congregational chanting of the glories of the Lord purified the entire universe.</w:t>
      </w:r>
    </w:p>
    <w:p w14:paraId="1F88DF2B" w14:textId="7EC394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4.496</w:t>
      </w:r>
    </w:p>
    <w:p w14:paraId="60E635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496</w:t>
      </w:r>
    </w:p>
    <w:p w14:paraId="7AAB21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mahā-malla prema-sukha-maya</w:t>
      </w:r>
      <w:r w:rsidRPr="004A2847">
        <w:rPr>
          <w:rStyle w:val="BookTitle"/>
          <w:rFonts w:asciiTheme="minorHAnsi" w:hAnsiTheme="minorHAnsi" w:cstheme="minorHAnsi"/>
          <w:b w:val="0"/>
          <w:bCs w:val="0"/>
          <w:color w:val="000000"/>
          <w:sz w:val="28"/>
          <w:szCs w:val="28"/>
        </w:rPr>
        <w:br/>
        <w:t>bālya-bhāve nṛtya karilena atiśaya</w:t>
      </w:r>
    </w:p>
    <w:p w14:paraId="12212F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who was like a wrestler and who was filled with the happiness of ecstatic love, danced wildly in the mood of a child.</w:t>
      </w:r>
    </w:p>
    <w:p w14:paraId="1E27E132" w14:textId="57B1EC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4.497</w:t>
      </w:r>
    </w:p>
    <w:p w14:paraId="7AF70E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497</w:t>
      </w:r>
    </w:p>
    <w:p w14:paraId="72F944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vihvala haiyā ati ācārya-gosāñi</w:t>
      </w:r>
      <w:r w:rsidRPr="004A2847">
        <w:rPr>
          <w:rStyle w:val="BookTitle"/>
          <w:rFonts w:asciiTheme="minorHAnsi" w:hAnsiTheme="minorHAnsi" w:cstheme="minorHAnsi"/>
          <w:b w:val="0"/>
          <w:bCs w:val="0"/>
          <w:color w:val="000000"/>
          <w:sz w:val="28"/>
          <w:szCs w:val="28"/>
        </w:rPr>
        <w:br/>
        <w:t>yata nṛtya karilena—tāra anta nāi</w:t>
      </w:r>
    </w:p>
    <w:p w14:paraId="5FB39F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was overwhelmed with ecstasy as He danced without stop.</w:t>
      </w:r>
    </w:p>
    <w:p w14:paraId="08E8AB55" w14:textId="034B47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4.498</w:t>
      </w:r>
    </w:p>
    <w:p w14:paraId="6101A2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498</w:t>
      </w:r>
    </w:p>
    <w:p w14:paraId="16D3A5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nācilena aneka ṭhākura haridāsa</w:t>
      </w:r>
      <w:r w:rsidRPr="004A2847">
        <w:rPr>
          <w:rStyle w:val="BookTitle"/>
          <w:rFonts w:asciiTheme="minorHAnsi" w:hAnsiTheme="minorHAnsi" w:cstheme="minorHAnsi"/>
          <w:b w:val="0"/>
          <w:bCs w:val="0"/>
          <w:color w:val="000000"/>
          <w:sz w:val="28"/>
          <w:szCs w:val="28"/>
        </w:rPr>
        <w:br/>
        <w:t>sabei nācena ati pāiyā ullāsa</w:t>
      </w:r>
    </w:p>
    <w:p w14:paraId="50933F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Ṭhākura Haridāsa danced in </w:t>
      </w:r>
      <w:proofErr w:type="gramStart"/>
      <w:r w:rsidRPr="004A2847">
        <w:rPr>
          <w:rStyle w:val="BookTitle"/>
          <w:rFonts w:asciiTheme="minorHAnsi" w:hAnsiTheme="minorHAnsi" w:cstheme="minorHAnsi"/>
          <w:b/>
          <w:bCs/>
          <w:color w:val="800000"/>
          <w:sz w:val="28"/>
          <w:szCs w:val="28"/>
        </w:rPr>
        <w:t>many different ways</w:t>
      </w:r>
      <w:proofErr w:type="gramEnd"/>
      <w:r w:rsidRPr="004A2847">
        <w:rPr>
          <w:rStyle w:val="BookTitle"/>
          <w:rFonts w:asciiTheme="minorHAnsi" w:hAnsiTheme="minorHAnsi" w:cstheme="minorHAnsi"/>
          <w:b/>
          <w:bCs/>
          <w:color w:val="800000"/>
          <w:sz w:val="28"/>
          <w:szCs w:val="28"/>
        </w:rPr>
        <w:t>, as everyone else danced joyfully.</w:t>
      </w:r>
    </w:p>
    <w:p w14:paraId="3C02E54D" w14:textId="22F50A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4.499</w:t>
      </w:r>
    </w:p>
    <w:p w14:paraId="562388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499</w:t>
      </w:r>
    </w:p>
    <w:p w14:paraId="2C30B6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mahāprabhu śrī-gaurasundara sarva-śeṣe</w:t>
      </w:r>
      <w:r w:rsidRPr="004A2847">
        <w:rPr>
          <w:rStyle w:val="BookTitle"/>
          <w:rFonts w:asciiTheme="minorHAnsi" w:hAnsiTheme="minorHAnsi" w:cstheme="minorHAnsi"/>
          <w:b w:val="0"/>
          <w:bCs w:val="0"/>
          <w:color w:val="000000"/>
          <w:sz w:val="28"/>
          <w:szCs w:val="28"/>
        </w:rPr>
        <w:br/>
        <w:t>nṛtya karilena ati aśeṣa viśeṣe</w:t>
      </w:r>
    </w:p>
    <w:p w14:paraId="63E2E0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Eventually Śrī Gaurasundara Mahāprabhu began dancing in unlimited ways.</w:t>
      </w:r>
    </w:p>
    <w:p w14:paraId="11C951CE" w14:textId="00DB69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4.500</w:t>
      </w:r>
    </w:p>
    <w:p w14:paraId="7353FD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500</w:t>
      </w:r>
    </w:p>
    <w:p w14:paraId="783FD4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sarva-pāriṣada prabhu āge nācāiyā</w:t>
      </w:r>
      <w:r w:rsidRPr="004A2847">
        <w:rPr>
          <w:rStyle w:val="BookTitle"/>
          <w:rFonts w:asciiTheme="minorHAnsi" w:hAnsiTheme="minorHAnsi" w:cstheme="minorHAnsi"/>
          <w:b w:val="0"/>
          <w:bCs w:val="0"/>
          <w:color w:val="000000"/>
          <w:sz w:val="28"/>
          <w:szCs w:val="28"/>
        </w:rPr>
        <w:br/>
        <w:t>śeṣe nṛtya karena āpane sabā' laiyā</w:t>
      </w:r>
    </w:p>
    <w:p w14:paraId="43BC36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first inducing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His associates to dance, the Lord finally began dancing along with everyone.</w:t>
      </w:r>
    </w:p>
    <w:p w14:paraId="2690A442" w14:textId="3B95F3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4.501</w:t>
      </w:r>
    </w:p>
    <w:p w14:paraId="15FA3C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501</w:t>
      </w:r>
    </w:p>
    <w:p w14:paraId="3BF9D4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maṇḍalī kariyā nāce sarva bhakta-gaṇa</w:t>
      </w:r>
      <w:r w:rsidRPr="004A2847">
        <w:rPr>
          <w:rStyle w:val="BookTitle"/>
          <w:rFonts w:asciiTheme="minorHAnsi" w:hAnsiTheme="minorHAnsi" w:cstheme="minorHAnsi"/>
          <w:b w:val="0"/>
          <w:bCs w:val="0"/>
          <w:color w:val="000000"/>
          <w:sz w:val="28"/>
          <w:szCs w:val="28"/>
        </w:rPr>
        <w:br/>
        <w:t>madhye nāce mahāprabhu śrī-śacīnandana</w:t>
      </w:r>
    </w:p>
    <w:p w14:paraId="7A6ADB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danced in groups, and Mahāprabhu Śrī Śacīnandana danced in the middle.</w:t>
      </w:r>
    </w:p>
    <w:p w14:paraId="707B13B4" w14:textId="7E3638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4.502</w:t>
      </w:r>
    </w:p>
    <w:p w14:paraId="3CAFCA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502</w:t>
      </w:r>
    </w:p>
    <w:p w14:paraId="3F009E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sarva dina nāciyā gāiyā</w:t>
      </w:r>
      <w:r w:rsidRPr="004A2847">
        <w:rPr>
          <w:rStyle w:val="BookTitle"/>
          <w:rFonts w:asciiTheme="minorHAnsi" w:hAnsiTheme="minorHAnsi" w:cstheme="minorHAnsi"/>
          <w:b w:val="0"/>
          <w:bCs w:val="0"/>
          <w:color w:val="000000"/>
          <w:sz w:val="28"/>
          <w:szCs w:val="28"/>
        </w:rPr>
        <w:br/>
        <w:t>vasilena mahāprabhu sabāre laiyā</w:t>
      </w:r>
    </w:p>
    <w:p w14:paraId="15D634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dancing and singing throughout the day, Mahāprabhu sat down with everyone.</w:t>
      </w:r>
    </w:p>
    <w:p w14:paraId="55964D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Another reading for the first line is </w:t>
      </w:r>
      <w:r w:rsidRPr="004A2847">
        <w:rPr>
          <w:rStyle w:val="BookTitle"/>
          <w:rFonts w:asciiTheme="minorHAnsi" w:hAnsiTheme="minorHAnsi" w:cstheme="minorHAnsi"/>
          <w:b w:val="0"/>
          <w:bCs w:val="0"/>
          <w:i/>
          <w:iCs/>
          <w:color w:val="000000"/>
          <w:sz w:val="28"/>
          <w:szCs w:val="28"/>
        </w:rPr>
        <w:t>sabāra kīrtana-śrama antare jāniyā</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Understanding that everyone was becoming fatigued from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w:t>
      </w:r>
    </w:p>
    <w:p w14:paraId="021E7B40" w14:textId="79C9C6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4.503</w:t>
      </w:r>
    </w:p>
    <w:p w14:paraId="666B08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503</w:t>
      </w:r>
    </w:p>
    <w:p w14:paraId="332E8C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śeṣe ājñā māgi' advaita-ācārya</w:t>
      </w:r>
      <w:r w:rsidRPr="004A2847">
        <w:rPr>
          <w:rStyle w:val="BookTitle"/>
          <w:rFonts w:asciiTheme="minorHAnsi" w:hAnsiTheme="minorHAnsi" w:cstheme="minorHAnsi"/>
          <w:b w:val="0"/>
          <w:bCs w:val="0"/>
          <w:color w:val="000000"/>
          <w:sz w:val="28"/>
          <w:szCs w:val="28"/>
        </w:rPr>
        <w:br/>
        <w:t>bhojanera karite lāgilā sarva-kārya</w:t>
      </w:r>
    </w:p>
    <w:p w14:paraId="1BE01B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then took permission from the Lord and went to make all the arrangements for eating.</w:t>
      </w:r>
    </w:p>
    <w:p w14:paraId="7F8B4C45" w14:textId="7AD3C2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4.504</w:t>
      </w:r>
    </w:p>
    <w:p w14:paraId="1DF9E6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504</w:t>
      </w:r>
    </w:p>
    <w:p w14:paraId="170526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vasilena mahāprabhu karite bhojana</w:t>
      </w:r>
      <w:r w:rsidRPr="004A2847">
        <w:rPr>
          <w:rStyle w:val="BookTitle"/>
          <w:rFonts w:asciiTheme="minorHAnsi" w:hAnsiTheme="minorHAnsi" w:cstheme="minorHAnsi"/>
          <w:b w:val="0"/>
          <w:bCs w:val="0"/>
          <w:color w:val="000000"/>
          <w:sz w:val="28"/>
          <w:szCs w:val="28"/>
        </w:rPr>
        <w:br/>
        <w:t>madhye prabhu—catur-dike sarva bhakta-gaṇa</w:t>
      </w:r>
    </w:p>
    <w:p w14:paraId="3B99AF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Mahāprabhu sat down in the middle to eat, and all the devotees sat around Him.</w:t>
      </w:r>
    </w:p>
    <w:p w14:paraId="11F684A7" w14:textId="27975C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4.505</w:t>
      </w:r>
    </w:p>
    <w:p w14:paraId="394BC2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505</w:t>
      </w:r>
    </w:p>
    <w:p w14:paraId="2A754F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bhakta-gaṇa yena tārācaya</w:t>
      </w:r>
      <w:r w:rsidRPr="004A2847">
        <w:rPr>
          <w:rStyle w:val="BookTitle"/>
          <w:rFonts w:asciiTheme="minorHAnsi" w:hAnsiTheme="minorHAnsi" w:cstheme="minorHAnsi"/>
          <w:b w:val="0"/>
          <w:bCs w:val="0"/>
          <w:color w:val="000000"/>
          <w:sz w:val="28"/>
          <w:szCs w:val="28"/>
        </w:rPr>
        <w:br/>
        <w:t>madhye koṭi-candra yena prabhura udaya</w:t>
      </w:r>
    </w:p>
    <w:p w14:paraId="718385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in the middle appeared as effulgent as millions of moons, and the devotees surrounding Him resembled the stars.</w:t>
      </w:r>
    </w:p>
    <w:p w14:paraId="5D9511AD" w14:textId="530A15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4.506</w:t>
      </w:r>
    </w:p>
    <w:p w14:paraId="3AD409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506</w:t>
      </w:r>
    </w:p>
    <w:p w14:paraId="738592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divya anna bahu-vidha piṣṭaka vyañjana</w:t>
      </w:r>
      <w:r w:rsidRPr="004A2847">
        <w:rPr>
          <w:rStyle w:val="BookTitle"/>
          <w:rFonts w:asciiTheme="minorHAnsi" w:hAnsiTheme="minorHAnsi" w:cstheme="minorHAnsi"/>
          <w:b w:val="0"/>
          <w:bCs w:val="0"/>
          <w:color w:val="000000"/>
          <w:sz w:val="28"/>
          <w:szCs w:val="28"/>
        </w:rPr>
        <w:br/>
        <w:t>mādhavendra-ārādhanā āira randhana</w:t>
      </w:r>
    </w:p>
    <w:p w14:paraId="66556D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were many varieties of divine rice, milk cakes, and vegetable preparations that Mother Śacī had cooked for the worship of Mādhavendra Purī.</w:t>
      </w:r>
    </w:p>
    <w:p w14:paraId="766699B9" w14:textId="72F95A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4.507</w:t>
      </w:r>
    </w:p>
    <w:p w14:paraId="592447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507</w:t>
      </w:r>
    </w:p>
    <w:p w14:paraId="5FE10F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mādhava-purīra kathā kahiyā kahi</w:t>
      </w:r>
      <w:r w:rsidRPr="004A2847">
        <w:rPr>
          <w:rStyle w:val="BookTitle"/>
          <w:rFonts w:asciiTheme="minorHAnsi" w:hAnsiTheme="minorHAnsi" w:cstheme="minorHAnsi"/>
          <w:b w:val="0"/>
          <w:bCs w:val="0"/>
          <w:color w:val="000000"/>
          <w:sz w:val="28"/>
          <w:szCs w:val="28"/>
        </w:rPr>
        <w:br/>
        <w:t>yābhojana karena prabhu sarva-bhakta laiyā</w:t>
      </w:r>
    </w:p>
    <w:p w14:paraId="581B91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ate with all the devotees, He continually narrated the glories of Mādhavendra Purī.</w:t>
      </w:r>
    </w:p>
    <w:p w14:paraId="34B4BD63" w14:textId="51D6D3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4.508</w:t>
      </w:r>
    </w:p>
    <w:p w14:paraId="14D251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508</w:t>
      </w:r>
    </w:p>
    <w:p w14:paraId="63A014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“mādhavendra-ārādhanā-tithi</w:t>
      </w:r>
      <w:r w:rsidRPr="004A2847">
        <w:rPr>
          <w:rStyle w:val="BookTitle"/>
          <w:rFonts w:asciiTheme="minorHAnsi" w:hAnsiTheme="minorHAnsi" w:cstheme="minorHAnsi"/>
          <w:b w:val="0"/>
          <w:bCs w:val="0"/>
          <w:color w:val="000000"/>
          <w:sz w:val="28"/>
          <w:szCs w:val="28"/>
        </w:rPr>
        <w:br/>
        <w:t>bhakti haya govinde, bhojana kaile ithi”</w:t>
      </w:r>
    </w:p>
    <w:p w14:paraId="0F36B8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“If one honors the </w:t>
      </w:r>
      <w:r w:rsidRPr="004A2847">
        <w:rPr>
          <w:rStyle w:val="BookTitle"/>
          <w:rFonts w:asciiTheme="minorHAnsi" w:hAnsiTheme="minorHAnsi" w:cstheme="minorHAnsi"/>
          <w:b/>
          <w:bCs/>
          <w:i/>
          <w:iCs/>
          <w:color w:val="800000"/>
          <w:sz w:val="28"/>
          <w:szCs w:val="28"/>
        </w:rPr>
        <w:t>prasāda</w:t>
      </w:r>
      <w:r w:rsidRPr="004A2847">
        <w:rPr>
          <w:rStyle w:val="BookTitle"/>
          <w:rFonts w:asciiTheme="minorHAnsi" w:hAnsiTheme="minorHAnsi" w:cstheme="minorHAnsi"/>
          <w:b/>
          <w:bCs/>
          <w:color w:val="800000"/>
          <w:sz w:val="28"/>
          <w:szCs w:val="28"/>
        </w:rPr>
        <w:t xml:space="preserve"> that has been offered during the appearance festival of Śrī Mādhavendra Purī, he will attain the devotional service of Govinda.”</w:t>
      </w:r>
    </w:p>
    <w:p w14:paraId="4153652C" w14:textId="58C7CA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4.509</w:t>
      </w:r>
    </w:p>
    <w:p w14:paraId="375D22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509</w:t>
      </w:r>
    </w:p>
    <w:p w14:paraId="0AF9AB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raṅge prabhu kariyā bhojana</w:t>
      </w:r>
      <w:r w:rsidRPr="004A2847">
        <w:rPr>
          <w:rStyle w:val="BookTitle"/>
          <w:rFonts w:asciiTheme="minorHAnsi" w:hAnsiTheme="minorHAnsi" w:cstheme="minorHAnsi"/>
          <w:b w:val="0"/>
          <w:bCs w:val="0"/>
          <w:color w:val="000000"/>
          <w:sz w:val="28"/>
          <w:szCs w:val="28"/>
        </w:rPr>
        <w:br/>
        <w:t>vasilena giyā prabhu kari' ācamana</w:t>
      </w:r>
    </w:p>
    <w:p w14:paraId="272AC6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joyfully finishing His meal in this way, the Lord washed His hands and mouth and sat down.</w:t>
      </w:r>
    </w:p>
    <w:p w14:paraId="2F06904E" w14:textId="2FBCD7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4.510</w:t>
      </w:r>
    </w:p>
    <w:p w14:paraId="29DABE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510</w:t>
      </w:r>
    </w:p>
    <w:p w14:paraId="47C652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divya sugandhi candana divya-mālā</w:t>
      </w:r>
      <w:r w:rsidRPr="004A2847">
        <w:rPr>
          <w:rStyle w:val="BookTitle"/>
          <w:rFonts w:asciiTheme="minorHAnsi" w:hAnsiTheme="minorHAnsi" w:cstheme="minorHAnsi"/>
          <w:b w:val="0"/>
          <w:bCs w:val="0"/>
          <w:color w:val="000000"/>
          <w:sz w:val="28"/>
          <w:szCs w:val="28"/>
        </w:rPr>
        <w:br/>
        <w:t>prabhura sammukhe āni' advaita thuilā</w:t>
      </w:r>
    </w:p>
    <w:p w14:paraId="1E449D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then brought fragrant sandalwood pulp and beautiful garlands before the Lord.</w:t>
      </w:r>
    </w:p>
    <w:p w14:paraId="49656B41" w14:textId="65BFE7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4.511</w:t>
      </w:r>
    </w:p>
    <w:p w14:paraId="52D06A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511</w:t>
      </w:r>
    </w:p>
    <w:p w14:paraId="209406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nityānanda-svarūpera āge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dilena candana-mālā mahā-anurāge</w:t>
      </w:r>
    </w:p>
    <w:p w14:paraId="69C56D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first affectionately offered sandalwood pulp and a flower garland to Nityānanda Svarūpa.</w:t>
      </w:r>
    </w:p>
    <w:p w14:paraId="56005BA0" w14:textId="6454A7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4.512</w:t>
      </w:r>
    </w:p>
    <w:p w14:paraId="66C7EB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512</w:t>
      </w:r>
    </w:p>
    <w:p w14:paraId="1EAB40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sarva-vaiṣṇavere jane jane</w:t>
      </w:r>
      <w:r w:rsidRPr="004A2847">
        <w:rPr>
          <w:rStyle w:val="BookTitle"/>
          <w:rFonts w:asciiTheme="minorHAnsi" w:hAnsiTheme="minorHAnsi" w:cstheme="minorHAnsi"/>
          <w:b w:val="0"/>
          <w:bCs w:val="0"/>
          <w:color w:val="000000"/>
          <w:sz w:val="28"/>
          <w:szCs w:val="28"/>
        </w:rPr>
        <w:br/>
        <w:t>śrī-haste candana-mālā dilena āpane</w:t>
      </w:r>
    </w:p>
    <w:p w14:paraId="2ACD81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the Lord personally offered sandalwood pulp and a flower garland to </w:t>
      </w:r>
      <w:proofErr w:type="gramStart"/>
      <w:r w:rsidRPr="004A2847">
        <w:rPr>
          <w:rStyle w:val="BookTitle"/>
          <w:rFonts w:asciiTheme="minorHAnsi" w:hAnsiTheme="minorHAnsi" w:cstheme="minorHAnsi"/>
          <w:b/>
          <w:bCs/>
          <w:color w:val="800000"/>
          <w:sz w:val="28"/>
          <w:szCs w:val="28"/>
        </w:rPr>
        <w:t>each and every</w:t>
      </w:r>
      <w:proofErr w:type="gramEnd"/>
      <w:r w:rsidRPr="004A2847">
        <w:rPr>
          <w:rStyle w:val="BookTitle"/>
          <w:rFonts w:asciiTheme="minorHAnsi" w:hAnsiTheme="minorHAnsi" w:cstheme="minorHAnsi"/>
          <w:b/>
          <w:bCs/>
          <w:color w:val="800000"/>
          <w:sz w:val="28"/>
          <w:szCs w:val="28"/>
        </w:rPr>
        <w:t xml:space="preserve"> Vaiṣṇava.</w:t>
      </w:r>
    </w:p>
    <w:p w14:paraId="28DB4A26" w14:textId="466CAC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4.513</w:t>
      </w:r>
    </w:p>
    <w:p w14:paraId="7FB869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513</w:t>
      </w:r>
    </w:p>
    <w:p w14:paraId="60B50B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śrī-hastera prasāda pāiyā bhakta-gaṇa</w:t>
      </w:r>
      <w:r w:rsidRPr="004A2847">
        <w:rPr>
          <w:rStyle w:val="BookTitle"/>
          <w:rFonts w:asciiTheme="minorHAnsi" w:hAnsiTheme="minorHAnsi" w:cstheme="minorHAnsi"/>
          <w:b w:val="0"/>
          <w:bCs w:val="0"/>
          <w:color w:val="000000"/>
          <w:sz w:val="28"/>
          <w:szCs w:val="28"/>
        </w:rPr>
        <w:br/>
        <w:t>sabāra haila parānanda-maya mana</w:t>
      </w:r>
    </w:p>
    <w:p w14:paraId="1C8FB4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received these items from the hands of the Lord, their hearts became filled with ecstasy.</w:t>
      </w:r>
    </w:p>
    <w:p w14:paraId="500CEC8A" w14:textId="56BA73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4.514</w:t>
      </w:r>
    </w:p>
    <w:p w14:paraId="1ADB5A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514</w:t>
      </w:r>
    </w:p>
    <w:p w14:paraId="6C1893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ucca kari' sabei karena hari-dhvani</w:t>
      </w:r>
      <w:r w:rsidRPr="004A2847">
        <w:rPr>
          <w:rStyle w:val="BookTitle"/>
          <w:rFonts w:asciiTheme="minorHAnsi" w:hAnsiTheme="minorHAnsi" w:cstheme="minorHAnsi"/>
          <w:b w:val="0"/>
          <w:bCs w:val="0"/>
          <w:color w:val="000000"/>
          <w:sz w:val="28"/>
          <w:szCs w:val="28"/>
        </w:rPr>
        <w:br/>
        <w:t>kibā se ānanda haila kahite nā jāni</w:t>
      </w:r>
    </w:p>
    <w:p w14:paraId="05D05C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cannot describe how happy they all were as they then loudly chanted the name of Hari.</w:t>
      </w:r>
    </w:p>
    <w:p w14:paraId="256F3327" w14:textId="128701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4.515</w:t>
      </w:r>
    </w:p>
    <w:p w14:paraId="360A32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515</w:t>
      </w:r>
    </w:p>
    <w:p w14:paraId="4039FE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ye ānanda—anta nāhi tāra</w:t>
      </w:r>
      <w:r w:rsidRPr="004A2847">
        <w:rPr>
          <w:rStyle w:val="BookTitle"/>
          <w:rFonts w:asciiTheme="minorHAnsi" w:hAnsiTheme="minorHAnsi" w:cstheme="minorHAnsi"/>
          <w:b w:val="0"/>
          <w:bCs w:val="0"/>
          <w:color w:val="000000"/>
          <w:sz w:val="28"/>
          <w:szCs w:val="28"/>
        </w:rPr>
        <w:br/>
        <w:t>āpane vaikuṇṭha-nātha gṛha-madhye yāṅra</w:t>
      </w:r>
    </w:p>
    <w:p w14:paraId="0BF4F9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 end to Advaita's ecstasy, for the Lord of Vaikuṇṭha was personally present in His house.</w:t>
      </w:r>
    </w:p>
    <w:p w14:paraId="50080698" w14:textId="4FA149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4.516</w:t>
      </w:r>
    </w:p>
    <w:p w14:paraId="5EF1C7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516</w:t>
      </w:r>
    </w:p>
    <w:p w14:paraId="7C7EF1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raṅga prabhu karilena yata</w:t>
      </w:r>
      <w:r w:rsidRPr="004A2847">
        <w:rPr>
          <w:rStyle w:val="BookTitle"/>
          <w:rFonts w:asciiTheme="minorHAnsi" w:hAnsiTheme="minorHAnsi" w:cstheme="minorHAnsi"/>
          <w:b w:val="0"/>
          <w:bCs w:val="0"/>
          <w:color w:val="000000"/>
          <w:sz w:val="28"/>
          <w:szCs w:val="28"/>
        </w:rPr>
        <w:br/>
        <w:t>manuṣyera śakti ihā varṇibeka kata</w:t>
      </w:r>
    </w:p>
    <w:p w14:paraId="2CF76B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a human being have the power to describe all these pastimes of the Supreme Lord?</w:t>
      </w:r>
    </w:p>
    <w:p w14:paraId="2AEB5A6A" w14:textId="290A24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4.517</w:t>
      </w:r>
    </w:p>
    <w:p w14:paraId="21F86A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517</w:t>
      </w:r>
    </w:p>
    <w:p w14:paraId="522144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ekodivasera yata caitanya-vihāra</w:t>
      </w:r>
      <w:r w:rsidRPr="004A2847">
        <w:rPr>
          <w:rStyle w:val="BookTitle"/>
          <w:rFonts w:asciiTheme="minorHAnsi" w:hAnsiTheme="minorHAnsi" w:cstheme="minorHAnsi"/>
          <w:b w:val="0"/>
          <w:bCs w:val="0"/>
          <w:color w:val="000000"/>
          <w:sz w:val="28"/>
          <w:szCs w:val="28"/>
        </w:rPr>
        <w:br/>
        <w:t>koṭi vatsare o keha nāre varṇibāra</w:t>
      </w:r>
    </w:p>
    <w:p w14:paraId="6147A1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in millions of years no one could describe the pastimes that Lord Caitanya performed in one day.</w:t>
      </w:r>
    </w:p>
    <w:p w14:paraId="13FC91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(1.18.23) it is stated:</w:t>
      </w:r>
    </w:p>
    <w:p w14:paraId="5B62FB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nabhaḥ patanty ātma-samaṁ patattriṇas</w:t>
      </w:r>
      <w:r w:rsidRPr="004A2847">
        <w:rPr>
          <w:rStyle w:val="BookTitle"/>
          <w:rFonts w:asciiTheme="minorHAnsi" w:hAnsiTheme="minorHAnsi" w:cstheme="minorHAnsi"/>
          <w:b w:val="0"/>
          <w:bCs w:val="0"/>
          <w:color w:val="000000"/>
          <w:sz w:val="28"/>
          <w:szCs w:val="28"/>
        </w:rPr>
        <w:br/>
        <w:t>tathā samaṁ viṣṇu-gatiṁ vipaścitaḥ</w:t>
      </w:r>
    </w:p>
    <w:p w14:paraId="7F4EAA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the birds fly in the sky as far as their capacity allows, so do the learned devotees describe the Lord as far as their realization allows.”</w:t>
      </w:r>
    </w:p>
    <w:p w14:paraId="0802575F" w14:textId="7C666A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4.518</w:t>
      </w:r>
    </w:p>
    <w:p w14:paraId="5CDE98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518</w:t>
      </w:r>
    </w:p>
    <w:p w14:paraId="628C46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pakṣī yena ākāśera anta nāhi pāya</w:t>
      </w:r>
      <w:r w:rsidRPr="004A2847">
        <w:rPr>
          <w:rStyle w:val="BookTitle"/>
          <w:rFonts w:asciiTheme="minorHAnsi" w:hAnsiTheme="minorHAnsi" w:cstheme="minorHAnsi"/>
          <w:b w:val="0"/>
          <w:bCs w:val="0"/>
          <w:color w:val="000000"/>
          <w:sz w:val="28"/>
          <w:szCs w:val="28"/>
        </w:rPr>
        <w:br/>
        <w:t>yata-dūra śakti tata-dūra uḍi' yāya</w:t>
      </w:r>
    </w:p>
    <w:p w14:paraId="3A71EA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bird cannot reach the end of the sky, it only flies as far as it is able.</w:t>
      </w:r>
    </w:p>
    <w:p w14:paraId="3F4AFF0A" w14:textId="1B2D01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4.519</w:t>
      </w:r>
    </w:p>
    <w:p w14:paraId="3B2700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519</w:t>
      </w:r>
    </w:p>
    <w:p w14:paraId="625178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caitanya-yaśera anta nāi</w:t>
      </w:r>
      <w:r w:rsidRPr="004A2847">
        <w:rPr>
          <w:rStyle w:val="BookTitle"/>
          <w:rFonts w:asciiTheme="minorHAnsi" w:hAnsiTheme="minorHAnsi" w:cstheme="minorHAnsi"/>
          <w:b w:val="0"/>
          <w:bCs w:val="0"/>
          <w:color w:val="000000"/>
          <w:sz w:val="28"/>
          <w:szCs w:val="28"/>
        </w:rPr>
        <w:br/>
        <w:t>tiṅho yata dena śakti tata mātra gāi</w:t>
      </w:r>
    </w:p>
    <w:p w14:paraId="6A8446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same way there is no end to Lord Caitanya's glories, one can describe </w:t>
      </w:r>
      <w:r w:rsidRPr="004A2847">
        <w:rPr>
          <w:rStyle w:val="BookTitle"/>
          <w:rFonts w:asciiTheme="minorHAnsi" w:hAnsiTheme="minorHAnsi" w:cstheme="minorHAnsi"/>
          <w:b/>
          <w:bCs/>
          <w:color w:val="800000"/>
          <w:sz w:val="28"/>
          <w:szCs w:val="28"/>
        </w:rPr>
        <w:lastRenderedPageBreak/>
        <w:t>them only as far as one is able.</w:t>
      </w:r>
    </w:p>
    <w:p w14:paraId="6F9B3D51" w14:textId="785C54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4.520</w:t>
      </w:r>
    </w:p>
    <w:p w14:paraId="318C39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520</w:t>
      </w:r>
    </w:p>
    <w:p w14:paraId="6B792F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kāṣṭera putalī yena kuhake nācāya</w:t>
      </w:r>
      <w:r w:rsidRPr="004A2847">
        <w:rPr>
          <w:rStyle w:val="BookTitle"/>
          <w:rFonts w:asciiTheme="minorHAnsi" w:hAnsiTheme="minorHAnsi" w:cstheme="minorHAnsi"/>
          <w:b w:val="0"/>
          <w:bCs w:val="0"/>
          <w:color w:val="000000"/>
          <w:sz w:val="28"/>
          <w:szCs w:val="28"/>
        </w:rPr>
        <w:br/>
        <w:t>ei-mata gauracandra more ye balāya</w:t>
      </w:r>
    </w:p>
    <w:p w14:paraId="232DE8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Whatever I describe is only by the direction of Śrī Gauracandra, just as a </w:t>
      </w:r>
      <w:proofErr w:type="gramStart"/>
      <w:r w:rsidRPr="004A2847">
        <w:rPr>
          <w:rStyle w:val="BookTitle"/>
          <w:rFonts w:asciiTheme="minorHAnsi" w:hAnsiTheme="minorHAnsi" w:cstheme="minorHAnsi"/>
          <w:b/>
          <w:bCs/>
          <w:color w:val="800000"/>
          <w:sz w:val="28"/>
          <w:szCs w:val="28"/>
        </w:rPr>
        <w:t>puppet dances</w:t>
      </w:r>
      <w:proofErr w:type="gramEnd"/>
      <w:r w:rsidRPr="004A2847">
        <w:rPr>
          <w:rStyle w:val="BookTitle"/>
          <w:rFonts w:asciiTheme="minorHAnsi" w:hAnsiTheme="minorHAnsi" w:cstheme="minorHAnsi"/>
          <w:b/>
          <w:bCs/>
          <w:color w:val="800000"/>
          <w:sz w:val="28"/>
          <w:szCs w:val="28"/>
        </w:rPr>
        <w:t xml:space="preserve"> only by the direction of the puppeteer.</w:t>
      </w:r>
    </w:p>
    <w:p w14:paraId="33407811" w14:textId="605D57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4.521</w:t>
      </w:r>
    </w:p>
    <w:p w14:paraId="4B4AF9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521</w:t>
      </w:r>
    </w:p>
    <w:p w14:paraId="1644D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e-saba kathāra anukrama nāhi jāni</w:t>
      </w:r>
      <w:r w:rsidRPr="004A2847">
        <w:rPr>
          <w:rStyle w:val="BookTitle"/>
          <w:rFonts w:asciiTheme="minorHAnsi" w:hAnsiTheme="minorHAnsi" w:cstheme="minorHAnsi"/>
          <w:b w:val="0"/>
          <w:bCs w:val="0"/>
          <w:color w:val="000000"/>
          <w:sz w:val="28"/>
          <w:szCs w:val="28"/>
        </w:rPr>
        <w:br/>
        <w:t>ye-te-mate caitanyera yaśa se vākhāni</w:t>
      </w:r>
    </w:p>
    <w:p w14:paraId="6A5A0F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know the proper sequence of Lord Caitanya's pastimes, yet I am somehow or other trying to glorify Him.</w:t>
      </w:r>
    </w:p>
    <w:p w14:paraId="1C02F4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author does not have the ability to describe Śrī Gaurasundara's pastimes in chronological order. He did not describe the exact day and month of Mādhavendra Purī's appearance day. He simply chanted and explained Śrī Caitanya's glories under the influence of his heart's emotions.</w:t>
      </w:r>
    </w:p>
    <w:p w14:paraId="386A9CFB" w14:textId="224FA9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4.522</w:t>
      </w:r>
    </w:p>
    <w:p w14:paraId="6D1511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522</w:t>
      </w:r>
    </w:p>
    <w:p w14:paraId="5C584C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sarva-vaiṣṇavera pāye mora namaskāra</w:t>
      </w:r>
      <w:r w:rsidRPr="004A2847">
        <w:rPr>
          <w:rStyle w:val="BookTitle"/>
          <w:rFonts w:asciiTheme="minorHAnsi" w:hAnsiTheme="minorHAnsi" w:cstheme="minorHAnsi"/>
          <w:b w:val="0"/>
          <w:bCs w:val="0"/>
          <w:color w:val="000000"/>
          <w:sz w:val="28"/>
          <w:szCs w:val="28"/>
        </w:rPr>
        <w:br/>
        <w:t>ithe aparādha kichu nahuka āmāra</w:t>
      </w:r>
    </w:p>
    <w:p w14:paraId="427F57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me offer my respectful obeisances at the feet of the Vaiṣṇavas so that they may not consider my offenses.</w:t>
      </w:r>
    </w:p>
    <w:p w14:paraId="2A558C15" w14:textId="4D3398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4.523</w:t>
      </w:r>
    </w:p>
    <w:p w14:paraId="2EEBD1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523</w:t>
      </w:r>
    </w:p>
    <w:p w14:paraId="27D9AD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puṇya-kathā ye kare śravaṇa</w:t>
      </w:r>
      <w:r w:rsidRPr="004A2847">
        <w:rPr>
          <w:rStyle w:val="BookTitle"/>
          <w:rFonts w:asciiTheme="minorHAnsi" w:hAnsiTheme="minorHAnsi" w:cstheme="minorHAnsi"/>
          <w:b w:val="0"/>
          <w:bCs w:val="0"/>
          <w:color w:val="000000"/>
          <w:sz w:val="28"/>
          <w:szCs w:val="28"/>
        </w:rPr>
        <w:br/>
        <w:t>avaśya milaye tāre kṛṣṇa-prema-dhana</w:t>
      </w:r>
    </w:p>
    <w:p w14:paraId="64D1B0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Whoever hears these auspicious narrations will certainly attain the wealth of </w:t>
      </w:r>
      <w:r w:rsidRPr="004A2847">
        <w:rPr>
          <w:rStyle w:val="BookTitle"/>
          <w:rFonts w:asciiTheme="minorHAnsi" w:hAnsiTheme="minorHAnsi" w:cstheme="minorHAnsi"/>
          <w:b/>
          <w:bCs/>
          <w:color w:val="800000"/>
          <w:sz w:val="28"/>
          <w:szCs w:val="28"/>
        </w:rPr>
        <w:lastRenderedPageBreak/>
        <w:t>ecstatic love for Kṛṣṇa.</w:t>
      </w:r>
    </w:p>
    <w:p w14:paraId="5B658A95" w14:textId="5C2D3D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4.524</w:t>
      </w:r>
    </w:p>
    <w:p w14:paraId="618265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524</w:t>
      </w:r>
    </w:p>
    <w:p w14:paraId="628449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kṛṣṇa-caitanya nityānanda-cānda jāna</w:t>
      </w:r>
      <w:r w:rsidRPr="004A2847">
        <w:rPr>
          <w:rStyle w:val="BookTitle"/>
          <w:rFonts w:asciiTheme="minorHAnsi" w:hAnsiTheme="minorHAnsi" w:cstheme="minorHAnsi"/>
          <w:b w:val="0"/>
          <w:bCs w:val="0"/>
          <w:color w:val="000000"/>
          <w:sz w:val="28"/>
          <w:szCs w:val="28"/>
        </w:rPr>
        <w:br/>
        <w:t>vṛndāvana-dāsa tachu pada-yuge gāna</w:t>
      </w:r>
    </w:p>
    <w:p w14:paraId="07FB62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520D663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 xml:space="preserve">Thus ends this English translation of the </w:t>
      </w:r>
      <w:r w:rsidRPr="004A2847">
        <w:rPr>
          <w:rStyle w:val="BookTitle"/>
          <w:rFonts w:asciiTheme="minorHAnsi" w:hAnsiTheme="minorHAnsi" w:cstheme="minorHAnsi"/>
          <w:b w:val="0"/>
          <w:bCs w:val="0"/>
          <w:color w:val="000000"/>
          <w:sz w:val="28"/>
          <w:szCs w:val="28"/>
        </w:rPr>
        <w:t xml:space="preserve">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Four, entitled “Descriptions of Śrī Acyutānanda's Pastimes and the Worship of Śrī Mādhavendra</w:t>
      </w:r>
      <w:r w:rsidRPr="004A2847">
        <w:rPr>
          <w:rStyle w:val="BookTitle"/>
          <w:rFonts w:asciiTheme="minorHAnsi" w:hAnsiTheme="minorHAnsi" w:cstheme="minorHAnsi"/>
          <w:b w:val="0"/>
          <w:bCs w:val="0"/>
          <w:color w:val="000000"/>
          <w:sz w:val="28"/>
          <w:szCs w:val="28"/>
        </w:rPr>
        <w:t>.”</w:t>
      </w:r>
    </w:p>
    <w:p w14:paraId="6718592C" w14:textId="77777777"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CBP 5: The Pastimes of Nityänanda</w:t>
      </w:r>
    </w:p>
    <w:p w14:paraId="2C21E878" w14:textId="77777777" w:rsidR="00A969AE" w:rsidRPr="004A2847" w:rsidRDefault="00A969AE">
      <w:pPr>
        <w:pStyle w:val="ChapterDesc"/>
        <w:rPr>
          <w:rStyle w:val="BookTitle"/>
          <w:rFonts w:asciiTheme="minorHAnsi" w:hAnsiTheme="minorHAnsi" w:cstheme="minorHAnsi"/>
          <w:b/>
          <w:bCs/>
          <w:color w:val="FFFFFF"/>
          <w:sz w:val="36"/>
          <w:szCs w:val="36"/>
        </w:rPr>
      </w:pPr>
      <w:r w:rsidRPr="004A2847">
        <w:rPr>
          <w:rStyle w:val="BookTitle"/>
          <w:rFonts w:asciiTheme="minorHAnsi" w:hAnsiTheme="minorHAnsi" w:cstheme="minorHAnsi"/>
          <w:b/>
          <w:bCs/>
          <w:color w:val="FFFFFF"/>
          <w:sz w:val="36"/>
          <w:szCs w:val="36"/>
        </w:rPr>
        <w:t>Chapter Five: The Pastimes of Nityānanda</w:t>
      </w:r>
    </w:p>
    <w:p w14:paraId="2BE004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Mahāprabhu’s journey from Śāntipura to Śrīnivāsa’s house in Kumārahaṭṭa, the Lord’s meeting with Śivānanda Sena and Vāsudeva Ṭhākura, the benediction awarded to Śrīvāsa, the Lord’s arrival at the house of Śrī Rāghava Paṇḍita in Pānihāṭi, His meeting with the devotees there, the Lord’s visit to Varāhanagara and awarding the designation Bhāgavata Ācārya to a particular devotee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Bhāgavata</w:t>
      </w:r>
      <w:r w:rsidRPr="004A2847">
        <w:rPr>
          <w:rStyle w:val="BookTitle"/>
          <w:rFonts w:asciiTheme="minorHAnsi" w:hAnsiTheme="minorHAnsi" w:cstheme="minorHAnsi"/>
          <w:b w:val="0"/>
          <w:bCs w:val="0"/>
          <w:color w:val="000000"/>
          <w:sz w:val="28"/>
          <w:szCs w:val="28"/>
        </w:rPr>
        <w:t xml:space="preserve"> reciter, the Lord’s return to Nīlācala, Pratāparudra’s intense eagerness to meet Mahāprabhu, the King’s observation in a dream that Lord Jagannātha and Lord Gaurasundara are nondifferent, the King’s meeting with the Lord in a flower garden and humble prayers to the Lord, the Lord’s order to Nityānanda and His associates to go to Bengal and preach, Śrī Nityānanda’s preaching love of God in Bengal and His pastimes of delivering the fallen souls, and the chapter ends with an introduction of Śrī Nityānanda’s associates and the author’s humble presentation of himself as the last servant of Śrī Nityānanda.</w:t>
      </w:r>
    </w:p>
    <w:p w14:paraId="4C102873" w14:textId="4C9CC4AB"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From Advaita’s house in Śāntipura, Śrī Gaurasundara went to the house of Śrīvāsa Paṇḍita in Kumārahaṭṭa, and devotees such as Śivānanda Sena and Vāsudeva Datta Ṭhākura came there to meet the Lord in Śrīvāsa’s house. At the meeting between Vāsudeva Datta Ṭhākura and Mahāprabhu, Mahāprabhu narrated the </w:t>
      </w:r>
      <w:r w:rsidRPr="004A2847">
        <w:rPr>
          <w:rStyle w:val="BookTitle"/>
          <w:rFonts w:asciiTheme="minorHAnsi" w:hAnsiTheme="minorHAnsi" w:cstheme="minorHAnsi"/>
          <w:b w:val="0"/>
          <w:bCs w:val="0"/>
          <w:color w:val="000000"/>
          <w:sz w:val="28"/>
          <w:szCs w:val="28"/>
        </w:rPr>
        <w:lastRenderedPageBreak/>
        <w:t xml:space="preserve">glories of Vāsudeva Datta. Śrīvāsa Paṇḍita and his brother Rāmāi were very dear to Mahāprabhu on account of their unlimited services like performing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reciting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performing dramas. One day Mahāprabhu asked Śrīvāsa Paṇḍita why he </w:t>
      </w:r>
      <w:proofErr w:type="gramStart"/>
      <w:r w:rsidRPr="004A2847">
        <w:rPr>
          <w:rStyle w:val="BookTitle"/>
          <w:rFonts w:asciiTheme="minorHAnsi" w:hAnsiTheme="minorHAnsi" w:cstheme="minorHAnsi"/>
          <w:b w:val="0"/>
          <w:bCs w:val="0"/>
          <w:color w:val="000000"/>
          <w:sz w:val="28"/>
          <w:szCs w:val="28"/>
        </w:rPr>
        <w:t>didn’t</w:t>
      </w:r>
      <w:proofErr w:type="gramEnd"/>
      <w:r w:rsidRPr="004A2847">
        <w:rPr>
          <w:rStyle w:val="BookTitle"/>
          <w:rFonts w:asciiTheme="minorHAnsi" w:hAnsiTheme="minorHAnsi" w:cstheme="minorHAnsi"/>
          <w:b w:val="0"/>
          <w:bCs w:val="0"/>
          <w:color w:val="000000"/>
          <w:sz w:val="28"/>
          <w:szCs w:val="28"/>
        </w:rPr>
        <w:t xml:space="preserve"> endeavor at all to feed and cloth his extensive family. How would he maintain their livelihood? In reply, Śrīvāsa Paṇḍita said that he did not wish to go anywhere to earn money, for whatever was destined would certainly happen. Then Mahāprabhu said, “Śrīvāsa, you should take </w:t>
      </w:r>
      <w:r w:rsidRPr="004A2847">
        <w:rPr>
          <w:rStyle w:val="BookTitle"/>
          <w:rFonts w:asciiTheme="minorHAnsi" w:hAnsiTheme="minorHAnsi" w:cstheme="minorHAnsi"/>
          <w:b w:val="0"/>
          <w:bCs w:val="0"/>
          <w:i/>
          <w:iCs/>
          <w:color w:val="000000"/>
          <w:sz w:val="28"/>
          <w:szCs w:val="28"/>
        </w:rPr>
        <w:t>sannyāsa</w:t>
      </w:r>
      <w:proofErr w:type="gramStart"/>
      <w:r w:rsidRPr="004A2847">
        <w:rPr>
          <w:rStyle w:val="BookTitle"/>
          <w:rFonts w:asciiTheme="minorHAnsi" w:hAnsiTheme="minorHAnsi" w:cstheme="minorHAnsi"/>
          <w:b w:val="0"/>
          <w:bCs w:val="0"/>
          <w:color w:val="000000"/>
          <w:sz w:val="28"/>
          <w:szCs w:val="28"/>
        </w:rPr>
        <w:t>.”Śrīvāsa</w:t>
      </w:r>
      <w:proofErr w:type="gramEnd"/>
      <w:r w:rsidRPr="004A2847">
        <w:rPr>
          <w:rStyle w:val="BookTitle"/>
          <w:rFonts w:asciiTheme="minorHAnsi" w:hAnsiTheme="minorHAnsi" w:cstheme="minorHAnsi"/>
          <w:b w:val="0"/>
          <w:bCs w:val="0"/>
          <w:color w:val="000000"/>
          <w:sz w:val="28"/>
          <w:szCs w:val="28"/>
        </w:rPr>
        <w:t xml:space="preserve"> Paṇḍita replied, “I cannot do that.” Mahāprabhu said, “Then how will you maintain your family members</w:t>
      </w:r>
      <w:proofErr w:type="gramStart"/>
      <w:r w:rsidRPr="004A2847">
        <w:rPr>
          <w:rStyle w:val="BookTitle"/>
          <w:rFonts w:asciiTheme="minorHAnsi" w:hAnsiTheme="minorHAnsi" w:cstheme="minorHAnsi"/>
          <w:b w:val="0"/>
          <w:bCs w:val="0"/>
          <w:color w:val="000000"/>
          <w:sz w:val="28"/>
          <w:szCs w:val="28"/>
        </w:rPr>
        <w:t>?”Śrīvāsa</w:t>
      </w:r>
      <w:proofErr w:type="gramEnd"/>
      <w:r w:rsidRPr="004A2847">
        <w:rPr>
          <w:rStyle w:val="BookTitle"/>
          <w:rFonts w:asciiTheme="minorHAnsi" w:hAnsiTheme="minorHAnsi" w:cstheme="minorHAnsi"/>
          <w:b w:val="0"/>
          <w:bCs w:val="0"/>
          <w:color w:val="000000"/>
          <w:sz w:val="28"/>
          <w:szCs w:val="28"/>
        </w:rPr>
        <w:t xml:space="preserve"> Paṇḍita clapped his hands and counted, “One, two, three.” Mahāprabhu asked him the meaning of this, and Śrīvāsa Paṇḍita said, “If I do not get any food even after fasting for three consecutive days, then I will tie a heavy pitcher to my neck and jump into the Ganges.” As soon as Mahāprabhu heard Śrīvāsa’s words, He roared loudly and said, “Even if Lakṣmī, the goddess of fortune, happens to beg, you will not be affected by poverty. Did you forget My words in </w:t>
      </w:r>
      <w:r w:rsidRPr="004A2847">
        <w:rPr>
          <w:rStyle w:val="BookTitle"/>
          <w:rFonts w:asciiTheme="minorHAnsi" w:hAnsiTheme="minorHAnsi" w:cstheme="minorHAnsi"/>
          <w:b w:val="0"/>
          <w:bCs w:val="0"/>
          <w:i/>
          <w:iCs/>
          <w:color w:val="000000"/>
          <w:sz w:val="28"/>
          <w:szCs w:val="28"/>
        </w:rPr>
        <w:t>Bhagavad-gītā</w:t>
      </w:r>
      <w:ins w:id="172" w:author="your servant" w:date="2020-05-16T09:36:00Z">
        <w:r w:rsidR="00EB7D6B">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that anyone who thinks of Me without deviation (</w:t>
      </w:r>
      <w:r w:rsidRPr="004A2847">
        <w:rPr>
          <w:rStyle w:val="BookTitle"/>
          <w:rFonts w:asciiTheme="minorHAnsi" w:hAnsiTheme="minorHAnsi" w:cstheme="minorHAnsi"/>
          <w:b w:val="0"/>
          <w:bCs w:val="0"/>
          <w:i/>
          <w:iCs/>
          <w:color w:val="000000"/>
          <w:sz w:val="28"/>
          <w:szCs w:val="28"/>
        </w:rPr>
        <w:t>ananyāś cinta</w:t>
      </w:r>
      <w:r w:rsidRPr="004A2847">
        <w:rPr>
          <w:rStyle w:val="BookTitle"/>
          <w:rFonts w:asciiTheme="minorHAnsi" w:hAnsiTheme="minorHAnsi" w:cstheme="minorHAnsi"/>
          <w:b w:val="0"/>
          <w:bCs w:val="0"/>
          <w:color w:val="000000"/>
          <w:sz w:val="28"/>
          <w:szCs w:val="28"/>
        </w:rPr>
        <w:t>), I supply what they lack and preserve what they have? For someone who is personally maintained by the supreme maintainer of the entire universe, what anxiety will he have for food and cloth? I give you the benediction that even if you sit at home, all ingredients for Kṛṣṇa’s service will automatically come to you.” Mahāprabhu then ordered Rāmāi to continually serve his elder brother and exalted Vaiṣṇava Śrīvāsa.</w:t>
      </w:r>
    </w:p>
    <w:p w14:paraId="22ECA0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From Śrīvāsa’s house, Mahāprabhu went to Rāghava Paṇḍita’s house in Pānihāṭi, where many devotees gathered to see the Lord. The Lord privately instructed Rāghava Paṇḍita to see Himself (Śrī Gaurasundara) and Nityānanda as nondifferent, and He ordered Makaradhvaja Kara to serve Śrī Rāghava Paṇḍita. Thereafter Mahāprabhu went from Pānihāṭi to a house in Varāhanagara belonging to a particular devotee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who was expert in reciting</w:t>
      </w:r>
      <w:r w:rsidRPr="004A2847">
        <w:rPr>
          <w:rStyle w:val="BookTitle"/>
          <w:rFonts w:asciiTheme="minorHAnsi" w:hAnsiTheme="minorHAnsi" w:cstheme="minorHAnsi"/>
          <w:b w:val="0"/>
          <w:bCs w:val="0"/>
          <w:i/>
          <w:iCs/>
          <w:color w:val="000000"/>
          <w:sz w:val="28"/>
          <w:szCs w:val="28"/>
        </w:rPr>
        <w:t xml:space="preserve"> Śrīmad Bhāgavatam</w:t>
      </w:r>
      <w:r w:rsidRPr="004A2847">
        <w:rPr>
          <w:rStyle w:val="BookTitle"/>
          <w:rFonts w:asciiTheme="minorHAnsi" w:hAnsiTheme="minorHAnsi" w:cstheme="minorHAnsi"/>
          <w:b w:val="0"/>
          <w:bCs w:val="0"/>
          <w:color w:val="000000"/>
          <w:sz w:val="28"/>
          <w:szCs w:val="28"/>
        </w:rPr>
        <w:t xml:space="preserve">. On hearing his recitation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the Lord became especially pleased and awarded him the designation Bhāgavata Ācārya.</w:t>
      </w:r>
    </w:p>
    <w:p w14:paraId="6AE042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way the Lord stayed in various devotees’ houses in each of the villages along the banks of the Ganges in Bengal and performed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dancing and fulfilled the desires of everyone, then He again went to Nīlācala and stayed at the house of Kāśī Miśra. On hearing that Mahāprabhu had returned to Nīlācala, King Pratāparudra came to Purī from his capital of Cuttack and displayed intense eagerness to see the Lord as he made special requests to Sārvabhauma Bhaṭṭācārya and other devotees to arrange for him to meet the Lord. When the devotees saw the King’s intense eagerness, they advised him to watch the Lord’s </w:t>
      </w:r>
      <w:r w:rsidRPr="004A2847">
        <w:rPr>
          <w:rStyle w:val="BookTitle"/>
          <w:rFonts w:asciiTheme="minorHAnsi" w:hAnsiTheme="minorHAnsi" w:cstheme="minorHAnsi"/>
          <w:b w:val="0"/>
          <w:bCs w:val="0"/>
          <w:color w:val="000000"/>
          <w:sz w:val="28"/>
          <w:szCs w:val="28"/>
        </w:rPr>
        <w:lastRenderedPageBreak/>
        <w:t>dancing from a hidden place. But when the King saw saliva frothing from the Lord’s mouth, dust on the Lord’s body, and other symptoms Mahāprabhu displayed while dancing in transcendental madness, he was unable to understand Mahāprabhu’s transcendental ecstatic transformations and after falling asleep with a doubtful mind he saw in a dream that the body of Śrī Jagannātha was also covered with saliva and dust. When the King tried to touch Śrī Jagannātha in the dream, Jagannātha cautioned him by saying, “Your bodily limbs adorned with sandalwood pulp mixed with musk are never fit to touch My body covered with saliva and dust.” At that moment King Pratāparudra saw Śrī Caitanyadeva sitting in the same place where Jagannātha had been sitting and His body covered in the same way with saliva and dust. As the King attempted to touch Him, Śrī Gaurahari said to Pratāparudra, “Since you have aversion for Me in your mind, why do you want to touch Me?” As the King woke up, he became extremely repentant and realized that Śrī Gaurasundara was nondifferent from Śrī Jagannātha.</w:t>
      </w:r>
    </w:p>
    <w:p w14:paraId="3869535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day as Mahāprabhu was sitting in a flower garden with His associates, King Pratāparudra came and offered obeisances to the Lord by falling flat like an uprooted banana tree and symptoms of ecstatic love manifested in the body of the King. The King then began to speak to the Lord with utmost humility. The Lord showered His merciful benediction on the King and told him that He came to Nīlācala only for the sake of Rāya Rāmānanda, Sārvabhauma, and Pratāparudra. He also told the King that he should not reveal the actual identity of the Lord, who was enacting the pastimes of a covered incarnation, for as long as the Lord was present on this planet. The Lord then offered the garland He was wearing to the King and gave him permission to leave.</w:t>
      </w:r>
    </w:p>
    <w:p w14:paraId="3BAEE8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in Nīlācala, Śrī Mahāprabhu called Nityānanda to a solitary place, and while discussing with Him about the preaching of pure devotional service in Bengal, the Lord sent Nityānanda along with His associates to Bengal to fulfill His mission there. During their journey to Bengal the eternally perfect Vraja associates of Śrī Baladeva Nityānanda manifested their self-evident sentiments of Vraja. Śrī Nityānanda Prabhu went to the house of Rāghava Paṇḍita in Pānihāṭi, where Nityānanda heard a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performed by the expert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leader Mādhava Ghoṣa and became absorbed in wonderful ecstatic love. As Śrī Nityānanda Prabhu climbed on the throne of Lord Viṣṇu, the devotees headed by Rāghava Paṇḍita performed the Lord’s </w:t>
      </w:r>
      <w:r w:rsidRPr="004A2847">
        <w:rPr>
          <w:rStyle w:val="BookTitle"/>
          <w:rFonts w:asciiTheme="minorHAnsi" w:hAnsiTheme="minorHAnsi" w:cstheme="minorHAnsi"/>
          <w:b w:val="0"/>
          <w:bCs w:val="0"/>
          <w:i/>
          <w:iCs/>
          <w:color w:val="000000"/>
          <w:sz w:val="28"/>
          <w:szCs w:val="28"/>
        </w:rPr>
        <w:t>abhiṣeka</w:t>
      </w:r>
      <w:r w:rsidRPr="004A2847">
        <w:rPr>
          <w:rStyle w:val="BookTitle"/>
          <w:rFonts w:asciiTheme="minorHAnsi" w:hAnsiTheme="minorHAnsi" w:cstheme="minorHAnsi"/>
          <w:b w:val="0"/>
          <w:bCs w:val="0"/>
          <w:color w:val="000000"/>
          <w:sz w:val="28"/>
          <w:szCs w:val="28"/>
        </w:rPr>
        <w:t xml:space="preserve"> ceremony. When Nityānanda Prabhu ordered Rāghava Paṇḍita to quickly bring a garland of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Rāghava Paṇḍita saw that by the will of Śrī Nityānanda many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had blossomed out of season in the lime tree situated in his courtyard. Rāghava </w:t>
      </w:r>
      <w:r w:rsidRPr="004A2847">
        <w:rPr>
          <w:rStyle w:val="BookTitle"/>
          <w:rFonts w:asciiTheme="minorHAnsi" w:hAnsiTheme="minorHAnsi" w:cstheme="minorHAnsi"/>
          <w:b w:val="0"/>
          <w:bCs w:val="0"/>
          <w:color w:val="000000"/>
          <w:sz w:val="28"/>
          <w:szCs w:val="28"/>
        </w:rPr>
        <w:lastRenderedPageBreak/>
        <w:t xml:space="preserve">Paṇḍita prepared a garland from those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and offered it to Nityānanda. Shortly thereafter, the ten directions were suddenly filled with the aroma of </w:t>
      </w:r>
      <w:r w:rsidRPr="004A2847">
        <w:rPr>
          <w:rStyle w:val="BookTitle"/>
          <w:rFonts w:asciiTheme="minorHAnsi" w:hAnsiTheme="minorHAnsi" w:cstheme="minorHAnsi"/>
          <w:b w:val="0"/>
          <w:bCs w:val="0"/>
          <w:i/>
          <w:iCs/>
          <w:color w:val="000000"/>
          <w:sz w:val="28"/>
          <w:szCs w:val="28"/>
        </w:rPr>
        <w:t>damanaka</w:t>
      </w:r>
      <w:r w:rsidRPr="004A2847">
        <w:rPr>
          <w:rStyle w:val="BookTitle"/>
          <w:rFonts w:asciiTheme="minorHAnsi" w:hAnsiTheme="minorHAnsi" w:cstheme="minorHAnsi"/>
          <w:b w:val="0"/>
          <w:bCs w:val="0"/>
          <w:color w:val="000000"/>
          <w:sz w:val="28"/>
          <w:szCs w:val="28"/>
        </w:rPr>
        <w:t xml:space="preserve"> (Artemisia indica) flowers, and Nityānanda explained that Śrī Gaurasundara had put on a garland of </w:t>
      </w:r>
      <w:r w:rsidRPr="004A2847">
        <w:rPr>
          <w:rStyle w:val="BookTitle"/>
          <w:rFonts w:asciiTheme="minorHAnsi" w:hAnsiTheme="minorHAnsi" w:cstheme="minorHAnsi"/>
          <w:b w:val="0"/>
          <w:bCs w:val="0"/>
          <w:i/>
          <w:iCs/>
          <w:color w:val="000000"/>
          <w:sz w:val="28"/>
          <w:szCs w:val="28"/>
        </w:rPr>
        <w:t>damanaka</w:t>
      </w:r>
      <w:r w:rsidRPr="004A2847">
        <w:rPr>
          <w:rStyle w:val="BookTitle"/>
          <w:rFonts w:asciiTheme="minorHAnsi" w:hAnsiTheme="minorHAnsi" w:cstheme="minorHAnsi"/>
          <w:b w:val="0"/>
          <w:bCs w:val="0"/>
          <w:color w:val="000000"/>
          <w:sz w:val="28"/>
          <w:szCs w:val="28"/>
        </w:rPr>
        <w:t xml:space="preserve"> flowers and come from Nīlācala to hear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Then Nityānanda and His associates all manifested transformations of ecstatic love. Śrī Nityānanda stayed in Pānihāṭi for three months and exhibited various pastimes of devotional service. Lord Nityānanda Prabhu used to decorate His body with various ornaments. Along with His associates, Nityānanda visited the houses of the devotees situated on both sides of the Ganges. The children were showered with His mercy.</w:t>
      </w:r>
    </w:p>
    <w:p w14:paraId="4011C40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Śrī Nityānanda went to the house of Śrī Gadādhara dāsa. </w:t>
      </w:r>
      <w:proofErr w:type="gramStart"/>
      <w:r w:rsidRPr="004A2847">
        <w:rPr>
          <w:rStyle w:val="BookTitle"/>
          <w:rFonts w:asciiTheme="minorHAnsi" w:hAnsiTheme="minorHAnsi" w:cstheme="minorHAnsi"/>
          <w:b w:val="0"/>
          <w:bCs w:val="0"/>
          <w:color w:val="000000"/>
          <w:sz w:val="28"/>
          <w:szCs w:val="28"/>
        </w:rPr>
        <w:t>In the course of</w:t>
      </w:r>
      <w:proofErr w:type="gramEnd"/>
      <w:r w:rsidRPr="004A2847">
        <w:rPr>
          <w:rStyle w:val="BookTitle"/>
          <w:rFonts w:asciiTheme="minorHAnsi" w:hAnsiTheme="minorHAnsi" w:cstheme="minorHAnsi"/>
          <w:b w:val="0"/>
          <w:bCs w:val="0"/>
          <w:color w:val="000000"/>
          <w:sz w:val="28"/>
          <w:szCs w:val="28"/>
        </w:rPr>
        <w:t xml:space="preserve"> this narration there is a description of Śrī Gadādhara Dāsa’s eternal mood as a </w:t>
      </w:r>
      <w:r w:rsidRPr="004A2847">
        <w:rPr>
          <w:rStyle w:val="BookTitle"/>
          <w:rFonts w:asciiTheme="minorHAnsi" w:hAnsiTheme="minorHAnsi" w:cstheme="minorHAnsi"/>
          <w:b w:val="0"/>
          <w:bCs w:val="0"/>
          <w:i/>
          <w:iCs/>
          <w:color w:val="000000"/>
          <w:sz w:val="28"/>
          <w:szCs w:val="28"/>
        </w:rPr>
        <w:t>gopī</w:t>
      </w:r>
      <w:r w:rsidRPr="004A2847">
        <w:rPr>
          <w:rStyle w:val="BookTitle"/>
          <w:rFonts w:asciiTheme="minorHAnsi" w:hAnsiTheme="minorHAnsi" w:cstheme="minorHAnsi"/>
          <w:b w:val="0"/>
          <w:bCs w:val="0"/>
          <w:color w:val="000000"/>
          <w:sz w:val="28"/>
          <w:szCs w:val="28"/>
        </w:rPr>
        <w:t xml:space="preserve">. Śrī Nityānanda took the Bāla-gopāla Deity from Śrī Dāsa Gadādhara Prabhu’s temple and embraced put Him to His chest. When Śrī Nityānanda heard Śrī Mādhavānanda’s song describing the </w:t>
      </w:r>
      <w:r w:rsidRPr="004A2847">
        <w:rPr>
          <w:rStyle w:val="BookTitle"/>
          <w:rFonts w:asciiTheme="minorHAnsi" w:hAnsiTheme="minorHAnsi" w:cstheme="minorHAnsi"/>
          <w:b w:val="0"/>
          <w:bCs w:val="0"/>
          <w:i/>
          <w:iCs/>
          <w:color w:val="000000"/>
          <w:sz w:val="28"/>
          <w:szCs w:val="28"/>
        </w:rPr>
        <w:t>dāna-khaṇḍa-līlā</w:t>
      </w:r>
      <w:r w:rsidRPr="004A2847">
        <w:rPr>
          <w:rStyle w:val="BookTitle"/>
          <w:rFonts w:asciiTheme="minorHAnsi" w:hAnsiTheme="minorHAnsi" w:cstheme="minorHAnsi"/>
          <w:b w:val="0"/>
          <w:bCs w:val="0"/>
          <w:color w:val="000000"/>
          <w:sz w:val="28"/>
          <w:szCs w:val="28"/>
        </w:rPr>
        <w:t xml:space="preserve">, the pastimes of taking taxes, symptoms of ecstatic love manifested in His body. In Gadādhara dāsa’s village lived one Kazi, who was very envious, cruel, and opposed to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One day while intoxicated by love of God, Dāsa Gadādhara Prabhu fearlessly went at night to the house of the Kazi while chanting the name of Hari and said, “Where is that fellow Kazi? He better chant the name of Kṛṣṇa quickly, or I will break his head.” When the Kazi came before Dāsa Gadādhara and asked why he was coming to the house of an atheist like him, Dāsa Gadādhara replied, “During the incarnation of Śrī Caitanya and Nityānanda everyone in the world has chanted the name of Kṛṣṇa, only you have remained aloof. I have come to make you chant the name of Hari.” The Kazi replied, “Gadādhara, you go home today, I will chant the name of Hari tomorrow.” On hearing the Kazi say the name Hari, Gadādhara said, “Why tomorrow? You have already chanted the name of Hari.” At this point the author describes various wonderful symptoms of love of God manifested by the associates of Śrī Nityānanda. Thereafter Nityānanda with His associates departed for Navadvīpa to see Mother Śacī, and on the way they stayed at Purandara Paṇḍita’s temple in Khaḍadaha. While describing at this point the most wonderful transformations of loving devotional service manifested by Śrī Caitanya’s servant Murāri Paṇḍita, the author then refutes the sinful activities of the so-called servants of Śrī Caitanya who independently identify themselves with pride as followers of Śrī Advaita. After spending a few days at Khaḍadaha, Śrī Nityānanda and His associates went to the village of Saptagrāma and took bath there at the Triveṇī bathing </w:t>
      </w:r>
      <w:r w:rsidRPr="004A2847">
        <w:rPr>
          <w:rStyle w:val="BookTitle"/>
          <w:rFonts w:asciiTheme="minorHAnsi" w:hAnsiTheme="minorHAnsi" w:cstheme="minorHAnsi"/>
          <w:b w:val="0"/>
          <w:bCs w:val="0"/>
          <w:i/>
          <w:iCs/>
          <w:color w:val="000000"/>
          <w:sz w:val="28"/>
          <w:szCs w:val="28"/>
        </w:rPr>
        <w:t>ghāṭa</w:t>
      </w:r>
      <w:r w:rsidRPr="004A2847">
        <w:rPr>
          <w:rStyle w:val="BookTitle"/>
          <w:rFonts w:asciiTheme="minorHAnsi" w:hAnsiTheme="minorHAnsi" w:cstheme="minorHAnsi"/>
          <w:b w:val="0"/>
          <w:bCs w:val="0"/>
          <w:color w:val="000000"/>
          <w:sz w:val="28"/>
          <w:szCs w:val="28"/>
        </w:rPr>
        <w:t xml:space="preserve"> on the banks of the Ganges. He stayed on the bank at the </w:t>
      </w:r>
      <w:r w:rsidRPr="004A2847">
        <w:rPr>
          <w:rStyle w:val="BookTitle"/>
          <w:rFonts w:asciiTheme="minorHAnsi" w:hAnsiTheme="minorHAnsi" w:cstheme="minorHAnsi"/>
          <w:b w:val="0"/>
          <w:bCs w:val="0"/>
          <w:color w:val="000000"/>
          <w:sz w:val="28"/>
          <w:szCs w:val="28"/>
        </w:rPr>
        <w:lastRenderedPageBreak/>
        <w:t>Triveṇī in the house of Uddhāraṇa Datta, and He inspired the entire mercantile community to worship Kṛṣṇa by preaching the holy names of Kṛṣṇa from door to door. Even godless Yavanas took shelter at the lotus feet of Śrī Nityānanda, the deliverer of the fallen souls.</w:t>
      </w:r>
    </w:p>
    <w:p w14:paraId="049B4C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some time Śrī Nityānanda came to Śrī Advaita’s house in Śāntipura. Śrī Advaita Ācārya offered prayers to Nityānanda Prabhu, and then the two spent the entire day in great ecstasy discussing topics of Kṛṣṇa. From Śāntipura, Śrī Nityānanda Prabhu went to Navadvīpa and went straight to Śrīdhāma Māyāpur to meet Mother Śacī. Śrī Nityānanda and His associates enjoyed ecstatic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pastimes in Navadvīpa and enacted pastimes of delivering the fallen souls. In this connection the author describes an incident involving a dacoit of Navadvīpa. In Navadvīpa there was a particular young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who was the leader of the dacoits. That leader of dacoits saw the opulent ornaments on the body of Śrī Nityānanda and desired to steal them. Thinking in this way, he began to travel with Nityānanda with a desire to steal His ornaments. Realizing that Śrī Nityānanda was living alone at the house of Hiraṇya Paṇḍita, that leader of dacoits along with his fellow dacoits waited at night fully prepared in a solitary place near the house of Hiraṇya Paṇḍita. They began to contemplate who would take which ornament of Nityānanda. But by the will of Śrī Nityānanda, the dacoits soon fell asleep. When they woke early the next morning to the sound of the crows, they hastily hid their weapons at some place and returned to their respective home while blaming each other. On the next night the dacoits first worshiped goddess Caṇḍī with great pomp by offering her wine and flesh, and after collecting various weapons and wearing </w:t>
      </w:r>
      <w:r w:rsidRPr="004A2847">
        <w:rPr>
          <w:rStyle w:val="BookTitle"/>
          <w:rFonts w:asciiTheme="minorHAnsi" w:hAnsiTheme="minorHAnsi" w:cstheme="minorHAnsi"/>
          <w:b w:val="0"/>
          <w:bCs w:val="0"/>
          <w:i/>
          <w:iCs/>
          <w:color w:val="000000"/>
          <w:sz w:val="28"/>
          <w:szCs w:val="28"/>
        </w:rPr>
        <w:t>kavacas,</w:t>
      </w:r>
      <w:r w:rsidRPr="004A2847">
        <w:rPr>
          <w:rStyle w:val="BookTitle"/>
          <w:rFonts w:asciiTheme="minorHAnsi" w:hAnsiTheme="minorHAnsi" w:cstheme="minorHAnsi"/>
          <w:b w:val="0"/>
          <w:bCs w:val="0"/>
          <w:color w:val="000000"/>
          <w:sz w:val="28"/>
          <w:szCs w:val="28"/>
        </w:rPr>
        <w:t xml:space="preserve"> or protective amulets, they surrounded the house of Nityānanda at the dead of night. But contrary to their expectations they found innumerable, fully prepared, fierce-looking soldiers who were constantly chanting the name of Hari were guarding the house of Nityānanda. They became greatly astonished to see this and after making various arguments among themselves they concluded that there is no hope of their success on that </w:t>
      </w:r>
      <w:proofErr w:type="gramStart"/>
      <w:r w:rsidRPr="004A2847">
        <w:rPr>
          <w:rStyle w:val="BookTitle"/>
          <w:rFonts w:asciiTheme="minorHAnsi" w:hAnsiTheme="minorHAnsi" w:cstheme="minorHAnsi"/>
          <w:b w:val="0"/>
          <w:bCs w:val="0"/>
          <w:color w:val="000000"/>
          <w:sz w:val="28"/>
          <w:szCs w:val="28"/>
        </w:rPr>
        <w:t>particular night</w:t>
      </w:r>
      <w:proofErr w:type="gramEnd"/>
      <w:r w:rsidRPr="004A2847">
        <w:rPr>
          <w:rStyle w:val="BookTitle"/>
          <w:rFonts w:asciiTheme="minorHAnsi" w:hAnsiTheme="minorHAnsi" w:cstheme="minorHAnsi"/>
          <w:b w:val="0"/>
          <w:bCs w:val="0"/>
          <w:color w:val="000000"/>
          <w:sz w:val="28"/>
          <w:szCs w:val="28"/>
        </w:rPr>
        <w:t xml:space="preserve"> and left. When on the third night the dacoits </w:t>
      </w:r>
      <w:proofErr w:type="gramStart"/>
      <w:r w:rsidRPr="004A2847">
        <w:rPr>
          <w:rStyle w:val="BookTitle"/>
          <w:rFonts w:asciiTheme="minorHAnsi" w:hAnsiTheme="minorHAnsi" w:cstheme="minorHAnsi"/>
          <w:b w:val="0"/>
          <w:bCs w:val="0"/>
          <w:color w:val="000000"/>
          <w:sz w:val="28"/>
          <w:szCs w:val="28"/>
        </w:rPr>
        <w:t>entered into</w:t>
      </w:r>
      <w:proofErr w:type="gramEnd"/>
      <w:r w:rsidRPr="004A2847">
        <w:rPr>
          <w:rStyle w:val="BookTitle"/>
          <w:rFonts w:asciiTheme="minorHAnsi" w:hAnsiTheme="minorHAnsi" w:cstheme="minorHAnsi"/>
          <w:b w:val="0"/>
          <w:bCs w:val="0"/>
          <w:color w:val="000000"/>
          <w:sz w:val="28"/>
          <w:szCs w:val="28"/>
        </w:rPr>
        <w:t xml:space="preserve"> the residence of Śrī Nityānanda, they immediately lost their sight and started falling into filthy pits and thorny bushes. At that moment Lord Indra began to shower heavy rain and storm there by making the lives of the dacoits miserable. After this incident the leader of the dacoits had a change of heart, so he took shelter at the lotus feet of Nityānanda and prayed for his own deliverance while offering prayers to Nityānanda. Śrī Nityānanda bestowed mercy on the leader of the dacoits by forbidding him to again engage in sinful activities while </w:t>
      </w:r>
      <w:r w:rsidRPr="004A2847">
        <w:rPr>
          <w:rStyle w:val="BookTitle"/>
          <w:rFonts w:asciiTheme="minorHAnsi" w:hAnsiTheme="minorHAnsi" w:cstheme="minorHAnsi"/>
          <w:b w:val="0"/>
          <w:bCs w:val="0"/>
          <w:color w:val="000000"/>
          <w:sz w:val="28"/>
          <w:szCs w:val="28"/>
        </w:rPr>
        <w:lastRenderedPageBreak/>
        <w:t>misusing his independence. Moreover, Śrī Nityānanda delivered other dacoits through this leader of the dacoits. In this connection the author describes the glories of Nityānanda’s mercy, His preaching of the holy names throughout Navadvīpa, His frequent visits to Kulīyā on the other side of the Ganges, the characteristics of Śrī Nityānanda’s associates, a brief introduction of some of Nityānanda’s associates, and himself as the last servant of Nityānanda and the son of Nārāyaṇī devī, a recipient of Caitanya’s mercy.</w:t>
      </w:r>
    </w:p>
    <w:p w14:paraId="54C8A35D" w14:textId="2F3480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5.001</w:t>
      </w:r>
    </w:p>
    <w:p w14:paraId="303013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3F692B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śrī-gaurasundara sarva-guru</w:t>
      </w:r>
      <w:r w:rsidRPr="004A2847">
        <w:rPr>
          <w:rStyle w:val="BookTitle"/>
          <w:rFonts w:asciiTheme="minorHAnsi" w:hAnsiTheme="minorHAnsi" w:cstheme="minorHAnsi"/>
          <w:b w:val="0"/>
          <w:bCs w:val="0"/>
          <w:color w:val="000000"/>
          <w:sz w:val="28"/>
          <w:szCs w:val="28"/>
        </w:rPr>
        <w:br/>
        <w:t>jaya jaya bhakta-jana-vāñchā-kalpa-taru</w:t>
      </w:r>
    </w:p>
    <w:p w14:paraId="40AB66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Gaurasundara, the spiritual master of everyone! All glories to the Supreme Lord, who like a desire tree fulfills the desires of His devotees!</w:t>
      </w:r>
    </w:p>
    <w:p w14:paraId="0A9931D3" w14:textId="794446D3"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sarva-guru </w:t>
      </w:r>
      <w:r w:rsidRPr="004A2847">
        <w:rPr>
          <w:rStyle w:val="BookTitle"/>
          <w:rFonts w:asciiTheme="minorHAnsi" w:hAnsiTheme="minorHAnsi" w:cstheme="minorHAnsi"/>
          <w:b w:val="0"/>
          <w:bCs w:val="0"/>
          <w:color w:val="000000"/>
          <w:sz w:val="28"/>
          <w:szCs w:val="28"/>
        </w:rPr>
        <w:t>is explained as follows: He is the spiritual master of all entities in the spiritual world and in the material world. He is Kṛṣṇa Himself, the or</w:t>
      </w:r>
      <w:ins w:id="173" w:author="your servant" w:date="2020-05-17T12:07:00Z">
        <w:r w:rsidR="002C2E13">
          <w:rPr>
            <w:rStyle w:val="BookTitle"/>
            <w:rFonts w:asciiTheme="minorHAnsi" w:hAnsiTheme="minorHAnsi" w:cstheme="minorHAnsi"/>
            <w:b w:val="0"/>
            <w:bCs w:val="0"/>
            <w:color w:val="000000"/>
            <w:sz w:val="28"/>
            <w:szCs w:val="28"/>
          </w:rPr>
          <w:t>i</w:t>
        </w:r>
      </w:ins>
      <w:r w:rsidRPr="004A2847">
        <w:rPr>
          <w:rStyle w:val="BookTitle"/>
          <w:rFonts w:asciiTheme="minorHAnsi" w:hAnsiTheme="minorHAnsi" w:cstheme="minorHAnsi"/>
          <w:b w:val="0"/>
          <w:bCs w:val="0"/>
          <w:color w:val="000000"/>
          <w:sz w:val="28"/>
          <w:szCs w:val="28"/>
        </w:rPr>
        <w:t>ginal Personality of Godhead. The controllers of the material universe are involved with the three modes of material nature, but He is the Lord of Vaikuṇṭha.</w:t>
      </w:r>
    </w:p>
    <w:p w14:paraId="32193250" w14:textId="0BBF2F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5.002</w:t>
      </w:r>
    </w:p>
    <w:p w14:paraId="0BABE5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5C923E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nyāsi-maṇi śrī-vaikuṇṭha-nātha</w:t>
      </w:r>
      <w:r w:rsidRPr="004A2847">
        <w:rPr>
          <w:rStyle w:val="BookTitle"/>
          <w:rFonts w:asciiTheme="minorHAnsi" w:hAnsiTheme="minorHAnsi" w:cstheme="minorHAnsi"/>
          <w:b w:val="0"/>
          <w:bCs w:val="0"/>
          <w:color w:val="000000"/>
          <w:sz w:val="28"/>
          <w:szCs w:val="28"/>
        </w:rPr>
        <w:br/>
        <w:t>jīva-prati kara’ prabhu śubha-dṛṣṭi-pāta</w:t>
      </w:r>
    </w:p>
    <w:p w14:paraId="717FD3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the best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the Lord of Vaikuṇṭha! O Lord, please glance mercifully on the living entities.</w:t>
      </w:r>
    </w:p>
    <w:p w14:paraId="4FD45E1A" w14:textId="30C6B4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5.003</w:t>
      </w:r>
    </w:p>
    <w:p w14:paraId="212AEA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0679E9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bhakta-goṣṭhī-sahite gaurāṅga jaya jaya</w:t>
      </w:r>
      <w:r w:rsidRPr="004A2847">
        <w:rPr>
          <w:rStyle w:val="BookTitle"/>
          <w:rFonts w:asciiTheme="minorHAnsi" w:hAnsiTheme="minorHAnsi" w:cstheme="minorHAnsi"/>
          <w:b w:val="0"/>
          <w:bCs w:val="0"/>
          <w:color w:val="000000"/>
          <w:sz w:val="28"/>
          <w:szCs w:val="28"/>
        </w:rPr>
        <w:br/>
        <w:t>jaya jaya śrī-karuṇā-sindhu dayā-maya</w:t>
      </w:r>
    </w:p>
    <w:p w14:paraId="0E0E40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Gaurāṅga, along with His devotees! All glories to the ocean of mercy, who is full of compassion!</w:t>
      </w:r>
    </w:p>
    <w:p w14:paraId="53C64CA0" w14:textId="1DD859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5.004</w:t>
      </w:r>
    </w:p>
    <w:p w14:paraId="797670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w:t>
      </w:r>
    </w:p>
    <w:p w14:paraId="4FD4A6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śeṣa-khaṇḍa kathā bhāi, śuna eka mane</w:t>
      </w:r>
      <w:r w:rsidRPr="004A2847">
        <w:rPr>
          <w:rStyle w:val="BookTitle"/>
          <w:rFonts w:asciiTheme="minorHAnsi" w:hAnsiTheme="minorHAnsi" w:cstheme="minorHAnsi"/>
          <w:b w:val="0"/>
          <w:bCs w:val="0"/>
          <w:color w:val="000000"/>
          <w:sz w:val="28"/>
          <w:szCs w:val="28"/>
        </w:rPr>
        <w:br/>
        <w:t>śrī-gaurasundara viharilena yemane</w:t>
      </w:r>
    </w:p>
    <w:p w14:paraId="2C11C7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brothers, hear with attention the topics of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wherein the pastimes of Śrī Gaurasundara are described.</w:t>
      </w:r>
    </w:p>
    <w:p w14:paraId="4124E599" w14:textId="08123C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5.001</w:t>
      </w:r>
    </w:p>
    <w:p w14:paraId="3F8904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0680C3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dina thāki’ prabhu advaitera ghare</w:t>
      </w:r>
      <w:r w:rsidRPr="004A2847">
        <w:rPr>
          <w:rStyle w:val="BookTitle"/>
          <w:rFonts w:asciiTheme="minorHAnsi" w:hAnsiTheme="minorHAnsi" w:cstheme="minorHAnsi"/>
          <w:b w:val="0"/>
          <w:bCs w:val="0"/>
          <w:color w:val="000000"/>
          <w:sz w:val="28"/>
          <w:szCs w:val="28"/>
        </w:rPr>
        <w:br/>
        <w:t>āilā kumārahaṭṭa-śrīvāsa-mandire</w:t>
      </w:r>
    </w:p>
    <w:p w14:paraId="14EA57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staying a few days at the house of Advaita, the Lord went to the house of Śrīvāsa Paṇḍita in Kumārahaṭṭa.</w:t>
      </w:r>
    </w:p>
    <w:p w14:paraId="7D3D36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present name of Kumārahaṭṭa is Hālisahara. It is situated near the Kāṅcarāpāḍā station on the East Bengal railway line. Śrīvāsa, Śrī Śivānanda Sena, Śrī Vāsudeva Ṭhākura, and other devotees of Gaura lived at this place.</w:t>
      </w:r>
    </w:p>
    <w:p w14:paraId="3062DCA6" w14:textId="4D52A1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5.006</w:t>
      </w:r>
    </w:p>
    <w:p w14:paraId="5BB797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2D4B83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kṛṣṇa-dhyānānande vasi’ āchena śrīvāsa</w:t>
      </w:r>
      <w:r w:rsidRPr="004A2847">
        <w:rPr>
          <w:rStyle w:val="BookTitle"/>
          <w:rFonts w:asciiTheme="minorHAnsi" w:hAnsiTheme="minorHAnsi" w:cstheme="minorHAnsi"/>
          <w:b w:val="0"/>
          <w:bCs w:val="0"/>
          <w:color w:val="000000"/>
          <w:sz w:val="28"/>
          <w:szCs w:val="28"/>
        </w:rPr>
        <w:br/>
        <w:t>ācambite dhyāna-phala sammukhe prakāśa</w:t>
      </w:r>
    </w:p>
    <w:p w14:paraId="4507B9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was sitting in meditation on Kṛṣṇa when he suddenly saw the object of his meditation present before him.</w:t>
      </w:r>
    </w:p>
    <w:p w14:paraId="546BDBCC" w14:textId="2E37F2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5.007</w:t>
      </w:r>
    </w:p>
    <w:p w14:paraId="48DBFD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3AA449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nija-prāṇa-nātha dekhi’ śrīvāsa paṇḍita</w:t>
      </w:r>
      <w:r w:rsidRPr="004A2847">
        <w:rPr>
          <w:rStyle w:val="BookTitle"/>
          <w:rFonts w:asciiTheme="minorHAnsi" w:hAnsiTheme="minorHAnsi" w:cstheme="minorHAnsi"/>
          <w:b w:val="0"/>
          <w:bCs w:val="0"/>
          <w:color w:val="000000"/>
          <w:sz w:val="28"/>
          <w:szCs w:val="28"/>
        </w:rPr>
        <w:br/>
        <w:t>daṇḍavat haiyā paḍilā pṛthivīta</w:t>
      </w:r>
    </w:p>
    <w:p w14:paraId="4B92B4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the Lord of his life, Śrīvāsa Paṇḍita fell to the ground offering obeisances.</w:t>
      </w:r>
    </w:p>
    <w:p w14:paraId="5623E20D" w14:textId="63456E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5.008</w:t>
      </w:r>
    </w:p>
    <w:p w14:paraId="39A3EC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60A5AA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śrī-caraṇa vakṣe kari’ paṇḍita-ṭhākura</w:t>
      </w:r>
      <w:r w:rsidRPr="004A2847">
        <w:rPr>
          <w:rStyle w:val="BookTitle"/>
          <w:rFonts w:asciiTheme="minorHAnsi" w:hAnsiTheme="minorHAnsi" w:cstheme="minorHAnsi"/>
          <w:b w:val="0"/>
          <w:bCs w:val="0"/>
          <w:color w:val="000000"/>
          <w:sz w:val="28"/>
          <w:szCs w:val="28"/>
        </w:rPr>
        <w:br/>
        <w:t>uccaiḥ-svare dīrgha-śvāse kāndena pracura</w:t>
      </w:r>
    </w:p>
    <w:p w14:paraId="4E877F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Paṇḍita Ṭhākura held the Lord’s lotus feet to his chest and sighed deeply as he cried loudly.</w:t>
      </w:r>
    </w:p>
    <w:p w14:paraId="3F406B6B" w14:textId="0A3B07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5.009</w:t>
      </w:r>
    </w:p>
    <w:p w14:paraId="2565BB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4AD97F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gaurāṅga-sundara śrīvāsere kari’ kole</w:t>
      </w:r>
      <w:r w:rsidRPr="004A2847">
        <w:rPr>
          <w:rStyle w:val="BookTitle"/>
          <w:rFonts w:asciiTheme="minorHAnsi" w:hAnsiTheme="minorHAnsi" w:cstheme="minorHAnsi"/>
          <w:b w:val="0"/>
          <w:bCs w:val="0"/>
          <w:color w:val="000000"/>
          <w:sz w:val="28"/>
          <w:szCs w:val="28"/>
        </w:rPr>
        <w:br/>
        <w:t>siñcilena aṅga tāna premānanda-jale</w:t>
      </w:r>
    </w:p>
    <w:p w14:paraId="14F917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Gaurasundara embraced Śrīvāsa and soaked his body with tears of ecstatic love.</w:t>
      </w:r>
    </w:p>
    <w:p w14:paraId="33108387" w14:textId="4B56B9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5.010</w:t>
      </w:r>
    </w:p>
    <w:p w14:paraId="1B92B2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65C484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sukṛti śrīvāsa-goṣṭhī caitanya-prasāde</w:t>
      </w:r>
      <w:r w:rsidRPr="004A2847">
        <w:rPr>
          <w:rStyle w:val="BookTitle"/>
          <w:rFonts w:asciiTheme="minorHAnsi" w:hAnsiTheme="minorHAnsi" w:cstheme="minorHAnsi"/>
          <w:b w:val="0"/>
          <w:bCs w:val="0"/>
          <w:color w:val="000000"/>
          <w:sz w:val="28"/>
          <w:szCs w:val="28"/>
        </w:rPr>
        <w:br/>
        <w:t>sabe prabhu dekhi’ ūrddha-bāhu kari’ kānde</w:t>
      </w:r>
    </w:p>
    <w:p w14:paraId="3F0F46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Lord Caitanya, everyone in Śrīvāsa’s household was most pious. They all raised their arms and cried on seeing the Lord.</w:t>
      </w:r>
    </w:p>
    <w:p w14:paraId="480AD7A4" w14:textId="2CF21E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5.011</w:t>
      </w:r>
    </w:p>
    <w:p w14:paraId="62FF8C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00BC7B90" w14:textId="66B44F7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vaikuṇṭha-nāyaka gṛhe pāiyā</w:t>
      </w:r>
      <w:ins w:id="174" w:author="your servant" w:date="2020-05-17T12:26:00Z">
        <w:r w:rsidR="00777EC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śrīvāsa</w:t>
      </w:r>
      <w:r w:rsidRPr="004A2847">
        <w:rPr>
          <w:rStyle w:val="BookTitle"/>
          <w:rFonts w:asciiTheme="minorHAnsi" w:hAnsiTheme="minorHAnsi" w:cstheme="minorHAnsi"/>
          <w:b w:val="0"/>
          <w:bCs w:val="0"/>
          <w:color w:val="000000"/>
          <w:sz w:val="28"/>
          <w:szCs w:val="28"/>
        </w:rPr>
        <w:br/>
        <w:t>hena nāhi jānena ki janmila ullāsa</w:t>
      </w:r>
    </w:p>
    <w:p w14:paraId="59DCFD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receiving the Lord of Vaikuṇṭha in his house, Śrīvāsa’s happiness knew no bounds.</w:t>
      </w:r>
    </w:p>
    <w:p w14:paraId="0E0868A5" w14:textId="0828BD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5.012</w:t>
      </w:r>
    </w:p>
    <w:p w14:paraId="73A334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571FBD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māthāya kari’ uttama āsana</w:t>
      </w:r>
      <w:r w:rsidRPr="004A2847">
        <w:rPr>
          <w:rStyle w:val="BookTitle"/>
          <w:rFonts w:asciiTheme="minorHAnsi" w:hAnsiTheme="minorHAnsi" w:cstheme="minorHAnsi"/>
          <w:b w:val="0"/>
          <w:bCs w:val="0"/>
          <w:color w:val="000000"/>
          <w:sz w:val="28"/>
          <w:szCs w:val="28"/>
        </w:rPr>
        <w:br/>
        <w:t>dilena, vasilā tathi kamala-locana</w:t>
      </w:r>
    </w:p>
    <w:p w14:paraId="77AB1C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brought a fine seat on his head and offered it to the lotus-eyed Lord, who sat down on it.</w:t>
      </w:r>
    </w:p>
    <w:p w14:paraId="7A6CABEC" w14:textId="059218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5.013</w:t>
      </w:r>
    </w:p>
    <w:p w14:paraId="360C72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1683E7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vasilena pāriṣada-gaṇa</w:t>
      </w:r>
      <w:r w:rsidRPr="004A2847">
        <w:rPr>
          <w:rStyle w:val="BookTitle"/>
          <w:rFonts w:asciiTheme="minorHAnsi" w:hAnsiTheme="minorHAnsi" w:cstheme="minorHAnsi"/>
          <w:b w:val="0"/>
          <w:bCs w:val="0"/>
          <w:color w:val="000000"/>
          <w:sz w:val="28"/>
          <w:szCs w:val="28"/>
        </w:rPr>
        <w:br/>
        <w:t>sabei gāyana kṛṣṇa-nāma anukṣaṇa</w:t>
      </w:r>
    </w:p>
    <w:p w14:paraId="5D5724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Lord’s associates sat around Him and continuously chanted the names of Kṛṣṇa.</w:t>
      </w:r>
    </w:p>
    <w:p w14:paraId="733078FA" w14:textId="23864B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5.014</w:t>
      </w:r>
    </w:p>
    <w:p w14:paraId="259E09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3AE714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kare gṛhe pati-vratā-gaṇa</w:t>
      </w:r>
      <w:r w:rsidRPr="004A2847">
        <w:rPr>
          <w:rStyle w:val="BookTitle"/>
          <w:rFonts w:asciiTheme="minorHAnsi" w:hAnsiTheme="minorHAnsi" w:cstheme="minorHAnsi"/>
          <w:b w:val="0"/>
          <w:bCs w:val="0"/>
          <w:color w:val="000000"/>
          <w:sz w:val="28"/>
          <w:szCs w:val="28"/>
        </w:rPr>
        <w:br/>
        <w:t>haila ānanda-maya śrīvāsa-bhavana</w:t>
      </w:r>
    </w:p>
    <w:p w14:paraId="4DF868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chaste ladies of the house vibrated auspicious sounds, and Śrīvāsa’s entire house became filled with ecstasy.</w:t>
      </w:r>
    </w:p>
    <w:p w14:paraId="4DC7F852" w14:textId="5B046D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5.015</w:t>
      </w:r>
    </w:p>
    <w:p w14:paraId="0B8E41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6B6FB7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āilena mātra paṇḍitera ghara</w:t>
      </w:r>
      <w:r w:rsidRPr="004A2847">
        <w:rPr>
          <w:rStyle w:val="BookTitle"/>
          <w:rFonts w:asciiTheme="minorHAnsi" w:hAnsiTheme="minorHAnsi" w:cstheme="minorHAnsi"/>
          <w:b w:val="0"/>
          <w:bCs w:val="0"/>
          <w:color w:val="000000"/>
          <w:sz w:val="28"/>
          <w:szCs w:val="28"/>
        </w:rPr>
        <w:br/>
        <w:t>vārtā pāi’ āilā ācārya-purandara</w:t>
      </w:r>
    </w:p>
    <w:p w14:paraId="37D414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Ācārya Purandara heard that the Lord had arrived at Śrīvāsa Paṇḍita’s house, he immediately came there.</w:t>
      </w:r>
    </w:p>
    <w:p w14:paraId="5E314D82" w14:textId="578FBE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5.016</w:t>
      </w:r>
    </w:p>
    <w:p w14:paraId="24774B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0F9058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tāhāne dekhiyā prabhu ’pitā kari’ bale</w:t>
      </w:r>
      <w:r w:rsidRPr="004A2847">
        <w:rPr>
          <w:rStyle w:val="BookTitle"/>
          <w:rFonts w:asciiTheme="minorHAnsi" w:hAnsiTheme="minorHAnsi" w:cstheme="minorHAnsi"/>
          <w:b w:val="0"/>
          <w:bCs w:val="0"/>
          <w:color w:val="000000"/>
          <w:sz w:val="28"/>
          <w:szCs w:val="28"/>
        </w:rPr>
        <w:br/>
        <w:t>premāveśe matta tāne karilena kole</w:t>
      </w:r>
    </w:p>
    <w:p w14:paraId="2FA517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Upon seeing him, the Lord addressed him as father. Then, in ecstatic love, the Lord embraced him.</w:t>
      </w:r>
    </w:p>
    <w:p w14:paraId="6B7A726D" w14:textId="5CDB33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5.017</w:t>
      </w:r>
    </w:p>
    <w:p w14:paraId="5384C0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26EA0B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parama sukṛti se ācārya-purandara</w:t>
      </w:r>
      <w:r w:rsidRPr="004A2847">
        <w:rPr>
          <w:rStyle w:val="BookTitle"/>
          <w:rFonts w:asciiTheme="minorHAnsi" w:hAnsiTheme="minorHAnsi" w:cstheme="minorHAnsi"/>
          <w:b w:val="0"/>
          <w:bCs w:val="0"/>
          <w:color w:val="000000"/>
          <w:sz w:val="28"/>
          <w:szCs w:val="28"/>
        </w:rPr>
        <w:br/>
        <w:t>prabhu dekhi’ kānde ati hai’ asamvara</w:t>
      </w:r>
    </w:p>
    <w:p w14:paraId="7BC271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Ācārya Purandara was most fortunate. He began to cry uncontrollably on seeing the Lord.</w:t>
      </w:r>
    </w:p>
    <w:p w14:paraId="6D99A96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asamvara </w:t>
      </w:r>
      <w:r w:rsidRPr="004A2847">
        <w:rPr>
          <w:rStyle w:val="BookTitle"/>
          <w:rFonts w:asciiTheme="minorHAnsi" w:hAnsiTheme="minorHAnsi" w:cstheme="minorHAnsi"/>
          <w:b w:val="0"/>
          <w:bCs w:val="0"/>
          <w:color w:val="000000"/>
          <w:sz w:val="28"/>
          <w:szCs w:val="28"/>
        </w:rPr>
        <w:t>means “impatient” or “uncontrolled.”</w:t>
      </w:r>
    </w:p>
    <w:p w14:paraId="3B059F14" w14:textId="01CA88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5.018</w:t>
      </w:r>
    </w:p>
    <w:p w14:paraId="61B48C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666E65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datta āilena sei kṣaṇe</w:t>
      </w:r>
      <w:r w:rsidRPr="004A2847">
        <w:rPr>
          <w:rStyle w:val="BookTitle"/>
          <w:rFonts w:asciiTheme="minorHAnsi" w:hAnsiTheme="minorHAnsi" w:cstheme="minorHAnsi"/>
          <w:b w:val="0"/>
          <w:bCs w:val="0"/>
          <w:color w:val="000000"/>
          <w:sz w:val="28"/>
          <w:szCs w:val="28"/>
        </w:rPr>
        <w:br/>
        <w:t>śivānanda-sena-ādi āpta-varga-sane</w:t>
      </w:r>
    </w:p>
    <w:p w14:paraId="342B88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moment Vāsudeva Datta and various other associates headed by Śivānanda Sena arrived there.</w:t>
      </w:r>
    </w:p>
    <w:p w14:paraId="051F54BD" w14:textId="6754BD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5.019</w:t>
      </w:r>
    </w:p>
    <w:p w14:paraId="1E0294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641260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parama priya—vāsudeva datta</w:t>
      </w:r>
      <w:r w:rsidRPr="004A2847">
        <w:rPr>
          <w:rStyle w:val="BookTitle"/>
          <w:rFonts w:asciiTheme="minorHAnsi" w:hAnsiTheme="minorHAnsi" w:cstheme="minorHAnsi"/>
          <w:b w:val="0"/>
          <w:bCs w:val="0"/>
          <w:color w:val="000000"/>
          <w:sz w:val="28"/>
          <w:szCs w:val="28"/>
        </w:rPr>
        <w:br/>
        <w:t>tāṅhāra kṛpāya se jānena sarva tattva</w:t>
      </w:r>
    </w:p>
    <w:p w14:paraId="2FFA95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Vāsudeva Datta was most dear to the Lord. By the Lord’s mercy, he knew all conclusive truths.</w:t>
      </w:r>
    </w:p>
    <w:p w14:paraId="3B52C31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Descriptions of Śrī Vāsudeva Datta Ṭhākura are found 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10.41-42, 12.57; </w:t>
      </w:r>
      <w:r w:rsidRPr="004A2847">
        <w:rPr>
          <w:rStyle w:val="BookTitle"/>
          <w:rFonts w:asciiTheme="minorHAnsi" w:hAnsiTheme="minorHAnsi" w:cstheme="minorHAnsi"/>
          <w:b w:val="0"/>
          <w:bCs w:val="0"/>
          <w:i/>
          <w:iCs/>
          <w:color w:val="000000"/>
          <w:sz w:val="28"/>
          <w:szCs w:val="28"/>
        </w:rPr>
        <w:t>Madhya-līlā</w:t>
      </w:r>
      <w:r w:rsidRPr="004A2847">
        <w:rPr>
          <w:rStyle w:val="BookTitle"/>
          <w:rFonts w:asciiTheme="minorHAnsi" w:hAnsiTheme="minorHAnsi" w:cstheme="minorHAnsi"/>
          <w:b w:val="0"/>
          <w:bCs w:val="0"/>
          <w:color w:val="000000"/>
          <w:sz w:val="28"/>
          <w:szCs w:val="28"/>
        </w:rPr>
        <w:t xml:space="preserve">, 10.81, 11.87, 11.137-139, 11.141-142, 13.40, 14.98, 15.93, 15.158-179, 16.206; </w:t>
      </w:r>
      <w:r w:rsidRPr="004A2847">
        <w:rPr>
          <w:rStyle w:val="BookTitle"/>
          <w:rFonts w:asciiTheme="minorHAnsi" w:hAnsiTheme="minorHAnsi" w:cstheme="minorHAnsi"/>
          <w:b w:val="0"/>
          <w:bCs w:val="0"/>
          <w:i/>
          <w:iCs/>
          <w:color w:val="000000"/>
          <w:sz w:val="28"/>
          <w:szCs w:val="28"/>
        </w:rPr>
        <w:t>Antya-līlā</w:t>
      </w:r>
      <w:r w:rsidRPr="004A2847">
        <w:rPr>
          <w:rStyle w:val="BookTitle"/>
          <w:rFonts w:asciiTheme="minorHAnsi" w:hAnsiTheme="minorHAnsi" w:cstheme="minorHAnsi"/>
          <w:b w:val="0"/>
          <w:bCs w:val="0"/>
          <w:color w:val="000000"/>
          <w:sz w:val="28"/>
          <w:szCs w:val="28"/>
        </w:rPr>
        <w:t>, 3.74, 4.108, 6.161, 7.47, 10.9, 121, and 140, and 12.98.</w:t>
      </w:r>
    </w:p>
    <w:p w14:paraId="7112A0AB" w14:textId="1A07DF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5.020</w:t>
      </w:r>
    </w:p>
    <w:p w14:paraId="72AAA8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18008B99" w14:textId="5D9E757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jagatera hitakārī</w:t>
      </w:r>
      <w:ins w:id="175" w:author="your servant" w:date="2020-05-17T14:02:00Z">
        <w:r w:rsidR="00613CE8">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vāsudeva datta</w:t>
      </w:r>
      <w:r w:rsidRPr="004A2847">
        <w:rPr>
          <w:rStyle w:val="BookTitle"/>
          <w:rFonts w:asciiTheme="minorHAnsi" w:hAnsiTheme="minorHAnsi" w:cstheme="minorHAnsi"/>
          <w:b w:val="0"/>
          <w:bCs w:val="0"/>
          <w:color w:val="000000"/>
          <w:sz w:val="28"/>
          <w:szCs w:val="28"/>
        </w:rPr>
        <w:br/>
        <w:t>sarva-bhūte kṛpālu—caitanya-rase matta</w:t>
      </w:r>
    </w:p>
    <w:p w14:paraId="67F83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Vāsudeva Datta was the benefactor of the entire world. He was compassionate to all living entities, and he was intoxicated by the mellows of love for Lord Caitanya.</w:t>
      </w:r>
    </w:p>
    <w:p w14:paraId="38E6839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Vāsudeva Ṭhākura was the benefactor of everyone in this world, he was </w:t>
      </w:r>
      <w:r w:rsidRPr="004A2847">
        <w:rPr>
          <w:rStyle w:val="BookTitle"/>
          <w:rFonts w:asciiTheme="minorHAnsi" w:hAnsiTheme="minorHAnsi" w:cstheme="minorHAnsi"/>
          <w:b w:val="0"/>
          <w:bCs w:val="0"/>
          <w:color w:val="000000"/>
          <w:sz w:val="28"/>
          <w:szCs w:val="28"/>
        </w:rPr>
        <w:lastRenderedPageBreak/>
        <w:t xml:space="preserve">compassionate to all living entities, and he was intoxicated by the topmost of the five </w:t>
      </w:r>
      <w:r w:rsidRPr="004A2847">
        <w:rPr>
          <w:rStyle w:val="BookTitle"/>
          <w:rFonts w:asciiTheme="minorHAnsi" w:hAnsiTheme="minorHAnsi" w:cstheme="minorHAnsi"/>
          <w:b w:val="0"/>
          <w:bCs w:val="0"/>
          <w:i/>
          <w:iCs/>
          <w:color w:val="000000"/>
          <w:sz w:val="28"/>
          <w:szCs w:val="28"/>
        </w:rPr>
        <w:t>rasas</w:t>
      </w:r>
      <w:r w:rsidRPr="004A2847">
        <w:rPr>
          <w:rStyle w:val="BookTitle"/>
          <w:rFonts w:asciiTheme="minorHAnsi" w:hAnsiTheme="minorHAnsi" w:cstheme="minorHAnsi"/>
          <w:b w:val="0"/>
          <w:bCs w:val="0"/>
          <w:color w:val="000000"/>
          <w:sz w:val="28"/>
          <w:szCs w:val="28"/>
        </w:rPr>
        <w:t xml:space="preserve"> described by Śrī Kṛṣṇa Caitanya. Because he was a </w:t>
      </w:r>
      <w:r w:rsidRPr="004A2847">
        <w:rPr>
          <w:rStyle w:val="BookTitle"/>
          <w:rFonts w:asciiTheme="minorHAnsi" w:hAnsiTheme="minorHAnsi" w:cstheme="minorHAnsi"/>
          <w:b w:val="0"/>
          <w:bCs w:val="0"/>
          <w:i/>
          <w:iCs/>
          <w:color w:val="000000"/>
          <w:sz w:val="28"/>
          <w:szCs w:val="28"/>
        </w:rPr>
        <w:t>mahā-bhāgavata</w:t>
      </w:r>
      <w:r w:rsidRPr="004A2847">
        <w:rPr>
          <w:rStyle w:val="BookTitle"/>
          <w:rFonts w:asciiTheme="minorHAnsi" w:hAnsiTheme="minorHAnsi" w:cstheme="minorHAnsi"/>
          <w:b w:val="0"/>
          <w:bCs w:val="0"/>
          <w:color w:val="000000"/>
          <w:sz w:val="28"/>
          <w:szCs w:val="28"/>
        </w:rPr>
        <w:t>, he did not find faults in others, he was always eager to benefit others, and he had unflinching love for Śrī Hari, Guru, and Vaiṣṇava. In the English language he would be called “a Greater Altruist.”</w:t>
      </w:r>
    </w:p>
    <w:p w14:paraId="7E536529" w14:textId="350510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5.021</w:t>
      </w:r>
    </w:p>
    <w:p w14:paraId="605CDB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6554A5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guṇa-grāhī adoṣa-daraśī sabā-prati</w:t>
      </w:r>
      <w:r w:rsidRPr="004A2847">
        <w:rPr>
          <w:rStyle w:val="BookTitle"/>
          <w:rFonts w:asciiTheme="minorHAnsi" w:hAnsiTheme="minorHAnsi" w:cstheme="minorHAnsi"/>
          <w:b w:val="0"/>
          <w:bCs w:val="0"/>
          <w:color w:val="000000"/>
          <w:sz w:val="28"/>
          <w:szCs w:val="28"/>
        </w:rPr>
        <w:br/>
        <w:t>īśvare vaiṣṇave yathāyogya rati-mati</w:t>
      </w:r>
    </w:p>
    <w:p w14:paraId="7B6AA5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see only the good qualities of others and did not find faults in anyone. He had appropriate love and respect for the Supreme Lord and the Vaiṣṇavas.</w:t>
      </w:r>
    </w:p>
    <w:p w14:paraId="456D9014" w14:textId="35C572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5.022</w:t>
      </w:r>
    </w:p>
    <w:p w14:paraId="173D34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22196E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datta dekhi’ śrī-gaurasundara</w:t>
      </w:r>
      <w:r w:rsidRPr="004A2847">
        <w:rPr>
          <w:rStyle w:val="BookTitle"/>
          <w:rFonts w:asciiTheme="minorHAnsi" w:hAnsiTheme="minorHAnsi" w:cstheme="minorHAnsi"/>
          <w:b w:val="0"/>
          <w:bCs w:val="0"/>
          <w:color w:val="000000"/>
          <w:sz w:val="28"/>
          <w:szCs w:val="28"/>
        </w:rPr>
        <w:br/>
        <w:t>kole kari’ kāndite lāgilā bahutara</w:t>
      </w:r>
    </w:p>
    <w:p w14:paraId="44B375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Śrī Gaurasundara saw Vāsudeva Datta, He embraced him and cried profusely.</w:t>
      </w:r>
    </w:p>
    <w:p w14:paraId="33A5605B" w14:textId="450638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5.023</w:t>
      </w:r>
    </w:p>
    <w:p w14:paraId="6A6E49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240916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datta dhari’ prabhura caraṇa</w:t>
      </w:r>
      <w:r w:rsidRPr="004A2847">
        <w:rPr>
          <w:rStyle w:val="BookTitle"/>
          <w:rFonts w:asciiTheme="minorHAnsi" w:hAnsiTheme="minorHAnsi" w:cstheme="minorHAnsi"/>
          <w:b w:val="0"/>
          <w:bCs w:val="0"/>
          <w:color w:val="000000"/>
          <w:sz w:val="28"/>
          <w:szCs w:val="28"/>
        </w:rPr>
        <w:br/>
        <w:t>uccaiḥ-svare lāgilena karite krandana</w:t>
      </w:r>
    </w:p>
    <w:p w14:paraId="0BB493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Vāsudeva Datta grabbed the Lord’s lotus feet and began to cry loudly.</w:t>
      </w:r>
    </w:p>
    <w:p w14:paraId="2991E7C8" w14:textId="165778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5.024</w:t>
      </w:r>
    </w:p>
    <w:p w14:paraId="5D75A3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050570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kāndite ke āche hena jana</w:t>
      </w:r>
      <w:r w:rsidRPr="004A2847">
        <w:rPr>
          <w:rStyle w:val="BookTitle"/>
          <w:rFonts w:asciiTheme="minorHAnsi" w:hAnsiTheme="minorHAnsi" w:cstheme="minorHAnsi"/>
          <w:b w:val="0"/>
          <w:bCs w:val="0"/>
          <w:color w:val="000000"/>
          <w:sz w:val="28"/>
          <w:szCs w:val="28"/>
        </w:rPr>
        <w:br/>
        <w:t>śuṣka kāṣṭha-pāṣāṇādi karaye krandana</w:t>
      </w:r>
    </w:p>
    <w:p w14:paraId="3CA952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was not affected by the crying of Vāsudeva? Even persons with hearts as hard as dry wood or stone were moved to tears.</w:t>
      </w:r>
    </w:p>
    <w:p w14:paraId="46DC80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Even persons whose hearts were as hard as inanimate objects were unable to maintain their composure when they saw Vāsudeva cry.</w:t>
      </w:r>
    </w:p>
    <w:p w14:paraId="142BA93C" w14:textId="0C4451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5.025</w:t>
      </w:r>
    </w:p>
    <w:p w14:paraId="6A082E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56E603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dattera yateka guṇa-sīmā</w:t>
      </w:r>
      <w:r w:rsidRPr="004A2847">
        <w:rPr>
          <w:rStyle w:val="BookTitle"/>
          <w:rFonts w:asciiTheme="minorHAnsi" w:hAnsiTheme="minorHAnsi" w:cstheme="minorHAnsi"/>
          <w:b w:val="0"/>
          <w:bCs w:val="0"/>
          <w:color w:val="000000"/>
          <w:sz w:val="28"/>
          <w:szCs w:val="28"/>
        </w:rPr>
        <w:br/>
        <w:t>vāsudeva datta vahi nāhika upamā</w:t>
      </w:r>
    </w:p>
    <w:p w14:paraId="51247E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Vāsudeva Datta had such wonderful qualities that he could be compared only with himself.</w:t>
      </w:r>
    </w:p>
    <w:p w14:paraId="001EEC0F" w14:textId="1961AC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5.026</w:t>
      </w:r>
    </w:p>
    <w:p w14:paraId="3D52B5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2901E0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prabhura prīti dattera viṣaya</w:t>
      </w:r>
      <w:r w:rsidRPr="004A2847">
        <w:rPr>
          <w:rStyle w:val="BookTitle"/>
          <w:rFonts w:asciiTheme="minorHAnsi" w:hAnsiTheme="minorHAnsi" w:cstheme="minorHAnsi"/>
          <w:b w:val="0"/>
          <w:bCs w:val="0"/>
          <w:color w:val="000000"/>
          <w:sz w:val="28"/>
          <w:szCs w:val="28"/>
        </w:rPr>
        <w:b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“āmi vāsudevera niścaya”</w:t>
      </w:r>
    </w:p>
    <w:p w14:paraId="4819150C" w14:textId="77777777" w:rsidR="00A969AE" w:rsidRPr="00E27928" w:rsidRDefault="00A969AE">
      <w:pPr>
        <w:pStyle w:val="Translation"/>
        <w:rPr>
          <w:rStyle w:val="BookTitle"/>
          <w:rFonts w:asciiTheme="minorHAnsi" w:hAnsiTheme="minorHAnsi" w:cstheme="minorHAnsi"/>
          <w:b/>
          <w:bCs/>
          <w:color w:val="800000"/>
          <w:sz w:val="28"/>
          <w:szCs w:val="28"/>
          <w:rPrChange w:id="176" w:author="your servant" w:date="2020-05-18T20:03:00Z">
            <w:rPr>
              <w:rStyle w:val="BookTitle"/>
              <w:rFonts w:asciiTheme="minorHAnsi" w:hAnsiTheme="minorHAnsi" w:cstheme="minorHAnsi"/>
              <w:b w:val="0"/>
              <w:bCs w:val="0"/>
              <w:i/>
              <w:iCs/>
              <w:color w:val="000000"/>
              <w:sz w:val="28"/>
              <w:szCs w:val="28"/>
            </w:rPr>
          </w:rPrChange>
        </w:rPr>
        <w:pPrChange w:id="177" w:author="your servant" w:date="2020-05-18T20:03:00Z">
          <w:pPr>
            <w:spacing w:before="0" w:after="0"/>
            <w:ind w:firstLine="0"/>
          </w:pPr>
        </w:pPrChange>
      </w:pPr>
      <w:r w:rsidRPr="00E27928">
        <w:rPr>
          <w:rStyle w:val="BookTitle"/>
          <w:rFonts w:asciiTheme="minorHAnsi" w:hAnsiTheme="minorHAnsi" w:cstheme="minorHAnsi"/>
          <w:b/>
          <w:bCs/>
          <w:color w:val="800000"/>
          <w:sz w:val="28"/>
          <w:szCs w:val="28"/>
          <w:rPrChange w:id="178" w:author="your servant" w:date="2020-05-18T20:03:00Z">
            <w:rPr>
              <w:rStyle w:val="BookTitle"/>
              <w:rFonts w:asciiTheme="minorHAnsi" w:hAnsiTheme="minorHAnsi" w:cstheme="minorHAnsi"/>
              <w:b w:val="0"/>
              <w:bCs w:val="0"/>
              <w:color w:val="000000"/>
              <w:sz w:val="28"/>
              <w:szCs w:val="28"/>
            </w:rPr>
          </w:rPrChange>
        </w:rPr>
        <w:t>The Lord had such love for Vāsudeva Datta that He would say, “I certainly belong to Vāsudeva.”</w:t>
      </w:r>
    </w:p>
    <w:p w14:paraId="054956A3" w14:textId="052C7E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5.027</w:t>
      </w:r>
    </w:p>
    <w:p w14:paraId="698D66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70A450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śrī-gauracandra bale bāra bāra</w:t>
      </w:r>
      <w:r w:rsidRPr="004A2847">
        <w:rPr>
          <w:rStyle w:val="BookTitle"/>
          <w:rFonts w:asciiTheme="minorHAnsi" w:hAnsiTheme="minorHAnsi" w:cstheme="minorHAnsi"/>
          <w:b w:val="0"/>
          <w:bCs w:val="0"/>
          <w:color w:val="000000"/>
          <w:sz w:val="28"/>
          <w:szCs w:val="28"/>
        </w:rPr>
        <w:br/>
        <w:t>“e śarīra vāsudeva dattera āmāra</w:t>
      </w:r>
    </w:p>
    <w:p w14:paraId="6AAD01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would repeatedly declare, “This body of Mine belongs to Vāsudeva Datta.</w:t>
      </w:r>
    </w:p>
    <w:p w14:paraId="0A1A42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considered that He had been purchased by Śrī Vāsudeva Ṭhākura; in other words, He considered Himself the property of Vāsudeva.</w:t>
      </w:r>
    </w:p>
    <w:p w14:paraId="2C75E9B0" w14:textId="07B4DA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5.028</w:t>
      </w:r>
    </w:p>
    <w:p w14:paraId="4292DF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17A188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datta āmā yathā vece, tathāya vikāi</w:t>
      </w:r>
      <w:r w:rsidRPr="004A2847">
        <w:rPr>
          <w:rStyle w:val="BookTitle"/>
          <w:rFonts w:asciiTheme="minorHAnsi" w:hAnsiTheme="minorHAnsi" w:cstheme="minorHAnsi"/>
          <w:b w:val="0"/>
          <w:bCs w:val="0"/>
          <w:color w:val="000000"/>
          <w:sz w:val="28"/>
          <w:szCs w:val="28"/>
        </w:rPr>
        <w:br/>
        <w:t>satya satya ihāte anyathā kichu nāi</w:t>
      </w:r>
    </w:p>
    <w:p w14:paraId="2AF12C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“Vāsudeva Datta may sell Me wherever he likes. This is a fact. No one should disbelieve this statement.</w:t>
      </w:r>
    </w:p>
    <w:p w14:paraId="01487054" w14:textId="6987B1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5.029</w:t>
      </w:r>
    </w:p>
    <w:p w14:paraId="530A07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42C7FF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dattera vātāsa yāra gāya</w:t>
      </w:r>
      <w:r w:rsidRPr="004A2847">
        <w:rPr>
          <w:rStyle w:val="BookTitle"/>
          <w:rFonts w:asciiTheme="minorHAnsi" w:hAnsiTheme="minorHAnsi" w:cstheme="minorHAnsi"/>
          <w:b w:val="0"/>
          <w:bCs w:val="0"/>
          <w:color w:val="000000"/>
          <w:sz w:val="28"/>
          <w:szCs w:val="28"/>
        </w:rPr>
        <w:br/>
        <w:t>lāgiyāche, tāṅre kṛṣṇa rakṣibe sadāya</w:t>
      </w:r>
    </w:p>
    <w:p w14:paraId="0DB207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is touched by air that has touched the body of Vāsudeva Datta will always be protected by Kṛṣṇa.</w:t>
      </w:r>
    </w:p>
    <w:p w14:paraId="01CF1DDF" w14:textId="701B40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5.030</w:t>
      </w:r>
    </w:p>
    <w:p w14:paraId="01B9A2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498961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āmi kahi—śuna vaiṣṇava-maṇḍala!</w:t>
      </w:r>
      <w:r w:rsidRPr="004A2847">
        <w:rPr>
          <w:rStyle w:val="BookTitle"/>
          <w:rFonts w:asciiTheme="minorHAnsi" w:hAnsiTheme="minorHAnsi" w:cstheme="minorHAnsi"/>
          <w:b w:val="0"/>
          <w:bCs w:val="0"/>
          <w:color w:val="000000"/>
          <w:sz w:val="28"/>
          <w:szCs w:val="28"/>
        </w:rPr>
        <w:br/>
        <w:t>e deha āmāra—vāsudevera kevala”</w:t>
      </w:r>
    </w:p>
    <w:p w14:paraId="366F3C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O Vaiṣṇavas, I tell you the truth! This body of Mine belongs to Vāsudeva alone.”</w:t>
      </w:r>
    </w:p>
    <w:p w14:paraId="645D9487" w14:textId="0B3CB1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5.031</w:t>
      </w:r>
    </w:p>
    <w:p w14:paraId="7517F8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33AAF0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dattere prabhura kṛpāśuni’</w:t>
      </w:r>
      <w:r w:rsidRPr="004A2847">
        <w:rPr>
          <w:rStyle w:val="BookTitle"/>
          <w:rFonts w:asciiTheme="minorHAnsi" w:hAnsiTheme="minorHAnsi" w:cstheme="minorHAnsi"/>
          <w:b w:val="0"/>
          <w:bCs w:val="0"/>
          <w:color w:val="000000"/>
          <w:sz w:val="28"/>
          <w:szCs w:val="28"/>
        </w:rPr>
        <w:br/>
        <w:t>ānande vaiṣṇava-gaṇa kare hari-dhvani</w:t>
      </w:r>
    </w:p>
    <w:p w14:paraId="3FEA12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Vaiṣṇavas heard the Lord’s merciful statements about Vāsudeva Datta, they joyfully chanted the name of Hari.</w:t>
      </w:r>
    </w:p>
    <w:p w14:paraId="11C59DBB" w14:textId="086B99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5.032</w:t>
      </w:r>
    </w:p>
    <w:p w14:paraId="6540D5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034926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 bāḍāite gaurasundara se jāne</w:t>
      </w:r>
      <w:r w:rsidRPr="004A2847">
        <w:rPr>
          <w:rStyle w:val="BookTitle"/>
          <w:rFonts w:asciiTheme="minorHAnsi" w:hAnsiTheme="minorHAnsi" w:cstheme="minorHAnsi"/>
          <w:b w:val="0"/>
          <w:bCs w:val="0"/>
          <w:color w:val="000000"/>
          <w:sz w:val="28"/>
          <w:szCs w:val="28"/>
        </w:rPr>
        <w:br/>
        <w:t>yena kare bhakta, tena karena āpane</w:t>
      </w:r>
    </w:p>
    <w:p w14:paraId="2868C6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Gaurasundara knows how to increase the glories of the devotees. As the devotees glorify the Lord, the Lord glorifies the devotees.</w:t>
      </w:r>
    </w:p>
    <w:p w14:paraId="5695A328" w14:textId="57BA14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5.033</w:t>
      </w:r>
    </w:p>
    <w:p w14:paraId="45A10C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4E5BE6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mata raṅge prabhu śrī-gaurasundara</w:t>
      </w:r>
      <w:r w:rsidRPr="004A2847">
        <w:rPr>
          <w:rStyle w:val="BookTitle"/>
          <w:rFonts w:asciiTheme="minorHAnsi" w:hAnsiTheme="minorHAnsi" w:cstheme="minorHAnsi"/>
          <w:b w:val="0"/>
          <w:bCs w:val="0"/>
          <w:color w:val="000000"/>
          <w:sz w:val="28"/>
          <w:szCs w:val="28"/>
        </w:rPr>
        <w:br/>
        <w:t>kata dina rahilena śrīvāsera ghara</w:t>
      </w:r>
    </w:p>
    <w:p w14:paraId="36AFF8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joyfully stayed a few days in the house of Śrīvāsa.</w:t>
      </w:r>
    </w:p>
    <w:p w14:paraId="17D047BD" w14:textId="57437C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5.034</w:t>
      </w:r>
    </w:p>
    <w:p w14:paraId="2C5CE7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0325B6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śrīvāsa-rāmāi—dui bhāi guṇa gāya</w:t>
      </w:r>
      <w:r w:rsidRPr="004A2847">
        <w:rPr>
          <w:rStyle w:val="BookTitle"/>
          <w:rFonts w:asciiTheme="minorHAnsi" w:hAnsiTheme="minorHAnsi" w:cstheme="minorHAnsi"/>
          <w:b w:val="0"/>
          <w:bCs w:val="0"/>
          <w:color w:val="000000"/>
          <w:sz w:val="28"/>
          <w:szCs w:val="28"/>
        </w:rPr>
        <w:br/>
        <w:t>vihvala haiyā nāce vaikuṇṭhera rāya</w:t>
      </w:r>
    </w:p>
    <w:p w14:paraId="58E971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brothers—Śrīvāsa and Rāmāi—glorified the Lord’s qualities, and the Lord of Vaikuṇṭha became overwhelmed with ecstasy as He danced.</w:t>
      </w:r>
    </w:p>
    <w:p w14:paraId="0EC2B583" w14:textId="5C11AF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5.035</w:t>
      </w:r>
    </w:p>
    <w:p w14:paraId="5EBA14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23BF5D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ati priya—śrīvāsa, rāmāi</w:t>
      </w:r>
      <w:r w:rsidRPr="004A2847">
        <w:rPr>
          <w:rStyle w:val="BookTitle"/>
          <w:rFonts w:asciiTheme="minorHAnsi" w:hAnsiTheme="minorHAnsi" w:cstheme="minorHAnsi"/>
          <w:b w:val="0"/>
          <w:bCs w:val="0"/>
          <w:color w:val="000000"/>
          <w:sz w:val="28"/>
          <w:szCs w:val="28"/>
        </w:rPr>
        <w:br/>
        <w:t>dui caitanyera deha, dvidhā kichu nāi</w:t>
      </w:r>
    </w:p>
    <w:p w14:paraId="7F82CE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and Rāmāi were most dear to Lord Caitanya. There is no doubt that the two were as good as Lord Caitanya’s body.</w:t>
      </w:r>
    </w:p>
    <w:p w14:paraId="584AEEB0" w14:textId="07D767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5.036-037</w:t>
      </w:r>
    </w:p>
    <w:p w14:paraId="4DB3B3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36-37</w:t>
      </w:r>
    </w:p>
    <w:p w14:paraId="0200B0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saṅkīrtana-bhāgavata-pāṭha-vyavahāre</w:t>
      </w:r>
      <w:r w:rsidRPr="004A2847">
        <w:rPr>
          <w:rStyle w:val="BookTitle"/>
          <w:rFonts w:asciiTheme="minorHAnsi" w:hAnsiTheme="minorHAnsi" w:cstheme="minorHAnsi"/>
          <w:b w:val="0"/>
          <w:bCs w:val="0"/>
          <w:color w:val="000000"/>
          <w:sz w:val="28"/>
          <w:szCs w:val="28"/>
        </w:rPr>
        <w:br/>
        <w:t>vidūṣaka-līlāya aśeṣa prakāre</w:t>
      </w:r>
    </w:p>
    <w:p w14:paraId="6F75FD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janmāyena prabhura santoṣa śrīnivāsa</w:t>
      </w:r>
      <w:r w:rsidRPr="004A2847">
        <w:rPr>
          <w:rStyle w:val="BookTitle"/>
          <w:rFonts w:asciiTheme="minorHAnsi" w:hAnsiTheme="minorHAnsi" w:cstheme="minorHAnsi"/>
          <w:b w:val="0"/>
          <w:bCs w:val="0"/>
          <w:color w:val="000000"/>
          <w:sz w:val="28"/>
          <w:szCs w:val="28"/>
        </w:rPr>
        <w:br/>
        <w:t>yāṅra gṛhe prabhura sarvādya parakāśa</w:t>
      </w:r>
    </w:p>
    <w:p w14:paraId="1C886D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Śrīnivāsa pleased the Lord in various ways by performing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reciting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and displaying proper etiquette. It was in his house that the Lord first revealed Himself.</w:t>
      </w:r>
    </w:p>
    <w:p w14:paraId="38CBB76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Śrīvāsa pleased Śrī Gaurasundara in various ways by performing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reciting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and displaying proper etiquette filled with great affection and love devoid of awe and veneration.</w:t>
      </w:r>
    </w:p>
    <w:p w14:paraId="7A48C389" w14:textId="2EAEC1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5.038</w:t>
      </w:r>
    </w:p>
    <w:p w14:paraId="548251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38</w:t>
      </w:r>
    </w:p>
    <w:p w14:paraId="266BA0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prabhu śrīnivāsera sahita</w:t>
      </w:r>
      <w:r w:rsidRPr="004A2847">
        <w:rPr>
          <w:rStyle w:val="BookTitle"/>
          <w:rFonts w:asciiTheme="minorHAnsi" w:hAnsiTheme="minorHAnsi" w:cstheme="minorHAnsi"/>
          <w:b w:val="0"/>
          <w:bCs w:val="0"/>
          <w:color w:val="000000"/>
          <w:sz w:val="28"/>
          <w:szCs w:val="28"/>
        </w:rPr>
        <w:br/>
        <w:t>vyavahāra-kathā kichu kahena nibhṛta</w:t>
      </w:r>
    </w:p>
    <w:p w14:paraId="09EFE3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in a solitary place the Lord asked Śrīvāsa about his household affairs.</w:t>
      </w:r>
    </w:p>
    <w:p w14:paraId="52FAC2A4" w14:textId="187C14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5.039</w:t>
      </w:r>
    </w:p>
    <w:p w14:paraId="7909DC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0A5EF8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“tumi dekhi kothāo nā yāo</w:t>
      </w:r>
      <w:r w:rsidRPr="004A2847">
        <w:rPr>
          <w:rStyle w:val="BookTitle"/>
          <w:rFonts w:asciiTheme="minorHAnsi" w:hAnsiTheme="minorHAnsi" w:cstheme="minorHAnsi"/>
          <w:b w:val="0"/>
          <w:bCs w:val="0"/>
          <w:color w:val="000000"/>
          <w:sz w:val="28"/>
          <w:szCs w:val="28"/>
        </w:rPr>
        <w:br/>
        <w:t>ke-mate vā kulāibā, ke-mate kulāo”</w:t>
      </w:r>
    </w:p>
    <w:p w14:paraId="786844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asked, “I see that you do not go anywhere. How then do you maintain your family, and how will you maintain them?”</w:t>
      </w:r>
    </w:p>
    <w:p w14:paraId="5324CB29" w14:textId="56DBB8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5.040</w:t>
      </w:r>
    </w:p>
    <w:p w14:paraId="4592B7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289431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śrīvāsa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“prabhu kothāo yāite</w:t>
      </w:r>
      <w:r w:rsidRPr="004A2847">
        <w:rPr>
          <w:rStyle w:val="BookTitle"/>
          <w:rFonts w:asciiTheme="minorHAnsi" w:hAnsiTheme="minorHAnsi" w:cstheme="minorHAnsi"/>
          <w:b w:val="0"/>
          <w:bCs w:val="0"/>
          <w:color w:val="000000"/>
          <w:sz w:val="28"/>
          <w:szCs w:val="28"/>
        </w:rPr>
        <w:br/>
        <w:t>nā laya āmāra citta kahinu tomāte”</w:t>
      </w:r>
    </w:p>
    <w:p w14:paraId="584892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replied, “O Lord, I tell You that I don’t like to go anywhere.”</w:t>
      </w:r>
    </w:p>
    <w:p w14:paraId="732F7F3D" w14:textId="022151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5.041</w:t>
      </w:r>
    </w:p>
    <w:p w14:paraId="00312E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79C5B7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“parivāra aneka tomāra</w:t>
      </w:r>
      <w:r w:rsidRPr="004A2847">
        <w:rPr>
          <w:rStyle w:val="BookTitle"/>
          <w:rFonts w:asciiTheme="minorHAnsi" w:hAnsiTheme="minorHAnsi" w:cstheme="minorHAnsi"/>
          <w:b w:val="0"/>
          <w:bCs w:val="0"/>
          <w:color w:val="000000"/>
          <w:sz w:val="28"/>
          <w:szCs w:val="28"/>
        </w:rPr>
        <w:br/>
        <w:t>nirbāha ke-mate tabe haibe sabāra?”</w:t>
      </w:r>
    </w:p>
    <w:p w14:paraId="313022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said, “You have a large family. How will you maintain them all?”</w:t>
      </w:r>
    </w:p>
    <w:p w14:paraId="1EA87C91" w14:textId="50A8C8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5.042</w:t>
      </w:r>
    </w:p>
    <w:p w14:paraId="40BF88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0ED1C3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śrīvāsa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“yāra adṛṣṭe yā thāke</w:t>
      </w:r>
      <w:r w:rsidRPr="004A2847">
        <w:rPr>
          <w:rStyle w:val="BookTitle"/>
          <w:rFonts w:asciiTheme="minorHAnsi" w:hAnsiTheme="minorHAnsi" w:cstheme="minorHAnsi"/>
          <w:b w:val="0"/>
          <w:bCs w:val="0"/>
          <w:color w:val="000000"/>
          <w:sz w:val="28"/>
          <w:szCs w:val="28"/>
        </w:rPr>
        <w:br/>
        <w:t>se-i haibeka, milibeka ye-te-pāke”</w:t>
      </w:r>
    </w:p>
    <w:p w14:paraId="2055C6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said, “One will somehow or other receive whatever he is destined to receive.”</w:t>
      </w:r>
    </w:p>
    <w:p w14:paraId="15A40BE0" w14:textId="663AA4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5.043</w:t>
      </w:r>
    </w:p>
    <w:p w14:paraId="51685C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2BBD08CE" w14:textId="22A4F28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“tabe tumi karaha sannyāsa”</w:t>
      </w:r>
      <w:r w:rsidRPr="004A2847">
        <w:rPr>
          <w:rStyle w:val="BookTitle"/>
          <w:rFonts w:asciiTheme="minorHAnsi" w:hAnsiTheme="minorHAnsi" w:cstheme="minorHAnsi"/>
          <w:b w:val="0"/>
          <w:bCs w:val="0"/>
          <w:color w:val="000000"/>
          <w:sz w:val="28"/>
          <w:szCs w:val="28"/>
        </w:rPr>
        <w:br/>
        <w:t>“tāhā nā pāriba muñi”balena śrīvāsa</w:t>
      </w:r>
    </w:p>
    <w:p w14:paraId="0E0782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then said, “Then you should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and Śrīvāsa replied, “I cannot do that.”</w:t>
      </w:r>
    </w:p>
    <w:p w14:paraId="512B3261" w14:textId="778E70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5.044</w:t>
      </w:r>
    </w:p>
    <w:p w14:paraId="01388F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71E7E5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“sannyāsa grahaṇa nā karibā</w:t>
      </w:r>
      <w:r w:rsidRPr="004A2847">
        <w:rPr>
          <w:rStyle w:val="BookTitle"/>
          <w:rFonts w:asciiTheme="minorHAnsi" w:hAnsiTheme="minorHAnsi" w:cstheme="minorHAnsi"/>
          <w:b w:val="0"/>
          <w:bCs w:val="0"/>
          <w:color w:val="000000"/>
          <w:sz w:val="28"/>
          <w:szCs w:val="28"/>
        </w:rPr>
        <w:br/>
        <w:t>bhikṣā kariteo kāro dvāre nā yaibā</w:t>
      </w:r>
    </w:p>
    <w:p w14:paraId="6862BB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“You will not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and you will not go to anyone’s door to beg alms.</w:t>
      </w:r>
    </w:p>
    <w:p w14:paraId="2ED1FF39" w14:textId="25E681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5.045</w:t>
      </w:r>
    </w:p>
    <w:p w14:paraId="4938F7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297393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ke-mate karibā parivārera poṣaṇa</w:t>
      </w:r>
      <w:r w:rsidRPr="004A2847">
        <w:rPr>
          <w:rStyle w:val="BookTitle"/>
          <w:rFonts w:asciiTheme="minorHAnsi" w:hAnsiTheme="minorHAnsi" w:cstheme="minorHAnsi"/>
          <w:b w:val="0"/>
          <w:bCs w:val="0"/>
          <w:color w:val="000000"/>
          <w:sz w:val="28"/>
          <w:szCs w:val="28"/>
        </w:rPr>
        <w:br/>
        <w:t>kichui nā bujhi muñi tomāra vacana</w:t>
      </w:r>
    </w:p>
    <w:p w14:paraId="51F213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then will you maintain your family? I do not understand what you are saying.</w:t>
      </w:r>
    </w:p>
    <w:p w14:paraId="4EE3C555" w14:textId="6491A9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5.046</w:t>
      </w:r>
    </w:p>
    <w:p w14:paraId="13163C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572C0A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e-kālete kothāo nā gele nā āile</w:t>
      </w:r>
      <w:r w:rsidRPr="004A2847">
        <w:rPr>
          <w:rStyle w:val="BookTitle"/>
          <w:rFonts w:asciiTheme="minorHAnsi" w:hAnsiTheme="minorHAnsi" w:cstheme="minorHAnsi"/>
          <w:b w:val="0"/>
          <w:bCs w:val="0"/>
          <w:color w:val="000000"/>
          <w:sz w:val="28"/>
          <w:szCs w:val="28"/>
        </w:rPr>
        <w:br/>
        <w:t>vaṭa mātra kāhāreo āsiyā nā mile</w:t>
      </w:r>
    </w:p>
    <w:p w14:paraId="4FABA3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“Nowadays if one does not go out and bring anything, nothing will come.</w:t>
      </w:r>
    </w:p>
    <w:p w14:paraId="06A86B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vaṭa mātra </w:t>
      </w:r>
      <w:r w:rsidRPr="004A2847">
        <w:rPr>
          <w:rStyle w:val="BookTitle"/>
          <w:rFonts w:asciiTheme="minorHAnsi" w:hAnsiTheme="minorHAnsi" w:cstheme="minorHAnsi"/>
          <w:b w:val="0"/>
          <w:bCs w:val="0"/>
          <w:color w:val="000000"/>
          <w:sz w:val="28"/>
          <w:szCs w:val="28"/>
        </w:rPr>
        <w:t>means “just a little” or “even the smallest portion.”</w:t>
      </w:r>
    </w:p>
    <w:p w14:paraId="0633D959" w14:textId="719E31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5.047</w:t>
      </w:r>
    </w:p>
    <w:p w14:paraId="0E25D0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5BCAD4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nā milila yadi āsi’ tomāra duyāre</w:t>
      </w:r>
      <w:r w:rsidRPr="004A2847">
        <w:rPr>
          <w:rStyle w:val="BookTitle"/>
          <w:rFonts w:asciiTheme="minorHAnsi" w:hAnsiTheme="minorHAnsi" w:cstheme="minorHAnsi"/>
          <w:b w:val="0"/>
          <w:bCs w:val="0"/>
          <w:color w:val="000000"/>
          <w:sz w:val="28"/>
          <w:szCs w:val="28"/>
        </w:rPr>
        <w:br/>
        <w:t>tabe tumi ki karibā? balaha āmāre”</w:t>
      </w:r>
    </w:p>
    <w:p w14:paraId="0F5760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“Tell Me, if nothing comes to your door, what will you do?”</w:t>
      </w:r>
    </w:p>
    <w:p w14:paraId="262707EE" w14:textId="6DBA06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5.048</w:t>
      </w:r>
    </w:p>
    <w:p w14:paraId="426804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2B70A2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 balena hāte tina tāli diyā</w:t>
      </w:r>
      <w:r w:rsidRPr="004A2847">
        <w:rPr>
          <w:rStyle w:val="BookTitle"/>
          <w:rFonts w:asciiTheme="minorHAnsi" w:hAnsiTheme="minorHAnsi" w:cstheme="minorHAnsi"/>
          <w:b w:val="0"/>
          <w:bCs w:val="0"/>
          <w:color w:val="000000"/>
          <w:sz w:val="28"/>
          <w:szCs w:val="28"/>
        </w:rPr>
        <w:br/>
        <w:t>“eka, dui, tina ei kahiluṅ bhāṅgiyā”</w:t>
      </w:r>
    </w:p>
    <w:p w14:paraId="1B055D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clapped his hands three times and said, “One, two, three—this is the secret.”</w:t>
      </w:r>
    </w:p>
    <w:p w14:paraId="37E9B1B1" w14:textId="56F2CB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5.049</w:t>
      </w:r>
    </w:p>
    <w:p w14:paraId="1B5296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4A597753" w14:textId="63BC3F4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“eka dui tina ye karilā</w:t>
      </w:r>
      <w:ins w:id="179" w:author="your servant" w:date="2020-05-18T20:08:00Z">
        <w:r w:rsidR="00E27928">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ki artha ihāra bala kena tāli dilā?”</w:t>
      </w:r>
    </w:p>
    <w:p w14:paraId="65437F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“What is the meaning of this ’one, two, three’? Why did you clap?”</w:t>
      </w:r>
    </w:p>
    <w:p w14:paraId="6982DF41" w14:textId="2AA454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5.050-051</w:t>
      </w:r>
    </w:p>
    <w:p w14:paraId="5CBBB6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50-51</w:t>
      </w:r>
    </w:p>
    <w:p w14:paraId="2848B5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śrīvāsa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“ei daḍhāna āmāra</w:t>
      </w:r>
      <w:r w:rsidRPr="004A2847">
        <w:rPr>
          <w:rStyle w:val="BookTitle"/>
          <w:rFonts w:asciiTheme="minorHAnsi" w:hAnsiTheme="minorHAnsi" w:cstheme="minorHAnsi"/>
          <w:b w:val="0"/>
          <w:bCs w:val="0"/>
          <w:color w:val="000000"/>
          <w:sz w:val="28"/>
          <w:szCs w:val="28"/>
        </w:rPr>
        <w:br/>
        <w:t>tina upavāse yadi nā mile āhāra</w:t>
      </w:r>
    </w:p>
    <w:p w14:paraId="08798180" w14:textId="47D4BF6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satya kahoṅ</w:t>
      </w:r>
      <w:ins w:id="180" w:author="your servant" w:date="2020-05-18T20:09:00Z">
        <w:r w:rsidR="00E27928">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ghaṭa bāndhiyā galāya</w:t>
      </w:r>
      <w:r w:rsidRPr="004A2847">
        <w:rPr>
          <w:rStyle w:val="BookTitle"/>
          <w:rFonts w:asciiTheme="minorHAnsi" w:hAnsiTheme="minorHAnsi" w:cstheme="minorHAnsi"/>
          <w:b w:val="0"/>
          <w:bCs w:val="0"/>
          <w:color w:val="000000"/>
          <w:sz w:val="28"/>
          <w:szCs w:val="28"/>
        </w:rPr>
        <w:br/>
        <w:t>praveśa karimu muñi sarvathā gaṅgāya”</w:t>
      </w:r>
    </w:p>
    <w:p w14:paraId="3869CA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replied, “This is my firm conviction. If I do not receive food for three days, then, I tell You the truth, I will tie a pot to my neck and drown myself in the Ganges.”</w:t>
      </w:r>
    </w:p>
    <w:p w14:paraId="4D9959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daḍhāna </w:t>
      </w:r>
      <w:r w:rsidRPr="004A2847">
        <w:rPr>
          <w:rStyle w:val="BookTitle"/>
          <w:rFonts w:asciiTheme="minorHAnsi" w:hAnsiTheme="minorHAnsi" w:cstheme="minorHAnsi"/>
          <w:b w:val="0"/>
          <w:bCs w:val="0"/>
          <w:color w:val="000000"/>
          <w:sz w:val="28"/>
          <w:szCs w:val="28"/>
        </w:rPr>
        <w:t>means “fixed determination.”</w:t>
      </w:r>
    </w:p>
    <w:p w14:paraId="0F1BD5C8" w14:textId="705CBA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5.052</w:t>
      </w:r>
    </w:p>
    <w:p w14:paraId="39E516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24A592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mātra śrīvāsera śuniyā vacana</w:t>
      </w:r>
      <w:r w:rsidRPr="004A2847">
        <w:rPr>
          <w:rStyle w:val="BookTitle"/>
          <w:rFonts w:asciiTheme="minorHAnsi" w:hAnsiTheme="minorHAnsi" w:cstheme="minorHAnsi"/>
          <w:b w:val="0"/>
          <w:bCs w:val="0"/>
          <w:color w:val="000000"/>
          <w:sz w:val="28"/>
          <w:szCs w:val="28"/>
        </w:rPr>
        <w:br/>
        <w:t>huṅkāra kariyā uṭhe śacīra nandana</w:t>
      </w:r>
    </w:p>
    <w:p w14:paraId="7EF0E8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son of Śacī heard Śrīvāsa’s words, He roared loudly and stood up.</w:t>
      </w:r>
    </w:p>
    <w:p w14:paraId="7B172737" w14:textId="35E10E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5.053</w:t>
      </w:r>
    </w:p>
    <w:p w14:paraId="424864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6E4B89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“ki balili paṇḍita-śrīvāsa!</w:t>
      </w:r>
      <w:r w:rsidRPr="004A2847">
        <w:rPr>
          <w:rStyle w:val="BookTitle"/>
          <w:rFonts w:asciiTheme="minorHAnsi" w:hAnsiTheme="minorHAnsi" w:cstheme="minorHAnsi"/>
          <w:b w:val="0"/>
          <w:bCs w:val="0"/>
          <w:color w:val="000000"/>
          <w:sz w:val="28"/>
          <w:szCs w:val="28"/>
        </w:rPr>
        <w:br/>
        <w:t>tora ki annera janya haibe upāsa!</w:t>
      </w:r>
    </w:p>
    <w:p w14:paraId="62E9E4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“What did you say, Paṇḍita Śrīvāsa! You will starve for want of food!</w:t>
      </w:r>
    </w:p>
    <w:p w14:paraId="41E49F65" w14:textId="5A882C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5.054</w:t>
      </w:r>
    </w:p>
    <w:p w14:paraId="7AC3AC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3FCBD6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kadācit lakṣmī o bhikṣā kare</w:t>
      </w:r>
      <w:r w:rsidRPr="004A2847">
        <w:rPr>
          <w:rStyle w:val="BookTitle"/>
          <w:rFonts w:asciiTheme="minorHAnsi" w:hAnsiTheme="minorHAnsi" w:cstheme="minorHAnsi"/>
          <w:b w:val="0"/>
          <w:bCs w:val="0"/>
          <w:color w:val="000000"/>
          <w:sz w:val="28"/>
          <w:szCs w:val="28"/>
        </w:rPr>
        <w:br/>
        <w:t>tathāpiha dāridrya nahiba tora ghare</w:t>
      </w:r>
    </w:p>
    <w:p w14:paraId="09E857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if Lakṣmī </w:t>
      </w:r>
      <w:proofErr w:type="gramStart"/>
      <w:r w:rsidRPr="004A2847">
        <w:rPr>
          <w:rStyle w:val="BookTitle"/>
          <w:rFonts w:asciiTheme="minorHAnsi" w:hAnsiTheme="minorHAnsi" w:cstheme="minorHAnsi"/>
          <w:b/>
          <w:bCs/>
          <w:color w:val="800000"/>
          <w:sz w:val="28"/>
          <w:szCs w:val="28"/>
        </w:rPr>
        <w:t>has to</w:t>
      </w:r>
      <w:proofErr w:type="gramEnd"/>
      <w:r w:rsidRPr="004A2847">
        <w:rPr>
          <w:rStyle w:val="BookTitle"/>
          <w:rFonts w:asciiTheme="minorHAnsi" w:hAnsiTheme="minorHAnsi" w:cstheme="minorHAnsi"/>
          <w:b/>
          <w:bCs/>
          <w:color w:val="800000"/>
          <w:sz w:val="28"/>
          <w:szCs w:val="28"/>
        </w:rPr>
        <w:t xml:space="preserve"> beg, your household will not be afflicted by poverty.</w:t>
      </w:r>
    </w:p>
    <w:p w14:paraId="318316A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Even if Lakṣmīdevī, the source of unlimited potencies and all opulences, ever faces poverty, the unalloyed topmost devotee Śrīvāsa Paṇḍita will never face poverty.</w:t>
      </w:r>
    </w:p>
    <w:p w14:paraId="0D0853BE" w14:textId="65FBF2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5.055</w:t>
      </w:r>
    </w:p>
    <w:p w14:paraId="138162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65A92D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ye gītā-śāstre baliyāchoṅ muñi</w:t>
      </w:r>
      <w:r w:rsidRPr="004A2847">
        <w:rPr>
          <w:rStyle w:val="BookTitle"/>
          <w:rFonts w:asciiTheme="minorHAnsi" w:hAnsiTheme="minorHAnsi" w:cstheme="minorHAnsi"/>
          <w:b w:val="0"/>
          <w:bCs w:val="0"/>
          <w:color w:val="000000"/>
          <w:sz w:val="28"/>
          <w:szCs w:val="28"/>
        </w:rPr>
        <w:br/>
        <w:t>tāho ki śrīvāsa, ebe pāsarile tuñi!”</w:t>
      </w:r>
    </w:p>
    <w:p w14:paraId="2640EC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Śrīvāsa, have you forgotten what I personally said in the </w:t>
      </w:r>
      <w:r w:rsidRPr="004A2847">
        <w:rPr>
          <w:rStyle w:val="BookTitle"/>
          <w:rFonts w:asciiTheme="minorHAnsi" w:hAnsiTheme="minorHAnsi" w:cstheme="minorHAnsi"/>
          <w:b/>
          <w:bCs/>
          <w:i/>
          <w:iCs/>
          <w:color w:val="800000"/>
          <w:sz w:val="28"/>
          <w:szCs w:val="28"/>
        </w:rPr>
        <w:t>Bhagavad-gītā</w:t>
      </w:r>
      <w:r w:rsidRPr="004A2847">
        <w:rPr>
          <w:rStyle w:val="BookTitle"/>
          <w:rFonts w:asciiTheme="minorHAnsi" w:hAnsiTheme="minorHAnsi" w:cstheme="minorHAnsi"/>
          <w:b/>
          <w:bCs/>
          <w:color w:val="800000"/>
          <w:sz w:val="28"/>
          <w:szCs w:val="28"/>
        </w:rPr>
        <w:t>?”</w:t>
      </w:r>
    </w:p>
    <w:p w14:paraId="23C23574" w14:textId="560D14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5.056</w:t>
      </w:r>
    </w:p>
    <w:p w14:paraId="6C8964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6DE644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ananyāś cintayanto māṁ</w:t>
      </w:r>
      <w:r w:rsidRPr="004A2847">
        <w:rPr>
          <w:rStyle w:val="BookTitle"/>
          <w:rFonts w:asciiTheme="minorHAnsi" w:hAnsiTheme="minorHAnsi" w:cstheme="minorHAnsi"/>
          <w:b w:val="0"/>
          <w:bCs w:val="0"/>
          <w:color w:val="000000"/>
          <w:sz w:val="28"/>
          <w:szCs w:val="28"/>
        </w:rPr>
        <w:br/>
        <w:t>ye janāḥ paryupāsate</w:t>
      </w:r>
      <w:r w:rsidRPr="004A2847">
        <w:rPr>
          <w:rStyle w:val="BookTitle"/>
          <w:rFonts w:asciiTheme="minorHAnsi" w:hAnsiTheme="minorHAnsi" w:cstheme="minorHAnsi"/>
          <w:b w:val="0"/>
          <w:bCs w:val="0"/>
          <w:color w:val="000000"/>
          <w:sz w:val="28"/>
          <w:szCs w:val="28"/>
        </w:rPr>
        <w:br/>
        <w:t>teṣāṁ nityābhiyuktānāṁ</w:t>
      </w:r>
      <w:r w:rsidRPr="004A2847">
        <w:rPr>
          <w:rStyle w:val="BookTitle"/>
          <w:rFonts w:asciiTheme="minorHAnsi" w:hAnsiTheme="minorHAnsi" w:cstheme="minorHAnsi"/>
          <w:b w:val="0"/>
          <w:bCs w:val="0"/>
          <w:color w:val="000000"/>
          <w:sz w:val="28"/>
          <w:szCs w:val="28"/>
        </w:rPr>
        <w:br/>
        <w:t>yoga-kṣemaṁ vahāmy aham</w:t>
      </w:r>
    </w:p>
    <w:p w14:paraId="35ED8E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“But those who always worship Me with exclusive devotion, meditating on My transcendental form—to them I carry what they lack, and I preserve what they have.”</w:t>
      </w:r>
    </w:p>
    <w:p w14:paraId="7582D28C" w14:textId="6C3DC4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5.057</w:t>
      </w:r>
    </w:p>
    <w:p w14:paraId="36D433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05C6C6E1" w14:textId="3DC5192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ye</w:t>
      </w:r>
      <w:proofErr w:type="gramEnd"/>
      <w:r w:rsidRPr="004A2847">
        <w:rPr>
          <w:rStyle w:val="BookTitle"/>
          <w:rFonts w:asciiTheme="minorHAnsi" w:hAnsiTheme="minorHAnsi" w:cstheme="minorHAnsi"/>
          <w:b w:val="0"/>
          <w:bCs w:val="0"/>
          <w:color w:val="000000"/>
          <w:sz w:val="28"/>
          <w:szCs w:val="28"/>
        </w:rPr>
        <w:t>-ye-jana cinte more ananya haiyā</w:t>
      </w:r>
      <w:ins w:id="181" w:author="your servant" w:date="2020-05-18T20:11:00Z">
        <w:r w:rsidR="00E27928">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tāre bhikṣā deṅa muñi māthāya vahiyā</w:t>
      </w:r>
    </w:p>
    <w:p w14:paraId="35C862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personally carry on My head the needs of any person who thinks of Me without deviation.</w:t>
      </w:r>
    </w:p>
    <w:p w14:paraId="63697543" w14:textId="008EDE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5.058</w:t>
      </w:r>
    </w:p>
    <w:p w14:paraId="5FC46D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0D9839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yei more cinte, nāhi yāya kāro dvāre</w:t>
      </w:r>
      <w:r w:rsidRPr="004A2847">
        <w:rPr>
          <w:rStyle w:val="BookTitle"/>
          <w:rFonts w:asciiTheme="minorHAnsi" w:hAnsiTheme="minorHAnsi" w:cstheme="minorHAnsi"/>
          <w:b w:val="0"/>
          <w:bCs w:val="0"/>
          <w:color w:val="000000"/>
          <w:sz w:val="28"/>
          <w:szCs w:val="28"/>
        </w:rPr>
        <w:br/>
        <w:t>āpane āsiyā sarva-siddhi mile tāre</w:t>
      </w:r>
    </w:p>
    <w:p w14:paraId="23EE62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perfection will automatically come to one who thinks of Me but does not go to anyone’s door.</w:t>
      </w:r>
    </w:p>
    <w:p w14:paraId="0B460ACB" w14:textId="69722F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5.059</w:t>
      </w:r>
    </w:p>
    <w:p w14:paraId="1918C1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65B0D9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dharma-artha-kāma-mokṣa—āpane āise</w:t>
      </w:r>
      <w:r w:rsidRPr="004A2847">
        <w:rPr>
          <w:rStyle w:val="BookTitle"/>
          <w:rFonts w:asciiTheme="minorHAnsi" w:hAnsiTheme="minorHAnsi" w:cstheme="minorHAnsi"/>
          <w:b w:val="0"/>
          <w:bCs w:val="0"/>
          <w:color w:val="000000"/>
          <w:sz w:val="28"/>
          <w:szCs w:val="28"/>
        </w:rPr>
        <w:br/>
        <w:t>tathāpiha nā cāya nā laya mora dāse</w:t>
      </w:r>
    </w:p>
    <w:p w14:paraId="4C9F19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though religiosity, economic development, sense gratification, and liberation automatically come to My servants, they do not look at them or accept them.</w:t>
      </w:r>
    </w:p>
    <w:p w14:paraId="0EB399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(3.29.13) it is stated:</w:t>
      </w:r>
    </w:p>
    <w:p w14:paraId="1B0577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sālokya-sārṣṭi-sāmīpya-   sārūpyaikatvam apy uta</w:t>
      </w:r>
      <w:r w:rsidRPr="004A2847">
        <w:rPr>
          <w:rStyle w:val="BookTitle"/>
          <w:rFonts w:asciiTheme="minorHAnsi" w:hAnsiTheme="minorHAnsi" w:cstheme="minorHAnsi"/>
          <w:b w:val="0"/>
          <w:bCs w:val="0"/>
          <w:color w:val="000000"/>
          <w:sz w:val="28"/>
          <w:szCs w:val="28"/>
        </w:rPr>
        <w:br/>
        <w:t>dīyamānaṁ na gṛhṇanti   vinā mat-sevanaṁ janāḥ</w:t>
      </w:r>
    </w:p>
    <w:p w14:paraId="3BB7EA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pure devotee does not accept any kind of liberation—</w:t>
      </w:r>
      <w:r w:rsidRPr="004A2847">
        <w:rPr>
          <w:rStyle w:val="BookTitle"/>
          <w:rFonts w:asciiTheme="minorHAnsi" w:hAnsiTheme="minorHAnsi" w:cstheme="minorHAnsi"/>
          <w:b w:val="0"/>
          <w:bCs w:val="0"/>
          <w:i/>
          <w:iCs/>
          <w:color w:val="000000"/>
          <w:sz w:val="28"/>
          <w:szCs w:val="28"/>
        </w:rPr>
        <w:t xml:space="preserve">sālokya, sārṣṭi, sāmīpya, sārūpya, </w:t>
      </w:r>
      <w:r w:rsidRPr="004A2847">
        <w:rPr>
          <w:rStyle w:val="BookTitle"/>
          <w:rFonts w:asciiTheme="minorHAnsi" w:hAnsiTheme="minorHAnsi" w:cstheme="minorHAnsi"/>
          <w:b w:val="0"/>
          <w:bCs w:val="0"/>
          <w:color w:val="000000"/>
          <w:sz w:val="28"/>
          <w:szCs w:val="28"/>
        </w:rPr>
        <w:t xml:space="preserve">or </w:t>
      </w:r>
      <w:r w:rsidRPr="004A2847">
        <w:rPr>
          <w:rStyle w:val="BookTitle"/>
          <w:rFonts w:asciiTheme="minorHAnsi" w:hAnsiTheme="minorHAnsi" w:cstheme="minorHAnsi"/>
          <w:b w:val="0"/>
          <w:bCs w:val="0"/>
          <w:i/>
          <w:iCs/>
          <w:color w:val="000000"/>
          <w:sz w:val="28"/>
          <w:szCs w:val="28"/>
        </w:rPr>
        <w:t>ekatva</w:t>
      </w:r>
      <w:r w:rsidRPr="004A2847">
        <w:rPr>
          <w:rStyle w:val="BookTitle"/>
          <w:rFonts w:asciiTheme="minorHAnsi" w:hAnsiTheme="minorHAnsi" w:cstheme="minorHAnsi"/>
          <w:b w:val="0"/>
          <w:bCs w:val="0"/>
          <w:color w:val="000000"/>
          <w:sz w:val="28"/>
          <w:szCs w:val="28"/>
        </w:rPr>
        <w:t>—even though they are offered by the Supreme Personality of Godhead.”</w:t>
      </w:r>
    </w:p>
    <w:p w14:paraId="199AF65A" w14:textId="3E13A6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5.060</w:t>
      </w:r>
    </w:p>
    <w:p w14:paraId="68E997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60</w:t>
      </w:r>
    </w:p>
    <w:p w14:paraId="645EAF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sudarśana-cakre rākhe mora dāsa</w:t>
      </w:r>
      <w:r w:rsidRPr="004A2847">
        <w:rPr>
          <w:rStyle w:val="BookTitle"/>
          <w:rFonts w:asciiTheme="minorHAnsi" w:hAnsiTheme="minorHAnsi" w:cstheme="minorHAnsi"/>
          <w:b w:val="0"/>
          <w:bCs w:val="0"/>
          <w:color w:val="000000"/>
          <w:sz w:val="28"/>
          <w:szCs w:val="28"/>
        </w:rPr>
        <w:br/>
        <w:t>mahāpralaye o yāra nāhika vināśa</w:t>
      </w:r>
    </w:p>
    <w:p w14:paraId="1F8E20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“My Sudarśana </w:t>
      </w:r>
      <w:r w:rsidRPr="004A2847">
        <w:rPr>
          <w:rStyle w:val="BookTitle"/>
          <w:rFonts w:asciiTheme="minorHAnsi" w:hAnsiTheme="minorHAnsi" w:cstheme="minorHAnsi"/>
          <w:b/>
          <w:bCs/>
          <w:i/>
          <w:iCs/>
          <w:color w:val="800000"/>
          <w:sz w:val="28"/>
          <w:szCs w:val="28"/>
        </w:rPr>
        <w:t xml:space="preserve">cakra </w:t>
      </w:r>
      <w:r w:rsidRPr="004A2847">
        <w:rPr>
          <w:rStyle w:val="BookTitle"/>
          <w:rFonts w:asciiTheme="minorHAnsi" w:hAnsiTheme="minorHAnsi" w:cstheme="minorHAnsi"/>
          <w:b/>
          <w:bCs/>
          <w:color w:val="800000"/>
          <w:sz w:val="28"/>
          <w:szCs w:val="28"/>
        </w:rPr>
        <w:t xml:space="preserve">always protects My devotees. Even during the final </w:t>
      </w:r>
      <w:proofErr w:type="gramStart"/>
      <w:r w:rsidRPr="004A2847">
        <w:rPr>
          <w:rStyle w:val="BookTitle"/>
          <w:rFonts w:asciiTheme="minorHAnsi" w:hAnsiTheme="minorHAnsi" w:cstheme="minorHAnsi"/>
          <w:b/>
          <w:bCs/>
          <w:color w:val="800000"/>
          <w:sz w:val="28"/>
          <w:szCs w:val="28"/>
        </w:rPr>
        <w:t>dissolution</w:t>
      </w:r>
      <w:proofErr w:type="gramEnd"/>
      <w:r w:rsidRPr="004A2847">
        <w:rPr>
          <w:rStyle w:val="BookTitle"/>
          <w:rFonts w:asciiTheme="minorHAnsi" w:hAnsiTheme="minorHAnsi" w:cstheme="minorHAnsi"/>
          <w:b/>
          <w:bCs/>
          <w:color w:val="800000"/>
          <w:sz w:val="28"/>
          <w:szCs w:val="28"/>
        </w:rPr>
        <w:t xml:space="preserve"> they are not destroyed.</w:t>
      </w:r>
    </w:p>
    <w:p w14:paraId="2A719B33" w14:textId="5BEF77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5.061</w:t>
      </w:r>
    </w:p>
    <w:p w14:paraId="635BB7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50A0C6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mohāra dāsere o karaye smaraṇa</w:t>
      </w:r>
      <w:r w:rsidRPr="004A2847">
        <w:rPr>
          <w:rStyle w:val="BookTitle"/>
          <w:rFonts w:asciiTheme="minorHAnsi" w:hAnsiTheme="minorHAnsi" w:cstheme="minorHAnsi"/>
          <w:b w:val="0"/>
          <w:bCs w:val="0"/>
          <w:color w:val="000000"/>
          <w:sz w:val="28"/>
          <w:szCs w:val="28"/>
        </w:rPr>
        <w:br/>
        <w:t>tāhāre o karoṅ muñi poṣaṇa-pālana</w:t>
      </w:r>
    </w:p>
    <w:p w14:paraId="42E53D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personally protect and maintain anyone who remembers even My servant.</w:t>
      </w:r>
    </w:p>
    <w:p w14:paraId="6F70D3A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 bestow mercy on anyone who remembers Me. I maintain and protect one who remembers even My servant. The devotee of My devotee is most dear to Me.”</w:t>
      </w:r>
    </w:p>
    <w:p w14:paraId="5673D16E" w14:textId="0768EE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5.062</w:t>
      </w:r>
    </w:p>
    <w:p w14:paraId="343652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22FDA9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sevakera dāsa se mohāra priya baḍa</w:t>
      </w:r>
      <w:r w:rsidRPr="004A2847">
        <w:rPr>
          <w:rStyle w:val="BookTitle"/>
          <w:rFonts w:asciiTheme="minorHAnsi" w:hAnsiTheme="minorHAnsi" w:cstheme="minorHAnsi"/>
          <w:b w:val="0"/>
          <w:bCs w:val="0"/>
          <w:color w:val="000000"/>
          <w:sz w:val="28"/>
          <w:szCs w:val="28"/>
        </w:rPr>
        <w:br/>
        <w:t>anāyāse se-i se mohāre pāya daḍha</w:t>
      </w:r>
    </w:p>
    <w:p w14:paraId="785C8E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servant of My servant is most dear to Me. Such a person easily attains Me without a doubt.</w:t>
      </w:r>
    </w:p>
    <w:p w14:paraId="11CC3B61" w14:textId="546180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5.063</w:t>
      </w:r>
    </w:p>
    <w:p w14:paraId="630EA1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434BEF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cintā mora sevakera bhakṣya kari’</w:t>
      </w:r>
      <w:r w:rsidRPr="004A2847">
        <w:rPr>
          <w:rStyle w:val="BookTitle"/>
          <w:rFonts w:asciiTheme="minorHAnsi" w:hAnsiTheme="minorHAnsi" w:cstheme="minorHAnsi"/>
          <w:b w:val="0"/>
          <w:bCs w:val="0"/>
          <w:color w:val="000000"/>
          <w:sz w:val="28"/>
          <w:szCs w:val="28"/>
        </w:rPr>
        <w:br/>
        <w:t>muñi yāra poṣṭā āchoṅ sabāra upari</w:t>
      </w:r>
    </w:p>
    <w:p w14:paraId="532691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My servant be in anxiety for food, when I am there to maintain him in all respects?</w:t>
      </w:r>
    </w:p>
    <w:p w14:paraId="09B6B1CA" w14:textId="3990F8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5.064</w:t>
      </w:r>
    </w:p>
    <w:p w14:paraId="40CF58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6D80BA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sukhe śrīnivāsa, tumi vasi’ thāka ghare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āpani āsibe saba tomāra duyāre</w:t>
      </w:r>
    </w:p>
    <w:p w14:paraId="7E8067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Śrīnivāsa, you just sit happily at home. Everything will come to your doorstep.</w:t>
      </w:r>
    </w:p>
    <w:p w14:paraId="1F0F2B43" w14:textId="16F200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5.065</w:t>
      </w:r>
    </w:p>
    <w:p w14:paraId="23FB5E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7D6F4C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advaitere tomāre āmāra ei vara</w:t>
      </w:r>
      <w:r w:rsidRPr="004A2847">
        <w:rPr>
          <w:rStyle w:val="BookTitle"/>
          <w:rFonts w:asciiTheme="minorHAnsi" w:hAnsiTheme="minorHAnsi" w:cstheme="minorHAnsi"/>
          <w:b w:val="0"/>
          <w:bCs w:val="0"/>
          <w:color w:val="000000"/>
          <w:sz w:val="28"/>
          <w:szCs w:val="28"/>
        </w:rPr>
        <w:br/>
        <w:t>’jarā-grasta nahibe doṅhāra kalevara’”</w:t>
      </w:r>
    </w:p>
    <w:p w14:paraId="31CC7B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“My benediction to Advaita and you </w:t>
      </w:r>
      <w:proofErr w:type="gramStart"/>
      <w:r w:rsidRPr="004A2847">
        <w:rPr>
          <w:rStyle w:val="BookTitle"/>
          <w:rFonts w:asciiTheme="minorHAnsi" w:hAnsiTheme="minorHAnsi" w:cstheme="minorHAnsi"/>
          <w:b/>
          <w:bCs/>
          <w:color w:val="800000"/>
          <w:sz w:val="28"/>
          <w:szCs w:val="28"/>
        </w:rPr>
        <w:t>is</w:t>
      </w:r>
      <w:proofErr w:type="gramEnd"/>
      <w:r w:rsidRPr="004A2847">
        <w:rPr>
          <w:rStyle w:val="BookTitle"/>
          <w:rFonts w:asciiTheme="minorHAnsi" w:hAnsiTheme="minorHAnsi" w:cstheme="minorHAnsi"/>
          <w:b/>
          <w:bCs/>
          <w:color w:val="800000"/>
          <w:sz w:val="28"/>
          <w:szCs w:val="28"/>
        </w:rPr>
        <w:t xml:space="preserve"> that your bodies will never be affected by old age.”</w:t>
      </w:r>
    </w:p>
    <w:p w14:paraId="0C9C79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Mahāprabhu gave the benediction that old age would never affect the transcendental bodies of Śrīvāsa and Śrī Advaita Prabhu.</w:t>
      </w:r>
    </w:p>
    <w:p w14:paraId="69DBEBCA" w14:textId="355CC4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5.066</w:t>
      </w:r>
    </w:p>
    <w:p w14:paraId="34F193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32C5BC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rāma-paṇḍitere ḍāki’ śrī-gaurasundara</w:t>
      </w:r>
      <w:r w:rsidRPr="004A2847">
        <w:rPr>
          <w:rStyle w:val="BookTitle"/>
          <w:rFonts w:asciiTheme="minorHAnsi" w:hAnsiTheme="minorHAnsi" w:cstheme="minorHAnsi"/>
          <w:b w:val="0"/>
          <w:bCs w:val="0"/>
          <w:color w:val="000000"/>
          <w:sz w:val="28"/>
          <w:szCs w:val="28"/>
        </w:rPr>
        <w:b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rāma, āmāra uttara</w:t>
      </w:r>
    </w:p>
    <w:p w14:paraId="66EBB0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then called Rāma Paṇḍita and said, “O Rāma, listen to what I say.</w:t>
      </w:r>
    </w:p>
    <w:p w14:paraId="7AEF1583" w14:textId="39E079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5.067</w:t>
      </w:r>
    </w:p>
    <w:p w14:paraId="411943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013576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jyeṣṭha-bhāi-śrīvāsere tumi sarvathāya</w:t>
      </w:r>
      <w:r w:rsidRPr="004A2847">
        <w:rPr>
          <w:rStyle w:val="BookTitle"/>
          <w:rFonts w:asciiTheme="minorHAnsi" w:hAnsiTheme="minorHAnsi" w:cstheme="minorHAnsi"/>
          <w:b w:val="0"/>
          <w:bCs w:val="0"/>
          <w:color w:val="000000"/>
          <w:sz w:val="28"/>
          <w:szCs w:val="28"/>
        </w:rPr>
        <w:br/>
        <w:t>sevibe īśvara-buddhye āmāra ājñāya</w:t>
      </w:r>
    </w:p>
    <w:p w14:paraId="7B1838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order is that you must always serve your elder brother as if he were the Supreme Lord.</w:t>
      </w:r>
    </w:p>
    <w:p w14:paraId="6B3B6CAC" w14:textId="6539A4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5.068</w:t>
      </w:r>
    </w:p>
    <w:p w14:paraId="61C4EB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5A89D3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prāṇa-saha tumi mora, śrī-rāma paṇḍita</w:t>
      </w:r>
      <w:r w:rsidRPr="004A2847">
        <w:rPr>
          <w:rStyle w:val="BookTitle"/>
          <w:rFonts w:asciiTheme="minorHAnsi" w:hAnsiTheme="minorHAnsi" w:cstheme="minorHAnsi"/>
          <w:b w:val="0"/>
          <w:bCs w:val="0"/>
          <w:color w:val="000000"/>
          <w:sz w:val="28"/>
          <w:szCs w:val="28"/>
        </w:rPr>
        <w:br/>
        <w:t>śrīvāsera sevā nā chāḍibā kadācita”</w:t>
      </w:r>
    </w:p>
    <w:p w14:paraId="748E3E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 Śrī Rāma Paṇḍita, you are as dear to Me as My own life. You should never give up the service of Śrīvāsa.”</w:t>
      </w:r>
    </w:p>
    <w:p w14:paraId="100D1413" w14:textId="6E740D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5.069</w:t>
      </w:r>
    </w:p>
    <w:p w14:paraId="60C7D4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6D2764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śrīvāsa śrī-rāma</w:t>
      </w:r>
      <w:r w:rsidRPr="004A2847">
        <w:rPr>
          <w:rStyle w:val="BookTitle"/>
          <w:rFonts w:asciiTheme="minorHAnsi" w:hAnsiTheme="minorHAnsi" w:cstheme="minorHAnsi"/>
          <w:b w:val="0"/>
          <w:bCs w:val="0"/>
          <w:color w:val="000000"/>
          <w:sz w:val="28"/>
          <w:szCs w:val="28"/>
        </w:rPr>
        <w:br/>
        <w:t>anta nāhi ānande, hailā pūrṇa-kāma</w:t>
      </w:r>
    </w:p>
    <w:p w14:paraId="1B3B48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Lord’s words, Śrīvāsa and Śrī Rāma became unlimitedly happy and their desires were fulfilled.</w:t>
      </w:r>
    </w:p>
    <w:p w14:paraId="4C53601D" w14:textId="6753B0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5.070</w:t>
      </w:r>
    </w:p>
    <w:p w14:paraId="359B13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19591B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adyāpiha śrīvāsere caitanya-kṛpāya</w:t>
      </w:r>
      <w:r w:rsidRPr="004A2847">
        <w:rPr>
          <w:rStyle w:val="BookTitle"/>
          <w:rFonts w:asciiTheme="minorHAnsi" w:hAnsiTheme="minorHAnsi" w:cstheme="minorHAnsi"/>
          <w:b w:val="0"/>
          <w:bCs w:val="0"/>
          <w:color w:val="000000"/>
          <w:sz w:val="28"/>
          <w:szCs w:val="28"/>
        </w:rPr>
        <w:br/>
        <w:t>dvāre saba upasanna haiteche līlāya</w:t>
      </w:r>
    </w:p>
    <w:p w14:paraId="0A8D89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Lord Caitanya, everything comes to the door of Śrīvāsa even today.</w:t>
      </w:r>
    </w:p>
    <w:p w14:paraId="72F22BBB" w14:textId="28C5A5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5.071</w:t>
      </w:r>
    </w:p>
    <w:p w14:paraId="4F8499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2D0DF4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kahiba śrīvāsera udāra caritra</w:t>
      </w:r>
      <w:r w:rsidRPr="004A2847">
        <w:rPr>
          <w:rStyle w:val="BookTitle"/>
          <w:rFonts w:asciiTheme="minorHAnsi" w:hAnsiTheme="minorHAnsi" w:cstheme="minorHAnsi"/>
          <w:b w:val="0"/>
          <w:bCs w:val="0"/>
          <w:color w:val="000000"/>
          <w:sz w:val="28"/>
          <w:szCs w:val="28"/>
        </w:rPr>
        <w:br/>
        <w:t>tribhuvana haya yāṅra smaraṇe pavitra</w:t>
      </w:r>
    </w:p>
    <w:p w14:paraId="0B7996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I describe the magnanimous characteristics of Śrīvāsa? The three worlds become purified simply by remembering him.</w:t>
      </w:r>
    </w:p>
    <w:p w14:paraId="529D7EAA" w14:textId="71D35A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5.072</w:t>
      </w:r>
    </w:p>
    <w:p w14:paraId="7F112C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50E713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sevilena caitanyere śrīnivāsa</w:t>
      </w:r>
      <w:r w:rsidRPr="004A2847">
        <w:rPr>
          <w:rStyle w:val="BookTitle"/>
          <w:rFonts w:asciiTheme="minorHAnsi" w:hAnsiTheme="minorHAnsi" w:cstheme="minorHAnsi"/>
          <w:b w:val="0"/>
          <w:bCs w:val="0"/>
          <w:color w:val="000000"/>
          <w:sz w:val="28"/>
          <w:szCs w:val="28"/>
        </w:rPr>
        <w:br/>
        <w:t>yāṅra ghare caitanyera sakala vilāsa</w:t>
      </w:r>
    </w:p>
    <w:p w14:paraId="4BE541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Śrīnivāsa truly served Lord Caitanya, for Lord Caitanya enacted His pastimes in his house.</w:t>
      </w:r>
    </w:p>
    <w:p w14:paraId="350B66C3" w14:textId="14CFD9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5.073</w:t>
      </w:r>
    </w:p>
    <w:p w14:paraId="117205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73</w:t>
      </w:r>
    </w:p>
    <w:p w14:paraId="5E5773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raṅge śrīvāsa-mandire gaura-rāya</w:t>
      </w:r>
      <w:r w:rsidRPr="004A2847">
        <w:rPr>
          <w:rStyle w:val="BookTitle"/>
          <w:rFonts w:asciiTheme="minorHAnsi" w:hAnsiTheme="minorHAnsi" w:cstheme="minorHAnsi"/>
          <w:b w:val="0"/>
          <w:bCs w:val="0"/>
          <w:color w:val="000000"/>
          <w:sz w:val="28"/>
          <w:szCs w:val="28"/>
        </w:rPr>
        <w:br/>
        <w:t>rahilena kata dina śrīvāsa-icchāya</w:t>
      </w:r>
    </w:p>
    <w:p w14:paraId="5BEA96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by the desire of Śrīvāsa, Lord Gaurāṅga happily stayed in the house of Śrīvāsa for a few days.</w:t>
      </w:r>
    </w:p>
    <w:p w14:paraId="51A1A668" w14:textId="33995C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5.074</w:t>
      </w:r>
    </w:p>
    <w:p w14:paraId="4179D0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79466D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ṭhākura paṇḍita sarva goṣṭhīra sahite</w:t>
      </w:r>
      <w:r w:rsidRPr="004A2847">
        <w:rPr>
          <w:rStyle w:val="BookTitle"/>
          <w:rFonts w:asciiTheme="minorHAnsi" w:hAnsiTheme="minorHAnsi" w:cstheme="minorHAnsi"/>
          <w:b w:val="0"/>
          <w:bCs w:val="0"/>
          <w:color w:val="000000"/>
          <w:sz w:val="28"/>
          <w:szCs w:val="28"/>
        </w:rPr>
        <w:br/>
        <w:t>ānande bhāsena prabhu dekhite dekhite</w:t>
      </w:r>
    </w:p>
    <w:p w14:paraId="1DE6E1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Paṇḍita Ṭhākura and his family members all floated in an ocean of bliss as they constantly saw the Lord.</w:t>
      </w:r>
    </w:p>
    <w:p w14:paraId="3D76BB49" w14:textId="2DD494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5.075</w:t>
      </w:r>
    </w:p>
    <w:p w14:paraId="0EFBA6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67201154" w14:textId="016F8C7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kata-dina thāki’ prabhu śrīvāsera ghare</w:t>
      </w:r>
      <w:r w:rsidRPr="004A2847">
        <w:rPr>
          <w:rStyle w:val="BookTitle"/>
          <w:rFonts w:asciiTheme="minorHAnsi" w:hAnsiTheme="minorHAnsi" w:cstheme="minorHAnsi"/>
          <w:b w:val="0"/>
          <w:bCs w:val="0"/>
          <w:color w:val="000000"/>
          <w:sz w:val="28"/>
          <w:szCs w:val="28"/>
        </w:rPr>
        <w:br/>
        <w:t>tabe gelā pānihāṭī</w:t>
      </w:r>
      <w:ins w:id="182" w:author="your servant" w:date="2020-05-18T20:18:00Z">
        <w:r w:rsidR="00044E5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rāghava-mandire</w:t>
      </w:r>
    </w:p>
    <w:p w14:paraId="5445B4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staying a few days at Śrīvāsa’s house, the Lord went to Rāghava’s house in Pānihāṭi.</w:t>
      </w:r>
    </w:p>
    <w:p w14:paraId="111F364A" w14:textId="291A77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5.076</w:t>
      </w:r>
    </w:p>
    <w:p w14:paraId="757270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4264F4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kṛṣṇa-kārye āchena śrī-rāghava-paṇḍita</w:t>
      </w:r>
      <w:r w:rsidRPr="004A2847">
        <w:rPr>
          <w:rStyle w:val="BookTitle"/>
          <w:rFonts w:asciiTheme="minorHAnsi" w:hAnsiTheme="minorHAnsi" w:cstheme="minorHAnsi"/>
          <w:b w:val="0"/>
          <w:bCs w:val="0"/>
          <w:color w:val="000000"/>
          <w:sz w:val="28"/>
          <w:szCs w:val="28"/>
        </w:rPr>
        <w:br/>
        <w:t>sammukhe śrī-gauracandra hailā vidita</w:t>
      </w:r>
    </w:p>
    <w:p w14:paraId="35F9FA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Śrī Rāghava Paṇḍita was engaged in the worship of Kṛṣṇa, Śrī Gaurasundara came there before him.</w:t>
      </w:r>
    </w:p>
    <w:p w14:paraId="52100C96" w14:textId="73F76E00"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Many </w:t>
      </w:r>
      <w:r w:rsidRPr="00044E5F">
        <w:rPr>
          <w:rStyle w:val="BookTitle"/>
          <w:rFonts w:asciiTheme="minorHAnsi" w:hAnsiTheme="minorHAnsi" w:cstheme="minorHAnsi"/>
          <w:b w:val="0"/>
          <w:bCs w:val="0"/>
          <w:i/>
          <w:iCs/>
          <w:color w:val="000000"/>
          <w:sz w:val="28"/>
          <w:szCs w:val="28"/>
          <w:rPrChange w:id="183" w:author="your servant" w:date="2020-05-18T20:18:00Z">
            <w:rPr>
              <w:rStyle w:val="BookTitle"/>
              <w:rFonts w:asciiTheme="minorHAnsi" w:hAnsiTheme="minorHAnsi" w:cstheme="minorHAnsi"/>
              <w:b w:val="0"/>
              <w:bCs w:val="0"/>
              <w:color w:val="000000"/>
              <w:sz w:val="28"/>
              <w:szCs w:val="28"/>
            </w:rPr>
          </w:rPrChange>
        </w:rPr>
        <w:t>karm</w:t>
      </w:r>
      <w:ins w:id="184" w:author="your servant" w:date="2020-05-18T20:18:00Z">
        <w:r w:rsidR="00044E5F" w:rsidRPr="00044E5F">
          <w:rPr>
            <w:rStyle w:val="BookTitle"/>
            <w:rFonts w:asciiTheme="minorHAnsi" w:hAnsiTheme="minorHAnsi" w:cstheme="minorHAnsi"/>
            <w:b w:val="0"/>
            <w:bCs w:val="0"/>
            <w:i/>
            <w:iCs/>
            <w:color w:val="000000"/>
            <w:sz w:val="28"/>
            <w:szCs w:val="28"/>
            <w:rPrChange w:id="185" w:author="your servant" w:date="2020-05-18T20:18:00Z">
              <w:rPr>
                <w:rStyle w:val="BookTitle"/>
                <w:rFonts w:asciiTheme="minorHAnsi" w:hAnsiTheme="minorHAnsi" w:cstheme="minorHAnsi"/>
                <w:b w:val="0"/>
                <w:bCs w:val="0"/>
                <w:color w:val="000000"/>
                <w:sz w:val="28"/>
                <w:szCs w:val="28"/>
              </w:rPr>
            </w:rPrChange>
          </w:rPr>
          <w:t>ī</w:t>
        </w:r>
      </w:ins>
      <w:r w:rsidRPr="00044E5F">
        <w:rPr>
          <w:rStyle w:val="BookTitle"/>
          <w:rFonts w:asciiTheme="minorHAnsi" w:hAnsiTheme="minorHAnsi" w:cstheme="minorHAnsi"/>
          <w:b w:val="0"/>
          <w:bCs w:val="0"/>
          <w:i/>
          <w:iCs/>
          <w:color w:val="000000"/>
          <w:sz w:val="28"/>
          <w:szCs w:val="28"/>
          <w:rPrChange w:id="186" w:author="your servant" w:date="2020-05-18T20:18: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think that pure devotees of the Supreme Lord also desire like themselves to enjoy the fruits of their activities and engage as they do in activities for obtaining those fruits. But the devotees of the Lord have no business other than engaging in activities for pleasing Kṛṣṇa. Engaging in activities for the pleasure of Kṛṣṇa is called </w:t>
      </w:r>
      <w:r w:rsidRPr="00044E5F">
        <w:rPr>
          <w:rStyle w:val="BookTitle"/>
          <w:rFonts w:asciiTheme="minorHAnsi" w:hAnsiTheme="minorHAnsi" w:cstheme="minorHAnsi"/>
          <w:b w:val="0"/>
          <w:bCs w:val="0"/>
          <w:i/>
          <w:iCs/>
          <w:color w:val="000000"/>
          <w:sz w:val="28"/>
          <w:szCs w:val="28"/>
          <w:rPrChange w:id="187" w:author="your servant" w:date="2020-05-18T20:18: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 xml:space="preserve">, or devotional service. One who works under the </w:t>
      </w:r>
      <w:r w:rsidRPr="004A2847">
        <w:rPr>
          <w:rStyle w:val="BookTitle"/>
          <w:rFonts w:asciiTheme="minorHAnsi" w:hAnsiTheme="minorHAnsi" w:cstheme="minorHAnsi"/>
          <w:b w:val="0"/>
          <w:bCs w:val="0"/>
          <w:color w:val="000000"/>
          <w:sz w:val="28"/>
          <w:szCs w:val="28"/>
        </w:rPr>
        <w:lastRenderedPageBreak/>
        <w:t xml:space="preserve">conception that he is the doer of activities enjoys the fruits of his work. But those activities performed by a Vaiṣṇava for the pleasure of Kṛṣṇa are devotional service. </w:t>
      </w:r>
      <w:r w:rsidRPr="00044E5F">
        <w:rPr>
          <w:rStyle w:val="BookTitle"/>
          <w:rFonts w:asciiTheme="minorHAnsi" w:hAnsiTheme="minorHAnsi" w:cstheme="minorHAnsi"/>
          <w:b w:val="0"/>
          <w:bCs w:val="0"/>
          <w:i/>
          <w:iCs/>
          <w:color w:val="000000"/>
          <w:sz w:val="28"/>
          <w:szCs w:val="28"/>
          <w:rPrChange w:id="188" w:author="your servant" w:date="2020-05-18T20:19:00Z">
            <w:rPr>
              <w:rStyle w:val="BookTitle"/>
              <w:rFonts w:asciiTheme="minorHAnsi" w:hAnsiTheme="minorHAnsi" w:cstheme="minorHAnsi"/>
              <w:b w:val="0"/>
              <w:bCs w:val="0"/>
              <w:color w:val="000000"/>
              <w:sz w:val="28"/>
              <w:szCs w:val="28"/>
            </w:rPr>
          </w:rPrChange>
        </w:rPr>
        <w:t>Karma</w:t>
      </w:r>
      <w:r w:rsidRPr="004A2847">
        <w:rPr>
          <w:rStyle w:val="BookTitle"/>
          <w:rFonts w:asciiTheme="minorHAnsi" w:hAnsiTheme="minorHAnsi" w:cstheme="minorHAnsi"/>
          <w:b w:val="0"/>
          <w:bCs w:val="0"/>
          <w:color w:val="000000"/>
          <w:sz w:val="28"/>
          <w:szCs w:val="28"/>
        </w:rPr>
        <w:t xml:space="preserve"> and </w:t>
      </w:r>
      <w:r w:rsidRPr="00044E5F">
        <w:rPr>
          <w:rStyle w:val="BookTitle"/>
          <w:rFonts w:asciiTheme="minorHAnsi" w:hAnsiTheme="minorHAnsi" w:cstheme="minorHAnsi"/>
          <w:b w:val="0"/>
          <w:bCs w:val="0"/>
          <w:i/>
          <w:iCs/>
          <w:color w:val="000000"/>
          <w:sz w:val="28"/>
          <w:szCs w:val="28"/>
          <w:rPrChange w:id="189" w:author="your servant" w:date="2020-05-18T20:19: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 xml:space="preserve"> are different from each other, and there is a large gap between them.</w:t>
      </w:r>
    </w:p>
    <w:p w14:paraId="4CBFAF22" w14:textId="7AFCE4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5.077</w:t>
      </w:r>
    </w:p>
    <w:p w14:paraId="70AE80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7189225C" w14:textId="2664A07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prāṇa-nātha dekhiyā</w:t>
      </w:r>
      <w:ins w:id="190" w:author="your servant" w:date="2020-05-18T20:19:00Z">
        <w:r w:rsidR="00044E5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śrī-rāghava-paṇḍita</w:t>
      </w:r>
      <w:r w:rsidRPr="004A2847">
        <w:rPr>
          <w:rStyle w:val="BookTitle"/>
          <w:rFonts w:asciiTheme="minorHAnsi" w:hAnsiTheme="minorHAnsi" w:cstheme="minorHAnsi"/>
          <w:b w:val="0"/>
          <w:bCs w:val="0"/>
          <w:color w:val="000000"/>
          <w:sz w:val="28"/>
          <w:szCs w:val="28"/>
        </w:rPr>
        <w:br/>
        <w:t>daṇḍavata haiyā paḍilā pṛthivīta</w:t>
      </w:r>
    </w:p>
    <w:p w14:paraId="34F812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Śrī Rāghava Paṇḍita saw the Lord of his life, he fell to the ground and offered obeisances.</w:t>
      </w:r>
    </w:p>
    <w:p w14:paraId="2BDAE123" w14:textId="29E2EE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5.078</w:t>
      </w:r>
    </w:p>
    <w:p w14:paraId="06FBBA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024008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dṛḍha kari’ dhari’ ramā-vallabha-caraṇa</w:t>
      </w:r>
      <w:r w:rsidRPr="004A2847">
        <w:rPr>
          <w:rStyle w:val="BookTitle"/>
          <w:rFonts w:asciiTheme="minorHAnsi" w:hAnsiTheme="minorHAnsi" w:cstheme="minorHAnsi"/>
          <w:b w:val="0"/>
          <w:bCs w:val="0"/>
          <w:color w:val="000000"/>
          <w:sz w:val="28"/>
          <w:szCs w:val="28"/>
        </w:rPr>
        <w:br/>
        <w:t>ānande rāghavānanda karena krandana</w:t>
      </w:r>
    </w:p>
    <w:p w14:paraId="6D8638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Rāghavānanda cried in ecstasy as he firmly grabbed the Lord’s lotus feet, which are cherished by Ramā, the goddess of fortune.</w:t>
      </w:r>
    </w:p>
    <w:p w14:paraId="51261F65" w14:textId="1F24CF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5.079</w:t>
      </w:r>
    </w:p>
    <w:p w14:paraId="3E8F38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177CA1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rāghava-paṇḍitere kari’ kole</w:t>
      </w:r>
      <w:r w:rsidRPr="004A2847">
        <w:rPr>
          <w:rStyle w:val="BookTitle"/>
          <w:rFonts w:asciiTheme="minorHAnsi" w:hAnsiTheme="minorHAnsi" w:cstheme="minorHAnsi"/>
          <w:b w:val="0"/>
          <w:bCs w:val="0"/>
          <w:color w:val="000000"/>
          <w:sz w:val="28"/>
          <w:szCs w:val="28"/>
        </w:rPr>
        <w:br/>
        <w:t>siñcilena aṅga tāna premānanda-jale</w:t>
      </w:r>
    </w:p>
    <w:p w14:paraId="235EC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the Lord then embraced Rāghava Paṇḍita and soaked his body with tears of ecstatic love.</w:t>
      </w:r>
    </w:p>
    <w:p w14:paraId="0646E69B" w14:textId="227ABB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5.080</w:t>
      </w:r>
    </w:p>
    <w:p w14:paraId="69097E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2C519A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ānanda haila rāghava-śarīre</w:t>
      </w:r>
      <w:r w:rsidRPr="004A2847">
        <w:rPr>
          <w:rStyle w:val="BookTitle"/>
          <w:rFonts w:asciiTheme="minorHAnsi" w:hAnsiTheme="minorHAnsi" w:cstheme="minorHAnsi"/>
          <w:b w:val="0"/>
          <w:bCs w:val="0"/>
          <w:color w:val="000000"/>
          <w:sz w:val="28"/>
          <w:szCs w:val="28"/>
        </w:rPr>
        <w:br/>
        <w:t>kon vidhi karibena, kichui nā sphure</w:t>
      </w:r>
    </w:p>
    <w:p w14:paraId="51A1AE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Rāghava’s body was filled with such ecstasy that he did not know what he should do.</w:t>
      </w:r>
    </w:p>
    <w:p w14:paraId="42A936A3" w14:textId="0A3CEF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5.081</w:t>
      </w:r>
    </w:p>
    <w:p w14:paraId="70A1E3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0DA39E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rāghavera bhakti dekhi’ śrī-vaikuṇṭha-nātha</w:t>
      </w:r>
      <w:r w:rsidRPr="004A2847">
        <w:rPr>
          <w:rStyle w:val="BookTitle"/>
          <w:rFonts w:asciiTheme="minorHAnsi" w:hAnsiTheme="minorHAnsi" w:cstheme="minorHAnsi"/>
          <w:b w:val="0"/>
          <w:bCs w:val="0"/>
          <w:color w:val="000000"/>
          <w:sz w:val="28"/>
          <w:szCs w:val="28"/>
        </w:rPr>
        <w:br/>
        <w:t>rāghavere karilena śubha-dṛṣṭi-pāta</w:t>
      </w:r>
    </w:p>
    <w:p w14:paraId="58FE75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of Vaikuṇṭha saw Rāghava’s display of devotion, He glanced mercifully on Rāghava.</w:t>
      </w:r>
    </w:p>
    <w:p w14:paraId="34E32090" w14:textId="635A4A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5.082</w:t>
      </w:r>
    </w:p>
    <w:p w14:paraId="0864F1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2392B1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“rāghavera ālaye āsiyā</w:t>
      </w:r>
      <w:r w:rsidRPr="004A2847">
        <w:rPr>
          <w:rStyle w:val="BookTitle"/>
          <w:rFonts w:asciiTheme="minorHAnsi" w:hAnsiTheme="minorHAnsi" w:cstheme="minorHAnsi"/>
          <w:b w:val="0"/>
          <w:bCs w:val="0"/>
          <w:color w:val="000000"/>
          <w:sz w:val="28"/>
          <w:szCs w:val="28"/>
        </w:rPr>
        <w:br/>
        <w:t>pāsariluṅ saba duḥkha rāghava dekhiyā</w:t>
      </w:r>
    </w:p>
    <w:p w14:paraId="4DA672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“After coming to Rāghava’s house and seeing Rāghava, I have forgotten all My troubles.</w:t>
      </w:r>
    </w:p>
    <w:p w14:paraId="057A4CE9" w14:textId="1726E2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5.083</w:t>
      </w:r>
    </w:p>
    <w:p w14:paraId="3FE52E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5638DC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gaṅgāya majjana kaile ye santoṣa haya</w:t>
      </w:r>
      <w:r w:rsidRPr="004A2847">
        <w:rPr>
          <w:rStyle w:val="BookTitle"/>
          <w:rFonts w:asciiTheme="minorHAnsi" w:hAnsiTheme="minorHAnsi" w:cstheme="minorHAnsi"/>
          <w:b w:val="0"/>
          <w:bCs w:val="0"/>
          <w:color w:val="000000"/>
          <w:sz w:val="28"/>
          <w:szCs w:val="28"/>
        </w:rPr>
        <w:br/>
        <w:t>sei sukha pāilāṅa rāghava-ālaya”</w:t>
      </w:r>
    </w:p>
    <w:p w14:paraId="5E7D5F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obtained the same satisfaction at Rāghava’s house as one gets by taking bath in the Ganges.”</w:t>
      </w:r>
    </w:p>
    <w:p w14:paraId="0AB456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obtained the same satisfaction at Rāghava’s house as the freshness and pleasure one attains by bathing in the Ganges.</w:t>
      </w:r>
    </w:p>
    <w:p w14:paraId="4379AC2E" w14:textId="546F1A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5.084</w:t>
      </w:r>
    </w:p>
    <w:p w14:paraId="2DCF48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040E4D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hāsi’ bale </w:t>
      </w:r>
      <w:proofErr w:type="gramStart"/>
      <w:r w:rsidRPr="004A2847">
        <w:rPr>
          <w:rStyle w:val="BookTitle"/>
          <w:rFonts w:asciiTheme="minorHAnsi" w:hAnsiTheme="minorHAnsi" w:cstheme="minorHAnsi"/>
          <w:b w:val="0"/>
          <w:bCs w:val="0"/>
          <w:color w:val="000000"/>
          <w:sz w:val="28"/>
          <w:szCs w:val="28"/>
        </w:rPr>
        <w:t>prabhu,—</w:t>
      </w:r>
      <w:proofErr w:type="gramEnd"/>
      <w:r w:rsidRPr="004A2847">
        <w:rPr>
          <w:rStyle w:val="BookTitle"/>
          <w:rFonts w:asciiTheme="minorHAnsi" w:hAnsiTheme="minorHAnsi" w:cstheme="minorHAnsi"/>
          <w:b w:val="0"/>
          <w:bCs w:val="0"/>
          <w:color w:val="000000"/>
          <w:sz w:val="28"/>
          <w:szCs w:val="28"/>
        </w:rPr>
        <w:t>“śuna rāghava paṇḍita!</w:t>
      </w:r>
      <w:r w:rsidRPr="004A2847">
        <w:rPr>
          <w:rStyle w:val="BookTitle"/>
          <w:rFonts w:asciiTheme="minorHAnsi" w:hAnsiTheme="minorHAnsi" w:cstheme="minorHAnsi"/>
          <w:b w:val="0"/>
          <w:bCs w:val="0"/>
          <w:color w:val="000000"/>
          <w:sz w:val="28"/>
          <w:szCs w:val="28"/>
        </w:rPr>
        <w:br/>
        <w:t>kṛṣṇera randhana giyā karaha tvarita”</w:t>
      </w:r>
    </w:p>
    <w:p w14:paraId="33BF7C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smiled and said, “Listen, Rāghava Paṇḍita! Go and quickly cook for Kṛṣṇa.”</w:t>
      </w:r>
    </w:p>
    <w:p w14:paraId="54233D0E" w14:textId="600092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5.085</w:t>
      </w:r>
    </w:p>
    <w:p w14:paraId="66EA1C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85</w:t>
      </w:r>
    </w:p>
    <w:p w14:paraId="3E5803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 pāi’ śrī-rāghava parama-santoṣe</w:t>
      </w:r>
      <w:r w:rsidRPr="004A2847">
        <w:rPr>
          <w:rStyle w:val="BookTitle"/>
          <w:rFonts w:asciiTheme="minorHAnsi" w:hAnsiTheme="minorHAnsi" w:cstheme="minorHAnsi"/>
          <w:b w:val="0"/>
          <w:bCs w:val="0"/>
          <w:color w:val="000000"/>
          <w:sz w:val="28"/>
          <w:szCs w:val="28"/>
        </w:rPr>
        <w:br/>
        <w:t>calilena randana karite prema-rase</w:t>
      </w:r>
    </w:p>
    <w:p w14:paraId="518F2B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Rāghava was greatly pleased to receive the Lord’s order, and he became absorbed in the mellows of ecstasy as he went to cook.</w:t>
      </w:r>
    </w:p>
    <w:p w14:paraId="7C96C10D" w14:textId="433834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5.086</w:t>
      </w:r>
    </w:p>
    <w:p w14:paraId="3E7908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444835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citta-vṛtti yateka mānasa āpanāra</w:t>
      </w:r>
      <w:r w:rsidRPr="004A2847">
        <w:rPr>
          <w:rStyle w:val="BookTitle"/>
          <w:rFonts w:asciiTheme="minorHAnsi" w:hAnsiTheme="minorHAnsi" w:cstheme="minorHAnsi"/>
          <w:b w:val="0"/>
          <w:bCs w:val="0"/>
          <w:color w:val="000000"/>
          <w:sz w:val="28"/>
          <w:szCs w:val="28"/>
        </w:rPr>
        <w:br/>
        <w:t>sei mata pāka vipra karilā apāra</w:t>
      </w:r>
    </w:p>
    <w:p w14:paraId="213C13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Following the dictates of his heart,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cooked unlimited varieties of foods.</w:t>
      </w:r>
    </w:p>
    <w:p w14:paraId="18CFAF28" w14:textId="59BD19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5.087</w:t>
      </w:r>
    </w:p>
    <w:p w14:paraId="727F60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1BABDF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āilena mahāprabhu karite bhojana</w:t>
      </w:r>
      <w:r w:rsidRPr="004A2847">
        <w:rPr>
          <w:rStyle w:val="BookTitle"/>
          <w:rFonts w:asciiTheme="minorHAnsi" w:hAnsiTheme="minorHAnsi" w:cstheme="minorHAnsi"/>
          <w:b w:val="0"/>
          <w:bCs w:val="0"/>
          <w:color w:val="000000"/>
          <w:sz w:val="28"/>
          <w:szCs w:val="28"/>
        </w:rPr>
        <w:br/>
        <w:t>nityānanda-saṅge āra yata āpta-gaṇa</w:t>
      </w:r>
    </w:p>
    <w:p w14:paraId="2BB0D7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Mahāprabhu then came with Nityānanda and other associates to eat.</w:t>
      </w:r>
    </w:p>
    <w:p w14:paraId="3A3B9F55" w14:textId="3A31CB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5.088</w:t>
      </w:r>
    </w:p>
    <w:p w14:paraId="1C5C4C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1BEB10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bhojana karena gauracandra lakṣmī-kānta</w:t>
      </w:r>
      <w:r w:rsidRPr="004A2847">
        <w:rPr>
          <w:rStyle w:val="BookTitle"/>
          <w:rFonts w:asciiTheme="minorHAnsi" w:hAnsiTheme="minorHAnsi" w:cstheme="minorHAnsi"/>
          <w:b w:val="0"/>
          <w:bCs w:val="0"/>
          <w:color w:val="000000"/>
          <w:sz w:val="28"/>
          <w:szCs w:val="28"/>
        </w:rPr>
        <w:br/>
        <w:t>sakala vyañjana prabhu praśaṁse ekānta</w:t>
      </w:r>
    </w:p>
    <w:p w14:paraId="23E635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the husband of Lakṣmī, lavishly praised each of the vegetable preparations as He ate.</w:t>
      </w:r>
    </w:p>
    <w:p w14:paraId="51AAF81A" w14:textId="71ABF1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5.089</w:t>
      </w:r>
    </w:p>
    <w:p w14:paraId="26FCD6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4CB39F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“rāghavera ki sundara pāka</w:t>
      </w:r>
      <w:r w:rsidRPr="004A2847">
        <w:rPr>
          <w:rStyle w:val="BookTitle"/>
          <w:rFonts w:asciiTheme="minorHAnsi" w:hAnsiTheme="minorHAnsi" w:cstheme="minorHAnsi"/>
          <w:b w:val="0"/>
          <w:bCs w:val="0"/>
          <w:color w:val="000000"/>
          <w:sz w:val="28"/>
          <w:szCs w:val="28"/>
        </w:rPr>
        <w:br/>
        <w:t>e-mata kothāo āmi nāhi khāi śāka”</w:t>
      </w:r>
    </w:p>
    <w:p w14:paraId="21E7AF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said, “How wonderful is Rāghava’s cooking! I have never eaten</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xml:space="preserve"> like this before.”</w:t>
      </w:r>
    </w:p>
    <w:p w14:paraId="504D1530" w14:textId="2F1613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5.090</w:t>
      </w:r>
    </w:p>
    <w:p w14:paraId="3832A9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0A8F36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śākete prabhura prīta rāghava jāniyā</w:t>
      </w:r>
      <w:r w:rsidRPr="004A2847">
        <w:rPr>
          <w:rStyle w:val="BookTitle"/>
          <w:rFonts w:asciiTheme="minorHAnsi" w:hAnsiTheme="minorHAnsi" w:cstheme="minorHAnsi"/>
          <w:b w:val="0"/>
          <w:bCs w:val="0"/>
          <w:color w:val="000000"/>
          <w:sz w:val="28"/>
          <w:szCs w:val="28"/>
        </w:rPr>
        <w:br/>
        <w:t>rāndhiyā āchena śāka vividha āniyā</w:t>
      </w:r>
    </w:p>
    <w:p w14:paraId="3339DC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Rāghava knew that the Lord was fond of</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so he had cooked various kinds of</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w:t>
      </w:r>
    </w:p>
    <w:p w14:paraId="4DC1E878" w14:textId="55B123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5.091</w:t>
      </w:r>
    </w:p>
    <w:p w14:paraId="230030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59449C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raṅge prabhu kariyā bhojana</w:t>
      </w:r>
      <w:r w:rsidRPr="004A2847">
        <w:rPr>
          <w:rStyle w:val="BookTitle"/>
          <w:rFonts w:asciiTheme="minorHAnsi" w:hAnsiTheme="minorHAnsi" w:cstheme="minorHAnsi"/>
          <w:b w:val="0"/>
          <w:bCs w:val="0"/>
          <w:color w:val="000000"/>
          <w:sz w:val="28"/>
          <w:szCs w:val="28"/>
        </w:rPr>
        <w:br/>
        <w:t>vasilena giyā prabhu kari’ ācamana</w:t>
      </w:r>
    </w:p>
    <w:p w14:paraId="383B04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joyfully finishing His meal, the Lord washed His hands and mouth and sat down.</w:t>
      </w:r>
    </w:p>
    <w:p w14:paraId="4B2FD976" w14:textId="243994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5.092</w:t>
      </w:r>
    </w:p>
    <w:p w14:paraId="05B651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3E640F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rāghava-mandire śuni’ śrī-gaurasundara</w:t>
      </w:r>
      <w:r w:rsidRPr="004A2847">
        <w:rPr>
          <w:rStyle w:val="BookTitle"/>
          <w:rFonts w:asciiTheme="minorHAnsi" w:hAnsiTheme="minorHAnsi" w:cstheme="minorHAnsi"/>
          <w:b w:val="0"/>
          <w:bCs w:val="0"/>
          <w:color w:val="000000"/>
          <w:sz w:val="28"/>
          <w:szCs w:val="28"/>
        </w:rPr>
        <w:br/>
        <w:t>gadādhara-dāsa dhāi’ āilā satvara</w:t>
      </w:r>
    </w:p>
    <w:p w14:paraId="1FAEBE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Gadādhara dāsa heard that Śrī Gaurasundara was at Rāghava’s house, he quickly came there.</w:t>
      </w:r>
    </w:p>
    <w:p w14:paraId="0DD6B74A" w14:textId="5FDEF6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5.093</w:t>
      </w:r>
    </w:p>
    <w:p w14:paraId="014258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69514A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parama priya—gadādhara dāsa</w:t>
      </w:r>
      <w:r w:rsidRPr="004A2847">
        <w:rPr>
          <w:rStyle w:val="BookTitle"/>
          <w:rFonts w:asciiTheme="minorHAnsi" w:hAnsiTheme="minorHAnsi" w:cstheme="minorHAnsi"/>
          <w:b w:val="0"/>
          <w:bCs w:val="0"/>
          <w:color w:val="000000"/>
          <w:sz w:val="28"/>
          <w:szCs w:val="28"/>
        </w:rPr>
        <w:br/>
        <w:t>bhakti-sukhe pūrṇa yāṅra vigraha-prakāśa</w:t>
      </w:r>
    </w:p>
    <w:p w14:paraId="6EACA5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dāsa was extremely dear to the Lord. His body was filled with the happiness of devotional service.</w:t>
      </w:r>
    </w:p>
    <w:p w14:paraId="7065562C" w14:textId="34F9D3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5.094</w:t>
      </w:r>
    </w:p>
    <w:p w14:paraId="7AA7CC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94</w:t>
      </w:r>
    </w:p>
    <w:p w14:paraId="125552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dekhiyā gadādhara sukṛtire</w:t>
      </w:r>
      <w:r w:rsidRPr="004A2847">
        <w:rPr>
          <w:rStyle w:val="BookTitle"/>
          <w:rFonts w:asciiTheme="minorHAnsi" w:hAnsiTheme="minorHAnsi" w:cstheme="minorHAnsi"/>
          <w:b w:val="0"/>
          <w:bCs w:val="0"/>
          <w:color w:val="000000"/>
          <w:sz w:val="28"/>
          <w:szCs w:val="28"/>
        </w:rPr>
        <w:br/>
        <w:t>śrī-caraṇa tuliyā dilena tāna śire</w:t>
      </w:r>
    </w:p>
    <w:p w14:paraId="6E416E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the fortunate Gadādhara, He placed His lotus feet on his head.</w:t>
      </w:r>
    </w:p>
    <w:p w14:paraId="5F49D988" w14:textId="040B46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5.095-096</w:t>
      </w:r>
    </w:p>
    <w:p w14:paraId="2F2B29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95-96</w:t>
      </w:r>
    </w:p>
    <w:p w14:paraId="25E0E7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purandara-paṇḍita parameśvarī-dāsa</w:t>
      </w:r>
      <w:r w:rsidRPr="004A2847">
        <w:rPr>
          <w:rStyle w:val="BookTitle"/>
          <w:rFonts w:asciiTheme="minorHAnsi" w:hAnsiTheme="minorHAnsi" w:cstheme="minorHAnsi"/>
          <w:b w:val="0"/>
          <w:bCs w:val="0"/>
          <w:color w:val="000000"/>
          <w:sz w:val="28"/>
          <w:szCs w:val="28"/>
        </w:rPr>
        <w:br/>
        <w:t>yāṅhāra vigrahe gauracandrera prakāśa</w:t>
      </w:r>
    </w:p>
    <w:p w14:paraId="400ECC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satvare dhāiyā āilena sei-kṣaṇe</w:t>
      </w:r>
      <w:r w:rsidRPr="004A2847">
        <w:rPr>
          <w:rStyle w:val="BookTitle"/>
          <w:rFonts w:asciiTheme="minorHAnsi" w:hAnsiTheme="minorHAnsi" w:cstheme="minorHAnsi"/>
          <w:b w:val="0"/>
          <w:bCs w:val="0"/>
          <w:color w:val="000000"/>
          <w:sz w:val="28"/>
          <w:szCs w:val="28"/>
        </w:rPr>
        <w:br/>
        <w:t>prabhu dekhi’ prema-yoge kānde dui jane</w:t>
      </w:r>
    </w:p>
    <w:p w14:paraId="12CC08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Purandara Paṇḍita and Parameśvarī dāsa, in whose Deity Gauracandra manifest Himself, quickly came there. On seeing the Lord, they both cried in ecstasy.</w:t>
      </w:r>
    </w:p>
    <w:p w14:paraId="388097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Śrīman Mahāprabhu manifest in the Gaurāṅga Deity worshiped by Parameśvarī dāsa, who lived in the village of Taḍā-āṇṭapura. He began the worship of the Deity form of Śrī Gaurasundara.</w:t>
      </w:r>
    </w:p>
    <w:p w14:paraId="383213E5" w14:textId="4C4297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5.097</w:t>
      </w:r>
    </w:p>
    <w:p w14:paraId="743202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3D8EE9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raghunātha vaidya āilena tata-kṣaṇe</w:t>
      </w:r>
      <w:r w:rsidRPr="004A2847">
        <w:rPr>
          <w:rStyle w:val="BookTitle"/>
          <w:rFonts w:asciiTheme="minorHAnsi" w:hAnsiTheme="minorHAnsi" w:cstheme="minorHAnsi"/>
          <w:b w:val="0"/>
          <w:bCs w:val="0"/>
          <w:color w:val="000000"/>
          <w:sz w:val="28"/>
          <w:szCs w:val="28"/>
        </w:rPr>
        <w:br/>
        <w:t>parama vaiṣṇava, anta nāhi yaṅra guṇe</w:t>
      </w:r>
    </w:p>
    <w:p w14:paraId="2EA9C0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Raghunātha Vaidya also came at that time. He was a great Vaiṣṇava with unlimited good qualities.</w:t>
      </w:r>
    </w:p>
    <w:p w14:paraId="413C0B2D" w14:textId="43A5FD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5.098</w:t>
      </w:r>
    </w:p>
    <w:p w14:paraId="378593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1A81A4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yathā yata vaiṣṇava āchilā</w:t>
      </w:r>
      <w:r w:rsidRPr="004A2847">
        <w:rPr>
          <w:rStyle w:val="BookTitle"/>
          <w:rFonts w:asciiTheme="minorHAnsi" w:hAnsiTheme="minorHAnsi" w:cstheme="minorHAnsi"/>
          <w:b w:val="0"/>
          <w:bCs w:val="0"/>
          <w:color w:val="000000"/>
          <w:sz w:val="28"/>
          <w:szCs w:val="28"/>
        </w:rPr>
        <w:br/>
        <w:t>sabei prabhura sthāne āsiyā mililā</w:t>
      </w:r>
    </w:p>
    <w:p w14:paraId="7A7FAA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Vaiṣṇavas came from wherever they were to meet the Lord.</w:t>
      </w:r>
    </w:p>
    <w:p w14:paraId="0EC04637" w14:textId="70383A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5.099</w:t>
      </w:r>
    </w:p>
    <w:p w14:paraId="01525A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4F55E6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pāṇihāṭī-grāme haila parama ānanda</w:t>
      </w:r>
      <w:r w:rsidRPr="004A2847">
        <w:rPr>
          <w:rStyle w:val="BookTitle"/>
          <w:rFonts w:asciiTheme="minorHAnsi" w:hAnsiTheme="minorHAnsi" w:cstheme="minorHAnsi"/>
          <w:b w:val="0"/>
          <w:bCs w:val="0"/>
          <w:color w:val="000000"/>
          <w:sz w:val="28"/>
          <w:szCs w:val="28"/>
        </w:rPr>
        <w:br/>
        <w:t>āpane sākṣāt yathā prabhu gauracandra</w:t>
      </w:r>
    </w:p>
    <w:p w14:paraId="2D7818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village of Pānihāṭi became filled with ecstasy, for Lord Gauracandra was personally present there.</w:t>
      </w:r>
    </w:p>
    <w:p w14:paraId="7354FDBF" w14:textId="396D76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5.100</w:t>
      </w:r>
    </w:p>
    <w:p w14:paraId="1E9789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3690B8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rāghava paṇḍita-prati śrī-gaurasundara</w:t>
      </w:r>
      <w:r w:rsidRPr="004A2847">
        <w:rPr>
          <w:rStyle w:val="BookTitle"/>
          <w:rFonts w:asciiTheme="minorHAnsi" w:hAnsiTheme="minorHAnsi" w:cstheme="minorHAnsi"/>
          <w:b w:val="0"/>
          <w:bCs w:val="0"/>
          <w:color w:val="000000"/>
          <w:sz w:val="28"/>
          <w:szCs w:val="28"/>
        </w:rPr>
        <w:br/>
        <w:t>nibhṛte karila kichu rahasya-uttara</w:t>
      </w:r>
    </w:p>
    <w:p w14:paraId="68FC4E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spoke some confidential topics to Rāghava Paṇḍita in a solitary place.</w:t>
      </w:r>
    </w:p>
    <w:p w14:paraId="325F31FF" w14:textId="03DD9E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5.101</w:t>
      </w:r>
    </w:p>
    <w:p w14:paraId="090DE0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7460BE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“rāghava, tomāre āmi nija-gopya kai</w:t>
      </w:r>
      <w:r w:rsidRPr="004A2847">
        <w:rPr>
          <w:rStyle w:val="BookTitle"/>
          <w:rFonts w:asciiTheme="minorHAnsi" w:hAnsiTheme="minorHAnsi" w:cstheme="minorHAnsi"/>
          <w:b w:val="0"/>
          <w:bCs w:val="0"/>
          <w:color w:val="000000"/>
          <w:sz w:val="28"/>
          <w:szCs w:val="28"/>
        </w:rPr>
        <w:br/>
        <w:t>āmāra dvitīya nāhi nityānanda-bai</w:t>
      </w:r>
    </w:p>
    <w:p w14:paraId="3E6DD1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Rāghava, I have something confidential to tell you. Nityānanda is nondifferent from Me.</w:t>
      </w:r>
    </w:p>
    <w:p w14:paraId="160F76A3" w14:textId="63EADC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5.102</w:t>
      </w:r>
    </w:p>
    <w:p w14:paraId="6A4715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441816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nityānanda yei karāya āmāre</w:t>
      </w:r>
      <w:r w:rsidRPr="004A2847">
        <w:rPr>
          <w:rStyle w:val="BookTitle"/>
          <w:rFonts w:asciiTheme="minorHAnsi" w:hAnsiTheme="minorHAnsi" w:cstheme="minorHAnsi"/>
          <w:b w:val="0"/>
          <w:bCs w:val="0"/>
          <w:color w:val="000000"/>
          <w:sz w:val="28"/>
          <w:szCs w:val="28"/>
        </w:rPr>
        <w:br/>
        <w:t>se-i kari āmi, ei balila tomāre</w:t>
      </w:r>
    </w:p>
    <w:p w14:paraId="6B1B2F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tell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I do whatever Nityānanda wants Me to do.</w:t>
      </w:r>
    </w:p>
    <w:p w14:paraId="0CF1AB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2E45BA8F" w14:textId="6F1BEE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5.103</w:t>
      </w:r>
    </w:p>
    <w:p w14:paraId="4412D7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āmāra sakala karma-nityānanda-dvāre</w:t>
      </w:r>
      <w:r w:rsidRPr="004A2847">
        <w:rPr>
          <w:rStyle w:val="BookTitle"/>
          <w:rFonts w:asciiTheme="minorHAnsi" w:hAnsiTheme="minorHAnsi" w:cstheme="minorHAnsi"/>
          <w:b w:val="0"/>
          <w:bCs w:val="0"/>
          <w:color w:val="000000"/>
          <w:sz w:val="28"/>
          <w:szCs w:val="28"/>
        </w:rPr>
        <w:br/>
        <w:t>akapaṭe ei āmi kahila tomāre</w:t>
      </w:r>
    </w:p>
    <w:p w14:paraId="21CF90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tell you frankly that all My activities are performed through Nityānanda.</w:t>
      </w:r>
    </w:p>
    <w:p w14:paraId="32F46086" w14:textId="142DF5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5.104</w:t>
      </w:r>
    </w:p>
    <w:p w14:paraId="6427B5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625941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yei āmi, se-i nityānanda—bheda nāi</w:t>
      </w:r>
      <w:r w:rsidRPr="004A2847">
        <w:rPr>
          <w:rStyle w:val="BookTitle"/>
          <w:rFonts w:asciiTheme="minorHAnsi" w:hAnsiTheme="minorHAnsi" w:cstheme="minorHAnsi"/>
          <w:b w:val="0"/>
          <w:bCs w:val="0"/>
          <w:color w:val="000000"/>
          <w:sz w:val="28"/>
          <w:szCs w:val="28"/>
        </w:rPr>
        <w:br/>
        <w:t>tomāra gharei saba jānibā ethāi</w:t>
      </w:r>
    </w:p>
    <w:p w14:paraId="154441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 difference between Myself and Nityānanda. Everyone in your house will come to know this.</w:t>
      </w:r>
    </w:p>
    <w:p w14:paraId="7690A741" w14:textId="0DEAE4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5.105</w:t>
      </w:r>
    </w:p>
    <w:p w14:paraId="266D62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4D74F6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mahā-yogeśvare yāhā pāite durlabha</w:t>
      </w:r>
      <w:r w:rsidRPr="004A2847">
        <w:rPr>
          <w:rStyle w:val="BookTitle"/>
          <w:rFonts w:asciiTheme="minorHAnsi" w:hAnsiTheme="minorHAnsi" w:cstheme="minorHAnsi"/>
          <w:b w:val="0"/>
          <w:bCs w:val="0"/>
          <w:color w:val="000000"/>
          <w:sz w:val="28"/>
          <w:szCs w:val="28"/>
        </w:rPr>
        <w:br/>
        <w:t>nityānanda haite tāhā pāibā sulabha</w:t>
      </w:r>
    </w:p>
    <w:p w14:paraId="1B0EEE97" w14:textId="71BC5A9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“From Nityānanda you will easily obtain that which is rarely attained by the best of the mystic </w:t>
      </w:r>
      <w:r w:rsidRPr="00FC0211">
        <w:rPr>
          <w:rStyle w:val="BookTitle"/>
          <w:rFonts w:asciiTheme="minorHAnsi" w:hAnsiTheme="minorHAnsi" w:cstheme="minorHAnsi"/>
          <w:b/>
          <w:bCs/>
          <w:i/>
          <w:iCs/>
          <w:color w:val="800000"/>
          <w:sz w:val="28"/>
          <w:szCs w:val="28"/>
          <w:rPrChange w:id="191" w:author="your servant" w:date="2020-05-18T20:25:00Z">
            <w:rPr>
              <w:rStyle w:val="BookTitle"/>
              <w:rFonts w:asciiTheme="minorHAnsi" w:hAnsiTheme="minorHAnsi" w:cstheme="minorHAnsi"/>
              <w:b/>
              <w:bCs/>
              <w:color w:val="800000"/>
              <w:sz w:val="28"/>
              <w:szCs w:val="28"/>
            </w:rPr>
          </w:rPrChange>
        </w:rPr>
        <w:t>yog</w:t>
      </w:r>
      <w:ins w:id="192" w:author="your servant" w:date="2020-05-18T20:25:00Z">
        <w:r w:rsidR="00FC0211" w:rsidRPr="00FC0211">
          <w:rPr>
            <w:rStyle w:val="BookTitle"/>
            <w:rFonts w:asciiTheme="minorHAnsi" w:hAnsiTheme="minorHAnsi" w:cstheme="minorHAnsi"/>
            <w:b/>
            <w:bCs/>
            <w:i/>
            <w:iCs/>
            <w:color w:val="800000"/>
            <w:sz w:val="28"/>
            <w:szCs w:val="28"/>
            <w:rPrChange w:id="193" w:author="your servant" w:date="2020-05-18T20:25:00Z">
              <w:rPr>
                <w:rStyle w:val="BookTitle"/>
                <w:rFonts w:asciiTheme="minorHAnsi" w:hAnsiTheme="minorHAnsi" w:cstheme="minorHAnsi"/>
                <w:b/>
                <w:bCs/>
                <w:color w:val="800000"/>
                <w:sz w:val="28"/>
                <w:szCs w:val="28"/>
              </w:rPr>
            </w:rPrChange>
          </w:rPr>
          <w:t>ī</w:t>
        </w:r>
      </w:ins>
      <w:r w:rsidRPr="00FC0211">
        <w:rPr>
          <w:rStyle w:val="BookTitle"/>
          <w:rFonts w:asciiTheme="minorHAnsi" w:hAnsiTheme="minorHAnsi" w:cstheme="minorHAnsi"/>
          <w:b/>
          <w:bCs/>
          <w:i/>
          <w:iCs/>
          <w:color w:val="800000"/>
          <w:sz w:val="28"/>
          <w:szCs w:val="28"/>
          <w:rPrChange w:id="194" w:author="your servant" w:date="2020-05-18T20:25: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w:t>
      </w:r>
    </w:p>
    <w:p w14:paraId="26E3E95A" w14:textId="78535D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5.106</w:t>
      </w:r>
    </w:p>
    <w:p w14:paraId="107BFB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7F5969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haiyā tumi mahā-sāvadhāna</w:t>
      </w:r>
      <w:r w:rsidRPr="004A2847">
        <w:rPr>
          <w:rStyle w:val="BookTitle"/>
          <w:rFonts w:asciiTheme="minorHAnsi" w:hAnsiTheme="minorHAnsi" w:cstheme="minorHAnsi"/>
          <w:b w:val="0"/>
          <w:bCs w:val="0"/>
          <w:color w:val="000000"/>
          <w:sz w:val="28"/>
          <w:szCs w:val="28"/>
        </w:rPr>
        <w:br/>
        <w:t>nityānanda seviha—yehena bhagavān”</w:t>
      </w:r>
    </w:p>
    <w:p w14:paraId="242B4B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you should very carefully serve Nityānanda, knowing Him to be the Supreme Lord Himself.”</w:t>
      </w:r>
    </w:p>
    <w:p w14:paraId="2BF0FC02" w14:textId="1DE9F0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5.107</w:t>
      </w:r>
    </w:p>
    <w:p w14:paraId="5700A4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4EBB6E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makaradhvaja-kara-prati śrī-gaurāṅga-candra</w:t>
      </w:r>
      <w:r w:rsidRPr="004A2847">
        <w:rPr>
          <w:rStyle w:val="BookTitle"/>
          <w:rFonts w:asciiTheme="minorHAnsi" w:hAnsiTheme="minorHAnsi" w:cstheme="minorHAnsi"/>
          <w:b w:val="0"/>
          <w:bCs w:val="0"/>
          <w:color w:val="000000"/>
          <w:sz w:val="28"/>
          <w:szCs w:val="28"/>
        </w:rPr>
        <w:br/>
      </w:r>
      <w:proofErr w:type="gramStart"/>
      <w:r w:rsidRPr="004A2847">
        <w:rPr>
          <w:rStyle w:val="BookTitle"/>
          <w:rFonts w:asciiTheme="minorHAnsi" w:hAnsiTheme="minorHAnsi" w:cstheme="minorHAnsi"/>
          <w:b w:val="0"/>
          <w:bCs w:val="0"/>
          <w:color w:val="000000"/>
          <w:sz w:val="28"/>
          <w:szCs w:val="28"/>
        </w:rPr>
        <w:t>balilena,—</w:t>
      </w:r>
      <w:proofErr w:type="gramEnd"/>
      <w:r w:rsidRPr="004A2847">
        <w:rPr>
          <w:rStyle w:val="BookTitle"/>
          <w:rFonts w:asciiTheme="minorHAnsi" w:hAnsiTheme="minorHAnsi" w:cstheme="minorHAnsi"/>
          <w:b w:val="0"/>
          <w:bCs w:val="0"/>
          <w:color w:val="000000"/>
          <w:sz w:val="28"/>
          <w:szCs w:val="28"/>
        </w:rPr>
        <w:t>“seviha tumi śrī-rāghavānanda</w:t>
      </w:r>
    </w:p>
    <w:p w14:paraId="078247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Gaurāṅga then said to Makaradhvaja Kara, “You should serve Śrī Rāghavānanda.</w:t>
      </w:r>
    </w:p>
    <w:p w14:paraId="2C0F0A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For a description of Makaradhvaja Kara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Ten, text 24. In the </w:t>
      </w:r>
      <w:r w:rsidRPr="004A2847">
        <w:rPr>
          <w:rStyle w:val="BookTitle"/>
          <w:rFonts w:asciiTheme="minorHAnsi" w:hAnsiTheme="minorHAnsi" w:cstheme="minorHAnsi"/>
          <w:b w:val="0"/>
          <w:bCs w:val="0"/>
          <w:i/>
          <w:iCs/>
          <w:color w:val="000000"/>
          <w:sz w:val="28"/>
          <w:szCs w:val="28"/>
        </w:rPr>
        <w:t xml:space="preserve">Gaura-gaṇoddeśa-dīpikā </w:t>
      </w:r>
      <w:r w:rsidRPr="004A2847">
        <w:rPr>
          <w:rStyle w:val="BookTitle"/>
          <w:rFonts w:asciiTheme="minorHAnsi" w:hAnsiTheme="minorHAnsi" w:cstheme="minorHAnsi"/>
          <w:b w:val="0"/>
          <w:bCs w:val="0"/>
          <w:color w:val="000000"/>
          <w:sz w:val="28"/>
          <w:szCs w:val="28"/>
        </w:rPr>
        <w:t xml:space="preserve">(141) it is stated: </w:t>
      </w:r>
      <w:r w:rsidRPr="004A2847">
        <w:rPr>
          <w:rStyle w:val="BookTitle"/>
          <w:rFonts w:asciiTheme="minorHAnsi" w:hAnsiTheme="minorHAnsi" w:cstheme="minorHAnsi"/>
          <w:b w:val="0"/>
          <w:bCs w:val="0"/>
          <w:i/>
          <w:iCs/>
          <w:color w:val="000000"/>
          <w:sz w:val="28"/>
          <w:szCs w:val="28"/>
        </w:rPr>
        <w:t xml:space="preserve">naṭaś candramukhaḥ prāg yaḥ sa karo makaradhvajaḥ </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Candramukha, a famous dancer in Vṛndāvana, appeared in Lord Caitanya’s pastimes as Makaradhvaja Kara.”</w:t>
      </w:r>
    </w:p>
    <w:p w14:paraId="5822CAD0" w14:textId="0A9888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5.108</w:t>
      </w:r>
    </w:p>
    <w:p w14:paraId="49CB67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1B506B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rāghava-paṇḍita-prati ye prīti tomāra</w:t>
      </w:r>
      <w:r w:rsidRPr="004A2847">
        <w:rPr>
          <w:rStyle w:val="BookTitle"/>
          <w:rFonts w:asciiTheme="minorHAnsi" w:hAnsiTheme="minorHAnsi" w:cstheme="minorHAnsi"/>
          <w:b w:val="0"/>
          <w:bCs w:val="0"/>
          <w:color w:val="000000"/>
          <w:sz w:val="28"/>
          <w:szCs w:val="28"/>
        </w:rPr>
        <w:br/>
        <w:t>se kevala suniścaya jāniha āmāra”</w:t>
      </w:r>
    </w:p>
    <w:p w14:paraId="77459B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your love for Me will be shown by your love for Rāghava Paṇḍita.</w:t>
      </w:r>
    </w:p>
    <w:p w14:paraId="446C5904" w14:textId="1F89CA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5.109</w:t>
      </w:r>
    </w:p>
    <w:p w14:paraId="0B9FD9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0E6E98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pānihāṭī-grāma dhanya kari’</w:t>
      </w:r>
      <w:r w:rsidRPr="004A2847">
        <w:rPr>
          <w:rStyle w:val="BookTitle"/>
          <w:rFonts w:asciiTheme="minorHAnsi" w:hAnsiTheme="minorHAnsi" w:cstheme="minorHAnsi"/>
          <w:b w:val="0"/>
          <w:bCs w:val="0"/>
          <w:color w:val="000000"/>
          <w:sz w:val="28"/>
          <w:szCs w:val="28"/>
        </w:rPr>
        <w:br/>
        <w:t>āchilena kata-dina śrī-gaurāṅga-hari</w:t>
      </w:r>
    </w:p>
    <w:p w14:paraId="43ED25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Lord Gaurāṅga made the village of Pānihāṭi glorious by staying there a few days.</w:t>
      </w:r>
    </w:p>
    <w:p w14:paraId="7BC06C1A" w14:textId="659C70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5.110</w:t>
      </w:r>
    </w:p>
    <w:p w14:paraId="20002E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420618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āilena varāha-nagare</w:t>
      </w:r>
      <w:r w:rsidRPr="004A2847">
        <w:rPr>
          <w:rStyle w:val="BookTitle"/>
          <w:rFonts w:asciiTheme="minorHAnsi" w:hAnsiTheme="minorHAnsi" w:cstheme="minorHAnsi"/>
          <w:b w:val="0"/>
          <w:bCs w:val="0"/>
          <w:color w:val="000000"/>
          <w:sz w:val="28"/>
          <w:szCs w:val="28"/>
        </w:rPr>
        <w:br/>
        <w:t>mahābhāgyavanta eka brāhmaṇera ghare</w:t>
      </w:r>
    </w:p>
    <w:p w14:paraId="7EF28B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the Lord went to Varāha-nagara and stayed in the house of one most fortunate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39D5E09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name of the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indicated in the phrase </w:t>
      </w:r>
      <w:r w:rsidRPr="004A2847">
        <w:rPr>
          <w:rStyle w:val="BookTitle"/>
          <w:rFonts w:asciiTheme="minorHAnsi" w:hAnsiTheme="minorHAnsi" w:cstheme="minorHAnsi"/>
          <w:b w:val="0"/>
          <w:bCs w:val="0"/>
          <w:i/>
          <w:iCs/>
          <w:color w:val="000000"/>
          <w:sz w:val="28"/>
          <w:szCs w:val="28"/>
        </w:rPr>
        <w:t xml:space="preserve">eka brāhmaṇera ghare </w:t>
      </w:r>
      <w:r w:rsidRPr="004A2847">
        <w:rPr>
          <w:rStyle w:val="BookTitle"/>
          <w:rFonts w:asciiTheme="minorHAnsi" w:hAnsiTheme="minorHAnsi" w:cstheme="minorHAnsi"/>
          <w:b w:val="0"/>
          <w:bCs w:val="0"/>
          <w:color w:val="000000"/>
          <w:sz w:val="28"/>
          <w:szCs w:val="28"/>
        </w:rPr>
        <w:t xml:space="preserve">(“in the house of one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is Śrī Raghunātha Bhāgavata Ācārya. An elaborate description of him can be found in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Ten, text 113.</w:t>
      </w:r>
    </w:p>
    <w:p w14:paraId="5D1694F7" w14:textId="54006B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5.111</w:t>
      </w:r>
    </w:p>
    <w:p w14:paraId="465DAE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1308F8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sei vipra baḍa suśikṣita bhāgavate</w:t>
      </w:r>
      <w:r w:rsidRPr="004A2847">
        <w:rPr>
          <w:rStyle w:val="BookTitle"/>
          <w:rFonts w:asciiTheme="minorHAnsi" w:hAnsiTheme="minorHAnsi" w:cstheme="minorHAnsi"/>
          <w:b w:val="0"/>
          <w:bCs w:val="0"/>
          <w:color w:val="000000"/>
          <w:sz w:val="28"/>
          <w:szCs w:val="28"/>
        </w:rPr>
        <w:br/>
        <w:t>prabhu dekhi’ bhāgavata lāgilā paḍite</w:t>
      </w:r>
    </w:p>
    <w:p w14:paraId="5A3E69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was expert in reciting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so on seeing the Lord he began to recite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2754E758" w14:textId="79B3C8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5.112</w:t>
      </w:r>
    </w:p>
    <w:p w14:paraId="7F3BDD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36A203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tāhāna bhakti-yogera paṭhana</w:t>
      </w:r>
      <w:r w:rsidRPr="004A2847">
        <w:rPr>
          <w:rStyle w:val="BookTitle"/>
          <w:rFonts w:asciiTheme="minorHAnsi" w:hAnsiTheme="minorHAnsi" w:cstheme="minorHAnsi"/>
          <w:b w:val="0"/>
          <w:bCs w:val="0"/>
          <w:color w:val="000000"/>
          <w:sz w:val="28"/>
          <w:szCs w:val="28"/>
        </w:rPr>
        <w:br/>
        <w:t>āviṣṭa hailā gauracandra nārāyaṇa</w:t>
      </w:r>
    </w:p>
    <w:p w14:paraId="00714A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Gauracandra Nārāyaṇa heard his recitation of verses glorifying devotional service, He became absorbed in ecstasy.</w:t>
      </w:r>
    </w:p>
    <w:p w14:paraId="1553EBA5" w14:textId="5C7E41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5.113</w:t>
      </w:r>
    </w:p>
    <w:p w14:paraId="4F83DD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10CFA4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bala</w:t>
      </w:r>
      <w:proofErr w:type="gramEnd"/>
      <w:r w:rsidRPr="004A2847">
        <w:rPr>
          <w:rStyle w:val="BookTitle"/>
          <w:rFonts w:asciiTheme="minorHAnsi" w:hAnsiTheme="minorHAnsi" w:cstheme="minorHAnsi"/>
          <w:b w:val="0"/>
          <w:bCs w:val="0"/>
          <w:color w:val="000000"/>
          <w:sz w:val="28"/>
          <w:szCs w:val="28"/>
        </w:rPr>
        <w:t xml:space="preserve"> bala’ bale prabhu śrī-gaurāṅga-rāya</w:t>
      </w:r>
      <w:r w:rsidRPr="004A2847">
        <w:rPr>
          <w:rStyle w:val="BookTitle"/>
          <w:rFonts w:asciiTheme="minorHAnsi" w:hAnsiTheme="minorHAnsi" w:cstheme="minorHAnsi"/>
          <w:b w:val="0"/>
          <w:bCs w:val="0"/>
          <w:color w:val="000000"/>
          <w:sz w:val="28"/>
          <w:szCs w:val="28"/>
        </w:rPr>
        <w:br/>
        <w:t>huṅkāra garjana prabhu karaye sadāya</w:t>
      </w:r>
    </w:p>
    <w:p w14:paraId="08F2C3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Gaurāṅga repeatedly roared loudly, “Read on! Read on!”</w:t>
      </w:r>
    </w:p>
    <w:p w14:paraId="643AADCB" w14:textId="12459F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5.114</w:t>
      </w:r>
    </w:p>
    <w:p w14:paraId="3A2A42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024AD3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vipra paḍe parānande magna haiyā</w:t>
      </w:r>
      <w:r w:rsidRPr="004A2847">
        <w:rPr>
          <w:rStyle w:val="BookTitle"/>
          <w:rFonts w:asciiTheme="minorHAnsi" w:hAnsiTheme="minorHAnsi" w:cstheme="minorHAnsi"/>
          <w:b w:val="0"/>
          <w:bCs w:val="0"/>
          <w:color w:val="000000"/>
          <w:sz w:val="28"/>
          <w:szCs w:val="28"/>
        </w:rPr>
        <w:br/>
        <w:t>prabhu o karena nṛtya bāhya pāsariyā</w:t>
      </w:r>
    </w:p>
    <w:p w14:paraId="0BB244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recited, he became absorbed in ecstasy, and the Lord lost external consciousness as He danced.</w:t>
      </w:r>
    </w:p>
    <w:p w14:paraId="50E9B610" w14:textId="34AFF8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5.115</w:t>
      </w:r>
    </w:p>
    <w:p w14:paraId="30FA60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105A40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 mahimā-śloka śunite śunite</w:t>
      </w:r>
      <w:r w:rsidRPr="004A2847">
        <w:rPr>
          <w:rStyle w:val="BookTitle"/>
          <w:rFonts w:asciiTheme="minorHAnsi" w:hAnsiTheme="minorHAnsi" w:cstheme="minorHAnsi"/>
          <w:b w:val="0"/>
          <w:bCs w:val="0"/>
          <w:color w:val="000000"/>
          <w:sz w:val="28"/>
          <w:szCs w:val="28"/>
        </w:rPr>
        <w:br/>
        <w:t>punaḥ punaḥāchāḍa paḍena pṛthivīte</w:t>
      </w:r>
    </w:p>
    <w:p w14:paraId="715C0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repeatedly fell with force to the ground as He heard those verses glorifying devotional service.</w:t>
      </w:r>
    </w:p>
    <w:p w14:paraId="73091E3C" w14:textId="0DA42A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5.116</w:t>
      </w:r>
    </w:p>
    <w:p w14:paraId="3FD9E2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24DEA7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karena prabhu premera prakāśa</w:t>
      </w:r>
      <w:r w:rsidRPr="004A2847">
        <w:rPr>
          <w:rStyle w:val="BookTitle"/>
          <w:rFonts w:asciiTheme="minorHAnsi" w:hAnsiTheme="minorHAnsi" w:cstheme="minorHAnsi"/>
          <w:b w:val="0"/>
          <w:bCs w:val="0"/>
          <w:color w:val="000000"/>
          <w:sz w:val="28"/>
          <w:szCs w:val="28"/>
        </w:rPr>
        <w:br/>
        <w:t>āchāḍa dekhite sarva-loke pāya trāsa</w:t>
      </w:r>
    </w:p>
    <w:p w14:paraId="0CD8D2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manifest wonderful ecstatic love and then frightened everyone as He fell forcefully to the ground.</w:t>
      </w:r>
    </w:p>
    <w:p w14:paraId="7510163E" w14:textId="288E40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5.117</w:t>
      </w:r>
    </w:p>
    <w:p w14:paraId="05324D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75C0B1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rātri tina-prahara-avadhi</w:t>
      </w:r>
      <w:r w:rsidRPr="004A2847">
        <w:rPr>
          <w:rStyle w:val="BookTitle"/>
          <w:rFonts w:asciiTheme="minorHAnsi" w:hAnsiTheme="minorHAnsi" w:cstheme="minorHAnsi"/>
          <w:b w:val="0"/>
          <w:bCs w:val="0"/>
          <w:color w:val="000000"/>
          <w:sz w:val="28"/>
          <w:szCs w:val="28"/>
        </w:rPr>
        <w:br/>
        <w:t>bhāgavata śuniyā nācilā guṇa-nidhi</w:t>
      </w:r>
    </w:p>
    <w:p w14:paraId="7C748C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Lord, who is an ocean of transcendental qualities, danced for nine hours that night while hearing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1E45D2F1" w14:textId="2BBED5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5.118</w:t>
      </w:r>
    </w:p>
    <w:p w14:paraId="77BA38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3E127A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pāi’ vasilena śrī-śacīnandana</w:t>
      </w:r>
      <w:r w:rsidRPr="004A2847">
        <w:rPr>
          <w:rStyle w:val="BookTitle"/>
          <w:rFonts w:asciiTheme="minorHAnsi" w:hAnsiTheme="minorHAnsi" w:cstheme="minorHAnsi"/>
          <w:b w:val="0"/>
          <w:bCs w:val="0"/>
          <w:color w:val="000000"/>
          <w:sz w:val="28"/>
          <w:szCs w:val="28"/>
        </w:rPr>
        <w:br/>
        <w:t>santoṣe dvijere karilena āliṅgana</w:t>
      </w:r>
    </w:p>
    <w:p w14:paraId="65F315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Śrī Śacīnandana regained external consciousness and happily embraced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3992C9F7" w14:textId="6E7839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5.119</w:t>
      </w:r>
    </w:p>
    <w:p w14:paraId="4F5ACC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697132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“bhāgavata e-mata paḍite</w:t>
      </w:r>
      <w:r w:rsidRPr="004A2847">
        <w:rPr>
          <w:rStyle w:val="BookTitle"/>
          <w:rFonts w:asciiTheme="minorHAnsi" w:hAnsiTheme="minorHAnsi" w:cstheme="minorHAnsi"/>
          <w:b w:val="0"/>
          <w:bCs w:val="0"/>
          <w:color w:val="000000"/>
          <w:sz w:val="28"/>
          <w:szCs w:val="28"/>
        </w:rPr>
        <w:br/>
        <w:t>kabhu nāhi śuni āra kāharo mukhete</w:t>
      </w:r>
    </w:p>
    <w:p w14:paraId="36A047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“I have never heard such a nice explanation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from anyone!</w:t>
      </w:r>
    </w:p>
    <w:p w14:paraId="3DD8DDA6" w14:textId="4C3E09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5.120</w:t>
      </w:r>
    </w:p>
    <w:p w14:paraId="43BC0C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204723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eteke tomāra nāma ’bhāgavatācārya’</w:t>
      </w:r>
      <w:r w:rsidRPr="004A2847">
        <w:rPr>
          <w:rStyle w:val="BookTitle"/>
          <w:rFonts w:asciiTheme="minorHAnsi" w:hAnsiTheme="minorHAnsi" w:cstheme="minorHAnsi"/>
          <w:b w:val="0"/>
          <w:bCs w:val="0"/>
          <w:color w:val="000000"/>
          <w:sz w:val="28"/>
          <w:szCs w:val="28"/>
        </w:rPr>
        <w:br/>
        <w:t>ihā vinā āra kona nā kariha kārya”</w:t>
      </w:r>
    </w:p>
    <w:p w14:paraId="64221B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therefore designate you Bhāgavata Ācārya. Your only duty is to recite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0B8DEDB0" w14:textId="5C5B1D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5.121</w:t>
      </w:r>
    </w:p>
    <w:p w14:paraId="5EE420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70CE04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vipra-prati prabhura padavī yogya śuni’</w:t>
      </w:r>
      <w:r w:rsidRPr="004A2847">
        <w:rPr>
          <w:rStyle w:val="BookTitle"/>
          <w:rFonts w:asciiTheme="minorHAnsi" w:hAnsiTheme="minorHAnsi" w:cstheme="minorHAnsi"/>
          <w:b w:val="0"/>
          <w:bCs w:val="0"/>
          <w:color w:val="000000"/>
          <w:sz w:val="28"/>
          <w:szCs w:val="28"/>
        </w:rPr>
        <w:br/>
        <w:t>sabe karilena mahā-hari-hari-dhvani</w:t>
      </w:r>
    </w:p>
    <w:p w14:paraId="2A7FFA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everyone heard the suitable designation that the Lord gave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they all chanted the name of Hari.</w:t>
      </w:r>
    </w:p>
    <w:p w14:paraId="0ACAAA86" w14:textId="34D76D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5.122</w:t>
      </w:r>
    </w:p>
    <w:p w14:paraId="1BFC88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420515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prati-grāme grāme gaṅgā-tīre</w:t>
      </w:r>
      <w:r w:rsidRPr="004A2847">
        <w:rPr>
          <w:rStyle w:val="BookTitle"/>
          <w:rFonts w:asciiTheme="minorHAnsi" w:hAnsiTheme="minorHAnsi" w:cstheme="minorHAnsi"/>
          <w:b w:val="0"/>
          <w:bCs w:val="0"/>
          <w:color w:val="000000"/>
          <w:sz w:val="28"/>
          <w:szCs w:val="28"/>
        </w:rPr>
        <w:br/>
        <w:t>rahiyā rahiyā prabhu bhaktera mandire</w:t>
      </w:r>
    </w:p>
    <w:p w14:paraId="581437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stayed in the houses of various devotees as He passed through all the villages on the bank of the Ganges.</w:t>
      </w:r>
    </w:p>
    <w:p w14:paraId="1A8F5951" w14:textId="154CAF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5.123</w:t>
      </w:r>
    </w:p>
    <w:p w14:paraId="086229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38D0B360" w14:textId="61EC3B9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kariyā manoratha pūrṇa kāma</w:t>
      </w:r>
      <w:r w:rsidRPr="004A2847">
        <w:rPr>
          <w:rStyle w:val="BookTitle"/>
          <w:rFonts w:asciiTheme="minorHAnsi" w:hAnsiTheme="minorHAnsi" w:cstheme="minorHAnsi"/>
          <w:b w:val="0"/>
          <w:bCs w:val="0"/>
          <w:color w:val="000000"/>
          <w:sz w:val="28"/>
          <w:szCs w:val="28"/>
        </w:rPr>
        <w:br/>
        <w:t>punaḥ</w:t>
      </w:r>
      <w:ins w:id="195" w:author="your servant" w:date="2020-05-18T20:28:00Z">
        <w:r w:rsidR="00FC021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āilena prabhu nīlācala-dhāma</w:t>
      </w:r>
    </w:p>
    <w:p w14:paraId="397E42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fulfilled everyone’s desires and then returned to Nīlācala.</w:t>
      </w:r>
    </w:p>
    <w:p w14:paraId="3BC1F79C" w14:textId="66CBE9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5.124</w:t>
      </w:r>
    </w:p>
    <w:p w14:paraId="1B44F6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3FB692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gauḍa-deśe punar-bāra prabhura vihāra</w:t>
      </w:r>
      <w:r w:rsidRPr="004A2847">
        <w:rPr>
          <w:rStyle w:val="BookTitle"/>
          <w:rFonts w:asciiTheme="minorHAnsi" w:hAnsiTheme="minorHAnsi" w:cstheme="minorHAnsi"/>
          <w:b w:val="0"/>
          <w:bCs w:val="0"/>
          <w:color w:val="000000"/>
          <w:sz w:val="28"/>
          <w:szCs w:val="28"/>
        </w:rPr>
        <w:br/>
        <w:t>ihā ye śunaye tāra duḥkha nahe āra</w:t>
      </w:r>
    </w:p>
    <w:p w14:paraId="5A183C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these pastimes of the Lord’s return to Bengal will never suffer any distress.</w:t>
      </w:r>
    </w:p>
    <w:p w14:paraId="6EC61233" w14:textId="3DA4B1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5.125</w:t>
      </w:r>
    </w:p>
    <w:p w14:paraId="3FB512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20875F08" w14:textId="3EB724B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nīlācala-deśe upajila dhvani</w:t>
      </w:r>
      <w:r w:rsidRPr="004A2847">
        <w:rPr>
          <w:rStyle w:val="BookTitle"/>
          <w:rFonts w:asciiTheme="minorHAnsi" w:hAnsiTheme="minorHAnsi" w:cstheme="minorHAnsi"/>
          <w:b w:val="0"/>
          <w:bCs w:val="0"/>
          <w:color w:val="000000"/>
          <w:sz w:val="28"/>
          <w:szCs w:val="28"/>
        </w:rPr>
        <w:br/>
        <w:t>’punaḥ</w:t>
      </w:r>
      <w:ins w:id="196" w:author="your servant" w:date="2020-05-18T20:28:00Z">
        <w:r w:rsidR="00FC021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āilena prabhu nyāsi-cūḍāmaṇi’</w:t>
      </w:r>
    </w:p>
    <w:p w14:paraId="045574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Throughout Nīlācala the news spread: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has returned.”</w:t>
      </w:r>
    </w:p>
    <w:p w14:paraId="5D53B3C7" w14:textId="483A01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5.126</w:t>
      </w:r>
    </w:p>
    <w:p w14:paraId="6F24CB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7193A7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mahānande sarva-loke ’jaya jaya’ bale</w:t>
      </w:r>
      <w:r w:rsidRPr="004A2847">
        <w:rPr>
          <w:rStyle w:val="BookTitle"/>
          <w:rFonts w:asciiTheme="minorHAnsi" w:hAnsiTheme="minorHAnsi" w:cstheme="minorHAnsi"/>
          <w:b w:val="0"/>
          <w:bCs w:val="0"/>
          <w:color w:val="000000"/>
          <w:sz w:val="28"/>
          <w:szCs w:val="28"/>
        </w:rPr>
        <w:br/>
        <w:t>“āilā sacala-jagannātha nīlacale”</w:t>
      </w:r>
    </w:p>
    <w:p w14:paraId="488E13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great ecstasy everyone exclaimed, “Jaya! Jaya! The moving Jagannātha has come to Nīlācala.”</w:t>
      </w:r>
    </w:p>
    <w:p w14:paraId="0D90BC4D" w14:textId="4BAAD6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5.127</w:t>
      </w:r>
    </w:p>
    <w:p w14:paraId="049492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52CB62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saba utkalera pariṣada-gaṇa</w:t>
      </w:r>
      <w:r w:rsidRPr="004A2847">
        <w:rPr>
          <w:rStyle w:val="BookTitle"/>
          <w:rFonts w:asciiTheme="minorHAnsi" w:hAnsiTheme="minorHAnsi" w:cstheme="minorHAnsi"/>
          <w:b w:val="0"/>
          <w:bCs w:val="0"/>
          <w:color w:val="000000"/>
          <w:sz w:val="28"/>
          <w:szCs w:val="28"/>
        </w:rPr>
        <w:br/>
        <w:t>sārvabhauma-ādi āilena sei kṣaṇa</w:t>
      </w:r>
    </w:p>
    <w:p w14:paraId="5F903F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Sārvabhauma and the other associates of the Lord in Utkala heard the news, they immediately went to see the Lord.</w:t>
      </w:r>
    </w:p>
    <w:p w14:paraId="3BE94BC9" w14:textId="0FB50E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5.128</w:t>
      </w:r>
    </w:p>
    <w:p w14:paraId="000D44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181BCD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cira-dina prabhura virahe bhakta-gaṇa</w:t>
      </w:r>
      <w:r w:rsidRPr="004A2847">
        <w:rPr>
          <w:rStyle w:val="BookTitle"/>
          <w:rFonts w:asciiTheme="minorHAnsi" w:hAnsiTheme="minorHAnsi" w:cstheme="minorHAnsi"/>
          <w:b w:val="0"/>
          <w:bCs w:val="0"/>
          <w:color w:val="000000"/>
          <w:sz w:val="28"/>
          <w:szCs w:val="28"/>
        </w:rPr>
        <w:br/>
        <w:t>ānande prabhure dekhi’ karena kīrtana</w:t>
      </w:r>
    </w:p>
    <w:p w14:paraId="7DB937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devotees had been afflicted for many days with feelings of separation from the Lord. Now, on seeing the Lord, they joyfully began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45921409" w14:textId="432718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5.129</w:t>
      </w:r>
    </w:p>
    <w:p w14:paraId="101787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71B3E2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prabhu o sabāre mahā-preme kari’ kole</w:t>
      </w:r>
      <w:r w:rsidRPr="004A2847">
        <w:rPr>
          <w:rStyle w:val="BookTitle"/>
          <w:rFonts w:asciiTheme="minorHAnsi" w:hAnsiTheme="minorHAnsi" w:cstheme="minorHAnsi"/>
          <w:b w:val="0"/>
          <w:bCs w:val="0"/>
          <w:color w:val="000000"/>
          <w:sz w:val="28"/>
          <w:szCs w:val="28"/>
        </w:rPr>
        <w:br/>
        <w:t>siñcilā sabāra aṅga nayanera jale</w:t>
      </w:r>
    </w:p>
    <w:p w14:paraId="1D0AEA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embraced everyone with great affection and soaked them with tears from His eyes.</w:t>
      </w:r>
    </w:p>
    <w:p w14:paraId="46C0BB6D" w14:textId="4AB6DC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5.130</w:t>
      </w:r>
    </w:p>
    <w:p w14:paraId="6AE316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24F12D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śrī-gaurasundara nīlācale</w:t>
      </w:r>
      <w:r w:rsidRPr="004A2847">
        <w:rPr>
          <w:rStyle w:val="BookTitle"/>
          <w:rFonts w:asciiTheme="minorHAnsi" w:hAnsiTheme="minorHAnsi" w:cstheme="minorHAnsi"/>
          <w:b w:val="0"/>
          <w:bCs w:val="0"/>
          <w:color w:val="000000"/>
          <w:sz w:val="28"/>
          <w:szCs w:val="28"/>
        </w:rPr>
        <w:br/>
        <w:t>rahilena kāśī-miśra-gṛhe kutūhale</w:t>
      </w:r>
    </w:p>
    <w:p w14:paraId="53685B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joyfully resided in Nīlācala at the house of Kāśī Miśra.</w:t>
      </w:r>
    </w:p>
    <w:p w14:paraId="659B8F2D" w14:textId="5FE2F5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5.131</w:t>
      </w:r>
    </w:p>
    <w:p w14:paraId="1BD0A9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2F0D4D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nṛtya-gīta-ānanda-āveśa</w:t>
      </w:r>
      <w:r w:rsidRPr="004A2847">
        <w:rPr>
          <w:rStyle w:val="BookTitle"/>
          <w:rFonts w:asciiTheme="minorHAnsi" w:hAnsiTheme="minorHAnsi" w:cstheme="minorHAnsi"/>
          <w:b w:val="0"/>
          <w:bCs w:val="0"/>
          <w:color w:val="000000"/>
          <w:sz w:val="28"/>
          <w:szCs w:val="28"/>
        </w:rPr>
        <w:br/>
        <w:t>prakāśena gauracandra, dekhe sarva-deśa</w:t>
      </w:r>
    </w:p>
    <w:p w14:paraId="2C5D08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from all provinces saw Gauracandra become overwhelmed with ecstasy while constantly dancing and singing.</w:t>
      </w:r>
    </w:p>
    <w:p w14:paraId="082D4645" w14:textId="1BA9B7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5.132</w:t>
      </w:r>
    </w:p>
    <w:p w14:paraId="4BED7F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713EB2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kakhano nācena jagannāthera sammukhe</w:t>
      </w:r>
      <w:r w:rsidRPr="004A2847">
        <w:rPr>
          <w:rStyle w:val="BookTitle"/>
          <w:rFonts w:asciiTheme="minorHAnsi" w:hAnsiTheme="minorHAnsi" w:cstheme="minorHAnsi"/>
          <w:b w:val="0"/>
          <w:bCs w:val="0"/>
          <w:color w:val="000000"/>
          <w:sz w:val="28"/>
          <w:szCs w:val="28"/>
        </w:rPr>
        <w:br/>
        <w:t>tilārdheko bāhya nāhi premānanda-sukhe</w:t>
      </w:r>
    </w:p>
    <w:p w14:paraId="0D49DE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dance before Lord Jagannātha in such ecstatic love that He showed no external consciousness.</w:t>
      </w:r>
    </w:p>
    <w:p w14:paraId="65FB010B" w14:textId="17227E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5.133</w:t>
      </w:r>
    </w:p>
    <w:p w14:paraId="6963EA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393B16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nācena kāśī-miśrera mandire</w:t>
      </w:r>
      <w:r w:rsidRPr="004A2847">
        <w:rPr>
          <w:rStyle w:val="BookTitle"/>
          <w:rFonts w:asciiTheme="minorHAnsi" w:hAnsiTheme="minorHAnsi" w:cstheme="minorHAnsi"/>
          <w:b w:val="0"/>
          <w:bCs w:val="0"/>
          <w:color w:val="000000"/>
          <w:sz w:val="28"/>
          <w:szCs w:val="28"/>
        </w:rPr>
        <w:br/>
        <w:t>kakhana nācena mahāprabhu sindhu-tīre</w:t>
      </w:r>
    </w:p>
    <w:p w14:paraId="2AED1C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Sometimes Mahāprabhu danced at the house of Kāśī Miśra, and sometimes He </w:t>
      </w:r>
      <w:r w:rsidRPr="004A2847">
        <w:rPr>
          <w:rStyle w:val="BookTitle"/>
          <w:rFonts w:asciiTheme="minorHAnsi" w:hAnsiTheme="minorHAnsi" w:cstheme="minorHAnsi"/>
          <w:b/>
          <w:bCs/>
          <w:color w:val="800000"/>
          <w:sz w:val="28"/>
          <w:szCs w:val="28"/>
        </w:rPr>
        <w:lastRenderedPageBreak/>
        <w:t>danced on the shore of the ocean.</w:t>
      </w:r>
    </w:p>
    <w:p w14:paraId="6560F21A" w14:textId="0F3346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5.134</w:t>
      </w:r>
    </w:p>
    <w:p w14:paraId="5334B4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27EFF4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e-mata nirantara premera vilāsa</w:t>
      </w:r>
      <w:r w:rsidRPr="004A2847">
        <w:rPr>
          <w:rStyle w:val="BookTitle"/>
          <w:rFonts w:asciiTheme="minorHAnsi" w:hAnsiTheme="minorHAnsi" w:cstheme="minorHAnsi"/>
          <w:b w:val="0"/>
          <w:bCs w:val="0"/>
          <w:color w:val="000000"/>
          <w:sz w:val="28"/>
          <w:szCs w:val="28"/>
        </w:rPr>
        <w:br/>
        <w:t>tilārdheko anya karma nāhika prakāśa</w:t>
      </w:r>
    </w:p>
    <w:p w14:paraId="3B8156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He constantly manifested ecstatic pastimes. He did not engage in any other activity for even a moment.</w:t>
      </w:r>
    </w:p>
    <w:p w14:paraId="6BD9FF6D" w14:textId="740EF1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5.135</w:t>
      </w:r>
    </w:p>
    <w:p w14:paraId="2528DE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2BF82F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pāṇi-śaṅkha bājile uṭhena sei kṣaṇa</w:t>
      </w:r>
      <w:r w:rsidRPr="004A2847">
        <w:rPr>
          <w:rStyle w:val="BookTitle"/>
          <w:rFonts w:asciiTheme="minorHAnsi" w:hAnsiTheme="minorHAnsi" w:cstheme="minorHAnsi"/>
          <w:b w:val="0"/>
          <w:bCs w:val="0"/>
          <w:color w:val="000000"/>
          <w:sz w:val="28"/>
          <w:szCs w:val="28"/>
        </w:rPr>
        <w:br/>
        <w:t>kapāṭa khulile jagannātha-daraśana</w:t>
      </w:r>
    </w:p>
    <w:p w14:paraId="6B30B6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conchshell was blown in the temple and the doors opened, He was there to greet Lord Jagannātha.</w:t>
      </w:r>
    </w:p>
    <w:p w14:paraId="46E0893E" w14:textId="718766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5.136</w:t>
      </w:r>
    </w:p>
    <w:p w14:paraId="2EFDFC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60BD06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dekhite ye prakāśena prema</w:t>
      </w:r>
      <w:r w:rsidRPr="004A2847">
        <w:rPr>
          <w:rStyle w:val="BookTitle"/>
          <w:rFonts w:asciiTheme="minorHAnsi" w:hAnsiTheme="minorHAnsi" w:cstheme="minorHAnsi"/>
          <w:b w:val="0"/>
          <w:bCs w:val="0"/>
          <w:color w:val="000000"/>
          <w:sz w:val="28"/>
          <w:szCs w:val="28"/>
        </w:rPr>
        <w:br/>
        <w:t xml:space="preserve">akathya </w:t>
      </w:r>
      <w:proofErr w:type="gramStart"/>
      <w:r w:rsidRPr="004A2847">
        <w:rPr>
          <w:rStyle w:val="BookTitle"/>
          <w:rFonts w:asciiTheme="minorHAnsi" w:hAnsiTheme="minorHAnsi" w:cstheme="minorHAnsi"/>
          <w:b w:val="0"/>
          <w:bCs w:val="0"/>
          <w:color w:val="000000"/>
          <w:sz w:val="28"/>
          <w:szCs w:val="28"/>
        </w:rPr>
        <w:t>adbhuta!—</w:t>
      </w:r>
      <w:proofErr w:type="gramEnd"/>
      <w:r w:rsidRPr="004A2847">
        <w:rPr>
          <w:rStyle w:val="BookTitle"/>
          <w:rFonts w:asciiTheme="minorHAnsi" w:hAnsiTheme="minorHAnsi" w:cstheme="minorHAnsi"/>
          <w:b w:val="0"/>
          <w:bCs w:val="0"/>
          <w:color w:val="000000"/>
          <w:sz w:val="28"/>
          <w:szCs w:val="28"/>
        </w:rPr>
        <w:t>gaṅgādhārā vahe yena</w:t>
      </w:r>
    </w:p>
    <w:p w14:paraId="4EA0D8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ecstatic love He manifested while seeing Lord Jagannātha was wonderful and indescribable. Tears flowed from His eyes like currents of the Ganges.</w:t>
      </w:r>
    </w:p>
    <w:p w14:paraId="0BA0C51D" w14:textId="35F369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5.137</w:t>
      </w:r>
    </w:p>
    <w:p w14:paraId="31B690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43E0A2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adbhuta saba utkalera loka</w:t>
      </w:r>
      <w:r w:rsidRPr="004A2847">
        <w:rPr>
          <w:rStyle w:val="BookTitle"/>
          <w:rFonts w:asciiTheme="minorHAnsi" w:hAnsiTheme="minorHAnsi" w:cstheme="minorHAnsi"/>
          <w:b w:val="0"/>
          <w:bCs w:val="0"/>
          <w:color w:val="000000"/>
          <w:sz w:val="28"/>
          <w:szCs w:val="28"/>
        </w:rPr>
        <w:br/>
        <w:t>kāro dehe āra nāhi rahe duḥkha-śoka</w:t>
      </w:r>
    </w:p>
    <w:p w14:paraId="1BCF08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people of Utkala were amazed to see this, and as a result they did not feel any distress or lamentation.</w:t>
      </w:r>
    </w:p>
    <w:p w14:paraId="7096E3CF" w14:textId="06F504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5.138</w:t>
      </w:r>
    </w:p>
    <w:p w14:paraId="67AE69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290D2E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ye dike caitanya mahāprabhu cali’ yāya</w:t>
      </w:r>
      <w:r w:rsidRPr="004A2847">
        <w:rPr>
          <w:rStyle w:val="BookTitle"/>
          <w:rFonts w:asciiTheme="minorHAnsi" w:hAnsiTheme="minorHAnsi" w:cstheme="minorHAnsi"/>
          <w:b w:val="0"/>
          <w:bCs w:val="0"/>
          <w:color w:val="000000"/>
          <w:sz w:val="28"/>
          <w:szCs w:val="28"/>
        </w:rPr>
        <w:br/>
        <w:t>sei dike sarva-loka ’hari hari’ gāya</w:t>
      </w:r>
    </w:p>
    <w:p w14:paraId="79AB14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whatever path Caitanya Mahāprabhu traveled, everyone would begin to chant the name of Hari.</w:t>
      </w:r>
    </w:p>
    <w:p w14:paraId="3339F800" w14:textId="5E638C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5.139</w:t>
      </w:r>
    </w:p>
    <w:p w14:paraId="51EBF0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6370195D" w14:textId="56ED754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pratāpa</w:t>
      </w:r>
      <w:ins w:id="197" w:author="your servant" w:date="2020-05-18T21:07:00Z">
        <w:r w:rsidR="00CA4F13">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rudrera sthāne haila gocara</w:t>
      </w:r>
      <w:r w:rsidRPr="004A2847">
        <w:rPr>
          <w:rStyle w:val="BookTitle"/>
          <w:rFonts w:asciiTheme="minorHAnsi" w:hAnsiTheme="minorHAnsi" w:cstheme="minorHAnsi"/>
          <w:b w:val="0"/>
          <w:bCs w:val="0"/>
          <w:color w:val="000000"/>
          <w:sz w:val="28"/>
          <w:szCs w:val="28"/>
        </w:rPr>
        <w:br/>
        <w:t>“nīlācale āilena śrī-gaurasundara”</w:t>
      </w:r>
    </w:p>
    <w:p w14:paraId="5E89E3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Soon Pratāparudra came to know: “Śrī Gaurasundara has come to Nīlācala.”</w:t>
      </w:r>
    </w:p>
    <w:p w14:paraId="6AF7A8BE" w14:textId="61B180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5.140</w:t>
      </w:r>
    </w:p>
    <w:p w14:paraId="3A116C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498982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kṣaṇe śuni’ mātra nṛpati pratāpa</w:t>
      </w:r>
      <w:r w:rsidRPr="004A2847">
        <w:rPr>
          <w:rStyle w:val="BookTitle"/>
          <w:rFonts w:asciiTheme="minorHAnsi" w:hAnsiTheme="minorHAnsi" w:cstheme="minorHAnsi"/>
          <w:b w:val="0"/>
          <w:bCs w:val="0"/>
          <w:color w:val="000000"/>
          <w:sz w:val="28"/>
          <w:szCs w:val="28"/>
        </w:rPr>
        <w:br/>
        <w:t>kaṭaka chāḍiyā āilena jagannātha</w:t>
      </w:r>
    </w:p>
    <w:p w14:paraId="3B7333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he heard this news, King Pratāparudra left Cuttack and came to Jagannātha Purī.</w:t>
      </w:r>
    </w:p>
    <w:p w14:paraId="4D7944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Pratāparudra, who was a king in the Gaṅgā dynasty, lived in his capital of Cuttack during the time of Mahāprabhu. On hearing the news of Gaurasundara’s arrival, he came from Cuttack to Purī.</w:t>
      </w:r>
    </w:p>
    <w:p w14:paraId="4044A0E3" w14:textId="75B02B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5.141</w:t>
      </w:r>
    </w:p>
    <w:p w14:paraId="23DCF0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6E03DF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prabhure dekhite se rājāra baḍa prīta</w:t>
      </w:r>
      <w:r w:rsidRPr="004A2847">
        <w:rPr>
          <w:rStyle w:val="BookTitle"/>
          <w:rFonts w:asciiTheme="minorHAnsi" w:hAnsiTheme="minorHAnsi" w:cstheme="minorHAnsi"/>
          <w:b w:val="0"/>
          <w:bCs w:val="0"/>
          <w:color w:val="000000"/>
          <w:sz w:val="28"/>
          <w:szCs w:val="28"/>
        </w:rPr>
        <w:br/>
        <w:t>prabhu se nā dena daraśana kadācita</w:t>
      </w:r>
    </w:p>
    <w:p w14:paraId="25ADB2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King had a great desire to see the Lord, the Lord would not see him under any circumstances.</w:t>
      </w:r>
    </w:p>
    <w:p w14:paraId="139B7DE4" w14:textId="7A96C8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5.142</w:t>
      </w:r>
    </w:p>
    <w:p w14:paraId="4F3962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677EFE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sārvabhauma-ādi sabā-sthāne rājā kahe</w:t>
      </w:r>
      <w:r w:rsidRPr="004A2847">
        <w:rPr>
          <w:rStyle w:val="BookTitle"/>
          <w:rFonts w:asciiTheme="minorHAnsi" w:hAnsiTheme="minorHAnsi" w:cstheme="minorHAnsi"/>
          <w:b w:val="0"/>
          <w:bCs w:val="0"/>
          <w:color w:val="000000"/>
          <w:sz w:val="28"/>
          <w:szCs w:val="28"/>
        </w:rPr>
        <w:br/>
        <w:t>tathāpi prabhure keha nā jānāya bhaye</w:t>
      </w:r>
    </w:p>
    <w:p w14:paraId="0DEF71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Although the King requested Sārvabhauma and others to arrange his meeting with the Lord, they would not do so out of fear.</w:t>
      </w:r>
    </w:p>
    <w:p w14:paraId="35E7A953" w14:textId="0A48DD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5.143</w:t>
      </w:r>
    </w:p>
    <w:p w14:paraId="13579B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22F899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rājā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“tumi-saba, yadi kara bhaya</w:t>
      </w:r>
      <w:r w:rsidRPr="004A2847">
        <w:rPr>
          <w:rStyle w:val="BookTitle"/>
          <w:rFonts w:asciiTheme="minorHAnsi" w:hAnsiTheme="minorHAnsi" w:cstheme="minorHAnsi"/>
          <w:b w:val="0"/>
          <w:bCs w:val="0"/>
          <w:color w:val="000000"/>
          <w:sz w:val="28"/>
          <w:szCs w:val="28"/>
        </w:rPr>
        <w:br/>
        <w:t>agocare āmāre dekhāha mahāśaya”</w:t>
      </w:r>
    </w:p>
    <w:p w14:paraId="362356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said, “If you are all afraid, then at least arrange that I may see Him without His knowledge.</w:t>
      </w:r>
    </w:p>
    <w:p w14:paraId="04BEF2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prohibited for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to see and converse with a king or a woman. A person who desires to fulfill his sense gratification by obtaining a king’s favor desires to meet the king. To establish the principles of proper etiquette, Mahāprabhu neither saw or conversed with women, who are objects of enjoyment, or the king, who is approached for obtaining favors. That is why none of the devotees dared to take the King of Utkala to see Mahāprabhu; they were too afraid.</w:t>
      </w:r>
    </w:p>
    <w:p w14:paraId="2C58797F" w14:textId="5E0CCD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5.144</w:t>
      </w:r>
    </w:p>
    <w:p w14:paraId="5939CD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198917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rājāra ārti sarva bhakta-gaṇe</w:t>
      </w:r>
      <w:r w:rsidRPr="004A2847">
        <w:rPr>
          <w:rStyle w:val="BookTitle"/>
          <w:rFonts w:asciiTheme="minorHAnsi" w:hAnsiTheme="minorHAnsi" w:cstheme="minorHAnsi"/>
          <w:b w:val="0"/>
          <w:bCs w:val="0"/>
          <w:color w:val="000000"/>
          <w:sz w:val="28"/>
          <w:szCs w:val="28"/>
        </w:rPr>
        <w:br/>
        <w:t>sabe meli’ ei yukti karilena mane</w:t>
      </w:r>
    </w:p>
    <w:p w14:paraId="3B45F7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all saw the King’s intense eagerness to see the Lord, they got together and made this plan.</w:t>
      </w:r>
    </w:p>
    <w:p w14:paraId="0627A488" w14:textId="057B1E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5.145</w:t>
      </w:r>
    </w:p>
    <w:p w14:paraId="39DFB7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56921E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ye</w:t>
      </w:r>
      <w:proofErr w:type="gramEnd"/>
      <w:r w:rsidRPr="004A2847">
        <w:rPr>
          <w:rStyle w:val="BookTitle"/>
          <w:rFonts w:asciiTheme="minorHAnsi" w:hAnsiTheme="minorHAnsi" w:cstheme="minorHAnsi"/>
          <w:b w:val="0"/>
          <w:bCs w:val="0"/>
          <w:color w:val="000000"/>
          <w:sz w:val="28"/>
          <w:szCs w:val="28"/>
        </w:rPr>
        <w:t>-samaye prabhu nṛtya karena kīrtane</w:t>
      </w:r>
      <w:r w:rsidRPr="004A2847">
        <w:rPr>
          <w:rStyle w:val="BookTitle"/>
          <w:rFonts w:asciiTheme="minorHAnsi" w:hAnsiTheme="minorHAnsi" w:cstheme="minorHAnsi"/>
          <w:b w:val="0"/>
          <w:bCs w:val="0"/>
          <w:color w:val="000000"/>
          <w:sz w:val="28"/>
          <w:szCs w:val="28"/>
        </w:rPr>
        <w:br/>
        <w:t>bāhya-jñāna daive nāhi thākaye takhane</w:t>
      </w:r>
    </w:p>
    <w:p w14:paraId="3EA612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dances in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by the arrangement of providence He loses external consciousness.</w:t>
      </w:r>
    </w:p>
    <w:p w14:paraId="042F7FC3" w14:textId="70EB8E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5.146</w:t>
      </w:r>
    </w:p>
    <w:p w14:paraId="2D4501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4B587F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rājā o parama bhakta—sei avasare</w:t>
      </w:r>
      <w:r w:rsidRPr="004A2847">
        <w:rPr>
          <w:rStyle w:val="BookTitle"/>
          <w:rFonts w:asciiTheme="minorHAnsi" w:hAnsiTheme="minorHAnsi" w:cstheme="minorHAnsi"/>
          <w:b w:val="0"/>
          <w:bCs w:val="0"/>
          <w:color w:val="000000"/>
          <w:sz w:val="28"/>
          <w:szCs w:val="28"/>
        </w:rPr>
        <w:br/>
        <w:t>dekhibena prabhure, thākiyā agocare”</w:t>
      </w:r>
    </w:p>
    <w:p w14:paraId="1D2F44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is also a great devotee, so he can use that opportunity to see the Lord without the Lord’s knowledge.”</w:t>
      </w:r>
    </w:p>
    <w:p w14:paraId="39672AE0" w14:textId="4FE7AD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5.147</w:t>
      </w:r>
    </w:p>
    <w:p w14:paraId="45E49A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6E1888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yukti sabe kahilena rājā-sthāne</w:t>
      </w:r>
      <w:r w:rsidRPr="004A2847">
        <w:rPr>
          <w:rStyle w:val="BookTitle"/>
          <w:rFonts w:asciiTheme="minorHAnsi" w:hAnsiTheme="minorHAnsi" w:cstheme="minorHAnsi"/>
          <w:b w:val="0"/>
          <w:bCs w:val="0"/>
          <w:color w:val="000000"/>
          <w:sz w:val="28"/>
          <w:szCs w:val="28"/>
        </w:rPr>
        <w:br/>
        <w:t xml:space="preserve">rājā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“ye-te-mate dekhoṅ mātra tāne”</w:t>
      </w:r>
    </w:p>
    <w:p w14:paraId="3E2E3A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making this plan, they informed the King, who replied, “Somehow or other I want to see Him.”</w:t>
      </w:r>
    </w:p>
    <w:p w14:paraId="0E902447" w14:textId="12527A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5.148</w:t>
      </w:r>
    </w:p>
    <w:p w14:paraId="4ACC73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207559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eka-dina nṛtya karena īśvara</w:t>
      </w:r>
      <w:r w:rsidRPr="004A2847">
        <w:rPr>
          <w:rStyle w:val="BookTitle"/>
          <w:rFonts w:asciiTheme="minorHAnsi" w:hAnsiTheme="minorHAnsi" w:cstheme="minorHAnsi"/>
          <w:b w:val="0"/>
          <w:bCs w:val="0"/>
          <w:color w:val="000000"/>
          <w:sz w:val="28"/>
          <w:szCs w:val="28"/>
        </w:rPr>
        <w:br/>
        <w:t>śuni’ rājā ekeśvara āilena satvara</w:t>
      </w:r>
    </w:p>
    <w:p w14:paraId="50FCCD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by the arrangement of providence, the King heard that the Lord was dancing and quickly came there.</w:t>
      </w:r>
    </w:p>
    <w:p w14:paraId="0D56620E" w14:textId="7D4E33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5.149</w:t>
      </w:r>
    </w:p>
    <w:p w14:paraId="45FC58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7CD26C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āḍe thāki’ dekhe rājā nṛtya kare prabhu</w:t>
      </w:r>
      <w:r w:rsidRPr="004A2847">
        <w:rPr>
          <w:rStyle w:val="BookTitle"/>
          <w:rFonts w:asciiTheme="minorHAnsi" w:hAnsiTheme="minorHAnsi" w:cstheme="minorHAnsi"/>
          <w:b w:val="0"/>
          <w:bCs w:val="0"/>
          <w:color w:val="000000"/>
          <w:sz w:val="28"/>
          <w:szCs w:val="28"/>
        </w:rPr>
        <w:br/>
        <w:t xml:space="preserve">parama </w:t>
      </w:r>
      <w:proofErr w:type="gramStart"/>
      <w:r w:rsidRPr="004A2847">
        <w:rPr>
          <w:rStyle w:val="BookTitle"/>
          <w:rFonts w:asciiTheme="minorHAnsi" w:hAnsiTheme="minorHAnsi" w:cstheme="minorHAnsi"/>
          <w:b w:val="0"/>
          <w:bCs w:val="0"/>
          <w:color w:val="000000"/>
          <w:sz w:val="28"/>
          <w:szCs w:val="28"/>
        </w:rPr>
        <w:t>adbhuta!—</w:t>
      </w:r>
      <w:proofErr w:type="gramEnd"/>
      <w:r w:rsidRPr="004A2847">
        <w:rPr>
          <w:rStyle w:val="BookTitle"/>
          <w:rFonts w:asciiTheme="minorHAnsi" w:hAnsiTheme="minorHAnsi" w:cstheme="minorHAnsi"/>
          <w:b w:val="0"/>
          <w:bCs w:val="0"/>
          <w:color w:val="000000"/>
          <w:sz w:val="28"/>
          <w:szCs w:val="28"/>
        </w:rPr>
        <w:t>yāhā nāhi dekhi kabhu</w:t>
      </w:r>
    </w:p>
    <w:p w14:paraId="2FA062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remained out of sight as he watched the Lord dance. He had never seen such a wonder before!</w:t>
      </w:r>
    </w:p>
    <w:p w14:paraId="36FBE5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King stayed away from the sight of the Lord and concealed his identity as he watched Gaurasundara dance.</w:t>
      </w:r>
    </w:p>
    <w:p w14:paraId="78AD0A85" w14:textId="10B0ED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5.150</w:t>
      </w:r>
    </w:p>
    <w:p w14:paraId="217990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4FBB4F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avicchinna kata dhārā vahe śrī-nayane</w:t>
      </w:r>
      <w:r w:rsidRPr="004A2847">
        <w:rPr>
          <w:rStyle w:val="BookTitle"/>
          <w:rFonts w:asciiTheme="minorHAnsi" w:hAnsiTheme="minorHAnsi" w:cstheme="minorHAnsi"/>
          <w:b w:val="0"/>
          <w:bCs w:val="0"/>
          <w:color w:val="000000"/>
          <w:sz w:val="28"/>
          <w:szCs w:val="28"/>
        </w:rPr>
        <w:br/>
        <w:t>kampa sveda pulaka vairvarṇya kṣaṇe kṣaṇe</w:t>
      </w:r>
    </w:p>
    <w:p w14:paraId="5FDD91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Streams of tears incessantly flowed from the Lord’s eyes, and His body manifested shivering, perspiring, hairs standing on end, and loss of color at every moment.</w:t>
      </w:r>
    </w:p>
    <w:p w14:paraId="5224414E" w14:textId="3DC5C2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5.151</w:t>
      </w:r>
    </w:p>
    <w:p w14:paraId="53EA2A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5974D4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āchāḍa prabhu paḍena bhūmite</w:t>
      </w:r>
      <w:r w:rsidRPr="004A2847">
        <w:rPr>
          <w:rStyle w:val="BookTitle"/>
          <w:rFonts w:asciiTheme="minorHAnsi" w:hAnsiTheme="minorHAnsi" w:cstheme="minorHAnsi"/>
          <w:b w:val="0"/>
          <w:bCs w:val="0"/>
          <w:color w:val="000000"/>
          <w:sz w:val="28"/>
          <w:szCs w:val="28"/>
        </w:rPr>
        <w:br/>
        <w:t>hena nāhi ye vā trāsa nā pāya dekhite</w:t>
      </w:r>
    </w:p>
    <w:p w14:paraId="7219F9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fell so forcefully to the ground that there was not a single person who was not frightened.</w:t>
      </w:r>
    </w:p>
    <w:p w14:paraId="6974E102" w14:textId="201A6E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5.152</w:t>
      </w:r>
    </w:p>
    <w:p w14:paraId="43E8EF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5A466E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karena prabhu huṅkāra garjana</w:t>
      </w:r>
      <w:r w:rsidRPr="004A2847">
        <w:rPr>
          <w:rStyle w:val="BookTitle"/>
          <w:rFonts w:asciiTheme="minorHAnsi" w:hAnsiTheme="minorHAnsi" w:cstheme="minorHAnsi"/>
          <w:b w:val="0"/>
          <w:bCs w:val="0"/>
          <w:color w:val="000000"/>
          <w:sz w:val="28"/>
          <w:szCs w:val="28"/>
        </w:rPr>
        <w:br/>
        <w:t>śuniyā pratāparudra dharena śravaṇa</w:t>
      </w:r>
    </w:p>
    <w:p w14:paraId="5AFC1C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roared so loudly that King Pratāparudra had to cover his ears.</w:t>
      </w:r>
    </w:p>
    <w:p w14:paraId="14E956B0" w14:textId="563FD3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5.153</w:t>
      </w:r>
    </w:p>
    <w:p w14:paraId="56AF67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2225FA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karena hena rodana virahe</w:t>
      </w:r>
      <w:r w:rsidRPr="004A2847">
        <w:rPr>
          <w:rStyle w:val="BookTitle"/>
          <w:rFonts w:asciiTheme="minorHAnsi" w:hAnsiTheme="minorHAnsi" w:cstheme="minorHAnsi"/>
          <w:b w:val="0"/>
          <w:bCs w:val="0"/>
          <w:color w:val="000000"/>
          <w:sz w:val="28"/>
          <w:szCs w:val="28"/>
        </w:rPr>
        <w:br/>
        <w:t>rājā dekhe śrī-nayane yena nadī vahe</w:t>
      </w:r>
    </w:p>
    <w:p w14:paraId="26172A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the Lord cried so intensely in separation that the King saw streams of tears flow from His eyes.</w:t>
      </w:r>
    </w:p>
    <w:p w14:paraId="61CF5EB0" w14:textId="6D4C52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5.154</w:t>
      </w:r>
    </w:p>
    <w:p w14:paraId="6B7071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53BD88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kata haya ananta vikāra</w:t>
      </w:r>
      <w:r w:rsidRPr="004A2847">
        <w:rPr>
          <w:rStyle w:val="BookTitle"/>
          <w:rFonts w:asciiTheme="minorHAnsi" w:hAnsiTheme="minorHAnsi" w:cstheme="minorHAnsi"/>
          <w:b w:val="0"/>
          <w:bCs w:val="0"/>
          <w:color w:val="000000"/>
          <w:sz w:val="28"/>
          <w:szCs w:val="28"/>
        </w:rPr>
        <w:br/>
        <w:t>kata haya kata yāya lekhā nāhi tāra</w:t>
      </w:r>
    </w:p>
    <w:p w14:paraId="2DCB553A" w14:textId="77777777" w:rsidR="007468F2" w:rsidRPr="004A2847" w:rsidRDefault="00A969AE" w:rsidP="007468F2">
      <w:pPr>
        <w:pStyle w:val="Translation"/>
        <w:rPr>
          <w:ins w:id="198" w:author="your servant" w:date="2024-03-21T21:26:00Z"/>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unlimited transformations of love that appeared and disappeared cannot be described.</w:t>
      </w:r>
    </w:p>
    <w:p w14:paraId="6C91586D" w14:textId="5B934A2D" w:rsidR="007468F2" w:rsidRPr="004A2847" w:rsidRDefault="007468F2" w:rsidP="007468F2">
      <w:pPr>
        <w:pStyle w:val="VerseNumber"/>
        <w:rPr>
          <w:ins w:id="199" w:author="your servant" w:date="2024-03-21T21:26:00Z"/>
          <w:rStyle w:val="BookTitle"/>
          <w:rFonts w:asciiTheme="minorHAnsi" w:hAnsiTheme="minorHAnsi" w:cstheme="minorHAnsi"/>
          <w:b w:val="0"/>
          <w:bCs w:val="0"/>
          <w:vanish w:val="0"/>
          <w:color w:val="008000"/>
          <w:sz w:val="20"/>
          <w:szCs w:val="20"/>
        </w:rPr>
      </w:pPr>
      <w:ins w:id="200" w:author="your servant" w:date="2024-03-21T21:26:00Z">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w:t>
        </w:r>
        <w:r>
          <w:rPr>
            <w:rStyle w:val="BookTitle"/>
            <w:rFonts w:asciiTheme="minorHAnsi" w:hAnsiTheme="minorHAnsi" w:cstheme="minorHAnsi"/>
            <w:b w:val="0"/>
            <w:bCs w:val="0"/>
            <w:vanish w:val="0"/>
            <w:color w:val="008000"/>
            <w:sz w:val="20"/>
            <w:szCs w:val="20"/>
          </w:rPr>
          <w:t>5</w:t>
        </w:r>
      </w:ins>
    </w:p>
    <w:p w14:paraId="09974216" w14:textId="77777777" w:rsidR="00A969AE" w:rsidRPr="004A2847" w:rsidRDefault="00A969AE">
      <w:pPr>
        <w:pStyle w:val="Translation"/>
        <w:jc w:val="center"/>
        <w:rPr>
          <w:rStyle w:val="BookTitle"/>
          <w:rFonts w:asciiTheme="minorHAnsi" w:hAnsiTheme="minorHAnsi" w:cstheme="minorHAnsi"/>
          <w:b/>
          <w:bCs/>
          <w:vanish/>
          <w:color w:val="008000"/>
          <w:sz w:val="28"/>
          <w:szCs w:val="28"/>
        </w:rPr>
        <w:pPrChange w:id="201" w:author="your servant" w:date="2024-03-21T21:26:00Z">
          <w:pPr>
            <w:pStyle w:val="Translation"/>
          </w:pPr>
        </w:pPrChange>
      </w:pPr>
      <w:r w:rsidRPr="004A2847">
        <w:rPr>
          <w:rStyle w:val="BookTitle"/>
          <w:rFonts w:asciiTheme="minorHAnsi" w:hAnsiTheme="minorHAnsi" w:cstheme="minorHAnsi"/>
          <w:b/>
          <w:bCs/>
          <w:color w:val="008000"/>
          <w:sz w:val="28"/>
          <w:szCs w:val="28"/>
        </w:rPr>
        <w:t>TEXT 155</w:t>
      </w:r>
    </w:p>
    <w:p w14:paraId="0ACEF0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dui mahā-bāhu-daṇḍa tuli’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’hari bala’ baliyā nācena kutūhalī</w:t>
      </w:r>
    </w:p>
    <w:p w14:paraId="3FDB12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raised His two powerful arms and joyfully danced as He chanted, “Hari bol!”</w:t>
      </w:r>
    </w:p>
    <w:p w14:paraId="5263E5DE" w14:textId="5A67EE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5.156</w:t>
      </w:r>
    </w:p>
    <w:p w14:paraId="5D7661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218341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nṛtya prabhu kari’ kata-kṣaṇe</w:t>
      </w:r>
      <w:r w:rsidRPr="004A2847">
        <w:rPr>
          <w:rStyle w:val="BookTitle"/>
          <w:rFonts w:asciiTheme="minorHAnsi" w:hAnsiTheme="minorHAnsi" w:cstheme="minorHAnsi"/>
          <w:b w:val="0"/>
          <w:bCs w:val="0"/>
          <w:color w:val="000000"/>
          <w:sz w:val="28"/>
          <w:szCs w:val="28"/>
        </w:rPr>
        <w:br/>
        <w:t>bāhya prakāśiyā vasilena sarva-gaṇe</w:t>
      </w:r>
    </w:p>
    <w:p w14:paraId="43681A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dancing for some time in this way, the Lord manifested external consciousness and sat down with His associates.</w:t>
      </w:r>
    </w:p>
    <w:p w14:paraId="0BDC5182" w14:textId="7FC3BB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5.157</w:t>
      </w:r>
    </w:p>
    <w:p w14:paraId="1E2F8F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21B1CE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o calilā alakṣite sei-kṣaṇe</w:t>
      </w:r>
      <w:r w:rsidRPr="004A2847">
        <w:rPr>
          <w:rStyle w:val="BookTitle"/>
          <w:rFonts w:asciiTheme="minorHAnsi" w:hAnsiTheme="minorHAnsi" w:cstheme="minorHAnsi"/>
          <w:b w:val="0"/>
          <w:bCs w:val="0"/>
          <w:color w:val="000000"/>
          <w:sz w:val="28"/>
          <w:szCs w:val="28"/>
        </w:rPr>
        <w:br/>
        <w:t>dekhiyā prabhura nṛtya parānanda-mane</w:t>
      </w:r>
    </w:p>
    <w:p w14:paraId="3D46C0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then left unnoticed. His mind was filled with ecstasy from seeing the Lord’s dancing.</w:t>
      </w:r>
    </w:p>
    <w:p w14:paraId="5E4EB648" w14:textId="52A464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5.158</w:t>
      </w:r>
    </w:p>
    <w:p w14:paraId="0CB3C3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676842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adbhuta nṛtya adbhuta vikāra</w:t>
      </w:r>
      <w:r w:rsidRPr="004A2847">
        <w:rPr>
          <w:rStyle w:val="BookTitle"/>
          <w:rFonts w:asciiTheme="minorHAnsi" w:hAnsiTheme="minorHAnsi" w:cstheme="minorHAnsi"/>
          <w:b w:val="0"/>
          <w:bCs w:val="0"/>
          <w:color w:val="000000"/>
          <w:sz w:val="28"/>
          <w:szCs w:val="28"/>
        </w:rPr>
        <w:br/>
        <w:t>rājāra manete haila santoṣa apāra</w:t>
      </w:r>
    </w:p>
    <w:p w14:paraId="25C5A4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was unlimitedly satisfied after seeing the Lord’s wonderful dancing and wonderful transformations of love.</w:t>
      </w:r>
    </w:p>
    <w:p w14:paraId="2A47723F" w14:textId="789218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5.159</w:t>
      </w:r>
    </w:p>
    <w:p w14:paraId="11F6A2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3DBFD4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ekakhāni mātra dharilena mane</w:t>
      </w:r>
      <w:r w:rsidRPr="004A2847">
        <w:rPr>
          <w:rStyle w:val="BookTitle"/>
          <w:rFonts w:asciiTheme="minorHAnsi" w:hAnsiTheme="minorHAnsi" w:cstheme="minorHAnsi"/>
          <w:b w:val="0"/>
          <w:bCs w:val="0"/>
          <w:color w:val="000000"/>
          <w:sz w:val="28"/>
          <w:szCs w:val="28"/>
        </w:rPr>
        <w:br/>
        <w:t>seha tāna anugraha haibāra kāraṇe</w:t>
      </w:r>
    </w:p>
    <w:p w14:paraId="03586D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in his mind there arose one doubt, which later became the cause of his achieving the Lord’s mercy.</w:t>
      </w:r>
    </w:p>
    <w:p w14:paraId="7275518D" w14:textId="22B122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5.160</w:t>
      </w:r>
    </w:p>
    <w:p w14:paraId="19C693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7207D5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nayane yata divya dhārā vaya</w:t>
      </w:r>
      <w:r w:rsidRPr="004A2847">
        <w:rPr>
          <w:rStyle w:val="BookTitle"/>
          <w:rFonts w:asciiTheme="minorHAnsi" w:hAnsiTheme="minorHAnsi" w:cstheme="minorHAnsi"/>
          <w:b w:val="0"/>
          <w:bCs w:val="0"/>
          <w:color w:val="000000"/>
          <w:sz w:val="28"/>
          <w:szCs w:val="28"/>
        </w:rPr>
        <w:br/>
        <w:t>niravadhi nācite śrī-mukhe lālā haya</w:t>
      </w:r>
    </w:p>
    <w:p w14:paraId="318DA8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was continuously dancing, divine tears flowed from His eyes and saliva flowed from His mouth.</w:t>
      </w:r>
    </w:p>
    <w:p w14:paraId="227EBC70" w14:textId="0E9837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5.161</w:t>
      </w:r>
    </w:p>
    <w:p w14:paraId="730FD1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40D4D5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dhūlāya lālāya nāsikāra prema-dhāre</w:t>
      </w:r>
      <w:r w:rsidRPr="004A2847">
        <w:rPr>
          <w:rStyle w:val="BookTitle"/>
          <w:rFonts w:asciiTheme="minorHAnsi" w:hAnsiTheme="minorHAnsi" w:cstheme="minorHAnsi"/>
          <w:b w:val="0"/>
          <w:bCs w:val="0"/>
          <w:color w:val="000000"/>
          <w:sz w:val="28"/>
          <w:szCs w:val="28"/>
        </w:rPr>
        <w:br/>
        <w:t>sakala śrī-aṅga vyāpta kīrtana-vikāre</w:t>
      </w:r>
    </w:p>
    <w:p w14:paraId="4010F0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ecstasy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the Lord’s entire body became covered with dust, saliva, and water from His nose.</w:t>
      </w:r>
    </w:p>
    <w:p w14:paraId="64F71C6B" w14:textId="16DCD4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5.162</w:t>
      </w:r>
    </w:p>
    <w:p w14:paraId="770A25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5B5885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kṛṣṇa-bhāva nā bujhi’ nṛpati</w:t>
      </w:r>
      <w:r w:rsidRPr="004A2847">
        <w:rPr>
          <w:rStyle w:val="BookTitle"/>
          <w:rFonts w:asciiTheme="minorHAnsi" w:hAnsiTheme="minorHAnsi" w:cstheme="minorHAnsi"/>
          <w:b w:val="0"/>
          <w:bCs w:val="0"/>
          <w:color w:val="000000"/>
          <w:sz w:val="28"/>
          <w:szCs w:val="28"/>
        </w:rPr>
        <w:br/>
        <w:t>īṣat sandeha tāna dharileka mati</w:t>
      </w:r>
    </w:p>
    <w:p w14:paraId="6E17DE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was unable to understand those transformations of ecstatic love for Kṛṣṇa, so some doubt arose in his mind.</w:t>
      </w:r>
    </w:p>
    <w:p w14:paraId="24B5F35A" w14:textId="7067AC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5.163</w:t>
      </w:r>
    </w:p>
    <w:p w14:paraId="73457C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4BD41A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kāro sthāne ihā rājā nā kari’ prakāśa</w:t>
      </w:r>
      <w:r w:rsidRPr="004A2847">
        <w:rPr>
          <w:rStyle w:val="BookTitle"/>
          <w:rFonts w:asciiTheme="minorHAnsi" w:hAnsiTheme="minorHAnsi" w:cstheme="minorHAnsi"/>
          <w:b w:val="0"/>
          <w:bCs w:val="0"/>
          <w:color w:val="000000"/>
          <w:sz w:val="28"/>
          <w:szCs w:val="28"/>
        </w:rPr>
        <w:br/>
        <w:t>parama santoṣe rājā gelā nija-vāsa</w:t>
      </w:r>
    </w:p>
    <w:p w14:paraId="23160A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did not reveal this to anyone but returned to his residence in great satisfaction.</w:t>
      </w:r>
    </w:p>
    <w:p w14:paraId="1F947E9D" w14:textId="2CA5A6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5.164</w:t>
      </w:r>
    </w:p>
    <w:p w14:paraId="1ECA11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490C1609" w14:textId="4A61124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prabhure dekhiyā rājā mahāsukhī haiyā</w:t>
      </w:r>
      <w:r w:rsidRPr="004A2847">
        <w:rPr>
          <w:rStyle w:val="BookTitle"/>
          <w:rFonts w:asciiTheme="minorHAnsi" w:hAnsiTheme="minorHAnsi" w:cstheme="minorHAnsi"/>
          <w:b w:val="0"/>
          <w:bCs w:val="0"/>
          <w:color w:val="000000"/>
          <w:sz w:val="28"/>
          <w:szCs w:val="28"/>
        </w:rPr>
        <w:br/>
        <w:t>thākilena gṛhe giyā</w:t>
      </w:r>
      <w:ins w:id="202" w:author="your servant" w:date="2020-05-18T21:12:00Z">
        <w:r w:rsidR="00CA4F13">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śayana kariyā</w:t>
      </w:r>
    </w:p>
    <w:p w14:paraId="6FB626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was most happy to have seen the Lord. He returned home and went to sleep.</w:t>
      </w:r>
    </w:p>
    <w:p w14:paraId="39DD63FC" w14:textId="67E760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5.165</w:t>
      </w:r>
    </w:p>
    <w:p w14:paraId="7D5190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3D1572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śrī-jagannātha nyāsi-rūpa dhari’</w:t>
      </w:r>
      <w:r w:rsidRPr="004A2847">
        <w:rPr>
          <w:rStyle w:val="BookTitle"/>
          <w:rFonts w:asciiTheme="minorHAnsi" w:hAnsiTheme="minorHAnsi" w:cstheme="minorHAnsi"/>
          <w:b w:val="0"/>
          <w:bCs w:val="0"/>
          <w:color w:val="000000"/>
          <w:sz w:val="28"/>
          <w:szCs w:val="28"/>
        </w:rPr>
        <w:br/>
        <w:t>nije saṅkīrtana-krīḍā kare avatari’</w:t>
      </w:r>
    </w:p>
    <w:p w14:paraId="7AE4FB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Jagannātha personally appeared in this world in the form of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to propagate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w:t>
      </w:r>
    </w:p>
    <w:p w14:paraId="3D9FADEC" w14:textId="3749C5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5.166</w:t>
      </w:r>
    </w:p>
    <w:p w14:paraId="31DFFF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7964C6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īśvara-māyāya rājā marma nāhi jāne</w:t>
      </w:r>
      <w:r w:rsidRPr="004A2847">
        <w:rPr>
          <w:rStyle w:val="BookTitle"/>
          <w:rFonts w:asciiTheme="minorHAnsi" w:hAnsiTheme="minorHAnsi" w:cstheme="minorHAnsi"/>
          <w:b w:val="0"/>
          <w:bCs w:val="0"/>
          <w:color w:val="000000"/>
          <w:sz w:val="28"/>
          <w:szCs w:val="28"/>
        </w:rPr>
        <w:br/>
        <w:t>sei prabhu jānāite lāgilā āpane</w:t>
      </w:r>
    </w:p>
    <w:p w14:paraId="2A0E6F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Yet by the influence of the Lord’s illusory energy, the King did not know this confidential fact.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the Lord revealed this truth to the King.</w:t>
      </w:r>
    </w:p>
    <w:p w14:paraId="06E339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the offenses committed by Pratāparudra resulting from his previous aversion to Kṛṣṇa were destroyed upon seeing the Lord, since he depended on the strength of his sensual knowledge, he could not understand that Śrī Gaurasundara was Kṛṣṇa. Rather, he became doubtful about Śrī Caitanya, thinking that He was simply a devotee. His thoughts were bewildered by Kṛṣṇa’s illusory energy. To display mercy on him, Lord Jagannātha appeared to him in a dream. As a result, the King became repentant and begged forgiveness for his offense.</w:t>
      </w:r>
    </w:p>
    <w:p w14:paraId="561368ED" w14:textId="66F22C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5.167</w:t>
      </w:r>
    </w:p>
    <w:p w14:paraId="41AD1F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29AF44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sukṛti pratāparudra rātre svapna dekhe</w:t>
      </w:r>
      <w:r w:rsidRPr="004A2847">
        <w:rPr>
          <w:rStyle w:val="BookTitle"/>
          <w:rFonts w:asciiTheme="minorHAnsi" w:hAnsiTheme="minorHAnsi" w:cstheme="minorHAnsi"/>
          <w:b w:val="0"/>
          <w:bCs w:val="0"/>
          <w:color w:val="000000"/>
          <w:sz w:val="28"/>
          <w:szCs w:val="28"/>
        </w:rPr>
        <w:br/>
        <w:t>svapne giyāchena jagannāthera sammukhe</w:t>
      </w:r>
    </w:p>
    <w:p w14:paraId="43D86F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night the fortunate Pratāparudra saw Lord Jagannātha appear before him in a dream.</w:t>
      </w:r>
    </w:p>
    <w:p w14:paraId="61296911" w14:textId="056ACA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5.168</w:t>
      </w:r>
    </w:p>
    <w:p w14:paraId="0CB08A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168</w:t>
      </w:r>
    </w:p>
    <w:p w14:paraId="6BAF6B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dekhe—jagannātha-aṅga dhūlā-maya</w:t>
      </w:r>
      <w:r w:rsidRPr="004A2847">
        <w:rPr>
          <w:rStyle w:val="BookTitle"/>
          <w:rFonts w:asciiTheme="minorHAnsi" w:hAnsiTheme="minorHAnsi" w:cstheme="minorHAnsi"/>
          <w:b w:val="0"/>
          <w:bCs w:val="0"/>
          <w:color w:val="000000"/>
          <w:sz w:val="28"/>
          <w:szCs w:val="28"/>
        </w:rPr>
        <w:br/>
        <w:t>dui śrī-nayane yena gaṅgā-dhārā vaya</w:t>
      </w:r>
    </w:p>
    <w:p w14:paraId="43C2B0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saw that the body of Jagannātha was covered with dust, and tears flowed from His two eyes like streams from the Ganges.</w:t>
      </w:r>
    </w:p>
    <w:p w14:paraId="1EF35053" w14:textId="1785BB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5.169</w:t>
      </w:r>
    </w:p>
    <w:p w14:paraId="775D30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4D16DE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śrī-nāsāya jala paḍe nirantara</w:t>
      </w:r>
      <w:r w:rsidRPr="004A2847">
        <w:rPr>
          <w:rStyle w:val="BookTitle"/>
          <w:rFonts w:asciiTheme="minorHAnsi" w:hAnsiTheme="minorHAnsi" w:cstheme="minorHAnsi"/>
          <w:b w:val="0"/>
          <w:bCs w:val="0"/>
          <w:color w:val="000000"/>
          <w:sz w:val="28"/>
          <w:szCs w:val="28"/>
        </w:rPr>
        <w:br/>
        <w:t>śrī-mukhera lāla paḍe, tite kalevara</w:t>
      </w:r>
    </w:p>
    <w:p w14:paraId="016B2A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Water continuously flowed from His two nostrils, and His body became soaked with saliva from His mouth.</w:t>
      </w:r>
    </w:p>
    <w:p w14:paraId="07396CE6" w14:textId="28C97C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5.170</w:t>
      </w:r>
    </w:p>
    <w:p w14:paraId="411379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231C1B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rājā mane cinte</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e ki-rūpa līlā!</w:t>
      </w:r>
      <w:r w:rsidRPr="004A2847">
        <w:rPr>
          <w:rStyle w:val="BookTitle"/>
          <w:rFonts w:asciiTheme="minorHAnsi" w:hAnsiTheme="minorHAnsi" w:cstheme="minorHAnsi"/>
          <w:b w:val="0"/>
          <w:bCs w:val="0"/>
          <w:color w:val="000000"/>
          <w:sz w:val="28"/>
          <w:szCs w:val="28"/>
        </w:rPr>
        <w:br/>
        <w:t>bujhite nā pāri jagannāthera ki khelā!”</w:t>
      </w:r>
    </w:p>
    <w:p w14:paraId="0862AF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that dream the King thought, “What kind of pastime is this! I am unable to understand what Jagannātha is doing!”</w:t>
      </w:r>
    </w:p>
    <w:p w14:paraId="4CFF5E1B" w14:textId="0D0DE7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5.171</w:t>
      </w:r>
    </w:p>
    <w:p w14:paraId="7BCA1D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13E271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jagannāthera caraṇa sparśite rājā yāya</w:t>
      </w:r>
      <w:r w:rsidRPr="004A2847">
        <w:rPr>
          <w:rStyle w:val="BookTitle"/>
          <w:rFonts w:asciiTheme="minorHAnsi" w:hAnsiTheme="minorHAnsi" w:cstheme="minorHAnsi"/>
          <w:b w:val="0"/>
          <w:bCs w:val="0"/>
          <w:color w:val="000000"/>
          <w:sz w:val="28"/>
          <w:szCs w:val="28"/>
        </w:rPr>
        <w:br/>
        <w:t xml:space="preserve">jagannātha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“rājā, e ta’nā yuyāya</w:t>
      </w:r>
    </w:p>
    <w:p w14:paraId="7134EF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went to touch Jagannātha’s feet, but Jagannātha said, “O King, this is not proper.</w:t>
      </w:r>
    </w:p>
    <w:p w14:paraId="16E58695" w14:textId="64E555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5.172</w:t>
      </w:r>
    </w:p>
    <w:p w14:paraId="7E68C5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1461B2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karpūra, kasturī, gandha, candana, kuṅkume</w:t>
      </w:r>
      <w:r w:rsidRPr="004A2847">
        <w:rPr>
          <w:rStyle w:val="BookTitle"/>
          <w:rFonts w:asciiTheme="minorHAnsi" w:hAnsiTheme="minorHAnsi" w:cstheme="minorHAnsi"/>
          <w:b w:val="0"/>
          <w:bCs w:val="0"/>
          <w:color w:val="000000"/>
          <w:sz w:val="28"/>
          <w:szCs w:val="28"/>
        </w:rPr>
        <w:br/>
        <w:t>lepita tomāra aṅga sakala uttame</w:t>
      </w:r>
    </w:p>
    <w:p w14:paraId="02F99B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“Your body is smeared with fragrant camphor, musk, sandalwood paste, and </w:t>
      </w:r>
      <w:r w:rsidRPr="004A2847">
        <w:rPr>
          <w:rStyle w:val="BookTitle"/>
          <w:rFonts w:asciiTheme="minorHAnsi" w:hAnsiTheme="minorHAnsi" w:cstheme="minorHAnsi"/>
          <w:b/>
          <w:bCs/>
          <w:i/>
          <w:iCs/>
          <w:color w:val="800000"/>
          <w:sz w:val="28"/>
          <w:szCs w:val="28"/>
        </w:rPr>
        <w:t>kuṅkuma</w:t>
      </w:r>
      <w:r w:rsidRPr="004A2847">
        <w:rPr>
          <w:rStyle w:val="BookTitle"/>
          <w:rFonts w:asciiTheme="minorHAnsi" w:hAnsiTheme="minorHAnsi" w:cstheme="minorHAnsi"/>
          <w:b/>
          <w:bCs/>
          <w:color w:val="800000"/>
          <w:sz w:val="28"/>
          <w:szCs w:val="28"/>
        </w:rPr>
        <w:t>.</w:t>
      </w:r>
    </w:p>
    <w:p w14:paraId="3CE1C98B" w14:textId="5B8AAB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5.173</w:t>
      </w:r>
    </w:p>
    <w:p w14:paraId="3CFDBF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6DB2FD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āmāra śarīra dekha—dhūlā-lālā-maya</w:t>
      </w:r>
      <w:r w:rsidRPr="004A2847">
        <w:rPr>
          <w:rStyle w:val="BookTitle"/>
          <w:rFonts w:asciiTheme="minorHAnsi" w:hAnsiTheme="minorHAnsi" w:cstheme="minorHAnsi"/>
          <w:b w:val="0"/>
          <w:bCs w:val="0"/>
          <w:color w:val="000000"/>
          <w:sz w:val="28"/>
          <w:szCs w:val="28"/>
        </w:rPr>
        <w:br/>
        <w:t>āmā paraśite ki tomāra yogya haya</w:t>
      </w:r>
    </w:p>
    <w:p w14:paraId="06B1FB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see My body, it is covered with dust and saliva. Is it proper for you to touch Me?</w:t>
      </w:r>
    </w:p>
    <w:p w14:paraId="750BEA85" w14:textId="4CCFB7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5.174</w:t>
      </w:r>
    </w:p>
    <w:p w14:paraId="6530E7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2020A04E" w14:textId="004B3B3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 ye nācite āji tumi giyāchilā</w:t>
      </w:r>
      <w:ins w:id="203" w:author="your servant" w:date="2020-05-18T21:15:00Z">
        <w:r w:rsidR="00B315C6">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ghṛṇā kaile mora aṅge dekhi’ dhūlā-lālā</w:t>
      </w:r>
    </w:p>
    <w:p w14:paraId="1EB2A1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you went to see Me dancing today, you felt repugnant on seeing My body covered with dust and saliva.</w:t>
      </w:r>
    </w:p>
    <w:p w14:paraId="45F280A2" w14:textId="47D5A8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5.175</w:t>
      </w:r>
    </w:p>
    <w:p w14:paraId="033DA5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6F054F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dhūlā-lālā dekha sarvāṅge āmāra</w:t>
      </w:r>
      <w:r w:rsidRPr="004A2847">
        <w:rPr>
          <w:rStyle w:val="BookTitle"/>
          <w:rFonts w:asciiTheme="minorHAnsi" w:hAnsiTheme="minorHAnsi" w:cstheme="minorHAnsi"/>
          <w:b w:val="0"/>
          <w:bCs w:val="0"/>
          <w:color w:val="000000"/>
          <w:sz w:val="28"/>
          <w:szCs w:val="28"/>
        </w:rPr>
        <w:br/>
        <w:t>tumi mahārājā mahārājāra kumāra</w:t>
      </w:r>
    </w:p>
    <w:p w14:paraId="39CA47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“Just see, </w:t>
      </w:r>
      <w:proofErr w:type="gramStart"/>
      <w:r w:rsidRPr="004A2847">
        <w:rPr>
          <w:rStyle w:val="BookTitle"/>
          <w:rFonts w:asciiTheme="minorHAnsi" w:hAnsiTheme="minorHAnsi" w:cstheme="minorHAnsi"/>
          <w:b/>
          <w:bCs/>
          <w:color w:val="800000"/>
          <w:sz w:val="28"/>
          <w:szCs w:val="28"/>
        </w:rPr>
        <w:t>My</w:t>
      </w:r>
      <w:proofErr w:type="gramEnd"/>
      <w:r w:rsidRPr="004A2847">
        <w:rPr>
          <w:rStyle w:val="BookTitle"/>
          <w:rFonts w:asciiTheme="minorHAnsi" w:hAnsiTheme="minorHAnsi" w:cstheme="minorHAnsi"/>
          <w:b/>
          <w:bCs/>
          <w:color w:val="800000"/>
          <w:sz w:val="28"/>
          <w:szCs w:val="28"/>
        </w:rPr>
        <w:t xml:space="preserve"> entire body is covered with that dust and saliva, and you are a king as well as the son of a king.</w:t>
      </w:r>
    </w:p>
    <w:p w14:paraId="202F1B51" w14:textId="4360A9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5.176</w:t>
      </w:r>
    </w:p>
    <w:p w14:paraId="4A37BD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576818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āmāre sparśite ki tomāra yogya haya?”</w:t>
      </w:r>
      <w:r w:rsidRPr="004A2847">
        <w:rPr>
          <w:rStyle w:val="BookTitle"/>
          <w:rFonts w:asciiTheme="minorHAnsi" w:hAnsiTheme="minorHAnsi" w:cstheme="minorHAnsi"/>
          <w:b w:val="0"/>
          <w:bCs w:val="0"/>
          <w:color w:val="000000"/>
          <w:sz w:val="28"/>
          <w:szCs w:val="28"/>
        </w:rPr>
        <w:br/>
        <w:t>eta bali’ bhṛtye cāhi’ hāse dayā-maya</w:t>
      </w:r>
    </w:p>
    <w:p w14:paraId="4F71D2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“Am I fit to be touched by you?” After speaking these words, the merciful Lord looked at His servant and smiled.</w:t>
      </w:r>
    </w:p>
    <w:p w14:paraId="5C930094" w14:textId="70C0F9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5.177</w:t>
      </w:r>
    </w:p>
    <w:p w14:paraId="0E8A03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177</w:t>
      </w:r>
    </w:p>
    <w:p w14:paraId="5FBFFD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sei-kṣaṇe dekhe rājā sei siṁhāsane</w:t>
      </w:r>
      <w:r w:rsidRPr="004A2847">
        <w:rPr>
          <w:rStyle w:val="BookTitle"/>
          <w:rFonts w:asciiTheme="minorHAnsi" w:hAnsiTheme="minorHAnsi" w:cstheme="minorHAnsi"/>
          <w:b w:val="0"/>
          <w:bCs w:val="0"/>
          <w:color w:val="000000"/>
          <w:sz w:val="28"/>
          <w:szCs w:val="28"/>
        </w:rPr>
        <w:br/>
        <w:t>caitanya-gosāñi vasi’ āchena āpane</w:t>
      </w:r>
    </w:p>
    <w:p w14:paraId="636FDC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moment the King saw Lord Caitanya sitting on the throne where Jagannātha was previously sitting.</w:t>
      </w:r>
    </w:p>
    <w:p w14:paraId="555D7F49" w14:textId="614240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5.178</w:t>
      </w:r>
    </w:p>
    <w:p w14:paraId="7EE8F9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4AB57F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mata sakala śrī-aṅga dhūlā-maya</w:t>
      </w:r>
      <w:r w:rsidRPr="004A2847">
        <w:rPr>
          <w:rStyle w:val="BookTitle"/>
          <w:rFonts w:asciiTheme="minorHAnsi" w:hAnsiTheme="minorHAnsi" w:cstheme="minorHAnsi"/>
          <w:b w:val="0"/>
          <w:bCs w:val="0"/>
          <w:color w:val="000000"/>
          <w:sz w:val="28"/>
          <w:szCs w:val="28"/>
        </w:rPr>
        <w:br/>
        <w:t>rājāre balena hāsi’</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e ta’ yogya naya</w:t>
      </w:r>
    </w:p>
    <w:p w14:paraId="2FE06E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entire body was covered with dust in the same way as before. He smiled at the King and said, “This is not proper.</w:t>
      </w:r>
    </w:p>
    <w:p w14:paraId="4FFF0EEA" w14:textId="0AF3AC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5.179</w:t>
      </w:r>
    </w:p>
    <w:p w14:paraId="06EBF7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2573A7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 āmāre ghṛṇā kari’ gelā mane</w:t>
      </w:r>
      <w:r w:rsidRPr="004A2847">
        <w:rPr>
          <w:rStyle w:val="BookTitle"/>
          <w:rFonts w:asciiTheme="minorHAnsi" w:hAnsiTheme="minorHAnsi" w:cstheme="minorHAnsi"/>
          <w:b w:val="0"/>
          <w:bCs w:val="0"/>
          <w:color w:val="000000"/>
          <w:sz w:val="28"/>
          <w:szCs w:val="28"/>
        </w:rPr>
        <w:br/>
        <w:t>tabe tumi āmāre sparśibe ki kāraṇe”</w:t>
      </w:r>
    </w:p>
    <w:p w14:paraId="60E6A6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“Earlier today you felt aversion to Me and went home, so why would you touch Me now?”</w:t>
      </w:r>
    </w:p>
    <w:p w14:paraId="0B8D0D7B" w14:textId="2B7CAB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5.180</w:t>
      </w:r>
    </w:p>
    <w:p w14:paraId="3D4AF0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7F0820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pratāparūdrere kṛpā kari’</w:t>
      </w:r>
      <w:r w:rsidRPr="004A2847">
        <w:rPr>
          <w:rStyle w:val="BookTitle"/>
          <w:rFonts w:asciiTheme="minorHAnsi" w:hAnsiTheme="minorHAnsi" w:cstheme="minorHAnsi"/>
          <w:b w:val="0"/>
          <w:bCs w:val="0"/>
          <w:color w:val="000000"/>
          <w:sz w:val="28"/>
          <w:szCs w:val="28"/>
        </w:rPr>
        <w:br/>
        <w:t>siṁhāsane vasi’ hāse gaurāṅga-śrī-hari</w:t>
      </w:r>
    </w:p>
    <w:p w14:paraId="75C2D9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bestowing mercy on Pratāparudra in this way, Lord Gaurāṅga smiled as He sat on the throne.</w:t>
      </w:r>
    </w:p>
    <w:p w14:paraId="4F196647" w14:textId="357C80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5.181</w:t>
      </w:r>
    </w:p>
    <w:p w14:paraId="1C7593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659A0A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rājāra haila kata-kṣaṇe jāgaraṇa</w:t>
      </w:r>
      <w:r w:rsidRPr="004A2847">
        <w:rPr>
          <w:rStyle w:val="BookTitle"/>
          <w:rFonts w:asciiTheme="minorHAnsi" w:hAnsiTheme="minorHAnsi" w:cstheme="minorHAnsi"/>
          <w:b w:val="0"/>
          <w:bCs w:val="0"/>
          <w:color w:val="000000"/>
          <w:sz w:val="28"/>
          <w:szCs w:val="28"/>
        </w:rPr>
        <w:br/>
        <w:t>caitanya pāiyā rājā karena krandana</w:t>
      </w:r>
    </w:p>
    <w:p w14:paraId="619526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Shortly thereafter, the King woke up and began to cry.</w:t>
      </w:r>
    </w:p>
    <w:p w14:paraId="31E4DA0B" w14:textId="264416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5.182</w:t>
      </w:r>
    </w:p>
    <w:p w14:paraId="338D9C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5AC754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“mahā-aparādhī muñi pāpī durācāra</w:t>
      </w:r>
      <w:r w:rsidRPr="004A2847">
        <w:rPr>
          <w:rStyle w:val="BookTitle"/>
          <w:rFonts w:asciiTheme="minorHAnsi" w:hAnsiTheme="minorHAnsi" w:cstheme="minorHAnsi"/>
          <w:b w:val="0"/>
          <w:bCs w:val="0"/>
          <w:color w:val="000000"/>
          <w:sz w:val="28"/>
          <w:szCs w:val="28"/>
        </w:rPr>
        <w:br/>
        <w:t>nā jāniluṅ caitanya—īśvara-avatāra</w:t>
      </w:r>
    </w:p>
    <w:p w14:paraId="2C065A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a sinful, misbehaved, great offender. I did not know that Lord Caitanya was the Supreme Lord.</w:t>
      </w:r>
    </w:p>
    <w:p w14:paraId="0ACB2C02" w14:textId="2D6AF1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5.183</w:t>
      </w:r>
    </w:p>
    <w:p w14:paraId="2F6409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183</w:t>
      </w:r>
    </w:p>
    <w:p w14:paraId="2BBD92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jīvera vā kon śakti tāhāne jānite</w:t>
      </w:r>
      <w:r w:rsidRPr="004A2847">
        <w:rPr>
          <w:rStyle w:val="BookTitle"/>
          <w:rFonts w:asciiTheme="minorHAnsi" w:hAnsiTheme="minorHAnsi" w:cstheme="minorHAnsi"/>
          <w:b w:val="0"/>
          <w:bCs w:val="0"/>
          <w:color w:val="000000"/>
          <w:sz w:val="28"/>
          <w:szCs w:val="28"/>
        </w:rPr>
        <w:br/>
        <w:t>brahmādira moha haya yāṅhāra māyāte</w:t>
      </w:r>
    </w:p>
    <w:p w14:paraId="22A31A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power does a living entity have to know Him? Even personalities like Brahmā are bewildered by His illusory energy.</w:t>
      </w:r>
    </w:p>
    <w:p w14:paraId="664BAB7D" w14:textId="4103BE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5.184</w:t>
      </w:r>
    </w:p>
    <w:p w14:paraId="7FFED4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6E2F95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kṣamaha prabhu, mora aparādha</w:t>
      </w:r>
      <w:r w:rsidRPr="004A2847">
        <w:rPr>
          <w:rStyle w:val="BookTitle"/>
          <w:rFonts w:asciiTheme="minorHAnsi" w:hAnsiTheme="minorHAnsi" w:cstheme="minorHAnsi"/>
          <w:b w:val="0"/>
          <w:bCs w:val="0"/>
          <w:color w:val="000000"/>
          <w:sz w:val="28"/>
          <w:szCs w:val="28"/>
        </w:rPr>
        <w:br/>
        <w:t>nija-dāsa kari’ more karaha prasāda”</w:t>
      </w:r>
    </w:p>
    <w:p w14:paraId="327604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O Lord, please forgive my offenses. Bestow mercy on me by accepting me as Your servant.”</w:t>
      </w:r>
    </w:p>
    <w:p w14:paraId="7485D842" w14:textId="1638F6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5.185</w:t>
      </w:r>
    </w:p>
    <w:p w14:paraId="4DC65A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4D77C6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śrī-jagannātha—caitanya-gosāñi</w:t>
      </w:r>
      <w:r w:rsidRPr="004A2847">
        <w:rPr>
          <w:rStyle w:val="BookTitle"/>
          <w:rFonts w:asciiTheme="minorHAnsi" w:hAnsiTheme="minorHAnsi" w:cstheme="minorHAnsi"/>
          <w:b w:val="0"/>
          <w:bCs w:val="0"/>
          <w:color w:val="000000"/>
          <w:sz w:val="28"/>
          <w:szCs w:val="28"/>
        </w:rPr>
        <w:br/>
        <w:t>rājā jānilena, ithe kichu bheda nāi</w:t>
      </w:r>
    </w:p>
    <w:p w14:paraId="06FEA3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thus realized that Lord Jagannātha and Lord Caitanya were nondifferent.</w:t>
      </w:r>
    </w:p>
    <w:p w14:paraId="71E2B666" w14:textId="51CB9F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5.186</w:t>
      </w:r>
    </w:p>
    <w:p w14:paraId="217C4C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186</w:t>
      </w:r>
    </w:p>
    <w:p w14:paraId="38A12E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viśeṣa utkaṇṭhā haila prabhure dekhite</w:t>
      </w:r>
      <w:r w:rsidRPr="004A2847">
        <w:rPr>
          <w:rStyle w:val="BookTitle"/>
          <w:rFonts w:asciiTheme="minorHAnsi" w:hAnsiTheme="minorHAnsi" w:cstheme="minorHAnsi"/>
          <w:b w:val="0"/>
          <w:bCs w:val="0"/>
          <w:color w:val="000000"/>
          <w:sz w:val="28"/>
          <w:szCs w:val="28"/>
        </w:rPr>
        <w:br/>
        <w:t>tathāpi nā pāre keha dekhā karāite</w:t>
      </w:r>
    </w:p>
    <w:p w14:paraId="1A702A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developed intense eagerness to see the Lord, but no one was able to arrange a meeting.</w:t>
      </w:r>
    </w:p>
    <w:p w14:paraId="5C0AD8B8" w14:textId="6F5763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5.187</w:t>
      </w:r>
    </w:p>
    <w:p w14:paraId="2728DF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187</w:t>
      </w:r>
    </w:p>
    <w:p w14:paraId="660248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eka-dina prabhu puṣpera udyāne</w:t>
      </w:r>
      <w:r w:rsidRPr="004A2847">
        <w:rPr>
          <w:rStyle w:val="BookTitle"/>
          <w:rFonts w:asciiTheme="minorHAnsi" w:hAnsiTheme="minorHAnsi" w:cstheme="minorHAnsi"/>
          <w:b w:val="0"/>
          <w:bCs w:val="0"/>
          <w:color w:val="000000"/>
          <w:sz w:val="28"/>
          <w:szCs w:val="28"/>
        </w:rPr>
        <w:br/>
        <w:t>vasiyā āchena kata pāriṣada-sane</w:t>
      </w:r>
    </w:p>
    <w:p w14:paraId="00B547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arrangement of providence, the Lord was one day sitting in a flower garden in the company of His associates.</w:t>
      </w:r>
    </w:p>
    <w:p w14:paraId="4583EBD0" w14:textId="700AEB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5.188</w:t>
      </w:r>
    </w:p>
    <w:p w14:paraId="70FA51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188</w:t>
      </w:r>
    </w:p>
    <w:p w14:paraId="4E24A0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ekākī pratāparudra giyā sei sthāne</w:t>
      </w:r>
      <w:r w:rsidRPr="004A2847">
        <w:rPr>
          <w:rStyle w:val="BookTitle"/>
          <w:rFonts w:asciiTheme="minorHAnsi" w:hAnsiTheme="minorHAnsi" w:cstheme="minorHAnsi"/>
          <w:b w:val="0"/>
          <w:bCs w:val="0"/>
          <w:color w:val="000000"/>
          <w:sz w:val="28"/>
          <w:szCs w:val="28"/>
        </w:rPr>
        <w:br/>
        <w:t>dīrgha hai’ paḍilena prabhura caraṇe</w:t>
      </w:r>
    </w:p>
    <w:p w14:paraId="6E2E0D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Pratāparudra went there alone and fell flat at the lotus feet of the Lord.</w:t>
      </w:r>
    </w:p>
    <w:p w14:paraId="77DA90CC" w14:textId="6C8E33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5.189</w:t>
      </w:r>
    </w:p>
    <w:p w14:paraId="16F1DA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189</w:t>
      </w:r>
    </w:p>
    <w:p w14:paraId="576475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aśru-kampa-pulake rājāra anta nāñi</w:t>
      </w:r>
      <w:r w:rsidRPr="004A2847">
        <w:rPr>
          <w:rStyle w:val="BookTitle"/>
          <w:rFonts w:asciiTheme="minorHAnsi" w:hAnsiTheme="minorHAnsi" w:cstheme="minorHAnsi"/>
          <w:b w:val="0"/>
          <w:bCs w:val="0"/>
          <w:color w:val="000000"/>
          <w:sz w:val="28"/>
          <w:szCs w:val="28"/>
        </w:rPr>
        <w:br/>
        <w:t>ānande mūrcchita hailena sei ṭhāṅi</w:t>
      </w:r>
    </w:p>
    <w:p w14:paraId="4405D0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Crying, shivering, and hairs standing on end continuously manifested on the body of the King. He then lost consciousness at that place.</w:t>
      </w:r>
    </w:p>
    <w:p w14:paraId="2E1C3CC7" w14:textId="3EE589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5.190</w:t>
      </w:r>
    </w:p>
    <w:p w14:paraId="0C5471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1E8BED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viṣṇu-bhakti-cihna prabhu dekhiyā rājāra</w:t>
      </w:r>
      <w:r w:rsidRPr="004A2847">
        <w:rPr>
          <w:rStyle w:val="BookTitle"/>
          <w:rFonts w:asciiTheme="minorHAnsi" w:hAnsiTheme="minorHAnsi" w:cstheme="minorHAnsi"/>
          <w:b w:val="0"/>
          <w:bCs w:val="0"/>
          <w:color w:val="000000"/>
          <w:sz w:val="28"/>
          <w:szCs w:val="28"/>
        </w:rPr>
        <w:br/>
        <w:t>“uṭha” bali’ śrī-hasta dilena aṅge tāṅra</w:t>
      </w:r>
    </w:p>
    <w:p w14:paraId="792E55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symptoms of devotional service to Viṣṇu on the body of the King, He touched the King’s body with His lotus hand and said, “Get up.”</w:t>
      </w:r>
    </w:p>
    <w:p w14:paraId="0193A1D1" w14:textId="0ADF59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5.191</w:t>
      </w:r>
    </w:p>
    <w:p w14:paraId="17B381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191</w:t>
      </w:r>
    </w:p>
    <w:p w14:paraId="5C8D3B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śrī-hasta-paraśe rājā pāila cetana</w:t>
      </w:r>
      <w:r w:rsidRPr="004A2847">
        <w:rPr>
          <w:rStyle w:val="BookTitle"/>
          <w:rFonts w:asciiTheme="minorHAnsi" w:hAnsiTheme="minorHAnsi" w:cstheme="minorHAnsi"/>
          <w:b w:val="0"/>
          <w:bCs w:val="0"/>
          <w:color w:val="000000"/>
          <w:sz w:val="28"/>
          <w:szCs w:val="28"/>
        </w:rPr>
        <w:br/>
        <w:t>prabhura caraṇa dhari’ karena krandana</w:t>
      </w:r>
    </w:p>
    <w:p w14:paraId="313E8A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touch of the Lord’s lotus hand, the King regained consciousness. He then caught hold of the Lord’s lotus feet and began to cry.</w:t>
      </w:r>
    </w:p>
    <w:p w14:paraId="47639A95" w14:textId="15AE8B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5.192</w:t>
      </w:r>
    </w:p>
    <w:p w14:paraId="532E17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2A510C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kṛpā-sindhu sarva-jīva-nātha!</w:t>
      </w:r>
      <w:r w:rsidRPr="004A2847">
        <w:rPr>
          <w:rStyle w:val="BookTitle"/>
          <w:rFonts w:asciiTheme="minorHAnsi" w:hAnsiTheme="minorHAnsi" w:cstheme="minorHAnsi"/>
          <w:b w:val="0"/>
          <w:bCs w:val="0"/>
          <w:color w:val="000000"/>
          <w:sz w:val="28"/>
          <w:szCs w:val="28"/>
        </w:rPr>
        <w:br/>
        <w:t>muñi-pātakīre kara’ śubha-dṛṣṭi-pāta</w:t>
      </w:r>
    </w:p>
    <w:p w14:paraId="026C3E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“Save me, save me, O ocean of mercy and Lord of all living entities! Please glance mercifully on this sinful person.</w:t>
      </w:r>
    </w:p>
    <w:p w14:paraId="0DAB2525" w14:textId="4624E3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5.193</w:t>
      </w:r>
    </w:p>
    <w:p w14:paraId="79BCA5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193</w:t>
      </w:r>
    </w:p>
    <w:p w14:paraId="552904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svatantra-vihāri kṛpā-sindhu!</w:t>
      </w:r>
      <w:r w:rsidRPr="004A2847">
        <w:rPr>
          <w:rStyle w:val="BookTitle"/>
          <w:rFonts w:asciiTheme="minorHAnsi" w:hAnsiTheme="minorHAnsi" w:cstheme="minorHAnsi"/>
          <w:b w:val="0"/>
          <w:bCs w:val="0"/>
          <w:color w:val="000000"/>
          <w:sz w:val="28"/>
          <w:szCs w:val="28"/>
        </w:rPr>
        <w:br/>
        <w:t>trāhi trāhi śrī-kṛṣṇa-caitanya dīna-bandhu!</w:t>
      </w:r>
    </w:p>
    <w:p w14:paraId="21AD8E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“Save me, O supremely independent ocean of mercy! Save me, Śrī Kṛṣṇa Caitanya, the friend of the poor!</w:t>
      </w:r>
    </w:p>
    <w:p w14:paraId="1A4DE384" w14:textId="2EA1FE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5.194</w:t>
      </w:r>
    </w:p>
    <w:p w14:paraId="391DF9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4E03EA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sarva-deva-vandya ramā-kānta!</w:t>
      </w:r>
      <w:r w:rsidRPr="004A2847">
        <w:rPr>
          <w:rStyle w:val="BookTitle"/>
          <w:rFonts w:asciiTheme="minorHAnsi" w:hAnsiTheme="minorHAnsi" w:cstheme="minorHAnsi"/>
          <w:b w:val="0"/>
          <w:bCs w:val="0"/>
          <w:color w:val="000000"/>
          <w:sz w:val="28"/>
          <w:szCs w:val="28"/>
        </w:rPr>
        <w:br/>
        <w:t>trāhi trāhi bhakta-jana-vallabha ekānta!</w:t>
      </w:r>
    </w:p>
    <w:p w14:paraId="0759A4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“Save me, O beloved Lord of Lakṣmī! You are worshiped by all the demigods. Save me, O You who are most affectionate to the devotees!</w:t>
      </w:r>
    </w:p>
    <w:p w14:paraId="15099B9F" w14:textId="071D32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5.195</w:t>
      </w:r>
    </w:p>
    <w:p w14:paraId="2CA3EE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2807C9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trāhi trāhi mahāśuddha-sattva-rūpa-dhāri!</w:t>
      </w:r>
      <w:r w:rsidRPr="004A2847">
        <w:rPr>
          <w:rStyle w:val="BookTitle"/>
          <w:rFonts w:asciiTheme="minorHAnsi" w:hAnsiTheme="minorHAnsi" w:cstheme="minorHAnsi"/>
          <w:b w:val="0"/>
          <w:bCs w:val="0"/>
          <w:color w:val="000000"/>
          <w:sz w:val="28"/>
          <w:szCs w:val="28"/>
        </w:rPr>
        <w:br/>
        <w:t>trāhi trāhi saṅkīrtana-lampaṭa murāri!</w:t>
      </w:r>
    </w:p>
    <w:p w14:paraId="4DD0A4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“Save me, O You who assumes a form of pure goodness! Save me, O Murāri, O inaugurator of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w:t>
      </w:r>
    </w:p>
    <w:p w14:paraId="583534E4" w14:textId="26AE74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5.196</w:t>
      </w:r>
    </w:p>
    <w:p w14:paraId="0C3B03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196</w:t>
      </w:r>
    </w:p>
    <w:p w14:paraId="4F0D4A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avijñāta-tattva-guṇa-nāma!</w:t>
      </w:r>
      <w:r w:rsidRPr="004A2847">
        <w:rPr>
          <w:rStyle w:val="BookTitle"/>
          <w:rFonts w:asciiTheme="minorHAnsi" w:hAnsiTheme="minorHAnsi" w:cstheme="minorHAnsi"/>
          <w:b w:val="0"/>
          <w:bCs w:val="0"/>
          <w:color w:val="000000"/>
          <w:sz w:val="28"/>
          <w:szCs w:val="28"/>
        </w:rPr>
        <w:br/>
        <w:t>trāhi trāhi parama-komala guṇa-dhāma!</w:t>
      </w:r>
    </w:p>
    <w:p w14:paraId="4C0236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“Save me, O You whose glories, qualities, and names are not known to all! Save me, O most gentle Lord! Save me, O reservoir of all transcendental qualities!</w:t>
      </w:r>
    </w:p>
    <w:p w14:paraId="0BF3C858" w14:textId="3689B7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5.197</w:t>
      </w:r>
    </w:p>
    <w:p w14:paraId="22599A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62978B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aja-bhava-vandya-śrī-caraṇa!</w:t>
      </w:r>
      <w:r w:rsidRPr="004A2847">
        <w:rPr>
          <w:rStyle w:val="BookTitle"/>
          <w:rFonts w:asciiTheme="minorHAnsi" w:hAnsiTheme="minorHAnsi" w:cstheme="minorHAnsi"/>
          <w:b w:val="0"/>
          <w:bCs w:val="0"/>
          <w:color w:val="000000"/>
          <w:sz w:val="28"/>
          <w:szCs w:val="28"/>
        </w:rPr>
        <w:br/>
        <w:t>trāhi trāhi sannyāsa-dharmera vibhūṣaṇa!</w:t>
      </w:r>
    </w:p>
    <w:p w14:paraId="6ACD68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“Save me, O Lord whose lotus feet are worshiped by Brahmā and Śiva! Save me, O ornament of the renounced order of life!</w:t>
      </w:r>
    </w:p>
    <w:p w14:paraId="653C8E98" w14:textId="6B5A49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5.198</w:t>
      </w:r>
    </w:p>
    <w:p w14:paraId="5F3752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68755C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śrī-gaurasundara mahāprabhu!</w:t>
      </w:r>
      <w:r w:rsidRPr="004A2847">
        <w:rPr>
          <w:rStyle w:val="BookTitle"/>
          <w:rFonts w:asciiTheme="minorHAnsi" w:hAnsiTheme="minorHAnsi" w:cstheme="minorHAnsi"/>
          <w:b w:val="0"/>
          <w:bCs w:val="0"/>
          <w:color w:val="000000"/>
          <w:sz w:val="28"/>
          <w:szCs w:val="28"/>
        </w:rPr>
        <w:br/>
        <w:t>ei kṛpā kara’ nātha, nā chāḍibā kabhu”</w:t>
      </w:r>
    </w:p>
    <w:p w14:paraId="7957B9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“Save me, Lord Gaurasundara Mahāprabhu! Please bestow on me the mercy that You will never leave me.”</w:t>
      </w:r>
    </w:p>
    <w:p w14:paraId="35869253" w14:textId="01EEC4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5.199</w:t>
      </w:r>
    </w:p>
    <w:p w14:paraId="06A840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7FB42B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prabhu pratāparudrera kākuvāda</w:t>
      </w:r>
      <w:r w:rsidRPr="004A2847">
        <w:rPr>
          <w:rStyle w:val="BookTitle"/>
          <w:rFonts w:asciiTheme="minorHAnsi" w:hAnsiTheme="minorHAnsi" w:cstheme="minorHAnsi"/>
          <w:b w:val="0"/>
          <w:bCs w:val="0"/>
          <w:color w:val="000000"/>
          <w:sz w:val="28"/>
          <w:szCs w:val="28"/>
        </w:rPr>
        <w:br/>
        <w:t>tuṣṭa hai’ prabhu tāne karilā prasāda</w:t>
      </w:r>
    </w:p>
    <w:p w14:paraId="3DE5D2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Mahārāja Pratāparudra’s humble prayers, the Lord became pleased </w:t>
      </w:r>
      <w:r w:rsidRPr="004A2847">
        <w:rPr>
          <w:rStyle w:val="BookTitle"/>
          <w:rFonts w:asciiTheme="minorHAnsi" w:hAnsiTheme="minorHAnsi" w:cstheme="minorHAnsi"/>
          <w:b/>
          <w:bCs/>
          <w:color w:val="800000"/>
          <w:sz w:val="28"/>
          <w:szCs w:val="28"/>
        </w:rPr>
        <w:lastRenderedPageBreak/>
        <w:t>and bestowed His mercy on him.</w:t>
      </w:r>
    </w:p>
    <w:p w14:paraId="34BC9A1B" w14:textId="39C74D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5.200</w:t>
      </w:r>
    </w:p>
    <w:p w14:paraId="4270D9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7E55A9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“kṛṣṇa-bhakti hauka tomāra</w:t>
      </w:r>
      <w:r w:rsidRPr="004A2847">
        <w:rPr>
          <w:rStyle w:val="BookTitle"/>
          <w:rFonts w:asciiTheme="minorHAnsi" w:hAnsiTheme="minorHAnsi" w:cstheme="minorHAnsi"/>
          <w:b w:val="0"/>
          <w:bCs w:val="0"/>
          <w:color w:val="000000"/>
          <w:sz w:val="28"/>
          <w:szCs w:val="28"/>
        </w:rPr>
        <w:br/>
        <w:t>kṛṣṇa-kārya vinā tumi nā karibā āra</w:t>
      </w:r>
    </w:p>
    <w:p w14:paraId="375DC3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“May you attain the devotional service of Kṛṣṇa. May you not engage in anything other than the service of Kṛṣṇa.</w:t>
      </w:r>
    </w:p>
    <w:p w14:paraId="2320F71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hearing Mahārāja Pratāparudra’s humble prayers, Śrī Gaurasundara blessed him by saying, “May you attain devotional service to Kṛṣṇa.” Since the living entities have no duty other than the service of Kṛṣṇa, Mahāprabhu blessed the King by telling him that service to Kṛṣṇa is the main purpose of all activities and that all activities should be performed with the aim of serving Kṛṣṇa.</w:t>
      </w:r>
    </w:p>
    <w:p w14:paraId="42B2EF30" w14:textId="1CEB56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5.201</w:t>
      </w:r>
    </w:p>
    <w:p w14:paraId="658EDE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34EC5B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kara’ giyā kṛṣṇa-saṅkīrtana</w:t>
      </w:r>
      <w:r w:rsidRPr="004A2847">
        <w:rPr>
          <w:rStyle w:val="BookTitle"/>
          <w:rFonts w:asciiTheme="minorHAnsi" w:hAnsiTheme="minorHAnsi" w:cstheme="minorHAnsi"/>
          <w:b w:val="0"/>
          <w:bCs w:val="0"/>
          <w:color w:val="000000"/>
          <w:sz w:val="28"/>
          <w:szCs w:val="28"/>
        </w:rPr>
        <w:br/>
        <w:t>tomāra rakṣitāviṣṇu-cakra-sudarśana</w:t>
      </w:r>
    </w:p>
    <w:p w14:paraId="6A87A9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“Go and constantly engage in congregational glorification of Kṛṣṇa, and you will be protected by Viṣṇu’s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w:t>
      </w:r>
    </w:p>
    <w:p w14:paraId="718B6A94" w14:textId="77B96D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5.202</w:t>
      </w:r>
    </w:p>
    <w:p w14:paraId="0C84A8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202</w:t>
      </w:r>
    </w:p>
    <w:p w14:paraId="58515A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sārvabhauma, āra rāmānanda-rāya</w:t>
      </w:r>
      <w:r w:rsidRPr="004A2847">
        <w:rPr>
          <w:rStyle w:val="BookTitle"/>
          <w:rFonts w:asciiTheme="minorHAnsi" w:hAnsiTheme="minorHAnsi" w:cstheme="minorHAnsi"/>
          <w:b w:val="0"/>
          <w:bCs w:val="0"/>
          <w:color w:val="000000"/>
          <w:sz w:val="28"/>
          <w:szCs w:val="28"/>
        </w:rPr>
        <w:br/>
        <w:t>tinera nimitta muñi āiluṅ ethāya</w:t>
      </w:r>
    </w:p>
    <w:p w14:paraId="441CCC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came here because of you, Sārvabhauma, and Rāmānanda Rāya.</w:t>
      </w:r>
    </w:p>
    <w:p w14:paraId="1FE76247" w14:textId="05445C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5.203</w:t>
      </w:r>
    </w:p>
    <w:p w14:paraId="0AB1FB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w:t>
      </w:r>
    </w:p>
    <w:p w14:paraId="691143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eka vākya mātra pālibā āmāra</w:t>
      </w:r>
      <w:r w:rsidRPr="004A2847">
        <w:rPr>
          <w:rStyle w:val="BookTitle"/>
          <w:rFonts w:asciiTheme="minorHAnsi" w:hAnsiTheme="minorHAnsi" w:cstheme="minorHAnsi"/>
          <w:b w:val="0"/>
          <w:bCs w:val="0"/>
          <w:color w:val="000000"/>
          <w:sz w:val="28"/>
          <w:szCs w:val="28"/>
        </w:rPr>
        <w:br/>
        <w:t>more nā karibā tumi kothāo pracāra</w:t>
      </w:r>
    </w:p>
    <w:p w14:paraId="56616B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do one favor for Me: Do not disclose My identity to anyone.</w:t>
      </w:r>
    </w:p>
    <w:p w14:paraId="727366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 Gaurasundara said to Mahārāja Pratāparudra, “Do not tell anyone your present realization about Me. If you do, I will leave this place and go away.”</w:t>
      </w:r>
    </w:p>
    <w:p w14:paraId="5021FB52" w14:textId="411DBA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5.204</w:t>
      </w:r>
    </w:p>
    <w:p w14:paraId="42B352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204</w:t>
      </w:r>
    </w:p>
    <w:p w14:paraId="745EBD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yadi āmāre pracāra kara’ tumi</w:t>
      </w:r>
      <w:r w:rsidRPr="004A2847">
        <w:rPr>
          <w:rStyle w:val="BookTitle"/>
          <w:rFonts w:asciiTheme="minorHAnsi" w:hAnsiTheme="minorHAnsi" w:cstheme="minorHAnsi"/>
          <w:b w:val="0"/>
          <w:bCs w:val="0"/>
          <w:color w:val="000000"/>
          <w:sz w:val="28"/>
          <w:szCs w:val="28"/>
        </w:rPr>
        <w:br/>
        <w:t>tabe ethā chāḍi’ satya calibāṅa āmi”</w:t>
      </w:r>
    </w:p>
    <w:p w14:paraId="718CFB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disclose My identity to anyone, I will certainly leave this place and go elsewhere.”</w:t>
      </w:r>
    </w:p>
    <w:p w14:paraId="488C1F33" w14:textId="059F56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5.205</w:t>
      </w:r>
    </w:p>
    <w:p w14:paraId="4295B0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0392E2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āpana galāra mālā diyā</w:t>
      </w:r>
      <w:r w:rsidRPr="004A2847">
        <w:rPr>
          <w:rStyle w:val="BookTitle"/>
          <w:rFonts w:asciiTheme="minorHAnsi" w:hAnsiTheme="minorHAnsi" w:cstheme="minorHAnsi"/>
          <w:b w:val="0"/>
          <w:bCs w:val="0"/>
          <w:color w:val="000000"/>
          <w:sz w:val="28"/>
          <w:szCs w:val="28"/>
        </w:rPr>
        <w:br/>
        <w:t>vidāya dilena tāne santoṣa haiyā</w:t>
      </w:r>
    </w:p>
    <w:p w14:paraId="350AA2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the Lord gave the King His own garland and sent him away in satisfaction.</w:t>
      </w:r>
    </w:p>
    <w:p w14:paraId="741563CC" w14:textId="3C6CD1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5.206</w:t>
      </w:r>
    </w:p>
    <w:p w14:paraId="73A27F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3C04E4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calilā pratāparūdra ājñā kari’ śire</w:t>
      </w:r>
      <w:r w:rsidRPr="004A2847">
        <w:rPr>
          <w:rStyle w:val="BookTitle"/>
          <w:rFonts w:asciiTheme="minorHAnsi" w:hAnsiTheme="minorHAnsi" w:cstheme="minorHAnsi"/>
          <w:b w:val="0"/>
          <w:bCs w:val="0"/>
          <w:color w:val="000000"/>
          <w:sz w:val="28"/>
          <w:szCs w:val="28"/>
        </w:rPr>
        <w:br/>
        <w:t>punaḥ punaḥ daṇḍavata kariyā prabhure</w:t>
      </w:r>
    </w:p>
    <w:p w14:paraId="22C386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repeated obeisances to the Lord, Mahārāja Pratāparudra left with the Lord’s order on his head.</w:t>
      </w:r>
    </w:p>
    <w:p w14:paraId="4218F991" w14:textId="237C19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5.207</w:t>
      </w:r>
    </w:p>
    <w:p w14:paraId="532AF5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320B01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dekhi’ nṛpati hailā pūrṇa-kāma</w:t>
      </w:r>
      <w:r w:rsidRPr="004A2847">
        <w:rPr>
          <w:rStyle w:val="BookTitle"/>
          <w:rFonts w:asciiTheme="minorHAnsi" w:hAnsiTheme="minorHAnsi" w:cstheme="minorHAnsi"/>
          <w:b w:val="0"/>
          <w:bCs w:val="0"/>
          <w:color w:val="000000"/>
          <w:sz w:val="28"/>
          <w:szCs w:val="28"/>
        </w:rPr>
        <w:br/>
        <w:t>niravadhi karena caitanya-pada-dhyāna</w:t>
      </w:r>
    </w:p>
    <w:p w14:paraId="6B50F7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King’s desire was fulfilled by seeing the Lord. After that he always meditated on the lotus feet of Lord Caitanya.</w:t>
      </w:r>
    </w:p>
    <w:p w14:paraId="1C2A5407" w14:textId="62081C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5.208</w:t>
      </w:r>
    </w:p>
    <w:p w14:paraId="1EE65B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208</w:t>
      </w:r>
    </w:p>
    <w:p w14:paraId="06419D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pratāparudrera prabhu-sahita darśana</w:t>
      </w:r>
      <w:r w:rsidRPr="004A2847">
        <w:rPr>
          <w:rStyle w:val="BookTitle"/>
          <w:rFonts w:asciiTheme="minorHAnsi" w:hAnsiTheme="minorHAnsi" w:cstheme="minorHAnsi"/>
          <w:b w:val="0"/>
          <w:bCs w:val="0"/>
          <w:color w:val="000000"/>
          <w:sz w:val="28"/>
          <w:szCs w:val="28"/>
        </w:rPr>
        <w:br/>
        <w:t>ihā ye śunaye tāre mile prema-dhana</w:t>
      </w:r>
    </w:p>
    <w:p w14:paraId="1E4A0C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the narration of Mahārāja Pratāparudra’s meeting with the Lord attains the treasure of ecstatic love.</w:t>
      </w:r>
    </w:p>
    <w:p w14:paraId="19BFF627" w14:textId="13D255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5.209</w:t>
      </w:r>
    </w:p>
    <w:p w14:paraId="7452F7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2DEB18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śrī-gaurasundara nīlācale</w:t>
      </w:r>
      <w:r w:rsidRPr="004A2847">
        <w:rPr>
          <w:rStyle w:val="BookTitle"/>
          <w:rFonts w:asciiTheme="minorHAnsi" w:hAnsiTheme="minorHAnsi" w:cstheme="minorHAnsi"/>
          <w:b w:val="0"/>
          <w:bCs w:val="0"/>
          <w:color w:val="000000"/>
          <w:sz w:val="28"/>
          <w:szCs w:val="28"/>
        </w:rPr>
        <w:br/>
        <w:t>rahilena kīrtana-vihāra-kutūhale</w:t>
      </w:r>
    </w:p>
    <w:p w14:paraId="2F23EC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Śrī Gaurasundara enjoyed pastimes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while residing in Nīlācala.</w:t>
      </w:r>
    </w:p>
    <w:p w14:paraId="103318E0" w14:textId="342737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5.210</w:t>
      </w:r>
    </w:p>
    <w:p w14:paraId="134E11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210</w:t>
      </w:r>
    </w:p>
    <w:p w14:paraId="34F225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nīlācale janmilā yateka anucara</w:t>
      </w:r>
      <w:r w:rsidRPr="004A2847">
        <w:rPr>
          <w:rStyle w:val="BookTitle"/>
          <w:rFonts w:asciiTheme="minorHAnsi" w:hAnsiTheme="minorHAnsi" w:cstheme="minorHAnsi"/>
          <w:b w:val="0"/>
          <w:bCs w:val="0"/>
          <w:color w:val="000000"/>
          <w:sz w:val="28"/>
          <w:szCs w:val="28"/>
        </w:rPr>
        <w:br/>
        <w:t>sabe cinilena nija prāṇera īśvara</w:t>
      </w:r>
    </w:p>
    <w:p w14:paraId="48A6B4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Lord’s associates who appeared in Nīlācala gradually recognized the Lord of their life.</w:t>
      </w:r>
    </w:p>
    <w:p w14:paraId="3E68129B" w14:textId="3DFF68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5.211</w:t>
      </w:r>
    </w:p>
    <w:p w14:paraId="399E98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211</w:t>
      </w:r>
    </w:p>
    <w:p w14:paraId="1445B391" w14:textId="3A78B23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śrī-pradyumna-miśra kṛṣṇa-premera sāgara</w:t>
      </w:r>
      <w:r w:rsidRPr="004A2847">
        <w:rPr>
          <w:rStyle w:val="BookTitle"/>
          <w:rFonts w:asciiTheme="minorHAnsi" w:hAnsiTheme="minorHAnsi" w:cstheme="minorHAnsi"/>
          <w:b w:val="0"/>
          <w:bCs w:val="0"/>
          <w:color w:val="000000"/>
          <w:sz w:val="28"/>
          <w:szCs w:val="28"/>
        </w:rPr>
        <w:br/>
        <w:t>ātma-pada yāṅre dilā</w:t>
      </w:r>
      <w:ins w:id="204" w:author="your servant" w:date="2020-05-18T21:22:00Z">
        <w:r w:rsidR="00B315C6">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śrī-gaurasundara</w:t>
      </w:r>
    </w:p>
    <w:p w14:paraId="510683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Pradyumna Miśra was an ocean of ecstatic love for Kṛṣṇa. Śrī Gaurasundara personally gave him shelter at His lotus feet.</w:t>
      </w:r>
    </w:p>
    <w:p w14:paraId="01E59288" w14:textId="272DB9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5.212</w:t>
      </w:r>
    </w:p>
    <w:p w14:paraId="5F3316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212</w:t>
      </w:r>
    </w:p>
    <w:p w14:paraId="4603E3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paramānanda-mahāpātra mahāśaya</w:t>
      </w:r>
      <w:r w:rsidRPr="004A2847">
        <w:rPr>
          <w:rStyle w:val="BookTitle"/>
          <w:rFonts w:asciiTheme="minorHAnsi" w:hAnsiTheme="minorHAnsi" w:cstheme="minorHAnsi"/>
          <w:b w:val="0"/>
          <w:bCs w:val="0"/>
          <w:color w:val="000000"/>
          <w:sz w:val="28"/>
          <w:szCs w:val="28"/>
        </w:rPr>
        <w:br/>
        <w:t>yāṅra tanu śrī-caitanya-bhakti-rasa-maya</w:t>
      </w:r>
    </w:p>
    <w:p w14:paraId="1E3AE4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body of Paramānanda Mahāpātra Mahāśaya was filled with the mellows of devotional service to Lord Caitanya.</w:t>
      </w:r>
    </w:p>
    <w:p w14:paraId="546CA8D1" w14:textId="672B1C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5.213</w:t>
      </w:r>
    </w:p>
    <w:p w14:paraId="679542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6425FE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kāśī-miśra parama-vihvala kṛṣṇa-rase</w:t>
      </w:r>
      <w:r w:rsidRPr="004A2847">
        <w:rPr>
          <w:rStyle w:val="BookTitle"/>
          <w:rFonts w:asciiTheme="minorHAnsi" w:hAnsiTheme="minorHAnsi" w:cstheme="minorHAnsi"/>
          <w:b w:val="0"/>
          <w:bCs w:val="0"/>
          <w:color w:val="000000"/>
          <w:sz w:val="28"/>
          <w:szCs w:val="28"/>
        </w:rPr>
        <w:br/>
        <w:t>āpane rahilā prabhu yāṅhāra āvāse</w:t>
      </w:r>
    </w:p>
    <w:p w14:paraId="209D62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Kāśī Miśra was greatly overwhelmed in the mellows of love for Kṛṣṇa. The Lord personally stayed in his house.</w:t>
      </w:r>
    </w:p>
    <w:p w14:paraId="50CE165F" w14:textId="07C31E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5.214</w:t>
      </w:r>
    </w:p>
    <w:p w14:paraId="0D3D29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7E6A4E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prabhu sarva bhṛtya kari’ saṅge</w:t>
      </w:r>
      <w:r w:rsidRPr="004A2847">
        <w:rPr>
          <w:rStyle w:val="BookTitle"/>
          <w:rFonts w:asciiTheme="minorHAnsi" w:hAnsiTheme="minorHAnsi" w:cstheme="minorHAnsi"/>
          <w:b w:val="0"/>
          <w:bCs w:val="0"/>
          <w:color w:val="000000"/>
          <w:sz w:val="28"/>
          <w:szCs w:val="28"/>
        </w:rPr>
        <w:br/>
        <w:t>niravadhi goṅāyena saṅkīrtana-raṅge</w:t>
      </w:r>
    </w:p>
    <w:p w14:paraId="4F4034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Lord and all His servants constantly enjoyed pastimes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6D36FA7C" w14:textId="44E60D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5.215</w:t>
      </w:r>
    </w:p>
    <w:p w14:paraId="713448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7DD228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yata udāsīna śrī-caitanya-dāsa</w:t>
      </w:r>
      <w:r w:rsidRPr="004A2847">
        <w:rPr>
          <w:rStyle w:val="BookTitle"/>
          <w:rFonts w:asciiTheme="minorHAnsi" w:hAnsiTheme="minorHAnsi" w:cstheme="minorHAnsi"/>
          <w:b w:val="0"/>
          <w:bCs w:val="0"/>
          <w:color w:val="000000"/>
          <w:sz w:val="28"/>
          <w:szCs w:val="28"/>
        </w:rPr>
        <w:br/>
        <w:t>sabe karilena āsi’ nīlācale vāsa</w:t>
      </w:r>
    </w:p>
    <w:p w14:paraId="027A70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renounced servants of Lord Caitanya gradually came and took up residence in Nīlācala.</w:t>
      </w:r>
    </w:p>
    <w:p w14:paraId="2E40D0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lived at home and served Śrīman Mahāprabhu were the Lord’s householder devotees, and those who had the opportunity to live and constantly hear topics of the Supreme Lord in the Lord’s holy abode after having severed household ties became indifferent to their house and family members and went to reside in Nīlācala with Śrī Caitanyadeva. That is why those who at present </w:t>
      </w:r>
      <w:proofErr w:type="gramStart"/>
      <w:r w:rsidRPr="004A2847">
        <w:rPr>
          <w:rStyle w:val="BookTitle"/>
          <w:rFonts w:asciiTheme="minorHAnsi" w:hAnsiTheme="minorHAnsi" w:cstheme="minorHAnsi"/>
          <w:b w:val="0"/>
          <w:bCs w:val="0"/>
          <w:color w:val="000000"/>
          <w:sz w:val="28"/>
          <w:szCs w:val="28"/>
        </w:rPr>
        <w:t>have the opportunity to</w:t>
      </w:r>
      <w:proofErr w:type="gramEnd"/>
      <w:r w:rsidRPr="004A2847">
        <w:rPr>
          <w:rStyle w:val="BookTitle"/>
          <w:rFonts w:asciiTheme="minorHAnsi" w:hAnsiTheme="minorHAnsi" w:cstheme="minorHAnsi"/>
          <w:b w:val="0"/>
          <w:bCs w:val="0"/>
          <w:color w:val="000000"/>
          <w:sz w:val="28"/>
          <w:szCs w:val="28"/>
        </w:rPr>
        <w:t xml:space="preserve"> retire from family life live in a temple to constantly serve Śrī Caitanyadeva.</w:t>
      </w:r>
    </w:p>
    <w:p w14:paraId="07912E34" w14:textId="168F35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5.216</w:t>
      </w:r>
    </w:p>
    <w:p w14:paraId="67A626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6C1A44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nityānanda-prabhuvara—parama uddāma</w:t>
      </w:r>
      <w:r w:rsidRPr="004A2847">
        <w:rPr>
          <w:rStyle w:val="BookTitle"/>
          <w:rFonts w:asciiTheme="minorHAnsi" w:hAnsiTheme="minorHAnsi" w:cstheme="minorHAnsi"/>
          <w:b w:val="0"/>
          <w:bCs w:val="0"/>
          <w:color w:val="000000"/>
          <w:sz w:val="28"/>
          <w:szCs w:val="28"/>
        </w:rPr>
        <w:br/>
        <w:t>sarva-nīlācale bhrame mahājyotir-dhāma</w:t>
      </w:r>
    </w:p>
    <w:p w14:paraId="46AFB7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was most independent and effulgent. He wandered all over Nīlācala.</w:t>
      </w:r>
    </w:p>
    <w:p w14:paraId="5E111BAB" w14:textId="67E082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5.217</w:t>
      </w:r>
    </w:p>
    <w:p w14:paraId="515F4F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506D6C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parānanda-rase unamatta</w:t>
      </w:r>
      <w:r w:rsidRPr="004A2847">
        <w:rPr>
          <w:rStyle w:val="BookTitle"/>
          <w:rFonts w:asciiTheme="minorHAnsi" w:hAnsiTheme="minorHAnsi" w:cstheme="minorHAnsi"/>
          <w:b w:val="0"/>
          <w:bCs w:val="0"/>
          <w:color w:val="000000"/>
          <w:sz w:val="28"/>
          <w:szCs w:val="28"/>
        </w:rPr>
        <w:br/>
        <w:t>lakhite nā pāre keha—avijñāta-tattva</w:t>
      </w:r>
    </w:p>
    <w:p w14:paraId="10E0C8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always intoxicated by the mellows of transcendental ecstasy. No one could understand His incomprehensible glories.</w:t>
      </w:r>
    </w:p>
    <w:p w14:paraId="1A89D93D" w14:textId="4DB788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5.218</w:t>
      </w:r>
    </w:p>
    <w:p w14:paraId="355FAD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218</w:t>
      </w:r>
    </w:p>
    <w:p w14:paraId="3282D9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sadāi japena nāma—śrī-kṛṣṇa-caitanya</w:t>
      </w:r>
      <w:r w:rsidRPr="004A2847">
        <w:rPr>
          <w:rStyle w:val="BookTitle"/>
          <w:rFonts w:asciiTheme="minorHAnsi" w:hAnsiTheme="minorHAnsi" w:cstheme="minorHAnsi"/>
          <w:b w:val="0"/>
          <w:bCs w:val="0"/>
          <w:color w:val="000000"/>
          <w:sz w:val="28"/>
          <w:szCs w:val="28"/>
        </w:rPr>
        <w:br/>
        <w:t>svapne o nāhika nityānanda-mukhe anya</w:t>
      </w:r>
    </w:p>
    <w:p w14:paraId="60F155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constantly chanted the name, “Śrī Kṛṣṇa Caitanya.” Even in His dream He would not speak anything else.</w:t>
      </w:r>
    </w:p>
    <w:p w14:paraId="255A24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Nityānanda Prabhu constantly chanted the name, “Śrī Kṛṣṇa Caitanya.” Lord Kṛṣṇa personally appeared as Lord Caitanya, and this form of Lord Caitanya is meant to revive the spiritual consciousness of people who are averse to Kṛṣṇa by preaching the teachings of Kṛṣṇa. Nityānanda Prabhu did not speak any word other than, “Śrī Caitanya,” either while awake or asleep.</w:t>
      </w:r>
    </w:p>
    <w:p w14:paraId="0E2BB85C" w14:textId="3ED707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5.219</w:t>
      </w:r>
    </w:p>
    <w:p w14:paraId="3E4C50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10AF95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rāmacandre lakṣmaṇera rati mati</w:t>
      </w:r>
      <w:r w:rsidRPr="004A2847">
        <w:rPr>
          <w:rStyle w:val="BookTitle"/>
          <w:rFonts w:asciiTheme="minorHAnsi" w:hAnsiTheme="minorHAnsi" w:cstheme="minorHAnsi"/>
          <w:b w:val="0"/>
          <w:bCs w:val="0"/>
          <w:color w:val="000000"/>
          <w:sz w:val="28"/>
          <w:szCs w:val="28"/>
        </w:rPr>
        <w:br/>
        <w:t>sei mata nitāyera śrī-caitanye prīti</w:t>
      </w:r>
    </w:p>
    <w:p w14:paraId="3AFD5E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Nitāi’s love for Lord Caitanya was like the love and attachment Lakṣmaṇa had for Rāmacandra.</w:t>
      </w:r>
    </w:p>
    <w:p w14:paraId="25152786" w14:textId="3972B3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5.220</w:t>
      </w:r>
    </w:p>
    <w:p w14:paraId="3799FF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29EF41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nityānanda-prasāde se sakala saṁsāra</w:t>
      </w:r>
      <w:r w:rsidRPr="004A2847">
        <w:rPr>
          <w:rStyle w:val="BookTitle"/>
          <w:rFonts w:asciiTheme="minorHAnsi" w:hAnsiTheme="minorHAnsi" w:cstheme="minorHAnsi"/>
          <w:b w:val="0"/>
          <w:bCs w:val="0"/>
          <w:color w:val="000000"/>
          <w:sz w:val="28"/>
          <w:szCs w:val="28"/>
        </w:rPr>
        <w:br/>
        <w:t>adyāpiha gāya śrī-caitanya-avatāra</w:t>
      </w:r>
    </w:p>
    <w:p w14:paraId="5AB9A9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Lord Nityānanda, the entire world is now singing the glories of Lord Caitanya.</w:t>
      </w:r>
    </w:p>
    <w:p w14:paraId="1F9A3D0B" w14:textId="758B62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5.221</w:t>
      </w:r>
    </w:p>
    <w:p w14:paraId="7B2491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221</w:t>
      </w:r>
    </w:p>
    <w:p w14:paraId="44F2D3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mahāprabhu caitanya-nitāi</w:t>
      </w:r>
      <w:r w:rsidRPr="004A2847">
        <w:rPr>
          <w:rStyle w:val="BookTitle"/>
          <w:rFonts w:asciiTheme="minorHAnsi" w:hAnsiTheme="minorHAnsi" w:cstheme="minorHAnsi"/>
          <w:b w:val="0"/>
          <w:bCs w:val="0"/>
          <w:color w:val="000000"/>
          <w:sz w:val="28"/>
          <w:szCs w:val="28"/>
        </w:rPr>
        <w:br/>
        <w:t>nīlacale vasati karena dui bhāi</w:t>
      </w:r>
    </w:p>
    <w:p w14:paraId="32A8E0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brothers—Caitanya Mahāprabhu and Nitāi—lived at Nīlācala.</w:t>
      </w:r>
    </w:p>
    <w:p w14:paraId="13C498ED" w14:textId="7A0695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5.222</w:t>
      </w:r>
    </w:p>
    <w:p w14:paraId="782B73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222</w:t>
      </w:r>
    </w:p>
    <w:p w14:paraId="35E866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śrī-gaurasundara narahari</w:t>
      </w:r>
      <w:r w:rsidRPr="004A2847">
        <w:rPr>
          <w:rStyle w:val="BookTitle"/>
          <w:rFonts w:asciiTheme="minorHAnsi" w:hAnsiTheme="minorHAnsi" w:cstheme="minorHAnsi"/>
          <w:b w:val="0"/>
          <w:bCs w:val="0"/>
          <w:color w:val="000000"/>
          <w:sz w:val="28"/>
          <w:szCs w:val="28"/>
        </w:rPr>
        <w:br/>
        <w:t>nibhṛte vasilā nityānanda saṅge kari’</w:t>
      </w:r>
    </w:p>
    <w:p w14:paraId="2FA2B5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Śrī Gaurasundara, the Supreme Lord in the form of a human being, sat down with Nityānanda in a solitary place.</w:t>
      </w:r>
    </w:p>
    <w:p w14:paraId="1010AACD" w14:textId="377E0F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5.223</w:t>
      </w:r>
    </w:p>
    <w:p w14:paraId="6A753D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223</w:t>
      </w:r>
    </w:p>
    <w:p w14:paraId="2ECC39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nityānanda mahāmati!</w:t>
      </w:r>
      <w:r w:rsidRPr="004A2847">
        <w:rPr>
          <w:rStyle w:val="BookTitle"/>
          <w:rFonts w:asciiTheme="minorHAnsi" w:hAnsiTheme="minorHAnsi" w:cstheme="minorHAnsi"/>
          <w:b w:val="0"/>
          <w:bCs w:val="0"/>
          <w:color w:val="000000"/>
          <w:sz w:val="28"/>
          <w:szCs w:val="28"/>
        </w:rPr>
        <w:br/>
        <w:t>satvare calaha tumi navadvīpa-prati</w:t>
      </w:r>
    </w:p>
    <w:p w14:paraId="6BD1E4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“Listen, O magnanimous Nityānanda, go quickly to Navadvīpa!</w:t>
      </w:r>
    </w:p>
    <w:p w14:paraId="6E3FC3ED" w14:textId="43F3E7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5.224</w:t>
      </w:r>
    </w:p>
    <w:p w14:paraId="1F4C42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224</w:t>
      </w:r>
    </w:p>
    <w:p w14:paraId="4BA895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pratijñā kariyā āchi āmi nija-mukhe</w:t>
      </w:r>
      <w:r w:rsidRPr="004A2847">
        <w:rPr>
          <w:rStyle w:val="BookTitle"/>
          <w:rFonts w:asciiTheme="minorHAnsi" w:hAnsiTheme="minorHAnsi" w:cstheme="minorHAnsi"/>
          <w:b w:val="0"/>
          <w:bCs w:val="0"/>
          <w:color w:val="000000"/>
          <w:sz w:val="28"/>
          <w:szCs w:val="28"/>
        </w:rPr>
        <w:br/>
        <w:t>’mūrkha nīca daridra bhāsāba prema-sukhe’</w:t>
      </w:r>
    </w:p>
    <w:p w14:paraId="1D6E49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personally promised to inundate the fools, the fallen, and the poor in the happiness of ecstatic love.</w:t>
      </w:r>
    </w:p>
    <w:p w14:paraId="2AF5D37D" w14:textId="7079E4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5.225-226</w:t>
      </w:r>
    </w:p>
    <w:p w14:paraId="33BF32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225-226</w:t>
      </w:r>
    </w:p>
    <w:p w14:paraId="490A25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o thākilā yadi muni-dharma kari’</w:t>
      </w:r>
      <w:r w:rsidRPr="004A2847">
        <w:rPr>
          <w:rStyle w:val="BookTitle"/>
          <w:rFonts w:asciiTheme="minorHAnsi" w:hAnsiTheme="minorHAnsi" w:cstheme="minorHAnsi"/>
          <w:b w:val="0"/>
          <w:bCs w:val="0"/>
          <w:color w:val="000000"/>
          <w:sz w:val="28"/>
          <w:szCs w:val="28"/>
        </w:rPr>
        <w:br/>
        <w:t>āpana-uddāma-bhāva saba parihari’</w:t>
      </w:r>
    </w:p>
    <w:p w14:paraId="254793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mūrkha nīca yata patita saṁsāra</w:t>
      </w:r>
      <w:r w:rsidRPr="004A2847">
        <w:rPr>
          <w:rStyle w:val="BookTitle"/>
          <w:rFonts w:asciiTheme="minorHAnsi" w:hAnsiTheme="minorHAnsi" w:cstheme="minorHAnsi"/>
          <w:b w:val="0"/>
          <w:bCs w:val="0"/>
          <w:color w:val="000000"/>
          <w:sz w:val="28"/>
          <w:szCs w:val="28"/>
        </w:rPr>
        <w:br/>
        <w:t>bala dekhi āra ke vā karibe uddhāra?</w:t>
      </w:r>
    </w:p>
    <w:p w14:paraId="45DF9F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“If You also remain silent like a </w:t>
      </w:r>
      <w:r w:rsidRPr="004A2847">
        <w:rPr>
          <w:rStyle w:val="BookTitle"/>
          <w:rFonts w:asciiTheme="minorHAnsi" w:hAnsiTheme="minorHAnsi" w:cstheme="minorHAnsi"/>
          <w:b/>
          <w:bCs/>
          <w:i/>
          <w:iCs/>
          <w:color w:val="800000"/>
          <w:sz w:val="28"/>
          <w:szCs w:val="28"/>
        </w:rPr>
        <w:t>muni</w:t>
      </w:r>
      <w:r w:rsidRPr="004A2847">
        <w:rPr>
          <w:rStyle w:val="BookTitle"/>
          <w:rFonts w:asciiTheme="minorHAnsi" w:hAnsiTheme="minorHAnsi" w:cstheme="minorHAnsi"/>
          <w:b/>
          <w:bCs/>
          <w:color w:val="800000"/>
          <w:sz w:val="28"/>
          <w:szCs w:val="28"/>
        </w:rPr>
        <w:t xml:space="preserve"> and renounce Your magnanimous nature, then tell Me who will deliver the fools and the wretched souls who have fallen into material life?</w:t>
      </w:r>
    </w:p>
    <w:p w14:paraId="2EE76716" w14:textId="012F6C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5.227</w:t>
      </w:r>
    </w:p>
    <w:p w14:paraId="7E6A8B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227</w:t>
      </w:r>
    </w:p>
    <w:p w14:paraId="586896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bhakti-rasa-dātā tumi tumi samvarile</w:t>
      </w:r>
      <w:r w:rsidRPr="004A2847">
        <w:rPr>
          <w:rStyle w:val="BookTitle"/>
          <w:rFonts w:asciiTheme="minorHAnsi" w:hAnsiTheme="minorHAnsi" w:cstheme="minorHAnsi"/>
          <w:b w:val="0"/>
          <w:bCs w:val="0"/>
          <w:color w:val="000000"/>
          <w:sz w:val="28"/>
          <w:szCs w:val="28"/>
        </w:rPr>
        <w:br/>
        <w:t>tabe avatāra vā ki nimitte karile?</w:t>
      </w:r>
    </w:p>
    <w:p w14:paraId="3F7115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distributor of the mellows of devotional service. If You hide them, then what is the use of Your incarnation in this world?</w:t>
      </w:r>
    </w:p>
    <w:p w14:paraId="70556817" w14:textId="796DF8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5.228</w:t>
      </w:r>
    </w:p>
    <w:p w14:paraId="178723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366339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āmāra vākya yadi satya cāo</w:t>
      </w:r>
      <w:r w:rsidRPr="004A2847">
        <w:rPr>
          <w:rStyle w:val="BookTitle"/>
          <w:rFonts w:asciiTheme="minorHAnsi" w:hAnsiTheme="minorHAnsi" w:cstheme="minorHAnsi"/>
          <w:b w:val="0"/>
          <w:bCs w:val="0"/>
          <w:color w:val="000000"/>
          <w:sz w:val="28"/>
          <w:szCs w:val="28"/>
        </w:rPr>
        <w:br/>
        <w:t>tabe avilambe tumi gauḍa-deśe yāo</w:t>
      </w:r>
    </w:p>
    <w:p w14:paraId="17ACBF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if You wish to fulfill My promise, then You should go to Bengal without delay.</w:t>
      </w:r>
    </w:p>
    <w:p w14:paraId="594B636D" w14:textId="536F60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5.229</w:t>
      </w:r>
    </w:p>
    <w:p w14:paraId="3C322A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229</w:t>
      </w:r>
    </w:p>
    <w:p w14:paraId="6B8C01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mūrkha nīca patita duḥkhita yata jana</w:t>
      </w:r>
      <w:r w:rsidRPr="004A2847">
        <w:rPr>
          <w:rStyle w:val="BookTitle"/>
          <w:rFonts w:asciiTheme="minorHAnsi" w:hAnsiTheme="minorHAnsi" w:cstheme="minorHAnsi"/>
          <w:b w:val="0"/>
          <w:bCs w:val="0"/>
          <w:color w:val="000000"/>
          <w:sz w:val="28"/>
          <w:szCs w:val="28"/>
        </w:rPr>
        <w:br/>
        <w:t>bhakti diyā kara’ giyā sabāre mocana”</w:t>
      </w:r>
    </w:p>
    <w:p w14:paraId="752C83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“Deliver the foolish, wretched, fallen, and distressed persons by giving them devotional service.”</w:t>
      </w:r>
    </w:p>
    <w:p w14:paraId="47B376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Śrī Gaurasundara ordered Śrī Nityānanda Prabhu to go to Gauḍa-deśa. All intelligent, aristocratic, learned people of Gauḍa-deśa accepted the religion preached by Gaurasundara. But foolish, wretched, sinful people could not understand the topics of devotional service to Kṛṣṇa preached by Gaurasundara. To benefit those foolish, wretched, fallen souls—to liberate them from their nondevotional propensities—Śrī Gaurasundara sent Śrī Nityānanda to Gauḍa-deśa. Śrī Mahāprabhu had personally promised that He would deliver all ignorant, fallen people who are </w:t>
      </w:r>
      <w:proofErr w:type="gramStart"/>
      <w:r w:rsidRPr="004A2847">
        <w:rPr>
          <w:rStyle w:val="BookTitle"/>
          <w:rFonts w:asciiTheme="minorHAnsi" w:hAnsiTheme="minorHAnsi" w:cstheme="minorHAnsi"/>
          <w:b w:val="0"/>
          <w:bCs w:val="0"/>
          <w:color w:val="000000"/>
          <w:sz w:val="28"/>
          <w:szCs w:val="28"/>
        </w:rPr>
        <w:t>more or less useless</w:t>
      </w:r>
      <w:proofErr w:type="gramEnd"/>
      <w:r w:rsidRPr="004A2847">
        <w:rPr>
          <w:rStyle w:val="BookTitle"/>
          <w:rFonts w:asciiTheme="minorHAnsi" w:hAnsiTheme="minorHAnsi" w:cstheme="minorHAnsi"/>
          <w:b w:val="0"/>
          <w:bCs w:val="0"/>
          <w:color w:val="000000"/>
          <w:sz w:val="28"/>
          <w:szCs w:val="28"/>
        </w:rPr>
        <w:t xml:space="preserve">. But since pseudo-devotee enjoyers of the fruits of their karma who are attached to sense gratification as well as impersonal Māyāvādīs who desire liberation are all included among the fools, wretched, and fallen, the most merciful Lord, Śrī Gaurasundara, sent Śrī Nityānanda to uplift them. Since the Māyāvādīs’ extreme arrogance and the ritualistic </w:t>
      </w:r>
      <w:r w:rsidRPr="004A2847">
        <w:rPr>
          <w:rStyle w:val="BookTitle"/>
          <w:rFonts w:asciiTheme="minorHAnsi" w:hAnsiTheme="minorHAnsi" w:cstheme="minorHAnsi"/>
          <w:b w:val="0"/>
          <w:bCs w:val="0"/>
          <w:i/>
          <w:iCs/>
          <w:color w:val="000000"/>
          <w:sz w:val="28"/>
          <w:szCs w:val="28"/>
        </w:rPr>
        <w:t>smārtas’</w:t>
      </w:r>
      <w:r w:rsidRPr="004A2847">
        <w:rPr>
          <w:rStyle w:val="BookTitle"/>
          <w:rFonts w:asciiTheme="minorHAnsi" w:hAnsiTheme="minorHAnsi" w:cstheme="minorHAnsi"/>
          <w:b w:val="0"/>
          <w:bCs w:val="0"/>
          <w:color w:val="000000"/>
          <w:sz w:val="28"/>
          <w:szCs w:val="28"/>
        </w:rPr>
        <w:t xml:space="preserve"> pride born of adeptness became impediments in their attaining devotional service to the Supreme Lord, Śrī Nityānanda Prabhu, who was unhappy to see the distress of others, went to Gauḍa-deśa to fulfill the internal desire of Śrīman Mahāprabhu. Although the inhabitants of Bengal are still more or less polluted by faults like sentimentality, the Rajasthanis and Gujaratis glorify them.</w:t>
      </w:r>
    </w:p>
    <w:p w14:paraId="4AC7A807" w14:textId="6052D9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5.230</w:t>
      </w:r>
    </w:p>
    <w:p w14:paraId="6885FE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778C7A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 pāi’ nityānanda-candra tata-kṣaṇe</w:t>
      </w:r>
      <w:r w:rsidRPr="004A2847">
        <w:rPr>
          <w:rStyle w:val="BookTitle"/>
          <w:rFonts w:asciiTheme="minorHAnsi" w:hAnsiTheme="minorHAnsi" w:cstheme="minorHAnsi"/>
          <w:b w:val="0"/>
          <w:bCs w:val="0"/>
          <w:color w:val="000000"/>
          <w:sz w:val="28"/>
          <w:szCs w:val="28"/>
        </w:rPr>
        <w:br/>
        <w:t>calilena gauḍa-deśe lai’ nija-gaṇe</w:t>
      </w:r>
    </w:p>
    <w:p w14:paraId="6355A7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Lord’s order, Nityānanda Candra immediately left for Gauḍa-deśa with His associates.</w:t>
      </w:r>
    </w:p>
    <w:p w14:paraId="68160FEB" w14:textId="07ACD0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5.231-233</w:t>
      </w:r>
    </w:p>
    <w:p w14:paraId="316D98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231-233</w:t>
      </w:r>
    </w:p>
    <w:p w14:paraId="5480DA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rāmadāsa-gadādhara dāsa mahāśaya</w:t>
      </w:r>
      <w:r w:rsidRPr="004A2847">
        <w:rPr>
          <w:rStyle w:val="BookTitle"/>
          <w:rFonts w:asciiTheme="minorHAnsi" w:hAnsiTheme="minorHAnsi" w:cstheme="minorHAnsi"/>
          <w:b w:val="0"/>
          <w:bCs w:val="0"/>
          <w:color w:val="000000"/>
          <w:sz w:val="28"/>
          <w:szCs w:val="28"/>
        </w:rPr>
        <w:br/>
        <w:t>raghunātha-vaidya-ojhā-bhakti-rasa-maya</w:t>
      </w:r>
    </w:p>
    <w:p w14:paraId="6E4151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kṛṣṇadāsa paṇḍita, parameśvarī dāsa</w:t>
      </w:r>
      <w:r w:rsidRPr="004A2847">
        <w:rPr>
          <w:rStyle w:val="BookTitle"/>
          <w:rFonts w:asciiTheme="minorHAnsi" w:hAnsiTheme="minorHAnsi" w:cstheme="minorHAnsi"/>
          <w:b w:val="0"/>
          <w:bCs w:val="0"/>
          <w:color w:val="000000"/>
          <w:sz w:val="28"/>
          <w:szCs w:val="28"/>
        </w:rPr>
        <w:br/>
        <w:t>purandara-paṇḍitera parama ullāsa</w:t>
      </w:r>
    </w:p>
    <w:p w14:paraId="5AE5E7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yata āpta-gaṇa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nityānanda saṅge sabe karilā gamana</w:t>
      </w:r>
    </w:p>
    <w:p w14:paraId="40F2F5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was accompanied by His intimate associates such as Rāmadāsa, Gadādhara dāsa Mahāśaya, Raghunātha Vaidya, who was filled with the mellows of devotional service, Kṛṣṇadāsa Paṇḍita, Parameśvarī dāsa, and the most jubilant Purandara Paṇḍita.</w:t>
      </w:r>
    </w:p>
    <w:p w14:paraId="43CEB683" w14:textId="1D9267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5.234</w:t>
      </w:r>
    </w:p>
    <w:p w14:paraId="6C3CA5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6D9D0E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calitei nityānanda mahāśaya</w:t>
      </w:r>
      <w:r w:rsidRPr="004A2847">
        <w:rPr>
          <w:rStyle w:val="BookTitle"/>
          <w:rFonts w:asciiTheme="minorHAnsi" w:hAnsiTheme="minorHAnsi" w:cstheme="minorHAnsi"/>
          <w:b w:val="0"/>
          <w:bCs w:val="0"/>
          <w:color w:val="000000"/>
          <w:sz w:val="28"/>
          <w:szCs w:val="28"/>
        </w:rPr>
        <w:br/>
        <w:t>sarva-pāriṣada āge kailā prema-maya</w:t>
      </w:r>
    </w:p>
    <w:p w14:paraId="3D3694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they began their journey, Lord Nityānanda first bestowed ecstatic love on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His associates.</w:t>
      </w:r>
    </w:p>
    <w:p w14:paraId="71FDAADC" w14:textId="3445FB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5.235</w:t>
      </w:r>
    </w:p>
    <w:p w14:paraId="2B909F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664A7D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haila ātma-vismṛti atyanta</w:t>
      </w:r>
      <w:r w:rsidRPr="004A2847">
        <w:rPr>
          <w:rStyle w:val="BookTitle"/>
          <w:rFonts w:asciiTheme="minorHAnsi" w:hAnsiTheme="minorHAnsi" w:cstheme="minorHAnsi"/>
          <w:b w:val="0"/>
          <w:bCs w:val="0"/>
          <w:color w:val="000000"/>
          <w:sz w:val="28"/>
          <w:szCs w:val="28"/>
        </w:rPr>
        <w:br/>
        <w:t>kāra dehe kata bhāva nāhi tāra anta</w:t>
      </w:r>
    </w:p>
    <w:p w14:paraId="52AE0C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 result, they completely forgot themselves. There was no end to the ecstatic symptoms that manifest in their bodies.</w:t>
      </w:r>
    </w:p>
    <w:p w14:paraId="7A1C1A6D" w14:textId="1305BA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5.236</w:t>
      </w:r>
    </w:p>
    <w:p w14:paraId="232EC9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550731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prathamei vaiṣṇavāgragaṇya rāmadāsa</w:t>
      </w:r>
      <w:r w:rsidRPr="004A2847">
        <w:rPr>
          <w:rStyle w:val="BookTitle"/>
          <w:rFonts w:asciiTheme="minorHAnsi" w:hAnsiTheme="minorHAnsi" w:cstheme="minorHAnsi"/>
          <w:b w:val="0"/>
          <w:bCs w:val="0"/>
          <w:color w:val="000000"/>
          <w:sz w:val="28"/>
          <w:szCs w:val="28"/>
        </w:rPr>
        <w:br/>
        <w:t>tāna dehe hailena gopāla-prakāśa</w:t>
      </w:r>
    </w:p>
    <w:p w14:paraId="0FFEC4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topmost Vaiṣṇava Rāmadāsa was the first to manifest the mood of a cowherd boy.</w:t>
      </w:r>
    </w:p>
    <w:p w14:paraId="3BCB607C" w14:textId="7FC409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5.237</w:t>
      </w:r>
    </w:p>
    <w:p w14:paraId="04414D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58510E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madhya-pathe rāmadāsa tribhaṅga haiyā </w:t>
      </w:r>
      <w:r w:rsidRPr="004A2847">
        <w:rPr>
          <w:rStyle w:val="BookTitle"/>
          <w:rFonts w:asciiTheme="minorHAnsi" w:hAnsiTheme="minorHAnsi" w:cstheme="minorHAnsi"/>
          <w:b w:val="0"/>
          <w:bCs w:val="0"/>
          <w:color w:val="000000"/>
          <w:sz w:val="28"/>
          <w:szCs w:val="28"/>
        </w:rPr>
        <w:br/>
        <w:t>āchilā prahara-tina bāhya pāsariyā</w:t>
      </w:r>
    </w:p>
    <w:p w14:paraId="3895DF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Somewhere on the way Rāmadāsa forgot the external world and stood for nine hours in a threefold-bending form.</w:t>
      </w:r>
    </w:p>
    <w:p w14:paraId="68B56AFD" w14:textId="6F3086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5.238</w:t>
      </w:r>
    </w:p>
    <w:p w14:paraId="12D66C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470CC5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hailā rādhikā-bhāva—gadādhara dāse</w:t>
      </w:r>
      <w:r w:rsidRPr="004A2847">
        <w:rPr>
          <w:rStyle w:val="BookTitle"/>
          <w:rFonts w:asciiTheme="minorHAnsi" w:hAnsiTheme="minorHAnsi" w:cstheme="minorHAnsi"/>
          <w:b w:val="0"/>
          <w:bCs w:val="0"/>
          <w:color w:val="000000"/>
          <w:sz w:val="28"/>
          <w:szCs w:val="28"/>
        </w:rPr>
        <w:br/>
        <w:t>’dadhi ke kinibe?’ bale aṭṭa aṭṭa hāse</w:t>
      </w:r>
    </w:p>
    <w:p w14:paraId="5003EA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dāsa became absorbed in the mood of Rādhikā. He loudly laughed and said, “Who will buy yogurt?”</w:t>
      </w:r>
    </w:p>
    <w:p w14:paraId="413891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absorbed in the mood of a </w:t>
      </w:r>
      <w:r w:rsidRPr="004A2847">
        <w:rPr>
          <w:rStyle w:val="BookTitle"/>
          <w:rFonts w:asciiTheme="minorHAnsi" w:hAnsiTheme="minorHAnsi" w:cstheme="minorHAnsi"/>
          <w:b w:val="0"/>
          <w:bCs w:val="0"/>
          <w:i/>
          <w:iCs/>
          <w:color w:val="000000"/>
          <w:sz w:val="28"/>
          <w:szCs w:val="28"/>
        </w:rPr>
        <w:t>gopī</w:t>
      </w:r>
      <w:r w:rsidRPr="004A2847">
        <w:rPr>
          <w:rStyle w:val="BookTitle"/>
          <w:rFonts w:asciiTheme="minorHAnsi" w:hAnsiTheme="minorHAnsi" w:cstheme="minorHAnsi"/>
          <w:b w:val="0"/>
          <w:bCs w:val="0"/>
          <w:color w:val="000000"/>
          <w:sz w:val="28"/>
          <w:szCs w:val="28"/>
        </w:rPr>
        <w:t xml:space="preserve">, Śrī Gadādhara dāsa began to laugh loudly and ask, “Who will buy yogurt?” Foolish people without understanding the true meaning of the word </w:t>
      </w:r>
      <w:r w:rsidRPr="004A2847">
        <w:rPr>
          <w:rStyle w:val="BookTitle"/>
          <w:rFonts w:asciiTheme="minorHAnsi" w:hAnsiTheme="minorHAnsi" w:cstheme="minorHAnsi"/>
          <w:b w:val="0"/>
          <w:bCs w:val="0"/>
          <w:i/>
          <w:iCs/>
          <w:color w:val="000000"/>
          <w:sz w:val="28"/>
          <w:szCs w:val="28"/>
        </w:rPr>
        <w:t>bhāva</w:t>
      </w:r>
      <w:r w:rsidRPr="004A2847">
        <w:rPr>
          <w:rStyle w:val="BookTitle"/>
          <w:rFonts w:asciiTheme="minorHAnsi" w:hAnsiTheme="minorHAnsi" w:cstheme="minorHAnsi"/>
          <w:b w:val="0"/>
          <w:bCs w:val="0"/>
          <w:color w:val="000000"/>
          <w:sz w:val="28"/>
          <w:szCs w:val="28"/>
        </w:rPr>
        <w:t xml:space="preserve"> end up becoming </w:t>
      </w:r>
      <w:r w:rsidRPr="004A2847">
        <w:rPr>
          <w:rStyle w:val="BookTitle"/>
          <w:rFonts w:asciiTheme="minorHAnsi" w:hAnsiTheme="minorHAnsi" w:cstheme="minorHAnsi"/>
          <w:b w:val="0"/>
          <w:bCs w:val="0"/>
          <w:i/>
          <w:iCs/>
          <w:color w:val="000000"/>
          <w:sz w:val="28"/>
          <w:szCs w:val="28"/>
        </w:rPr>
        <w:t xml:space="preserve">sakhībhekīs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Sakhībhekīs</w:t>
      </w:r>
      <w:r w:rsidRPr="004A2847">
        <w:rPr>
          <w:rStyle w:val="BookTitle"/>
          <w:rFonts w:asciiTheme="minorHAnsi" w:hAnsiTheme="minorHAnsi" w:cstheme="minorHAnsi"/>
          <w:b w:val="0"/>
          <w:bCs w:val="0"/>
          <w:color w:val="000000"/>
          <w:sz w:val="28"/>
          <w:szCs w:val="28"/>
        </w:rPr>
        <w:t xml:space="preserve"> are those who think of Krishna as an object of sense gratification and dress their material male body up to look like one of Krishna’s girlfriends.], thinking that it refers to the external dress and ornaments. This type of degradation of the living entities resulting from external knowledge is an impediment to the devotional service of the Supreme Lord.</w:t>
      </w:r>
    </w:p>
    <w:p w14:paraId="32267238" w14:textId="7DF695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5.239</w:t>
      </w:r>
    </w:p>
    <w:p w14:paraId="07F8A6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6913E7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raghunātha-vaidya-upādhyāya mahāmati</w:t>
      </w:r>
      <w:r w:rsidRPr="004A2847">
        <w:rPr>
          <w:rStyle w:val="BookTitle"/>
          <w:rFonts w:asciiTheme="minorHAnsi" w:hAnsiTheme="minorHAnsi" w:cstheme="minorHAnsi"/>
          <w:b w:val="0"/>
          <w:bCs w:val="0"/>
          <w:color w:val="000000"/>
          <w:sz w:val="28"/>
          <w:szCs w:val="28"/>
        </w:rPr>
        <w:br/>
        <w:t>hailena mūrtimatī ye-hena revatī</w:t>
      </w:r>
    </w:p>
    <w:p w14:paraId="3BB25F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magnanimous Raghunātha Vaidya Upādhyāya became fully absorbed in the mood of Revatī.</w:t>
      </w:r>
    </w:p>
    <w:p w14:paraId="4502B7A7" w14:textId="276CE60C"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Śrīmad Raghunātha Vaidya displayed the mood of Revatī and began acting accordingly. Those who discuss Jīva Gosvāmīs </w:t>
      </w:r>
      <w:r w:rsidRPr="004A2847">
        <w:rPr>
          <w:rStyle w:val="BookTitle"/>
          <w:rFonts w:asciiTheme="minorHAnsi" w:hAnsiTheme="minorHAnsi" w:cstheme="minorHAnsi"/>
          <w:b w:val="0"/>
          <w:bCs w:val="0"/>
          <w:i/>
          <w:iCs/>
          <w:color w:val="000000"/>
          <w:sz w:val="28"/>
          <w:szCs w:val="28"/>
        </w:rPr>
        <w:t>Durgama-saṅgamanī</w:t>
      </w:r>
      <w:ins w:id="205" w:author="your servant" w:date="2020-05-18T21:37:00Z">
        <w:r w:rsidR="005D0024">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commentary [on </w:t>
      </w:r>
      <w:r w:rsidRPr="004A2847">
        <w:rPr>
          <w:rStyle w:val="BookTitle"/>
          <w:rFonts w:asciiTheme="minorHAnsi" w:hAnsiTheme="minorHAnsi" w:cstheme="minorHAnsi"/>
          <w:b w:val="0"/>
          <w:bCs w:val="0"/>
          <w:i/>
          <w:iCs/>
          <w:color w:val="000000"/>
          <w:sz w:val="28"/>
          <w:szCs w:val="28"/>
        </w:rPr>
        <w:t>Bhakti-rasāmṛta-sindhu</w:t>
      </w:r>
      <w:r w:rsidRPr="004A2847">
        <w:rPr>
          <w:rStyle w:val="BookTitle"/>
          <w:rFonts w:asciiTheme="minorHAnsi" w:hAnsiTheme="minorHAnsi" w:cstheme="minorHAnsi"/>
          <w:b w:val="0"/>
          <w:bCs w:val="0"/>
          <w:color w:val="000000"/>
          <w:sz w:val="28"/>
          <w:szCs w:val="28"/>
        </w:rPr>
        <w:t xml:space="preserve">] know that </w:t>
      </w:r>
      <w:r w:rsidRPr="004A2847">
        <w:rPr>
          <w:rStyle w:val="BookTitle"/>
          <w:rFonts w:asciiTheme="minorHAnsi" w:hAnsiTheme="minorHAnsi" w:cstheme="minorHAnsi"/>
          <w:b w:val="0"/>
          <w:bCs w:val="0"/>
          <w:i/>
          <w:iCs/>
          <w:color w:val="000000"/>
          <w:sz w:val="28"/>
          <w:szCs w:val="28"/>
        </w:rPr>
        <w:t>sādhakas</w:t>
      </w:r>
      <w:r w:rsidRPr="004A2847">
        <w:rPr>
          <w:rStyle w:val="BookTitle"/>
          <w:rFonts w:asciiTheme="minorHAnsi" w:hAnsiTheme="minorHAnsi" w:cstheme="minorHAnsi"/>
          <w:b w:val="0"/>
          <w:bCs w:val="0"/>
          <w:color w:val="000000"/>
          <w:sz w:val="28"/>
          <w:szCs w:val="28"/>
        </w:rPr>
        <w:t xml:space="preserve">, who are preparing for perfection, and </w:t>
      </w:r>
      <w:r w:rsidRPr="004A2847">
        <w:rPr>
          <w:rStyle w:val="BookTitle"/>
          <w:rFonts w:asciiTheme="minorHAnsi" w:hAnsiTheme="minorHAnsi" w:cstheme="minorHAnsi"/>
          <w:b w:val="0"/>
          <w:bCs w:val="0"/>
          <w:i/>
          <w:iCs/>
          <w:color w:val="000000"/>
          <w:sz w:val="28"/>
          <w:szCs w:val="28"/>
        </w:rPr>
        <w:t>siddhas</w:t>
      </w:r>
      <w:r w:rsidRPr="004A2847">
        <w:rPr>
          <w:rStyle w:val="BookTitle"/>
          <w:rFonts w:asciiTheme="minorHAnsi" w:hAnsiTheme="minorHAnsi" w:cstheme="minorHAnsi"/>
          <w:b w:val="0"/>
          <w:bCs w:val="0"/>
          <w:color w:val="000000"/>
          <w:sz w:val="28"/>
          <w:szCs w:val="28"/>
        </w:rPr>
        <w:t xml:space="preserve">, who are already perfect, never consider themselves equal to the </w:t>
      </w:r>
      <w:r w:rsidRPr="004A2847">
        <w:rPr>
          <w:rStyle w:val="BookTitle"/>
          <w:rFonts w:asciiTheme="minorHAnsi" w:hAnsiTheme="minorHAnsi" w:cstheme="minorHAnsi"/>
          <w:b w:val="0"/>
          <w:bCs w:val="0"/>
          <w:i/>
          <w:iCs/>
          <w:color w:val="000000"/>
          <w:sz w:val="28"/>
          <w:szCs w:val="28"/>
        </w:rPr>
        <w:t>āśraya-vigraha</w:t>
      </w:r>
      <w:r w:rsidRPr="004A2847">
        <w:rPr>
          <w:rStyle w:val="BookTitle"/>
          <w:rFonts w:asciiTheme="minorHAnsi" w:hAnsiTheme="minorHAnsi" w:cstheme="minorHAnsi"/>
          <w:b w:val="0"/>
          <w:bCs w:val="0"/>
          <w:color w:val="000000"/>
          <w:sz w:val="28"/>
          <w:szCs w:val="28"/>
        </w:rPr>
        <w:t xml:space="preserve">. But in the vision of others, they are seen as </w:t>
      </w:r>
      <w:r w:rsidRPr="004A2847">
        <w:rPr>
          <w:rStyle w:val="BookTitle"/>
          <w:rFonts w:asciiTheme="minorHAnsi" w:hAnsiTheme="minorHAnsi" w:cstheme="minorHAnsi"/>
          <w:b w:val="0"/>
          <w:bCs w:val="0"/>
          <w:i/>
          <w:iCs/>
          <w:color w:val="000000"/>
          <w:sz w:val="28"/>
          <w:szCs w:val="28"/>
        </w:rPr>
        <w:t>bhagavad-āśraya-vigraha</w:t>
      </w:r>
      <w:r w:rsidRPr="004A2847">
        <w:rPr>
          <w:rStyle w:val="BookTitle"/>
          <w:rFonts w:asciiTheme="minorHAnsi" w:hAnsiTheme="minorHAnsi" w:cstheme="minorHAnsi"/>
          <w:b w:val="0"/>
          <w:bCs w:val="0"/>
          <w:color w:val="000000"/>
          <w:sz w:val="28"/>
          <w:szCs w:val="28"/>
        </w:rPr>
        <w:t xml:space="preserve">, or directly related to the Supreme Lord. Exhibition of sentiments befitting the </w:t>
      </w:r>
      <w:r w:rsidRPr="004A2847">
        <w:rPr>
          <w:rStyle w:val="BookTitle"/>
          <w:rFonts w:asciiTheme="minorHAnsi" w:hAnsiTheme="minorHAnsi" w:cstheme="minorHAnsi"/>
          <w:b w:val="0"/>
          <w:bCs w:val="0"/>
          <w:i/>
          <w:iCs/>
          <w:color w:val="000000"/>
          <w:sz w:val="28"/>
          <w:szCs w:val="28"/>
        </w:rPr>
        <w:t>viṣaya-vigraha</w:t>
      </w:r>
      <w:r w:rsidRPr="004A2847">
        <w:rPr>
          <w:rStyle w:val="BookTitle"/>
          <w:rFonts w:asciiTheme="minorHAnsi" w:hAnsiTheme="minorHAnsi" w:cstheme="minorHAnsi"/>
          <w:b w:val="0"/>
          <w:bCs w:val="0"/>
          <w:color w:val="000000"/>
          <w:sz w:val="28"/>
          <w:szCs w:val="28"/>
        </w:rPr>
        <w:t xml:space="preserve"> (the Supreme Lord) like Śrī Rāmadāsa assuming a threefold-bending form in the mood of a cowherd boy often misguide foolish people. That is why the author has used the adjective, </w:t>
      </w:r>
      <w:r w:rsidRPr="004A2847">
        <w:rPr>
          <w:rStyle w:val="BookTitle"/>
          <w:rFonts w:asciiTheme="minorHAnsi" w:hAnsiTheme="minorHAnsi" w:cstheme="minorHAnsi"/>
          <w:b w:val="0"/>
          <w:bCs w:val="0"/>
          <w:i/>
          <w:iCs/>
          <w:color w:val="000000"/>
          <w:sz w:val="28"/>
          <w:szCs w:val="28"/>
        </w:rPr>
        <w:t>vaiṣṇavāgragaṇya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the topmost Vaiṣṇava,” to describe Śrī Rāmadāsa and did not create misconceptions by describing him as “Viṣṇu.”</w:t>
      </w:r>
    </w:p>
    <w:p w14:paraId="144C5537" w14:textId="2C4E38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5.240</w:t>
      </w:r>
    </w:p>
    <w:p w14:paraId="4F6DE6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463AA1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kṛṣṇadāsa parameśvarī-dāsa dui-jana</w:t>
      </w:r>
      <w:r w:rsidRPr="004A2847">
        <w:rPr>
          <w:rStyle w:val="BookTitle"/>
          <w:rFonts w:asciiTheme="minorHAnsi" w:hAnsiTheme="minorHAnsi" w:cstheme="minorHAnsi"/>
          <w:b w:val="0"/>
          <w:bCs w:val="0"/>
          <w:color w:val="000000"/>
          <w:sz w:val="28"/>
          <w:szCs w:val="28"/>
        </w:rPr>
        <w:br/>
        <w:t>gopāla-bhāve ’hai hai’ kare anukṣaṇa</w:t>
      </w:r>
    </w:p>
    <w:p w14:paraId="524444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Kṛṣṇadāsa and Parameśvarī dāsa would always raise a loud uproar in the mood of cowherd boys.</w:t>
      </w:r>
    </w:p>
    <w:p w14:paraId="1FF5A6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Both Parameśvarī dāsa and Kṛṣṇadāsa were servants of Śrī Nityānanda Prabhu.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it should be understood that the </w:t>
      </w:r>
      <w:r w:rsidRPr="004A2847">
        <w:rPr>
          <w:rStyle w:val="BookTitle"/>
          <w:rFonts w:asciiTheme="minorHAnsi" w:hAnsiTheme="minorHAnsi" w:cstheme="minorHAnsi"/>
          <w:b w:val="0"/>
          <w:bCs w:val="0"/>
          <w:i/>
          <w:iCs/>
          <w:color w:val="000000"/>
          <w:sz w:val="28"/>
          <w:szCs w:val="28"/>
        </w:rPr>
        <w:t xml:space="preserve">gopāla-bhāva </w:t>
      </w:r>
      <w:r w:rsidRPr="004A2847">
        <w:rPr>
          <w:rStyle w:val="BookTitle"/>
          <w:rFonts w:asciiTheme="minorHAnsi" w:hAnsiTheme="minorHAnsi" w:cstheme="minorHAnsi"/>
          <w:b w:val="0"/>
          <w:bCs w:val="0"/>
          <w:color w:val="000000"/>
          <w:sz w:val="28"/>
          <w:szCs w:val="28"/>
        </w:rPr>
        <w:t xml:space="preserve">mentioned herein refers to the mood found in the twelve cowherd boys of Vraja and not as found in Gopāla Kṛṣṇa. </w:t>
      </w:r>
      <w:r w:rsidRPr="004A2847">
        <w:rPr>
          <w:rStyle w:val="BookTitle"/>
          <w:rFonts w:asciiTheme="minorHAnsi" w:hAnsiTheme="minorHAnsi" w:cstheme="minorHAnsi"/>
          <w:b w:val="0"/>
          <w:bCs w:val="0"/>
          <w:i/>
          <w:iCs/>
          <w:color w:val="000000"/>
          <w:sz w:val="28"/>
          <w:szCs w:val="28"/>
        </w:rPr>
        <w:t xml:space="preserve">Bhāva </w:t>
      </w:r>
      <w:r w:rsidRPr="004A2847">
        <w:rPr>
          <w:rStyle w:val="BookTitle"/>
          <w:rFonts w:asciiTheme="minorHAnsi" w:hAnsiTheme="minorHAnsi" w:cstheme="minorHAnsi"/>
          <w:b w:val="0"/>
          <w:bCs w:val="0"/>
          <w:color w:val="000000"/>
          <w:sz w:val="28"/>
          <w:szCs w:val="28"/>
        </w:rPr>
        <w:t xml:space="preserve">refers to the internal mood, not to the external appearance. Therefore no one should accept the activities of foolish people like the </w:t>
      </w:r>
      <w:r w:rsidRPr="004A2847">
        <w:rPr>
          <w:rStyle w:val="BookTitle"/>
          <w:rFonts w:asciiTheme="minorHAnsi" w:hAnsiTheme="minorHAnsi" w:cstheme="minorHAnsi"/>
          <w:b w:val="0"/>
          <w:bCs w:val="0"/>
          <w:i/>
          <w:iCs/>
          <w:color w:val="000000"/>
          <w:sz w:val="28"/>
          <w:szCs w:val="28"/>
        </w:rPr>
        <w:t>sakhībhekīs</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 xml:space="preserve">gopāla-bhekīs </w:t>
      </w:r>
      <w:r w:rsidRPr="004A2847">
        <w:rPr>
          <w:rStyle w:val="BookTitle"/>
          <w:rFonts w:asciiTheme="minorHAnsi" w:hAnsiTheme="minorHAnsi" w:cstheme="minorHAnsi"/>
          <w:b w:val="0"/>
          <w:bCs w:val="0"/>
          <w:color w:val="000000"/>
          <w:sz w:val="28"/>
          <w:szCs w:val="28"/>
        </w:rPr>
        <w:t>as limbs of devotional service. Moreover, no one should fall into illusion by accepting the activities of the spiritual master as ordinary mortal activities.</w:t>
      </w:r>
    </w:p>
    <w:p w14:paraId="2E0E3037" w14:textId="450CB1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5.241</w:t>
      </w:r>
    </w:p>
    <w:p w14:paraId="715C8A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064C0F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purandara-paṇḍita gāchete giyā caḍe</w:t>
      </w:r>
      <w:r w:rsidRPr="004A2847">
        <w:rPr>
          <w:rStyle w:val="BookTitle"/>
          <w:rFonts w:asciiTheme="minorHAnsi" w:hAnsiTheme="minorHAnsi" w:cstheme="minorHAnsi"/>
          <w:b w:val="0"/>
          <w:bCs w:val="0"/>
          <w:color w:val="000000"/>
          <w:sz w:val="28"/>
          <w:szCs w:val="28"/>
        </w:rPr>
        <w:br/>
        <w:t>’muñire aṅgada’ bali’ lampha diyā paḍe</w:t>
      </w:r>
    </w:p>
    <w:p w14:paraId="2EFC9A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Purandara Paṇḍita would climb a tree and jump from it, declaring, “I am Aṅgada.”</w:t>
      </w:r>
    </w:p>
    <w:p w14:paraId="2BB31B38" w14:textId="7C347F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5.242</w:t>
      </w:r>
    </w:p>
    <w:p w14:paraId="112804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4746E4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nityānanda—śrī-ananta-dhāma</w:t>
      </w:r>
      <w:r w:rsidRPr="004A2847">
        <w:rPr>
          <w:rStyle w:val="BookTitle"/>
          <w:rFonts w:asciiTheme="minorHAnsi" w:hAnsiTheme="minorHAnsi" w:cstheme="minorHAnsi"/>
          <w:b w:val="0"/>
          <w:bCs w:val="0"/>
          <w:color w:val="000000"/>
          <w:sz w:val="28"/>
          <w:szCs w:val="28"/>
        </w:rPr>
        <w:br/>
        <w:t>sabāre dilena bhāva parama-uddāma</w:t>
      </w:r>
    </w:p>
    <w:p w14:paraId="05B872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Nityānanda, the origin of Ananta, aroused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the devotees’ transcendental sentiments.</w:t>
      </w:r>
    </w:p>
    <w:p w14:paraId="10037E68" w14:textId="1F875A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5.243</w:t>
      </w:r>
    </w:p>
    <w:p w14:paraId="711513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5086E2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daṇḍe patha cale sabe krośa dui cāri</w:t>
      </w:r>
      <w:r w:rsidRPr="004A2847">
        <w:rPr>
          <w:rStyle w:val="BookTitle"/>
          <w:rFonts w:asciiTheme="minorHAnsi" w:hAnsiTheme="minorHAnsi" w:cstheme="minorHAnsi"/>
          <w:b w:val="0"/>
          <w:bCs w:val="0"/>
          <w:color w:val="000000"/>
          <w:sz w:val="28"/>
          <w:szCs w:val="28"/>
        </w:rPr>
        <w:br/>
        <w:t>yāyena dakṣiṇa-vāme āpanā pāsari’</w:t>
      </w:r>
    </w:p>
    <w:p w14:paraId="619FF0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Within a half hour they would cover four to eight miles. They did not know whether they were going left or right.</w:t>
      </w:r>
    </w:p>
    <w:p w14:paraId="4FCFC207" w14:textId="20139D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5.244</w:t>
      </w:r>
    </w:p>
    <w:p w14:paraId="705362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49E49E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patha jijñāsena loka-sthāne</w:t>
      </w:r>
      <w:r w:rsidRPr="004A2847">
        <w:rPr>
          <w:rStyle w:val="BookTitle"/>
          <w:rFonts w:asciiTheme="minorHAnsi" w:hAnsiTheme="minorHAnsi" w:cstheme="minorHAnsi"/>
          <w:b w:val="0"/>
          <w:bCs w:val="0"/>
          <w:color w:val="000000"/>
          <w:sz w:val="28"/>
          <w:szCs w:val="28"/>
        </w:rPr>
        <w:br/>
        <w:t>“bala bhāi, gaṅgā-tīre yāiba kemane”</w:t>
      </w:r>
    </w:p>
    <w:p w14:paraId="629EAD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some </w:t>
      </w:r>
      <w:proofErr w:type="gramStart"/>
      <w:r w:rsidRPr="004A2847">
        <w:rPr>
          <w:rStyle w:val="BookTitle"/>
          <w:rFonts w:asciiTheme="minorHAnsi" w:hAnsiTheme="minorHAnsi" w:cstheme="minorHAnsi"/>
          <w:b/>
          <w:bCs/>
          <w:color w:val="800000"/>
          <w:sz w:val="28"/>
          <w:szCs w:val="28"/>
        </w:rPr>
        <w:t>time</w:t>
      </w:r>
      <w:proofErr w:type="gramEnd"/>
      <w:r w:rsidRPr="004A2847">
        <w:rPr>
          <w:rStyle w:val="BookTitle"/>
          <w:rFonts w:asciiTheme="minorHAnsi" w:hAnsiTheme="minorHAnsi" w:cstheme="minorHAnsi"/>
          <w:b/>
          <w:bCs/>
          <w:color w:val="800000"/>
          <w:sz w:val="28"/>
          <w:szCs w:val="28"/>
        </w:rPr>
        <w:t xml:space="preserve"> they would ask some people, “O brothers, tell us, how can we reach the Ganges?”</w:t>
      </w:r>
    </w:p>
    <w:p w14:paraId="7C6F91F9" w14:textId="76A1C7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5.245</w:t>
      </w:r>
    </w:p>
    <w:p w14:paraId="5F3FEE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245</w:t>
      </w:r>
    </w:p>
    <w:p w14:paraId="32B9E7C0" w14:textId="1706DD6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loka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“hāya hāya patha pāsarilā</w:t>
      </w:r>
      <w:ins w:id="206" w:author="your servant" w:date="2020-05-18T21:40:00Z">
        <w:r w:rsidR="005D0024">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dui-praharera patha phiriyā āilā”</w:t>
      </w:r>
    </w:p>
    <w:p w14:paraId="20FC75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people would reply, “Alas, you have taken the wrong path. You have come six hours away from the proper path.”</w:t>
      </w:r>
    </w:p>
    <w:p w14:paraId="102499A6" w14:textId="13E19D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5.246</w:t>
      </w:r>
    </w:p>
    <w:p w14:paraId="672721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6348FE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loka-vākye phiriya yāyena yathā patha</w:t>
      </w:r>
      <w:r w:rsidRPr="004A2847">
        <w:rPr>
          <w:rStyle w:val="BookTitle"/>
          <w:rFonts w:asciiTheme="minorHAnsi" w:hAnsiTheme="minorHAnsi" w:cstheme="minorHAnsi"/>
          <w:b w:val="0"/>
          <w:bCs w:val="0"/>
          <w:color w:val="000000"/>
          <w:sz w:val="28"/>
          <w:szCs w:val="28"/>
        </w:rPr>
        <w:br/>
        <w:t>punaḥ patha chāḍiyā yāyena sei mata</w:t>
      </w:r>
    </w:p>
    <w:p w14:paraId="0252C2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their words, they would return to the right path, but they would then go in the wrong direction as before.</w:t>
      </w:r>
    </w:p>
    <w:p w14:paraId="3BEC24A6" w14:textId="3BBACD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5.247</w:t>
      </w:r>
    </w:p>
    <w:p w14:paraId="6D46D4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51595E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patha jijñāsā karaye loka-sthāne</w:t>
      </w:r>
      <w:r w:rsidRPr="004A2847">
        <w:rPr>
          <w:rStyle w:val="BookTitle"/>
          <w:rFonts w:asciiTheme="minorHAnsi" w:hAnsiTheme="minorHAnsi" w:cstheme="minorHAnsi"/>
          <w:b w:val="0"/>
          <w:bCs w:val="0"/>
          <w:color w:val="000000"/>
          <w:sz w:val="28"/>
          <w:szCs w:val="28"/>
        </w:rPr>
        <w:br/>
        <w:t xml:space="preserve">loka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“patha rahe daśa krośa vāme”</w:t>
      </w:r>
    </w:p>
    <w:p w14:paraId="6C992DB5"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Again</w:t>
      </w:r>
      <w:proofErr w:type="gramEnd"/>
      <w:r w:rsidRPr="004A2847">
        <w:rPr>
          <w:rStyle w:val="BookTitle"/>
          <w:rFonts w:asciiTheme="minorHAnsi" w:hAnsiTheme="minorHAnsi" w:cstheme="minorHAnsi"/>
          <w:b/>
          <w:bCs/>
          <w:color w:val="800000"/>
          <w:sz w:val="28"/>
          <w:szCs w:val="28"/>
        </w:rPr>
        <w:t xml:space="preserve"> they would ask some people, who would reply, “The proper path is </w:t>
      </w:r>
      <w:r w:rsidRPr="004A2847">
        <w:rPr>
          <w:rStyle w:val="BookTitle"/>
          <w:rFonts w:asciiTheme="minorHAnsi" w:hAnsiTheme="minorHAnsi" w:cstheme="minorHAnsi"/>
          <w:b/>
          <w:bCs/>
          <w:color w:val="800000"/>
          <w:sz w:val="28"/>
          <w:szCs w:val="28"/>
        </w:rPr>
        <w:lastRenderedPageBreak/>
        <w:t>twenty miles to the left.”</w:t>
      </w:r>
    </w:p>
    <w:p w14:paraId="4B7B6866" w14:textId="467FA4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5.248</w:t>
      </w:r>
    </w:p>
    <w:p w14:paraId="5860DD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248</w:t>
      </w:r>
    </w:p>
    <w:p w14:paraId="171ABC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hāsi’ sabei calena patha yathā</w:t>
      </w:r>
      <w:r w:rsidRPr="004A2847">
        <w:rPr>
          <w:rStyle w:val="BookTitle"/>
          <w:rFonts w:asciiTheme="minorHAnsi" w:hAnsiTheme="minorHAnsi" w:cstheme="minorHAnsi"/>
          <w:b w:val="0"/>
          <w:bCs w:val="0"/>
          <w:color w:val="000000"/>
          <w:sz w:val="28"/>
          <w:szCs w:val="28"/>
        </w:rPr>
        <w:br/>
        <w:t>nija-deha nā jānena, pathera kā kathā</w:t>
      </w:r>
    </w:p>
    <w:p w14:paraId="77B097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then laughed and went again towards the proper path. They were not even aware of their own bodies, so what to speak of the road.</w:t>
      </w:r>
    </w:p>
    <w:p w14:paraId="4CAB5593" w14:textId="6D4525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5.249</w:t>
      </w:r>
    </w:p>
    <w:p w14:paraId="63FEC8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40548B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deha-dharma—kṣudhā tṛṣṇā bhaya duḥkha</w:t>
      </w:r>
      <w:r w:rsidRPr="004A2847">
        <w:rPr>
          <w:rStyle w:val="BookTitle"/>
          <w:rFonts w:asciiTheme="minorHAnsi" w:hAnsiTheme="minorHAnsi" w:cstheme="minorHAnsi"/>
          <w:b w:val="0"/>
          <w:bCs w:val="0"/>
          <w:color w:val="000000"/>
          <w:sz w:val="28"/>
          <w:szCs w:val="28"/>
        </w:rPr>
        <w:br/>
        <w:t>kāhāro nāhika—pāi parānanda-sukha</w:t>
      </w:r>
    </w:p>
    <w:p w14:paraId="0685EC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did not feel any bodily urges like hunger, thirst, fear, or distress, for they were all relishing transcendental happiness.</w:t>
      </w:r>
    </w:p>
    <w:p w14:paraId="5ADA8708" w14:textId="27A191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5.250</w:t>
      </w:r>
    </w:p>
    <w:p w14:paraId="0C7B22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6AF438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yata līlā karilena nityānanda</w:t>
      </w:r>
      <w:r w:rsidRPr="004A2847">
        <w:rPr>
          <w:rStyle w:val="BookTitle"/>
          <w:rFonts w:asciiTheme="minorHAnsi" w:hAnsiTheme="minorHAnsi" w:cstheme="minorHAnsi"/>
          <w:b w:val="0"/>
          <w:bCs w:val="0"/>
          <w:color w:val="000000"/>
          <w:sz w:val="28"/>
          <w:szCs w:val="28"/>
        </w:rPr>
        <w:br/>
        <w:t>ke varṇibe—ke vā jāne—sakali ananta</w:t>
      </w:r>
    </w:p>
    <w:p w14:paraId="36386C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know or describe all the pastimes that Nityānanda performed on the way? They were all unlimited (or: Only Ananta can know and describe them).</w:t>
      </w:r>
    </w:p>
    <w:p w14:paraId="2DAD486B" w14:textId="00F29A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5.251</w:t>
      </w:r>
    </w:p>
    <w:p w14:paraId="6BBFED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251</w:t>
      </w:r>
    </w:p>
    <w:p w14:paraId="3CF84C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 śrī-ananta-dhāma</w:t>
      </w:r>
      <w:r w:rsidRPr="004A2847">
        <w:rPr>
          <w:rStyle w:val="BookTitle"/>
          <w:rFonts w:asciiTheme="minorHAnsi" w:hAnsiTheme="minorHAnsi" w:cstheme="minorHAnsi"/>
          <w:b w:val="0"/>
          <w:bCs w:val="0"/>
          <w:color w:val="000000"/>
          <w:sz w:val="28"/>
          <w:szCs w:val="28"/>
        </w:rPr>
        <w:br/>
        <w:t>āilena gaṅgā-tīre pānihāṭī-grāma</w:t>
      </w:r>
    </w:p>
    <w:p w14:paraId="1CA9F1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the origin of Lord Ananta, came to the village of Pānihāṭi on the bank of the Ganges.</w:t>
      </w:r>
    </w:p>
    <w:p w14:paraId="3E90C0EF" w14:textId="694245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5.252</w:t>
      </w:r>
    </w:p>
    <w:p w14:paraId="524662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252</w:t>
      </w:r>
    </w:p>
    <w:p w14:paraId="713A9BA7" w14:textId="32857E5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rāghava-paṇḍita-gṛhe sarvādye āsiyā</w:t>
      </w:r>
      <w:ins w:id="207" w:author="your servant" w:date="2020-05-18T21:41:00Z">
        <w:r w:rsidR="005D0024">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rahilena sakala pārṣada-gaṇa laiyā</w:t>
      </w:r>
    </w:p>
    <w:p w14:paraId="70724E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first went to Rāghava Paṇḍita’s house, where He stayed along with all His associates.</w:t>
      </w:r>
    </w:p>
    <w:p w14:paraId="6C35AAB0" w14:textId="30E6BF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5.253</w:t>
      </w:r>
    </w:p>
    <w:p w14:paraId="61E21E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3AC616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ānanda hailā rāghava-paṇḍita</w:t>
      </w:r>
      <w:r w:rsidRPr="004A2847">
        <w:rPr>
          <w:rStyle w:val="BookTitle"/>
          <w:rFonts w:asciiTheme="minorHAnsi" w:hAnsiTheme="minorHAnsi" w:cstheme="minorHAnsi"/>
          <w:b w:val="0"/>
          <w:bCs w:val="0"/>
          <w:color w:val="000000"/>
          <w:sz w:val="28"/>
          <w:szCs w:val="28"/>
        </w:rPr>
        <w:br/>
        <w:t>śrī-makaradhvaja-kara goṣṭhīra sahita</w:t>
      </w:r>
    </w:p>
    <w:p w14:paraId="5C5A9B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Rāghava Paṇḍita, Śrī Makaradhvaja Kara, and their families became greatly pleased.</w:t>
      </w:r>
    </w:p>
    <w:p w14:paraId="1B18A746" w14:textId="158AA0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5.254</w:t>
      </w:r>
    </w:p>
    <w:p w14:paraId="1BD5F6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7A4D57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 pānihāṭī-grāme</w:t>
      </w:r>
      <w:r w:rsidRPr="004A2847">
        <w:rPr>
          <w:rStyle w:val="BookTitle"/>
          <w:rFonts w:asciiTheme="minorHAnsi" w:hAnsiTheme="minorHAnsi" w:cstheme="minorHAnsi"/>
          <w:b w:val="0"/>
          <w:bCs w:val="0"/>
          <w:color w:val="000000"/>
          <w:sz w:val="28"/>
          <w:szCs w:val="28"/>
        </w:rPr>
        <w:br/>
        <w:t>rahilena sakala-pārṣada-gaṇa-sane</w:t>
      </w:r>
    </w:p>
    <w:p w14:paraId="042ED9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stayed with His associates in the village of Pānihāṭi.</w:t>
      </w:r>
    </w:p>
    <w:p w14:paraId="14691E0D" w14:textId="5740B6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5.255</w:t>
      </w:r>
    </w:p>
    <w:p w14:paraId="1FB28A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1F7CF4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parānande karena huṅkāra</w:t>
      </w:r>
      <w:r w:rsidRPr="004A2847">
        <w:rPr>
          <w:rStyle w:val="BookTitle"/>
          <w:rFonts w:asciiTheme="minorHAnsi" w:hAnsiTheme="minorHAnsi" w:cstheme="minorHAnsi"/>
          <w:b w:val="0"/>
          <w:bCs w:val="0"/>
          <w:color w:val="000000"/>
          <w:sz w:val="28"/>
          <w:szCs w:val="28"/>
        </w:rPr>
        <w:br/>
        <w:t>vihvalatā vinā dehe bāhya nāhi āra</w:t>
      </w:r>
    </w:p>
    <w:p w14:paraId="17CC98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constantly roar loudly in ecstasy, and He was always overwhelmed with no sign of external consciousness.</w:t>
      </w:r>
    </w:p>
    <w:p w14:paraId="1EF83C57" w14:textId="530D56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5.256</w:t>
      </w:r>
    </w:p>
    <w:p w14:paraId="342F9E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21E3B7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nṛtya karibāre icchā haila antare</w:t>
      </w:r>
      <w:r w:rsidRPr="004A2847">
        <w:rPr>
          <w:rStyle w:val="BookTitle"/>
          <w:rFonts w:asciiTheme="minorHAnsi" w:hAnsiTheme="minorHAnsi" w:cstheme="minorHAnsi"/>
          <w:b w:val="0"/>
          <w:bCs w:val="0"/>
          <w:color w:val="000000"/>
          <w:sz w:val="28"/>
          <w:szCs w:val="28"/>
        </w:rPr>
        <w:br/>
        <w:t>gāyaka sakala āsi’ mililā satvare</w:t>
      </w:r>
    </w:p>
    <w:p w14:paraId="37F765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He felt the desire to dance, all the singers quickly gathered around Him.</w:t>
      </w:r>
    </w:p>
    <w:p w14:paraId="29103B35" w14:textId="12EE05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5.257</w:t>
      </w:r>
    </w:p>
    <w:p w14:paraId="6EBC1E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257</w:t>
      </w:r>
    </w:p>
    <w:p w14:paraId="41F44B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sukṛti mādhava-ghoṣa—kīrtane tatpara</w:t>
      </w:r>
      <w:r w:rsidRPr="004A2847">
        <w:rPr>
          <w:rStyle w:val="BookTitle"/>
          <w:rFonts w:asciiTheme="minorHAnsi" w:hAnsiTheme="minorHAnsi" w:cstheme="minorHAnsi"/>
          <w:b w:val="0"/>
          <w:bCs w:val="0"/>
          <w:color w:val="000000"/>
          <w:sz w:val="28"/>
          <w:szCs w:val="28"/>
        </w:rPr>
        <w:br/>
        <w:t>hena kīrtanīyā nāhi pṛthivī-bhitara</w:t>
      </w:r>
    </w:p>
    <w:p w14:paraId="5404E7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most pious Mādhava Ghoṣa was expert in performing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There was no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leader like him in the entire world.</w:t>
      </w:r>
    </w:p>
    <w:p w14:paraId="5B39A3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Mādhava, Vāsudeva, and Govinda Ghoṣa were all expert in performing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They were not like ordinary mundane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leaders.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they were addressed as the singers of Vṛndāvana. When one’s mundane conceptions are </w:t>
      </w:r>
      <w:proofErr w:type="gramStart"/>
      <w:r w:rsidRPr="004A2847">
        <w:rPr>
          <w:rStyle w:val="BookTitle"/>
          <w:rFonts w:asciiTheme="minorHAnsi" w:hAnsiTheme="minorHAnsi" w:cstheme="minorHAnsi"/>
          <w:b w:val="0"/>
          <w:bCs w:val="0"/>
          <w:color w:val="000000"/>
          <w:sz w:val="28"/>
          <w:szCs w:val="28"/>
        </w:rPr>
        <w:t>completely destroyed</w:t>
      </w:r>
      <w:proofErr w:type="gramEnd"/>
      <w:r w:rsidRPr="004A2847">
        <w:rPr>
          <w:rStyle w:val="BookTitle"/>
          <w:rFonts w:asciiTheme="minorHAnsi" w:hAnsiTheme="minorHAnsi" w:cstheme="minorHAnsi"/>
          <w:b w:val="0"/>
          <w:bCs w:val="0"/>
          <w:color w:val="000000"/>
          <w:sz w:val="28"/>
          <w:szCs w:val="28"/>
        </w:rPr>
        <w:t xml:space="preserve">, one’s propensity for serving Hari increases. Specifically, Mādhava, Vāsudeva, and Govinda were personal expansions of [Rādhārāṇī] the </w:t>
      </w:r>
      <w:r w:rsidRPr="004A2847">
        <w:rPr>
          <w:rStyle w:val="BookTitle"/>
          <w:rFonts w:asciiTheme="minorHAnsi" w:hAnsiTheme="minorHAnsi" w:cstheme="minorHAnsi"/>
          <w:b w:val="0"/>
          <w:bCs w:val="0"/>
          <w:i/>
          <w:iCs/>
          <w:color w:val="000000"/>
          <w:sz w:val="28"/>
          <w:szCs w:val="28"/>
        </w:rPr>
        <w:t>āśraya-vigraha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 xml:space="preserve">madhura-rasa </w:t>
      </w:r>
      <w:r w:rsidRPr="004A2847">
        <w:rPr>
          <w:rStyle w:val="BookTitle"/>
          <w:rFonts w:asciiTheme="minorHAnsi" w:hAnsiTheme="minorHAnsi" w:cstheme="minorHAnsi"/>
          <w:b w:val="0"/>
          <w:bCs w:val="0"/>
          <w:color w:val="000000"/>
          <w:sz w:val="28"/>
          <w:szCs w:val="28"/>
        </w:rPr>
        <w:t>of Vraja.</w:t>
      </w:r>
    </w:p>
    <w:p w14:paraId="4D52BC80" w14:textId="57C3FD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5.258</w:t>
      </w:r>
    </w:p>
    <w:p w14:paraId="7A1648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258</w:t>
      </w:r>
    </w:p>
    <w:p w14:paraId="43EB13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yāhāre kahena—vṛndāvanera gāyana</w:t>
      </w:r>
      <w:r w:rsidRPr="004A2847">
        <w:rPr>
          <w:rStyle w:val="BookTitle"/>
          <w:rFonts w:asciiTheme="minorHAnsi" w:hAnsiTheme="minorHAnsi" w:cstheme="minorHAnsi"/>
          <w:b w:val="0"/>
          <w:bCs w:val="0"/>
          <w:color w:val="000000"/>
          <w:sz w:val="28"/>
          <w:szCs w:val="28"/>
        </w:rPr>
        <w:br/>
        <w:t>nityānanda-svarūpera mahā-priyatama</w:t>
      </w:r>
    </w:p>
    <w:p w14:paraId="2C5B0F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known as the singer of Vṛndāvana, and he was most dear to Nityānanda Svarūpa.</w:t>
      </w:r>
    </w:p>
    <w:p w14:paraId="3C6B8956" w14:textId="7FF681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5.259</w:t>
      </w:r>
    </w:p>
    <w:p w14:paraId="04807F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50AF35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mādhava, govinda, vāsudeva—tina bhāi</w:t>
      </w:r>
      <w:r w:rsidRPr="004A2847">
        <w:rPr>
          <w:rStyle w:val="BookTitle"/>
          <w:rFonts w:asciiTheme="minorHAnsi" w:hAnsiTheme="minorHAnsi" w:cstheme="minorHAnsi"/>
          <w:b w:val="0"/>
          <w:bCs w:val="0"/>
          <w:color w:val="000000"/>
          <w:sz w:val="28"/>
          <w:szCs w:val="28"/>
        </w:rPr>
        <w:br/>
        <w:t>gāite lāgilā, nāce īśvara-nitāi</w:t>
      </w:r>
    </w:p>
    <w:p w14:paraId="6CA1F3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Mādhava, Vāsudeva, and Govinda were three brothers. When they began to sing, Lord Nityānanda would dance.</w:t>
      </w:r>
    </w:p>
    <w:p w14:paraId="1C152786" w14:textId="7E2E60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5.260</w:t>
      </w:r>
    </w:p>
    <w:p w14:paraId="729A09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260</w:t>
      </w:r>
    </w:p>
    <w:p w14:paraId="1A5971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nācena avadhūta mahābala</w:t>
      </w:r>
      <w:r w:rsidRPr="004A2847">
        <w:rPr>
          <w:rStyle w:val="BookTitle"/>
          <w:rFonts w:asciiTheme="minorHAnsi" w:hAnsiTheme="minorHAnsi" w:cstheme="minorHAnsi"/>
          <w:b w:val="0"/>
          <w:bCs w:val="0"/>
          <w:color w:val="000000"/>
          <w:sz w:val="28"/>
          <w:szCs w:val="28"/>
        </w:rPr>
        <w:br/>
        <w:t>pada-bhare pṛthivī karaye ṭala-mala</w:t>
      </w:r>
    </w:p>
    <w:p w14:paraId="7461C7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most powerful </w:t>
      </w:r>
      <w:r w:rsidRPr="004A2847">
        <w:rPr>
          <w:rStyle w:val="BookTitle"/>
          <w:rFonts w:asciiTheme="minorHAnsi" w:hAnsiTheme="minorHAnsi" w:cstheme="minorHAnsi"/>
          <w:b/>
          <w:bCs/>
          <w:i/>
          <w:iCs/>
          <w:color w:val="800000"/>
          <w:sz w:val="28"/>
          <w:szCs w:val="28"/>
        </w:rPr>
        <w:t xml:space="preserve">avadhūta </w:t>
      </w:r>
      <w:r w:rsidRPr="004A2847">
        <w:rPr>
          <w:rStyle w:val="BookTitle"/>
          <w:rFonts w:asciiTheme="minorHAnsi" w:hAnsiTheme="minorHAnsi" w:cstheme="minorHAnsi"/>
          <w:b/>
          <w:bCs/>
          <w:color w:val="800000"/>
          <w:sz w:val="28"/>
          <w:szCs w:val="28"/>
        </w:rPr>
        <w:t xml:space="preserve">would dance in such a way that the earth would </w:t>
      </w:r>
      <w:r w:rsidRPr="004A2847">
        <w:rPr>
          <w:rStyle w:val="BookTitle"/>
          <w:rFonts w:asciiTheme="minorHAnsi" w:hAnsiTheme="minorHAnsi" w:cstheme="minorHAnsi"/>
          <w:b/>
          <w:bCs/>
          <w:color w:val="800000"/>
          <w:sz w:val="28"/>
          <w:szCs w:val="28"/>
        </w:rPr>
        <w:lastRenderedPageBreak/>
        <w:t>sway under the weight of His feet.</w:t>
      </w:r>
    </w:p>
    <w:p w14:paraId="662F7654" w14:textId="396362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5.261</w:t>
      </w:r>
    </w:p>
    <w:p w14:paraId="45DB66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0CE621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’hari’ bali’ karaye huṅkāra</w:t>
      </w:r>
      <w:r w:rsidRPr="004A2847">
        <w:rPr>
          <w:rStyle w:val="BookTitle"/>
          <w:rFonts w:asciiTheme="minorHAnsi" w:hAnsiTheme="minorHAnsi" w:cstheme="minorHAnsi"/>
          <w:b w:val="0"/>
          <w:bCs w:val="0"/>
          <w:color w:val="000000"/>
          <w:sz w:val="28"/>
          <w:szCs w:val="28"/>
        </w:rPr>
        <w:br/>
        <w:t>āchāḍa dekhite loka pāya camatkāra</w:t>
      </w:r>
    </w:p>
    <w:p w14:paraId="73ADF6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always chant the name of Hari and roar loudly. People would be struck with wonder on seeing Him forcefully fall to the ground.</w:t>
      </w:r>
    </w:p>
    <w:p w14:paraId="73E0DB73" w14:textId="1B916A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5.262</w:t>
      </w:r>
    </w:p>
    <w:p w14:paraId="144FBC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w:t>
      </w:r>
    </w:p>
    <w:p w14:paraId="5202E9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yāhāre karena dṛṣṭi nācite nācite</w:t>
      </w:r>
      <w:r w:rsidRPr="004A2847">
        <w:rPr>
          <w:rStyle w:val="BookTitle"/>
          <w:rFonts w:asciiTheme="minorHAnsi" w:hAnsiTheme="minorHAnsi" w:cstheme="minorHAnsi"/>
          <w:b w:val="0"/>
          <w:bCs w:val="0"/>
          <w:color w:val="000000"/>
          <w:sz w:val="28"/>
          <w:szCs w:val="28"/>
        </w:rPr>
        <w:br/>
        <w:t>sei preme ḍhaliyā paḍena pṛthivīte</w:t>
      </w:r>
    </w:p>
    <w:p w14:paraId="54CEAF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received His glance as He was dancing would fall to the ground in ecstatic love.</w:t>
      </w:r>
    </w:p>
    <w:p w14:paraId="183B8D77" w14:textId="05959C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5.263</w:t>
      </w:r>
    </w:p>
    <w:p w14:paraId="3FAECB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263</w:t>
      </w:r>
    </w:p>
    <w:p w14:paraId="2FD3DC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paripūrṇa prema-rasa-maya nityānanda</w:t>
      </w:r>
      <w:r w:rsidRPr="004A2847">
        <w:rPr>
          <w:rStyle w:val="BookTitle"/>
          <w:rFonts w:asciiTheme="minorHAnsi" w:hAnsiTheme="minorHAnsi" w:cstheme="minorHAnsi"/>
          <w:b w:val="0"/>
          <w:bCs w:val="0"/>
          <w:color w:val="000000"/>
          <w:sz w:val="28"/>
          <w:szCs w:val="28"/>
        </w:rPr>
        <w:br/>
        <w:t>saṁsāra tārite karilena śubhārambha</w:t>
      </w:r>
    </w:p>
    <w:p w14:paraId="6DC6F0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who was filled with the mellows of ecstatic love, now began His auspicious task of delivering the entire world.</w:t>
      </w:r>
    </w:p>
    <w:p w14:paraId="03F257E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Nityānanda began His auspicious task of delivering the people of this world by distributing ecstatic love of God. He personally demonstrated how one can fully surrender in the service of the Supreme Lord so that one can attain perfection in devotional service.</w:t>
      </w:r>
    </w:p>
    <w:p w14:paraId="03238819" w14:textId="089698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5.264</w:t>
      </w:r>
    </w:p>
    <w:p w14:paraId="0528E3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264</w:t>
      </w:r>
    </w:p>
    <w:p w14:paraId="0CB141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āchila prema-bhaktira vikāra</w:t>
      </w:r>
      <w:r w:rsidRPr="004A2847">
        <w:rPr>
          <w:rStyle w:val="BookTitle"/>
          <w:rFonts w:asciiTheme="minorHAnsi" w:hAnsiTheme="minorHAnsi" w:cstheme="minorHAnsi"/>
          <w:b w:val="0"/>
          <w:bCs w:val="0"/>
          <w:color w:val="000000"/>
          <w:sz w:val="28"/>
          <w:szCs w:val="28"/>
        </w:rPr>
        <w:br/>
        <w:t>saba prakāśiyā nṛtya karena apāra</w:t>
      </w:r>
    </w:p>
    <w:p w14:paraId="073CDD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manifested all the various transformations of loving devotional service as He </w:t>
      </w:r>
      <w:r w:rsidRPr="004A2847">
        <w:rPr>
          <w:rStyle w:val="BookTitle"/>
          <w:rFonts w:asciiTheme="minorHAnsi" w:hAnsiTheme="minorHAnsi" w:cstheme="minorHAnsi"/>
          <w:b/>
          <w:bCs/>
          <w:color w:val="800000"/>
          <w:sz w:val="28"/>
          <w:szCs w:val="28"/>
        </w:rPr>
        <w:lastRenderedPageBreak/>
        <w:t>danced wonderfully.</w:t>
      </w:r>
    </w:p>
    <w:p w14:paraId="451A3D3E" w14:textId="2701C1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5.265</w:t>
      </w:r>
    </w:p>
    <w:p w14:paraId="1AAC41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265</w:t>
      </w:r>
    </w:p>
    <w:p w14:paraId="5D5193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vasilena khaṭṭāra upare</w:t>
      </w:r>
      <w:r w:rsidRPr="004A2847">
        <w:rPr>
          <w:rStyle w:val="BookTitle"/>
          <w:rFonts w:asciiTheme="minorHAnsi" w:hAnsiTheme="minorHAnsi" w:cstheme="minorHAnsi"/>
          <w:b w:val="0"/>
          <w:bCs w:val="0"/>
          <w:color w:val="000000"/>
          <w:sz w:val="28"/>
          <w:szCs w:val="28"/>
        </w:rPr>
        <w:br/>
        <w:t>ājñā haila abhiṣeka karibāra tare</w:t>
      </w:r>
    </w:p>
    <w:p w14:paraId="1D8B7A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some </w:t>
      </w:r>
      <w:proofErr w:type="gramStart"/>
      <w:r w:rsidRPr="004A2847">
        <w:rPr>
          <w:rStyle w:val="BookTitle"/>
          <w:rFonts w:asciiTheme="minorHAnsi" w:hAnsiTheme="minorHAnsi" w:cstheme="minorHAnsi"/>
          <w:b/>
          <w:bCs/>
          <w:color w:val="800000"/>
          <w:sz w:val="28"/>
          <w:szCs w:val="28"/>
        </w:rPr>
        <w:t>time</w:t>
      </w:r>
      <w:proofErr w:type="gramEnd"/>
      <w:r w:rsidRPr="004A2847">
        <w:rPr>
          <w:rStyle w:val="BookTitle"/>
          <w:rFonts w:asciiTheme="minorHAnsi" w:hAnsiTheme="minorHAnsi" w:cstheme="minorHAnsi"/>
          <w:b/>
          <w:bCs/>
          <w:color w:val="800000"/>
          <w:sz w:val="28"/>
          <w:szCs w:val="28"/>
        </w:rPr>
        <w:t xml:space="preserve"> He sat down on the Deity throne and instructed the devotees to perform </w:t>
      </w:r>
      <w:r w:rsidRPr="004A2847">
        <w:rPr>
          <w:rStyle w:val="BookTitle"/>
          <w:rFonts w:asciiTheme="minorHAnsi" w:hAnsiTheme="minorHAnsi" w:cstheme="minorHAnsi"/>
          <w:b/>
          <w:bCs/>
          <w:i/>
          <w:iCs/>
          <w:color w:val="800000"/>
          <w:sz w:val="28"/>
          <w:szCs w:val="28"/>
        </w:rPr>
        <w:t>abhiṣeka</w:t>
      </w:r>
      <w:r w:rsidRPr="004A2847">
        <w:rPr>
          <w:rStyle w:val="BookTitle"/>
          <w:rFonts w:asciiTheme="minorHAnsi" w:hAnsiTheme="minorHAnsi" w:cstheme="minorHAnsi"/>
          <w:b/>
          <w:bCs/>
          <w:color w:val="800000"/>
          <w:sz w:val="28"/>
          <w:szCs w:val="28"/>
        </w:rPr>
        <w:t>.</w:t>
      </w:r>
    </w:p>
    <w:p w14:paraId="0AE0040A" w14:textId="6A1869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5.266</w:t>
      </w:r>
    </w:p>
    <w:p w14:paraId="4F07B7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760CB3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rāghava-paṇḍita-ādi pāriṣada-gaṇe</w:t>
      </w:r>
      <w:r w:rsidRPr="004A2847">
        <w:rPr>
          <w:rStyle w:val="BookTitle"/>
          <w:rFonts w:asciiTheme="minorHAnsi" w:hAnsiTheme="minorHAnsi" w:cstheme="minorHAnsi"/>
          <w:b w:val="0"/>
          <w:bCs w:val="0"/>
          <w:color w:val="000000"/>
          <w:sz w:val="28"/>
          <w:szCs w:val="28"/>
        </w:rPr>
        <w:br/>
        <w:t>abhiṣeka karite lāgilā sei-kṣaṇe</w:t>
      </w:r>
    </w:p>
    <w:p w14:paraId="603D5C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Rāghava Paṇḍita and the Lord’s other associates immediately began to perform </w:t>
      </w:r>
      <w:r w:rsidRPr="004A2847">
        <w:rPr>
          <w:rStyle w:val="BookTitle"/>
          <w:rFonts w:asciiTheme="minorHAnsi" w:hAnsiTheme="minorHAnsi" w:cstheme="minorHAnsi"/>
          <w:b/>
          <w:bCs/>
          <w:i/>
          <w:iCs/>
          <w:color w:val="800000"/>
          <w:sz w:val="28"/>
          <w:szCs w:val="28"/>
        </w:rPr>
        <w:t>abhiṣeka</w:t>
      </w:r>
      <w:r w:rsidRPr="004A2847">
        <w:rPr>
          <w:rStyle w:val="BookTitle"/>
          <w:rFonts w:asciiTheme="minorHAnsi" w:hAnsiTheme="minorHAnsi" w:cstheme="minorHAnsi"/>
          <w:b/>
          <w:bCs/>
          <w:color w:val="800000"/>
          <w:sz w:val="28"/>
          <w:szCs w:val="28"/>
        </w:rPr>
        <w:t>.</w:t>
      </w:r>
    </w:p>
    <w:p w14:paraId="2D0CBABE" w14:textId="57E4BF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5.267</w:t>
      </w:r>
    </w:p>
    <w:p w14:paraId="5C64E0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267</w:t>
      </w:r>
    </w:p>
    <w:p w14:paraId="25146A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ghaṭa āni’ gaṅgā-jala</w:t>
      </w:r>
      <w:r w:rsidRPr="004A2847">
        <w:rPr>
          <w:rStyle w:val="BookTitle"/>
          <w:rFonts w:asciiTheme="minorHAnsi" w:hAnsiTheme="minorHAnsi" w:cstheme="minorHAnsi"/>
          <w:b w:val="0"/>
          <w:bCs w:val="0"/>
          <w:color w:val="000000"/>
          <w:sz w:val="28"/>
          <w:szCs w:val="28"/>
        </w:rPr>
        <w:br/>
        <w:t>nānā gandhe suvāsita kariyā sakala</w:t>
      </w:r>
    </w:p>
    <w:p w14:paraId="1B527B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brought thousands of pots filled with Ganges water mixed with various scented oils.</w:t>
      </w:r>
    </w:p>
    <w:p w14:paraId="464CC12B" w14:textId="5131B2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5.268</w:t>
      </w:r>
    </w:p>
    <w:p w14:paraId="099B7B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268</w:t>
      </w:r>
    </w:p>
    <w:p w14:paraId="2CE047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sabei dena śrī-mastakopari</w:t>
      </w:r>
      <w:r w:rsidRPr="004A2847">
        <w:rPr>
          <w:rStyle w:val="BookTitle"/>
          <w:rFonts w:asciiTheme="minorHAnsi" w:hAnsiTheme="minorHAnsi" w:cstheme="minorHAnsi"/>
          <w:b w:val="0"/>
          <w:bCs w:val="0"/>
          <w:color w:val="000000"/>
          <w:sz w:val="28"/>
          <w:szCs w:val="28"/>
        </w:rPr>
        <w:br/>
        <w:t>catur-dike sabei balena ’hari hari’</w:t>
      </w:r>
    </w:p>
    <w:p w14:paraId="332629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happily poured water on His head as they all chanted the name of Hari in the four directions.</w:t>
      </w:r>
    </w:p>
    <w:p w14:paraId="5A18599C" w14:textId="35EBDD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5.269</w:t>
      </w:r>
    </w:p>
    <w:p w14:paraId="733298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7702F7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sabei paḍena abhiṣeka-mantra-gīta</w:t>
      </w:r>
      <w:r w:rsidRPr="004A2847">
        <w:rPr>
          <w:rStyle w:val="BookTitle"/>
          <w:rFonts w:asciiTheme="minorHAnsi" w:hAnsiTheme="minorHAnsi" w:cstheme="minorHAnsi"/>
          <w:b w:val="0"/>
          <w:bCs w:val="0"/>
          <w:color w:val="000000"/>
          <w:sz w:val="28"/>
          <w:szCs w:val="28"/>
        </w:rPr>
        <w:br/>
        <w:t>parama santoṣe sabe haila pulakita</w:t>
      </w:r>
    </w:p>
    <w:p w14:paraId="47D983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all chanted the mantras and songs that were appropriate for </w:t>
      </w:r>
      <w:r w:rsidRPr="004A2847">
        <w:rPr>
          <w:rStyle w:val="BookTitle"/>
          <w:rFonts w:asciiTheme="minorHAnsi" w:hAnsiTheme="minorHAnsi" w:cstheme="minorHAnsi"/>
          <w:b/>
          <w:bCs/>
          <w:i/>
          <w:iCs/>
          <w:color w:val="800000"/>
          <w:sz w:val="28"/>
          <w:szCs w:val="28"/>
        </w:rPr>
        <w:t>abhiṣeka</w:t>
      </w:r>
      <w:r w:rsidRPr="004A2847">
        <w:rPr>
          <w:rStyle w:val="BookTitle"/>
          <w:rFonts w:asciiTheme="minorHAnsi" w:hAnsiTheme="minorHAnsi" w:cstheme="minorHAnsi"/>
          <w:b/>
          <w:bCs/>
          <w:color w:val="800000"/>
          <w:sz w:val="28"/>
          <w:szCs w:val="28"/>
        </w:rPr>
        <w:t>, and everyone’s hairs stood on end as they became filled with great satisfaction.</w:t>
      </w:r>
    </w:p>
    <w:p w14:paraId="7E8C48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66C336D7" w14:textId="74481D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5.270</w:t>
      </w:r>
    </w:p>
    <w:p w14:paraId="6A1BCD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abhiṣeka karāiyā, nūtana vasana</w:t>
      </w:r>
      <w:r w:rsidRPr="004A2847">
        <w:rPr>
          <w:rStyle w:val="BookTitle"/>
          <w:rFonts w:asciiTheme="minorHAnsi" w:hAnsiTheme="minorHAnsi" w:cstheme="minorHAnsi"/>
          <w:b w:val="0"/>
          <w:bCs w:val="0"/>
          <w:color w:val="000000"/>
          <w:sz w:val="28"/>
          <w:szCs w:val="28"/>
        </w:rPr>
        <w:br/>
        <w:t>parāiyā, lepilena śrī-aṅge candana</w:t>
      </w:r>
    </w:p>
    <w:p w14:paraId="47ABF5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completing the </w:t>
      </w:r>
      <w:r w:rsidRPr="004A2847">
        <w:rPr>
          <w:rStyle w:val="BookTitle"/>
          <w:rFonts w:asciiTheme="minorHAnsi" w:hAnsiTheme="minorHAnsi" w:cstheme="minorHAnsi"/>
          <w:b/>
          <w:bCs/>
          <w:i/>
          <w:iCs/>
          <w:color w:val="800000"/>
          <w:sz w:val="28"/>
          <w:szCs w:val="28"/>
        </w:rPr>
        <w:t>abhiṣeka</w:t>
      </w:r>
      <w:r w:rsidRPr="004A2847">
        <w:rPr>
          <w:rStyle w:val="BookTitle"/>
          <w:rFonts w:asciiTheme="minorHAnsi" w:hAnsiTheme="minorHAnsi" w:cstheme="minorHAnsi"/>
          <w:b/>
          <w:bCs/>
          <w:color w:val="800000"/>
          <w:sz w:val="28"/>
          <w:szCs w:val="28"/>
        </w:rPr>
        <w:t>, they dressed Nityānanda in new cloth and smeared His body with sandalwood pulp.</w:t>
      </w:r>
    </w:p>
    <w:p w14:paraId="2AF12896" w14:textId="33A2BB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5.271</w:t>
      </w:r>
    </w:p>
    <w:p w14:paraId="00AECB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4CC677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divya vana-mālā tāya tulasī-sahite</w:t>
      </w:r>
      <w:r w:rsidRPr="004A2847">
        <w:rPr>
          <w:rStyle w:val="BookTitle"/>
          <w:rFonts w:asciiTheme="minorHAnsi" w:hAnsiTheme="minorHAnsi" w:cstheme="minorHAnsi"/>
          <w:b w:val="0"/>
          <w:bCs w:val="0"/>
          <w:color w:val="000000"/>
          <w:sz w:val="28"/>
          <w:szCs w:val="28"/>
        </w:rPr>
        <w:br/>
        <w:t>pīna-vakṣa pūrṇa karilena nānā-mate</w:t>
      </w:r>
    </w:p>
    <w:p w14:paraId="74DF0E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decorated His broad chest with garlands of forest flowers and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leaves.</w:t>
      </w:r>
    </w:p>
    <w:p w14:paraId="2C4F1F82" w14:textId="517115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5.272</w:t>
      </w:r>
    </w:p>
    <w:p w14:paraId="727894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w:t>
      </w:r>
    </w:p>
    <w:p w14:paraId="16D91C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divya-khaṭṭā svarṇe kariyā bhūṣita</w:t>
      </w:r>
      <w:r w:rsidRPr="004A2847">
        <w:rPr>
          <w:rStyle w:val="BookTitle"/>
          <w:rFonts w:asciiTheme="minorHAnsi" w:hAnsiTheme="minorHAnsi" w:cstheme="minorHAnsi"/>
          <w:b w:val="0"/>
          <w:bCs w:val="0"/>
          <w:color w:val="000000"/>
          <w:sz w:val="28"/>
          <w:szCs w:val="28"/>
        </w:rPr>
        <w:br/>
        <w:t>sammukhe āniyā karilena upanīta</w:t>
      </w:r>
    </w:p>
    <w:p w14:paraId="2229FD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Then they brought </w:t>
      </w:r>
      <w:proofErr w:type="gramStart"/>
      <w:r w:rsidRPr="004A2847">
        <w:rPr>
          <w:rStyle w:val="BookTitle"/>
          <w:rFonts w:asciiTheme="minorHAnsi" w:hAnsiTheme="minorHAnsi" w:cstheme="minorHAnsi"/>
          <w:b/>
          <w:bCs/>
          <w:color w:val="800000"/>
          <w:sz w:val="28"/>
          <w:szCs w:val="28"/>
        </w:rPr>
        <w:t>a</w:t>
      </w:r>
      <w:proofErr w:type="gramEnd"/>
      <w:r w:rsidRPr="004A2847">
        <w:rPr>
          <w:rStyle w:val="BookTitle"/>
          <w:rFonts w:asciiTheme="minorHAnsi" w:hAnsiTheme="minorHAnsi" w:cstheme="minorHAnsi"/>
          <w:b/>
          <w:bCs/>
          <w:color w:val="800000"/>
          <w:sz w:val="28"/>
          <w:szCs w:val="28"/>
        </w:rPr>
        <w:t xml:space="preserve"> opulent throne decorated with gold and placed it before Him.</w:t>
      </w:r>
    </w:p>
    <w:p w14:paraId="3FDDF121" w14:textId="088E9E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5.273</w:t>
      </w:r>
    </w:p>
    <w:p w14:paraId="407860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273</w:t>
      </w:r>
    </w:p>
    <w:p w14:paraId="650E42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khaṭṭāya vasilā prabhuvara nityānanda</w:t>
      </w:r>
      <w:r w:rsidRPr="004A2847">
        <w:rPr>
          <w:rStyle w:val="BookTitle"/>
          <w:rFonts w:asciiTheme="minorHAnsi" w:hAnsiTheme="minorHAnsi" w:cstheme="minorHAnsi"/>
          <w:b w:val="0"/>
          <w:bCs w:val="0"/>
          <w:color w:val="000000"/>
          <w:sz w:val="28"/>
          <w:szCs w:val="28"/>
        </w:rPr>
        <w:br/>
        <w:t>chatra dharilena śire śrī-rāghavānanda</w:t>
      </w:r>
    </w:p>
    <w:p w14:paraId="6F0758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Lord Nityānanda sat on the throne, Śrī Rāghavānanda held an umbrella over </w:t>
      </w:r>
      <w:r w:rsidRPr="004A2847">
        <w:rPr>
          <w:rStyle w:val="BookTitle"/>
          <w:rFonts w:asciiTheme="minorHAnsi" w:hAnsiTheme="minorHAnsi" w:cstheme="minorHAnsi"/>
          <w:b/>
          <w:bCs/>
          <w:color w:val="800000"/>
          <w:sz w:val="28"/>
          <w:szCs w:val="28"/>
        </w:rPr>
        <w:lastRenderedPageBreak/>
        <w:t>His head.</w:t>
      </w:r>
    </w:p>
    <w:p w14:paraId="07DF4B9E" w14:textId="02FC35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5.274</w:t>
      </w:r>
    </w:p>
    <w:p w14:paraId="1C6492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274</w:t>
      </w:r>
    </w:p>
    <w:p w14:paraId="59453D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jaya-dhvani karite lāgilā bhakta-gaṇa</w:t>
      </w:r>
      <w:r w:rsidRPr="004A2847">
        <w:rPr>
          <w:rStyle w:val="BookTitle"/>
          <w:rFonts w:asciiTheme="minorHAnsi" w:hAnsiTheme="minorHAnsi" w:cstheme="minorHAnsi"/>
          <w:b w:val="0"/>
          <w:bCs w:val="0"/>
          <w:color w:val="000000"/>
          <w:sz w:val="28"/>
          <w:szCs w:val="28"/>
        </w:rPr>
        <w:br/>
        <w:t>catur-dike haila mahā-ānanda-vādana</w:t>
      </w:r>
    </w:p>
    <w:p w14:paraId="506257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began to chant, “Jaya! Jaya!” Musical instruments produced ecstatic vibrations in the four directions.</w:t>
      </w:r>
    </w:p>
    <w:p w14:paraId="67D1B5AA" w14:textId="531461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5.275</w:t>
      </w:r>
    </w:p>
    <w:p w14:paraId="733328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0CAC60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sabei balena bāhu tuli’</w:t>
      </w:r>
      <w:r w:rsidRPr="004A2847">
        <w:rPr>
          <w:rStyle w:val="BookTitle"/>
          <w:rFonts w:asciiTheme="minorHAnsi" w:hAnsiTheme="minorHAnsi" w:cstheme="minorHAnsi"/>
          <w:b w:val="0"/>
          <w:bCs w:val="0"/>
          <w:color w:val="000000"/>
          <w:sz w:val="28"/>
          <w:szCs w:val="28"/>
        </w:rPr>
        <w:br/>
        <w:t>kāro bāhya nahi, sabe mahākutūhalī</w:t>
      </w:r>
    </w:p>
    <w:p w14:paraId="4C0288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raised their arms and exclaimed, “Save us! Save us!” They were in such ecstasy that they forgot themselves.</w:t>
      </w:r>
    </w:p>
    <w:p w14:paraId="1848E0AD" w14:textId="318070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5.276</w:t>
      </w:r>
    </w:p>
    <w:p w14:paraId="3EDFF9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w:t>
      </w:r>
    </w:p>
    <w:p w14:paraId="316B0D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svānubhāvānande prabhu nityānanda-rāya</w:t>
      </w:r>
      <w:r w:rsidRPr="004A2847">
        <w:rPr>
          <w:rStyle w:val="BookTitle"/>
          <w:rFonts w:asciiTheme="minorHAnsi" w:hAnsiTheme="minorHAnsi" w:cstheme="minorHAnsi"/>
          <w:b w:val="0"/>
          <w:bCs w:val="0"/>
          <w:color w:val="000000"/>
          <w:sz w:val="28"/>
          <w:szCs w:val="28"/>
        </w:rPr>
        <w:br/>
        <w:t>prema-dṛṣṭi-vṛṣṭi kari’ cāri dike cāya</w:t>
      </w:r>
    </w:p>
    <w:p w14:paraId="730433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His own ecstatic mood, Lord Nityānanda Prabhu showered everyone in the four directions with ecstatic love by His merciful glance.</w:t>
      </w:r>
    </w:p>
    <w:p w14:paraId="0331A22A" w14:textId="6E1CBA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5.277</w:t>
      </w:r>
    </w:p>
    <w:p w14:paraId="2226E2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277</w:t>
      </w:r>
    </w:p>
    <w:p w14:paraId="48DC64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ājñā </w:t>
      </w:r>
      <w:proofErr w:type="gramStart"/>
      <w:r w:rsidRPr="004A2847">
        <w:rPr>
          <w:rStyle w:val="BookTitle"/>
          <w:rFonts w:asciiTheme="minorHAnsi" w:hAnsiTheme="minorHAnsi" w:cstheme="minorHAnsi"/>
          <w:b w:val="0"/>
          <w:bCs w:val="0"/>
          <w:color w:val="000000"/>
          <w:sz w:val="28"/>
          <w:szCs w:val="28"/>
        </w:rPr>
        <w:t>karilena,—</w:t>
      </w:r>
      <w:proofErr w:type="gramEnd"/>
      <w:r w:rsidRPr="004A2847">
        <w:rPr>
          <w:rStyle w:val="BookTitle"/>
          <w:rFonts w:asciiTheme="minorHAnsi" w:hAnsiTheme="minorHAnsi" w:cstheme="minorHAnsi"/>
          <w:b w:val="0"/>
          <w:bCs w:val="0"/>
          <w:color w:val="000000"/>
          <w:sz w:val="28"/>
          <w:szCs w:val="28"/>
        </w:rPr>
        <w:t>“śuna rāghava-paṇḍita!</w:t>
      </w:r>
      <w:r w:rsidRPr="004A2847">
        <w:rPr>
          <w:rStyle w:val="BookTitle"/>
          <w:rFonts w:asciiTheme="minorHAnsi" w:hAnsiTheme="minorHAnsi" w:cstheme="minorHAnsi"/>
          <w:b w:val="0"/>
          <w:bCs w:val="0"/>
          <w:color w:val="000000"/>
          <w:sz w:val="28"/>
          <w:szCs w:val="28"/>
        </w:rPr>
        <w:br/>
        <w:t>kadambera mālā jhāṭa ānaha tvarita</w:t>
      </w:r>
    </w:p>
    <w:p w14:paraId="4A03DC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ordered, “Listen, Rāghava Paṇḍita! Quickly bring Me a garland of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w:t>
      </w:r>
    </w:p>
    <w:p w14:paraId="11336B26" w14:textId="7047E3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5.278</w:t>
      </w:r>
    </w:p>
    <w:p w14:paraId="7CA24A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w:t>
      </w:r>
    </w:p>
    <w:p w14:paraId="791C64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baḍa prīta āmāra kadamba-puṣpa-prati</w:t>
      </w:r>
      <w:r w:rsidRPr="004A2847">
        <w:rPr>
          <w:rStyle w:val="BookTitle"/>
          <w:rFonts w:asciiTheme="minorHAnsi" w:hAnsiTheme="minorHAnsi" w:cstheme="minorHAnsi"/>
          <w:b w:val="0"/>
          <w:bCs w:val="0"/>
          <w:color w:val="000000"/>
          <w:sz w:val="28"/>
          <w:szCs w:val="28"/>
        </w:rPr>
        <w:br/>
        <w:t>kadambera vane nitya āmāra vasati”</w:t>
      </w:r>
    </w:p>
    <w:p w14:paraId="514B4D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am very fond of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 In </w:t>
      </w:r>
      <w:proofErr w:type="gramStart"/>
      <w:r w:rsidRPr="004A2847">
        <w:rPr>
          <w:rStyle w:val="BookTitle"/>
          <w:rFonts w:asciiTheme="minorHAnsi" w:hAnsiTheme="minorHAnsi" w:cstheme="minorHAnsi"/>
          <w:b/>
          <w:bCs/>
          <w:color w:val="800000"/>
          <w:sz w:val="28"/>
          <w:szCs w:val="28"/>
        </w:rPr>
        <w:t>fact</w:t>
      </w:r>
      <w:proofErr w:type="gramEnd"/>
      <w:r w:rsidRPr="004A2847">
        <w:rPr>
          <w:rStyle w:val="BookTitle"/>
          <w:rFonts w:asciiTheme="minorHAnsi" w:hAnsiTheme="minorHAnsi" w:cstheme="minorHAnsi"/>
          <w:b/>
          <w:bCs/>
          <w:color w:val="800000"/>
          <w:sz w:val="28"/>
          <w:szCs w:val="28"/>
        </w:rPr>
        <w:t xml:space="preserve"> I always reside in a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forest.”</w:t>
      </w:r>
    </w:p>
    <w:p w14:paraId="50FAF298" w14:textId="21B7A7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5.279</w:t>
      </w:r>
    </w:p>
    <w:p w14:paraId="463980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279</w:t>
      </w:r>
    </w:p>
    <w:p w14:paraId="26FD82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kara-yoḍa kariyā rāghavānanda kahe</w:t>
      </w:r>
      <w:r w:rsidRPr="004A2847">
        <w:rPr>
          <w:rStyle w:val="BookTitle"/>
          <w:rFonts w:asciiTheme="minorHAnsi" w:hAnsiTheme="minorHAnsi" w:cstheme="minorHAnsi"/>
          <w:b w:val="0"/>
          <w:bCs w:val="0"/>
          <w:color w:val="000000"/>
          <w:sz w:val="28"/>
          <w:szCs w:val="28"/>
        </w:rPr>
        <w:br/>
        <w:t>“kadamba-puṣpera yoga e samaye nahe”</w:t>
      </w:r>
    </w:p>
    <w:p w14:paraId="6688A8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With folded hands Rāghavānanda said, “This is not the season for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w:t>
      </w:r>
    </w:p>
    <w:p w14:paraId="23ACDDE6" w14:textId="438E43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5.280</w:t>
      </w:r>
    </w:p>
    <w:p w14:paraId="39C991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04D356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“bāḍī giyā cāha bhāla-mane</w:t>
      </w:r>
      <w:r w:rsidRPr="004A2847">
        <w:rPr>
          <w:rStyle w:val="BookTitle"/>
          <w:rFonts w:asciiTheme="minorHAnsi" w:hAnsiTheme="minorHAnsi" w:cstheme="minorHAnsi"/>
          <w:b w:val="0"/>
          <w:bCs w:val="0"/>
          <w:color w:val="000000"/>
          <w:sz w:val="28"/>
          <w:szCs w:val="28"/>
        </w:rPr>
        <w:br/>
        <w:t>kadācita phuṭiyā vā thāke kona-sthāne”</w:t>
      </w:r>
    </w:p>
    <w:p w14:paraId="3AA176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said, “Go home and look carefully. There may be some blooming somewhere.”</w:t>
      </w:r>
    </w:p>
    <w:p w14:paraId="5F509EA2" w14:textId="2C916D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5.281</w:t>
      </w:r>
    </w:p>
    <w:p w14:paraId="32E283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36E5EB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bāḍīra bhitare giyā cāhena rāghava</w:t>
      </w:r>
      <w:r w:rsidRPr="004A2847">
        <w:rPr>
          <w:rStyle w:val="BookTitle"/>
          <w:rFonts w:asciiTheme="minorHAnsi" w:hAnsiTheme="minorHAnsi" w:cstheme="minorHAnsi"/>
          <w:b w:val="0"/>
          <w:bCs w:val="0"/>
          <w:color w:val="000000"/>
          <w:sz w:val="28"/>
          <w:szCs w:val="28"/>
        </w:rPr>
        <w:br/>
        <w:t>vismita hailā dekhi’ mahā-anubhava</w:t>
      </w:r>
    </w:p>
    <w:p w14:paraId="2D75D9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Rāghava went inside the house and was struck with wonder at what he saw.</w:t>
      </w:r>
    </w:p>
    <w:p w14:paraId="1D16ED27" w14:textId="60D675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5.282</w:t>
      </w:r>
    </w:p>
    <w:p w14:paraId="1394AC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49B671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jambīrera vṛkṣe saba kadambera phula</w:t>
      </w:r>
      <w:r w:rsidRPr="004A2847">
        <w:rPr>
          <w:rStyle w:val="BookTitle"/>
          <w:rFonts w:asciiTheme="minorHAnsi" w:hAnsiTheme="minorHAnsi" w:cstheme="minorHAnsi"/>
          <w:b w:val="0"/>
          <w:bCs w:val="0"/>
          <w:color w:val="000000"/>
          <w:sz w:val="28"/>
          <w:szCs w:val="28"/>
        </w:rPr>
        <w:br/>
        <w:t>phuṭiyā āchaye ati-parama-atula</w:t>
      </w:r>
    </w:p>
    <w:p w14:paraId="772DB9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saw that the lime tree was filled with the most amazing blooming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w:t>
      </w:r>
    </w:p>
    <w:p w14:paraId="303280E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The word </w:t>
      </w:r>
      <w:r w:rsidRPr="004A2847">
        <w:rPr>
          <w:rStyle w:val="BookTitle"/>
          <w:rFonts w:asciiTheme="minorHAnsi" w:hAnsiTheme="minorHAnsi" w:cstheme="minorHAnsi"/>
          <w:b w:val="0"/>
          <w:bCs w:val="0"/>
          <w:i/>
          <w:iCs/>
          <w:color w:val="000000"/>
          <w:sz w:val="28"/>
          <w:szCs w:val="28"/>
        </w:rPr>
        <w:t xml:space="preserve">jambīra </w:t>
      </w:r>
      <w:r w:rsidRPr="004A2847">
        <w:rPr>
          <w:rStyle w:val="BookTitle"/>
          <w:rFonts w:asciiTheme="minorHAnsi" w:hAnsiTheme="minorHAnsi" w:cstheme="minorHAnsi"/>
          <w:b w:val="0"/>
          <w:bCs w:val="0"/>
          <w:color w:val="000000"/>
          <w:sz w:val="28"/>
          <w:szCs w:val="28"/>
        </w:rPr>
        <w:t>refers to a lime or citron tree.</w:t>
      </w:r>
    </w:p>
    <w:p w14:paraId="1C88CFB4" w14:textId="5620DE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5.283</w:t>
      </w:r>
    </w:p>
    <w:p w14:paraId="4794EA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36F267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apūrva varṇa se vā ki apūrva gandha</w:t>
      </w:r>
      <w:r w:rsidRPr="004A2847">
        <w:rPr>
          <w:rStyle w:val="BookTitle"/>
          <w:rFonts w:asciiTheme="minorHAnsi" w:hAnsiTheme="minorHAnsi" w:cstheme="minorHAnsi"/>
          <w:b w:val="0"/>
          <w:bCs w:val="0"/>
          <w:color w:val="000000"/>
          <w:sz w:val="28"/>
          <w:szCs w:val="28"/>
        </w:rPr>
        <w:br/>
        <w:t>se puṣpa dekhile kṣaya yāya sarva-bandha</w:t>
      </w:r>
    </w:p>
    <w:p w14:paraId="0C698A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wonderful was the color and fragrance of those flowers! All one’s material bondage was destroyed by seeing those flowers.</w:t>
      </w:r>
    </w:p>
    <w:p w14:paraId="47FD3787" w14:textId="3862E6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5.284</w:t>
      </w:r>
    </w:p>
    <w:p w14:paraId="584803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5DCD17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kadamba-puṣpa rāghava-paṇḍita</w:t>
      </w:r>
      <w:r w:rsidRPr="004A2847">
        <w:rPr>
          <w:rStyle w:val="BookTitle"/>
          <w:rFonts w:asciiTheme="minorHAnsi" w:hAnsiTheme="minorHAnsi" w:cstheme="minorHAnsi"/>
          <w:b w:val="0"/>
          <w:bCs w:val="0"/>
          <w:color w:val="000000"/>
          <w:sz w:val="28"/>
          <w:szCs w:val="28"/>
        </w:rPr>
        <w:br/>
        <w:t>bāhya dūra gela, hailā mahā-haraṣita</w:t>
      </w:r>
    </w:p>
    <w:p w14:paraId="20051A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Rāghava Paṇḍita saw those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 he lost external consciousness and became filled with jubilation.</w:t>
      </w:r>
    </w:p>
    <w:p w14:paraId="7EDE4AC5" w14:textId="0A246F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5.285</w:t>
      </w:r>
    </w:p>
    <w:p w14:paraId="30E770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39D513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 samvari’ mālā gāṅthiyā satvare</w:t>
      </w:r>
      <w:r w:rsidRPr="004A2847">
        <w:rPr>
          <w:rStyle w:val="BookTitle"/>
          <w:rFonts w:asciiTheme="minorHAnsi" w:hAnsiTheme="minorHAnsi" w:cstheme="minorHAnsi"/>
          <w:b w:val="0"/>
          <w:bCs w:val="0"/>
          <w:color w:val="000000"/>
          <w:sz w:val="28"/>
          <w:szCs w:val="28"/>
        </w:rPr>
        <w:br/>
        <w:t>ānilena nityānanda-prabhura gocare</w:t>
      </w:r>
    </w:p>
    <w:p w14:paraId="3E4ADC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then checked his emotions and quickly prepared a garland, which he brought to Nityānanda Prabhu.</w:t>
      </w:r>
    </w:p>
    <w:p w14:paraId="5903D2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the order of Śrī Nityānanda, Rāghava Paṇḍita found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in the lime tree. He prepared a garland with those flowers and offered it to Nityānanda Prabhu. At that </w:t>
      </w:r>
      <w:proofErr w:type="gramStart"/>
      <w:r w:rsidRPr="004A2847">
        <w:rPr>
          <w:rStyle w:val="BookTitle"/>
          <w:rFonts w:asciiTheme="minorHAnsi" w:hAnsiTheme="minorHAnsi" w:cstheme="minorHAnsi"/>
          <w:b w:val="0"/>
          <w:bCs w:val="0"/>
          <w:color w:val="000000"/>
          <w:sz w:val="28"/>
          <w:szCs w:val="28"/>
        </w:rPr>
        <w:t>time</w:t>
      </w:r>
      <w:proofErr w:type="gramEnd"/>
      <w:r w:rsidRPr="004A2847">
        <w:rPr>
          <w:rStyle w:val="BookTitle"/>
          <w:rFonts w:asciiTheme="minorHAnsi" w:hAnsiTheme="minorHAnsi" w:cstheme="minorHAnsi"/>
          <w:b w:val="0"/>
          <w:bCs w:val="0"/>
          <w:color w:val="000000"/>
          <w:sz w:val="28"/>
          <w:szCs w:val="28"/>
        </w:rPr>
        <w:t xml:space="preserve"> it was impossible to find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generally blossom in the beginning of the rainy season during the month of Āṣāḍha (June-July). But it was not that time. Although from the external point of view it was impossible to find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especially in a lime tree, it is never impossible in pastimes that are transcendental to material nature. Those who are adorned with spiritual realization do not </w:t>
      </w:r>
      <w:proofErr w:type="gramStart"/>
      <w:r w:rsidRPr="004A2847">
        <w:rPr>
          <w:rStyle w:val="BookTitle"/>
          <w:rFonts w:asciiTheme="minorHAnsi" w:hAnsiTheme="minorHAnsi" w:cstheme="minorHAnsi"/>
          <w:b w:val="0"/>
          <w:bCs w:val="0"/>
          <w:color w:val="000000"/>
          <w:sz w:val="28"/>
          <w:szCs w:val="28"/>
        </w:rPr>
        <w:t>enter into</w:t>
      </w:r>
      <w:proofErr w:type="gramEnd"/>
      <w:r w:rsidRPr="004A2847">
        <w:rPr>
          <w:rStyle w:val="BookTitle"/>
          <w:rFonts w:asciiTheme="minorHAnsi" w:hAnsiTheme="minorHAnsi" w:cstheme="minorHAnsi"/>
          <w:b w:val="0"/>
          <w:bCs w:val="0"/>
          <w:color w:val="000000"/>
          <w:sz w:val="28"/>
          <w:szCs w:val="28"/>
        </w:rPr>
        <w:t xml:space="preserve"> the arguments of this external world. A service-inclined heart checks a living entity’s inclination for enjoying this material world and helps him enter the kingdom of devotional service. In that state one’s ego does not remain confined to mundane </w:t>
      </w:r>
      <w:r w:rsidRPr="004A2847">
        <w:rPr>
          <w:rStyle w:val="BookTitle"/>
          <w:rFonts w:asciiTheme="minorHAnsi" w:hAnsiTheme="minorHAnsi" w:cstheme="minorHAnsi"/>
          <w:b w:val="0"/>
          <w:bCs w:val="0"/>
          <w:color w:val="000000"/>
          <w:sz w:val="28"/>
          <w:szCs w:val="28"/>
        </w:rPr>
        <w:lastRenderedPageBreak/>
        <w:t>relationships.</w:t>
      </w:r>
    </w:p>
    <w:p w14:paraId="02A2B7B5" w14:textId="039BDC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5.286</w:t>
      </w:r>
    </w:p>
    <w:p w14:paraId="376E46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286</w:t>
      </w:r>
    </w:p>
    <w:p w14:paraId="1C910C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kadambera mālā dekhi’ nityānanda-rāya</w:t>
      </w:r>
      <w:r w:rsidRPr="004A2847">
        <w:rPr>
          <w:rStyle w:val="BookTitle"/>
          <w:rFonts w:asciiTheme="minorHAnsi" w:hAnsiTheme="minorHAnsi" w:cstheme="minorHAnsi"/>
          <w:b w:val="0"/>
          <w:bCs w:val="0"/>
          <w:color w:val="000000"/>
          <w:sz w:val="28"/>
          <w:szCs w:val="28"/>
        </w:rPr>
        <w:br/>
        <w:t>parama santoṣe mālā dilena galāya</w:t>
      </w:r>
    </w:p>
    <w:p w14:paraId="039B9A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Lord Nityānanda saw the garland of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 He accepted it with great satisfaction.</w:t>
      </w:r>
    </w:p>
    <w:p w14:paraId="0385BDF7" w14:textId="7670B4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5.287</w:t>
      </w:r>
    </w:p>
    <w:p w14:paraId="3CD567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6200B5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kadamba-mālāra gandhe sakala vaiṣṇava</w:t>
      </w:r>
      <w:r w:rsidRPr="004A2847">
        <w:rPr>
          <w:rStyle w:val="BookTitle"/>
          <w:rFonts w:asciiTheme="minorHAnsi" w:hAnsiTheme="minorHAnsi" w:cstheme="minorHAnsi"/>
          <w:b w:val="0"/>
          <w:bCs w:val="0"/>
          <w:color w:val="000000"/>
          <w:sz w:val="28"/>
          <w:szCs w:val="28"/>
        </w:rPr>
        <w:br/>
        <w:t>vihvala hailā dekhi’ mahā-anubhava</w:t>
      </w:r>
    </w:p>
    <w:p w14:paraId="5043D2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Vaiṣṇavas became overwhelmed on seeing that wonderful incident and on smelling the sweet fragrance of that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garland.</w:t>
      </w:r>
    </w:p>
    <w:p w14:paraId="54E4C985" w14:textId="4D64E6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5.288</w:t>
      </w:r>
    </w:p>
    <w:p w14:paraId="6813D3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5BB7DD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mahā-āścarya haila kata-kṣaṇe</w:t>
      </w:r>
      <w:r w:rsidRPr="004A2847">
        <w:rPr>
          <w:rStyle w:val="BookTitle"/>
          <w:rFonts w:asciiTheme="minorHAnsi" w:hAnsiTheme="minorHAnsi" w:cstheme="minorHAnsi"/>
          <w:b w:val="0"/>
          <w:bCs w:val="0"/>
          <w:color w:val="000000"/>
          <w:sz w:val="28"/>
          <w:szCs w:val="28"/>
        </w:rPr>
        <w:br/>
        <w:t>apūrva danāra gandha pāya sarva-jane</w:t>
      </w:r>
    </w:p>
    <w:p w14:paraId="37B6CD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Shortly thereafter another most wonderful incident took place. Everyone smelled the wonderful fragrance of </w:t>
      </w:r>
      <w:r w:rsidRPr="004A2847">
        <w:rPr>
          <w:rStyle w:val="BookTitle"/>
          <w:rFonts w:asciiTheme="minorHAnsi" w:hAnsiTheme="minorHAnsi" w:cstheme="minorHAnsi"/>
          <w:b/>
          <w:bCs/>
          <w:i/>
          <w:iCs/>
          <w:color w:val="800000"/>
          <w:sz w:val="28"/>
          <w:szCs w:val="28"/>
        </w:rPr>
        <w:t>damanaka</w:t>
      </w:r>
      <w:r w:rsidRPr="004A2847">
        <w:rPr>
          <w:rStyle w:val="BookTitle"/>
          <w:rFonts w:asciiTheme="minorHAnsi" w:hAnsiTheme="minorHAnsi" w:cstheme="minorHAnsi"/>
          <w:b/>
          <w:bCs/>
          <w:color w:val="800000"/>
          <w:sz w:val="28"/>
          <w:szCs w:val="28"/>
        </w:rPr>
        <w:t xml:space="preserve"> flowers.</w:t>
      </w:r>
    </w:p>
    <w:p w14:paraId="7AEFFFD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danā </w:t>
      </w:r>
      <w:r w:rsidRPr="004A2847">
        <w:rPr>
          <w:rStyle w:val="BookTitle"/>
          <w:rFonts w:asciiTheme="minorHAnsi" w:hAnsiTheme="minorHAnsi" w:cstheme="minorHAnsi"/>
          <w:b w:val="0"/>
          <w:bCs w:val="0"/>
          <w:color w:val="000000"/>
          <w:sz w:val="28"/>
          <w:szCs w:val="28"/>
        </w:rPr>
        <w:t xml:space="preserve">refers to </w:t>
      </w:r>
      <w:r w:rsidRPr="004A2847">
        <w:rPr>
          <w:rStyle w:val="BookTitle"/>
          <w:rFonts w:asciiTheme="minorHAnsi" w:hAnsiTheme="minorHAnsi" w:cstheme="minorHAnsi"/>
          <w:b w:val="0"/>
          <w:bCs w:val="0"/>
          <w:i/>
          <w:iCs/>
          <w:color w:val="000000"/>
          <w:sz w:val="28"/>
          <w:szCs w:val="28"/>
        </w:rPr>
        <w:t xml:space="preserve">damanaka </w:t>
      </w:r>
      <w:r w:rsidRPr="004A2847">
        <w:rPr>
          <w:rStyle w:val="BookTitle"/>
          <w:rFonts w:asciiTheme="minorHAnsi" w:hAnsiTheme="minorHAnsi" w:cstheme="minorHAnsi"/>
          <w:b w:val="0"/>
          <w:bCs w:val="0"/>
          <w:color w:val="000000"/>
          <w:sz w:val="28"/>
          <w:szCs w:val="28"/>
        </w:rPr>
        <w:t>flowers, or Artemisia indica.</w:t>
      </w:r>
    </w:p>
    <w:p w14:paraId="643672EE" w14:textId="53948C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5.289</w:t>
      </w:r>
    </w:p>
    <w:p w14:paraId="17E40B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289</w:t>
      </w:r>
    </w:p>
    <w:p w14:paraId="22A09E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damanaka-puśpera sugandhe mana hare</w:t>
      </w:r>
      <w:r w:rsidRPr="004A2847">
        <w:rPr>
          <w:rStyle w:val="BookTitle"/>
          <w:rFonts w:asciiTheme="minorHAnsi" w:hAnsiTheme="minorHAnsi" w:cstheme="minorHAnsi"/>
          <w:b w:val="0"/>
          <w:bCs w:val="0"/>
          <w:color w:val="000000"/>
          <w:sz w:val="28"/>
          <w:szCs w:val="28"/>
        </w:rPr>
        <w:br/>
        <w:t>daśa-dik vyāpta haila sakala mandire</w:t>
      </w:r>
    </w:p>
    <w:p w14:paraId="06FEA5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fragrance of </w:t>
      </w:r>
      <w:r w:rsidRPr="004A2847">
        <w:rPr>
          <w:rStyle w:val="BookTitle"/>
          <w:rFonts w:asciiTheme="minorHAnsi" w:hAnsiTheme="minorHAnsi" w:cstheme="minorHAnsi"/>
          <w:b/>
          <w:bCs/>
          <w:i/>
          <w:iCs/>
          <w:color w:val="800000"/>
          <w:sz w:val="28"/>
          <w:szCs w:val="28"/>
        </w:rPr>
        <w:t>damanaka</w:t>
      </w:r>
      <w:r w:rsidRPr="004A2847">
        <w:rPr>
          <w:rStyle w:val="BookTitle"/>
          <w:rFonts w:asciiTheme="minorHAnsi" w:hAnsiTheme="minorHAnsi" w:cstheme="minorHAnsi"/>
          <w:b/>
          <w:bCs/>
          <w:color w:val="800000"/>
          <w:sz w:val="28"/>
          <w:szCs w:val="28"/>
        </w:rPr>
        <w:t xml:space="preserve"> flowers enchanted everyone’s mind. All ten directions were filled with that fragrance.</w:t>
      </w:r>
    </w:p>
    <w:p w14:paraId="721EDA96" w14:textId="412631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5.290</w:t>
      </w:r>
    </w:p>
    <w:p w14:paraId="24B49F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290</w:t>
      </w:r>
    </w:p>
    <w:p w14:paraId="404C91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hāsi’ nityānanda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“āre bhāi saba!</w:t>
      </w:r>
      <w:r w:rsidRPr="004A2847">
        <w:rPr>
          <w:rStyle w:val="BookTitle"/>
          <w:rFonts w:asciiTheme="minorHAnsi" w:hAnsiTheme="minorHAnsi" w:cstheme="minorHAnsi"/>
          <w:b w:val="0"/>
          <w:bCs w:val="0"/>
          <w:color w:val="000000"/>
          <w:sz w:val="28"/>
          <w:szCs w:val="28"/>
        </w:rPr>
        <w:br/>
        <w:t>bala dekhi ki gandhera pāo anubhava?”</w:t>
      </w:r>
    </w:p>
    <w:p w14:paraId="547DFA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smiled and said, “O brothers, tell Me, do you smell something?”</w:t>
      </w:r>
    </w:p>
    <w:p w14:paraId="7FF3B077" w14:textId="7088F8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5.291</w:t>
      </w:r>
    </w:p>
    <w:p w14:paraId="42C5CB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39285A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kara-yoḍa kari’ sabe lāgilā kahite</w:t>
      </w:r>
      <w:r w:rsidRPr="004A2847">
        <w:rPr>
          <w:rStyle w:val="BookTitle"/>
          <w:rFonts w:asciiTheme="minorHAnsi" w:hAnsiTheme="minorHAnsi" w:cstheme="minorHAnsi"/>
          <w:b w:val="0"/>
          <w:bCs w:val="0"/>
          <w:color w:val="000000"/>
          <w:sz w:val="28"/>
          <w:szCs w:val="28"/>
        </w:rPr>
        <w:br/>
        <w:t>“apūrva danāra gandha pāi cāri-bhite”</w:t>
      </w:r>
    </w:p>
    <w:p w14:paraId="5C11AC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Everyone folded their hands and said, “We smell the wonderful fragrance of </w:t>
      </w:r>
      <w:r w:rsidRPr="004A2847">
        <w:rPr>
          <w:rStyle w:val="BookTitle"/>
          <w:rFonts w:asciiTheme="minorHAnsi" w:hAnsiTheme="minorHAnsi" w:cstheme="minorHAnsi"/>
          <w:b/>
          <w:bCs/>
          <w:i/>
          <w:iCs/>
          <w:color w:val="800000"/>
          <w:sz w:val="28"/>
          <w:szCs w:val="28"/>
        </w:rPr>
        <w:t>damanaka</w:t>
      </w:r>
      <w:r w:rsidRPr="004A2847">
        <w:rPr>
          <w:rStyle w:val="BookTitle"/>
          <w:rFonts w:asciiTheme="minorHAnsi" w:hAnsiTheme="minorHAnsi" w:cstheme="minorHAnsi"/>
          <w:b/>
          <w:bCs/>
          <w:color w:val="800000"/>
          <w:sz w:val="28"/>
          <w:szCs w:val="28"/>
        </w:rPr>
        <w:t xml:space="preserve"> flowers in the four directions.”</w:t>
      </w:r>
    </w:p>
    <w:p w14:paraId="2D1C7001" w14:textId="62A896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5.292</w:t>
      </w:r>
    </w:p>
    <w:p w14:paraId="3701A9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292</w:t>
      </w:r>
    </w:p>
    <w:p w14:paraId="55D777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vacana śuni’ nityānanda-rāya</w:t>
      </w:r>
      <w:r w:rsidRPr="004A2847">
        <w:rPr>
          <w:rStyle w:val="BookTitle"/>
          <w:rFonts w:asciiTheme="minorHAnsi" w:hAnsiTheme="minorHAnsi" w:cstheme="minorHAnsi"/>
          <w:b w:val="0"/>
          <w:bCs w:val="0"/>
          <w:color w:val="000000"/>
          <w:sz w:val="28"/>
          <w:szCs w:val="28"/>
        </w:rPr>
        <w:br/>
        <w:t>kahite lāgilā gopya parama-kṛpāya</w:t>
      </w:r>
    </w:p>
    <w:p w14:paraId="461C4D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their words, Lord Nityānanda mercifully revealed the secret behind this.</w:t>
      </w:r>
    </w:p>
    <w:p w14:paraId="46CB0AFA" w14:textId="39FAEA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5.293</w:t>
      </w:r>
    </w:p>
    <w:p w14:paraId="7670E4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w:t>
      </w:r>
    </w:p>
    <w:p w14:paraId="63E988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sabe parama rahasya</w:t>
      </w:r>
      <w:r w:rsidRPr="004A2847">
        <w:rPr>
          <w:rStyle w:val="BookTitle"/>
          <w:rFonts w:asciiTheme="minorHAnsi" w:hAnsiTheme="minorHAnsi" w:cstheme="minorHAnsi"/>
          <w:b w:val="0"/>
          <w:bCs w:val="0"/>
          <w:color w:val="000000"/>
          <w:sz w:val="28"/>
          <w:szCs w:val="28"/>
        </w:rPr>
        <w:br/>
        <w:t>tomarā sakale ihā jānibā avaśya</w:t>
      </w:r>
    </w:p>
    <w:p w14:paraId="111E2F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said, “Listen to this most confidential topic. All of you should understand this.</w:t>
      </w:r>
    </w:p>
    <w:p w14:paraId="4E22C93B" w14:textId="1E22AB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5.294</w:t>
      </w:r>
    </w:p>
    <w:p w14:paraId="278EC6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294</w:t>
      </w:r>
    </w:p>
    <w:p w14:paraId="2B6610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caitanya-gosāñi āji śunite kīrtana</w:t>
      </w:r>
      <w:r w:rsidRPr="004A2847">
        <w:rPr>
          <w:rStyle w:val="BookTitle"/>
          <w:rFonts w:asciiTheme="minorHAnsi" w:hAnsiTheme="minorHAnsi" w:cstheme="minorHAnsi"/>
          <w:b w:val="0"/>
          <w:bCs w:val="0"/>
          <w:color w:val="000000"/>
          <w:sz w:val="28"/>
          <w:szCs w:val="28"/>
        </w:rPr>
        <w:br/>
        <w:t>nīlācala haite karilena āgamana</w:t>
      </w:r>
    </w:p>
    <w:p w14:paraId="05A384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“Lord Caitanya came today from Nīlācala to hear the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6D0BC72B" w14:textId="06A40F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5.295</w:t>
      </w:r>
    </w:p>
    <w:p w14:paraId="77E4AE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295</w:t>
      </w:r>
    </w:p>
    <w:p w14:paraId="1AFF15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sarvāṅge pariyā divya damanaka-mālā</w:t>
      </w:r>
      <w:r w:rsidRPr="004A2847">
        <w:rPr>
          <w:rStyle w:val="BookTitle"/>
          <w:rFonts w:asciiTheme="minorHAnsi" w:hAnsiTheme="minorHAnsi" w:cstheme="minorHAnsi"/>
          <w:b w:val="0"/>
          <w:bCs w:val="0"/>
          <w:color w:val="000000"/>
          <w:sz w:val="28"/>
          <w:szCs w:val="28"/>
        </w:rPr>
        <w:br/>
        <w:t>eka vṛkṣe avalambana kariyā rahilā</w:t>
      </w:r>
    </w:p>
    <w:p w14:paraId="46E836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body was decorated with a divine garland of </w:t>
      </w:r>
      <w:r w:rsidRPr="004A2847">
        <w:rPr>
          <w:rStyle w:val="BookTitle"/>
          <w:rFonts w:asciiTheme="minorHAnsi" w:hAnsiTheme="minorHAnsi" w:cstheme="minorHAnsi"/>
          <w:b/>
          <w:bCs/>
          <w:i/>
          <w:iCs/>
          <w:color w:val="800000"/>
          <w:sz w:val="28"/>
          <w:szCs w:val="28"/>
        </w:rPr>
        <w:t>damanaka</w:t>
      </w:r>
      <w:r w:rsidRPr="004A2847">
        <w:rPr>
          <w:rStyle w:val="BookTitle"/>
          <w:rFonts w:asciiTheme="minorHAnsi" w:hAnsiTheme="minorHAnsi" w:cstheme="minorHAnsi"/>
          <w:b/>
          <w:bCs/>
          <w:color w:val="800000"/>
          <w:sz w:val="28"/>
          <w:szCs w:val="28"/>
        </w:rPr>
        <w:t xml:space="preserve"> flowers, and He stayed here for a while leaning against one tree.</w:t>
      </w:r>
    </w:p>
    <w:p w14:paraId="55874625" w14:textId="40536D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5.296</w:t>
      </w:r>
    </w:p>
    <w:p w14:paraId="419AE0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296</w:t>
      </w:r>
    </w:p>
    <w:p w14:paraId="6DA22C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śrī-aṅgera divya-damanaka-gandhe</w:t>
      </w:r>
      <w:r w:rsidRPr="004A2847">
        <w:rPr>
          <w:rStyle w:val="BookTitle"/>
          <w:rFonts w:asciiTheme="minorHAnsi" w:hAnsiTheme="minorHAnsi" w:cstheme="minorHAnsi"/>
          <w:b w:val="0"/>
          <w:bCs w:val="0"/>
          <w:color w:val="000000"/>
          <w:sz w:val="28"/>
          <w:szCs w:val="28"/>
        </w:rPr>
        <w:br/>
        <w:t>catur-dike pūrṇa hai’ āchaye ānande</w:t>
      </w:r>
    </w:p>
    <w:p w14:paraId="018165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four directions were filled with the divine fragrance of the </w:t>
      </w:r>
      <w:r w:rsidRPr="004A2847">
        <w:rPr>
          <w:rStyle w:val="BookTitle"/>
          <w:rFonts w:asciiTheme="minorHAnsi" w:hAnsiTheme="minorHAnsi" w:cstheme="minorHAnsi"/>
          <w:b/>
          <w:bCs/>
          <w:i/>
          <w:iCs/>
          <w:color w:val="800000"/>
          <w:sz w:val="28"/>
          <w:szCs w:val="28"/>
        </w:rPr>
        <w:t>damanaka</w:t>
      </w:r>
      <w:r w:rsidRPr="004A2847">
        <w:rPr>
          <w:rStyle w:val="BookTitle"/>
          <w:rFonts w:asciiTheme="minorHAnsi" w:hAnsiTheme="minorHAnsi" w:cstheme="minorHAnsi"/>
          <w:b/>
          <w:bCs/>
          <w:color w:val="800000"/>
          <w:sz w:val="28"/>
          <w:szCs w:val="28"/>
        </w:rPr>
        <w:t xml:space="preserve"> flowers that were decorating His body.</w:t>
      </w:r>
    </w:p>
    <w:p w14:paraId="5C12BFC4" w14:textId="08C5C9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5.297</w:t>
      </w:r>
    </w:p>
    <w:p w14:paraId="5653B5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297</w:t>
      </w:r>
    </w:p>
    <w:p w14:paraId="645EE38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tomā-sabākāra nṛtya-kīrtana dekhite</w:t>
      </w:r>
      <w:r w:rsidRPr="004A2847">
        <w:rPr>
          <w:rStyle w:val="BookTitle"/>
          <w:rFonts w:asciiTheme="minorHAnsi" w:hAnsiTheme="minorHAnsi" w:cstheme="minorHAnsi"/>
          <w:b w:val="0"/>
          <w:bCs w:val="0"/>
          <w:color w:val="000000"/>
          <w:sz w:val="28"/>
          <w:szCs w:val="28"/>
        </w:rPr>
        <w:br/>
        <w:t>āpane āilā prabhu nīlācala haite</w:t>
      </w:r>
    </w:p>
    <w:p w14:paraId="274C61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personally came from Nīlācala to see you all dance and chant in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3853BD6B" w14:textId="58F593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5.298</w:t>
      </w:r>
    </w:p>
    <w:p w14:paraId="7F9693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298</w:t>
      </w:r>
    </w:p>
    <w:p w14:paraId="4E944A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tomarā sarva kārya parihari’</w:t>
      </w:r>
      <w:r w:rsidRPr="004A2847">
        <w:rPr>
          <w:rStyle w:val="BookTitle"/>
          <w:rFonts w:asciiTheme="minorHAnsi" w:hAnsiTheme="minorHAnsi" w:cstheme="minorHAnsi"/>
          <w:b w:val="0"/>
          <w:bCs w:val="0"/>
          <w:color w:val="000000"/>
          <w:sz w:val="28"/>
          <w:szCs w:val="28"/>
        </w:rPr>
        <w:br/>
        <w:t>niravadhi ’kṛṣṇa’ gāo āpanā pāsari’</w:t>
      </w:r>
    </w:p>
    <w:p w14:paraId="29EC26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you should give up all other engagements and absorb yourselves in the constant glorification of Lord Kṛṣṇa.</w:t>
      </w:r>
    </w:p>
    <w:p w14:paraId="637CDA06" w14:textId="0F3073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5.299</w:t>
      </w:r>
    </w:p>
    <w:p w14:paraId="47C50A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299</w:t>
      </w:r>
    </w:p>
    <w:p w14:paraId="6D2E91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niravadhi śrī-kṛṣṇa-caitanyacandra-yaśe</w:t>
      </w:r>
      <w:r w:rsidRPr="004A2847">
        <w:rPr>
          <w:rStyle w:val="BookTitle"/>
          <w:rFonts w:asciiTheme="minorHAnsi" w:hAnsiTheme="minorHAnsi" w:cstheme="minorHAnsi"/>
          <w:b w:val="0"/>
          <w:bCs w:val="0"/>
          <w:color w:val="000000"/>
          <w:sz w:val="28"/>
          <w:szCs w:val="28"/>
        </w:rPr>
        <w:br/>
        <w:t>sabāra śarīra pūrṇa hau prema-rase”</w:t>
      </w:r>
    </w:p>
    <w:p w14:paraId="2E8A1C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all of you become filled with the mellows of ecstatic love by constantly glorifying Śrī Kṛṣṇa Caitanya Candra.”</w:t>
      </w:r>
    </w:p>
    <w:p w14:paraId="0366FFE1" w14:textId="298D20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5.300</w:t>
      </w:r>
    </w:p>
    <w:p w14:paraId="217309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300</w:t>
      </w:r>
    </w:p>
    <w:p w14:paraId="55514D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kahi’ ’hari’ bali’ karaye huṅkāra</w:t>
      </w:r>
      <w:r w:rsidRPr="004A2847">
        <w:rPr>
          <w:rStyle w:val="BookTitle"/>
          <w:rFonts w:asciiTheme="minorHAnsi" w:hAnsiTheme="minorHAnsi" w:cstheme="minorHAnsi"/>
          <w:b w:val="0"/>
          <w:bCs w:val="0"/>
          <w:color w:val="000000"/>
          <w:sz w:val="28"/>
          <w:szCs w:val="28"/>
        </w:rPr>
        <w:br/>
        <w:t>sarvā-dike prema-dṛṣṭi karilā vistāra</w:t>
      </w:r>
    </w:p>
    <w:p w14:paraId="2B04BD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Nityānanda loudly chanted the name of Hari. He then cast His love-filled glance in all the directions.</w:t>
      </w:r>
    </w:p>
    <w:p w14:paraId="6FDE9F1D" w14:textId="417AD2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5.301</w:t>
      </w:r>
    </w:p>
    <w:p w14:paraId="4A8B16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301</w:t>
      </w:r>
    </w:p>
    <w:p w14:paraId="54ED9C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prema-dṛṣṭi-pāte</w:t>
      </w:r>
      <w:r w:rsidRPr="004A2847">
        <w:rPr>
          <w:rStyle w:val="BookTitle"/>
          <w:rFonts w:asciiTheme="minorHAnsi" w:hAnsiTheme="minorHAnsi" w:cstheme="minorHAnsi"/>
          <w:b w:val="0"/>
          <w:bCs w:val="0"/>
          <w:color w:val="000000"/>
          <w:sz w:val="28"/>
          <w:szCs w:val="28"/>
        </w:rPr>
        <w:br/>
        <w:t>sabāra haila ātma-vismṛti dehete</w:t>
      </w:r>
    </w:p>
    <w:p w14:paraId="3A9612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love-filled glance of Nityānanda Svarūpa, they all forgot themselves.</w:t>
      </w:r>
    </w:p>
    <w:p w14:paraId="2A52A4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the love-filled glance of Śrī Nityānanda Prabhu, they all forgot the external world and they realized that Śrī Gaurasundara had come from Nīlācala and all directions were filled with the sweet fragrance of </w:t>
      </w:r>
      <w:r w:rsidRPr="004A2847">
        <w:rPr>
          <w:rStyle w:val="BookTitle"/>
          <w:rFonts w:asciiTheme="minorHAnsi" w:hAnsiTheme="minorHAnsi" w:cstheme="minorHAnsi"/>
          <w:b w:val="0"/>
          <w:bCs w:val="0"/>
          <w:i/>
          <w:iCs/>
          <w:color w:val="000000"/>
          <w:sz w:val="28"/>
          <w:szCs w:val="28"/>
        </w:rPr>
        <w:t>damanaka</w:t>
      </w:r>
      <w:r w:rsidRPr="004A2847">
        <w:rPr>
          <w:rStyle w:val="BookTitle"/>
          <w:rFonts w:asciiTheme="minorHAnsi" w:hAnsiTheme="minorHAnsi" w:cstheme="minorHAnsi"/>
          <w:b w:val="0"/>
          <w:bCs w:val="0"/>
          <w:color w:val="000000"/>
          <w:sz w:val="28"/>
          <w:szCs w:val="28"/>
        </w:rPr>
        <w:t xml:space="preserve"> flowers. In South India </w:t>
      </w:r>
      <w:r w:rsidRPr="004A2847">
        <w:rPr>
          <w:rStyle w:val="BookTitle"/>
          <w:rFonts w:asciiTheme="minorHAnsi" w:hAnsiTheme="minorHAnsi" w:cstheme="minorHAnsi"/>
          <w:b w:val="0"/>
          <w:bCs w:val="0"/>
          <w:i/>
          <w:iCs/>
          <w:color w:val="000000"/>
          <w:sz w:val="28"/>
          <w:szCs w:val="28"/>
        </w:rPr>
        <w:t xml:space="preserve">damanaka </w:t>
      </w:r>
      <w:r w:rsidRPr="004A2847">
        <w:rPr>
          <w:rStyle w:val="BookTitle"/>
          <w:rFonts w:asciiTheme="minorHAnsi" w:hAnsiTheme="minorHAnsi" w:cstheme="minorHAnsi"/>
          <w:b w:val="0"/>
          <w:bCs w:val="0"/>
          <w:color w:val="000000"/>
          <w:sz w:val="28"/>
          <w:szCs w:val="28"/>
        </w:rPr>
        <w:t>flowers are widely used because of their fragrance. They look like the leaves of the tamarisk tree, but they are very soft. Unless one forgets about the external world, there is no possibility of approaching the beauty of transcendental service.</w:t>
      </w:r>
    </w:p>
    <w:p w14:paraId="3F6D92F2" w14:textId="50FB80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5.302</w:t>
      </w:r>
    </w:p>
    <w:p w14:paraId="69AB15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302</w:t>
      </w:r>
    </w:p>
    <w:p w14:paraId="635808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śuna āre bhāi, nityānanda-śakti</w:t>
      </w:r>
      <w:r w:rsidRPr="004A2847">
        <w:rPr>
          <w:rStyle w:val="BookTitle"/>
          <w:rFonts w:asciiTheme="minorHAnsi" w:hAnsiTheme="minorHAnsi" w:cstheme="minorHAnsi"/>
          <w:b w:val="0"/>
          <w:bCs w:val="0"/>
          <w:color w:val="000000"/>
          <w:sz w:val="28"/>
          <w:szCs w:val="28"/>
        </w:rPr>
        <w:br/>
        <w:t>ye-rūpe dilena sarva-jagatere bhakti</w:t>
      </w:r>
    </w:p>
    <w:p w14:paraId="4358AB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hear about the power of Nityānanda and how He distributed devotional service throughout the entire world.</w:t>
      </w:r>
    </w:p>
    <w:p w14:paraId="3BB91816" w14:textId="7AEEBE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5.303</w:t>
      </w:r>
    </w:p>
    <w:p w14:paraId="46DDC6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303</w:t>
      </w:r>
    </w:p>
    <w:p w14:paraId="451EAD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bhakti gopikā-gaṇera kahe bhāgavate</w:t>
      </w:r>
      <w:r w:rsidRPr="004A2847">
        <w:rPr>
          <w:rStyle w:val="BookTitle"/>
          <w:rFonts w:asciiTheme="minorHAnsi" w:hAnsiTheme="minorHAnsi" w:cstheme="minorHAnsi"/>
          <w:b w:val="0"/>
          <w:bCs w:val="0"/>
          <w:color w:val="000000"/>
          <w:sz w:val="28"/>
          <w:szCs w:val="28"/>
        </w:rPr>
        <w:br/>
        <w:t>nityānanda haite tāhā pāila jagate</w:t>
      </w:r>
    </w:p>
    <w:p w14:paraId="450193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devotion of the </w:t>
      </w:r>
      <w:r w:rsidRPr="004A2847">
        <w:rPr>
          <w:rStyle w:val="BookTitle"/>
          <w:rFonts w:asciiTheme="minorHAnsi" w:hAnsiTheme="minorHAnsi" w:cstheme="minorHAnsi"/>
          <w:b/>
          <w:bCs/>
          <w:i/>
          <w:iCs/>
          <w:color w:val="800000"/>
          <w:sz w:val="28"/>
          <w:szCs w:val="28"/>
        </w:rPr>
        <w:t>gopīs</w:t>
      </w:r>
      <w:r w:rsidRPr="004A2847">
        <w:rPr>
          <w:rStyle w:val="BookTitle"/>
          <w:rFonts w:asciiTheme="minorHAnsi" w:hAnsiTheme="minorHAnsi" w:cstheme="minorHAnsi"/>
          <w:b/>
          <w:bCs/>
          <w:color w:val="800000"/>
          <w:sz w:val="28"/>
          <w:szCs w:val="28"/>
        </w:rPr>
        <w:t xml:space="preserve"> described in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was awarded to the people of the world by Nityānanda.</w:t>
      </w:r>
    </w:p>
    <w:p w14:paraId="688F7A4E" w14:textId="40E4B9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5.304</w:t>
      </w:r>
    </w:p>
    <w:p w14:paraId="6353FE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304</w:t>
      </w:r>
    </w:p>
    <w:p w14:paraId="286840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vasiyā āchena siṁhāsane</w:t>
      </w:r>
      <w:r w:rsidRPr="004A2847">
        <w:rPr>
          <w:rStyle w:val="BookTitle"/>
          <w:rFonts w:asciiTheme="minorHAnsi" w:hAnsiTheme="minorHAnsi" w:cstheme="minorHAnsi"/>
          <w:b w:val="0"/>
          <w:bCs w:val="0"/>
          <w:color w:val="000000"/>
          <w:sz w:val="28"/>
          <w:szCs w:val="28"/>
        </w:rPr>
        <w:br/>
        <w:t>sammukhe karaye nṛtya pāriṣada-gaṇe</w:t>
      </w:r>
    </w:p>
    <w:p w14:paraId="426C92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Nityānanda was sitting on the throne,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His associates danced before Him.</w:t>
      </w:r>
    </w:p>
    <w:p w14:paraId="5A3C0E90" w14:textId="692DC4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5.305</w:t>
      </w:r>
    </w:p>
    <w:p w14:paraId="4D0785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305</w:t>
      </w:r>
    </w:p>
    <w:p w14:paraId="349F1B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giyā vṛkṣera upara-ḍāle caḍe</w:t>
      </w:r>
      <w:r w:rsidRPr="004A2847">
        <w:rPr>
          <w:rStyle w:val="BookTitle"/>
          <w:rFonts w:asciiTheme="minorHAnsi" w:hAnsiTheme="minorHAnsi" w:cstheme="minorHAnsi"/>
          <w:b w:val="0"/>
          <w:bCs w:val="0"/>
          <w:color w:val="000000"/>
          <w:sz w:val="28"/>
          <w:szCs w:val="28"/>
        </w:rPr>
        <w:br/>
        <w:t>pāte pāte veḍāya, tathāpi nāhi paḍe</w:t>
      </w:r>
    </w:p>
    <w:p w14:paraId="56E560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climbed out on the branch of a tree and walked on the leaves, yet he did not fall.</w:t>
      </w:r>
    </w:p>
    <w:p w14:paraId="38AC8C6B" w14:textId="130C19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5.306</w:t>
      </w:r>
    </w:p>
    <w:p w14:paraId="4E93B6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306</w:t>
      </w:r>
    </w:p>
    <w:p w14:paraId="13DD2B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keha prema-sukhe huṅkāra kariyā</w:t>
      </w:r>
      <w:r w:rsidRPr="004A2847">
        <w:rPr>
          <w:rStyle w:val="BookTitle"/>
          <w:rFonts w:asciiTheme="minorHAnsi" w:hAnsiTheme="minorHAnsi" w:cstheme="minorHAnsi"/>
          <w:b w:val="0"/>
          <w:bCs w:val="0"/>
          <w:color w:val="000000"/>
          <w:sz w:val="28"/>
          <w:szCs w:val="28"/>
        </w:rPr>
        <w:br/>
        <w:t>vṛkṣera upare thāki’ paḍe lampha diyā</w:t>
      </w:r>
    </w:p>
    <w:p w14:paraId="26D0A3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roared loudly in ecstatic love and jumped down from the top of a tree.</w:t>
      </w:r>
    </w:p>
    <w:p w14:paraId="2D0F9012" w14:textId="0967C0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5.307</w:t>
      </w:r>
    </w:p>
    <w:p w14:paraId="4916BC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307</w:t>
      </w:r>
    </w:p>
    <w:p w14:paraId="0859FD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vā huṅkāra kare vṛkṣa-mūla dhari’</w:t>
      </w:r>
      <w:r w:rsidRPr="004A2847">
        <w:rPr>
          <w:rStyle w:val="BookTitle"/>
          <w:rFonts w:asciiTheme="minorHAnsi" w:hAnsiTheme="minorHAnsi" w:cstheme="minorHAnsi"/>
          <w:b w:val="0"/>
          <w:bCs w:val="0"/>
          <w:color w:val="000000"/>
          <w:sz w:val="28"/>
          <w:szCs w:val="28"/>
        </w:rPr>
        <w:br/>
        <w:t>upāḍiyā phele vṛkṣa bali’ ’hari hari’</w:t>
      </w:r>
    </w:p>
    <w:p w14:paraId="7F5477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Someone roared loudly as he grabbed the root of a tree and then uprooted it while chanting the name of Hari.</w:t>
      </w:r>
    </w:p>
    <w:p w14:paraId="668ABC55" w14:textId="196153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5.308</w:t>
      </w:r>
    </w:p>
    <w:p w14:paraId="7367E9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308</w:t>
      </w:r>
    </w:p>
    <w:p w14:paraId="748572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vā guvāka-vane yāya raḍa diyā</w:t>
      </w:r>
      <w:r w:rsidRPr="004A2847">
        <w:rPr>
          <w:rStyle w:val="BookTitle"/>
          <w:rFonts w:asciiTheme="minorHAnsi" w:hAnsiTheme="minorHAnsi" w:cstheme="minorHAnsi"/>
          <w:b w:val="0"/>
          <w:bCs w:val="0"/>
          <w:color w:val="000000"/>
          <w:sz w:val="28"/>
          <w:szCs w:val="28"/>
        </w:rPr>
        <w:br/>
        <w:t>gācha-pāñca-sāta-guyā ekatra kariyā</w:t>
      </w:r>
    </w:p>
    <w:p w14:paraId="3E771C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ran into a betel nut forest, grabbed five or seven trees, and uprooted them together.</w:t>
      </w:r>
    </w:p>
    <w:p w14:paraId="7AA03C79" w14:textId="1BE0F7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5.309</w:t>
      </w:r>
    </w:p>
    <w:p w14:paraId="703CE5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309</w:t>
      </w:r>
    </w:p>
    <w:p w14:paraId="6B501A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dehete janmiyāche prema-bala</w:t>
      </w:r>
      <w:r w:rsidRPr="004A2847">
        <w:rPr>
          <w:rStyle w:val="BookTitle"/>
          <w:rFonts w:asciiTheme="minorHAnsi" w:hAnsiTheme="minorHAnsi" w:cstheme="minorHAnsi"/>
          <w:b w:val="0"/>
          <w:bCs w:val="0"/>
          <w:color w:val="000000"/>
          <w:sz w:val="28"/>
          <w:szCs w:val="28"/>
        </w:rPr>
        <w:br/>
        <w:t>tṛṇa-prāya upāḍiyā phelāya sakala</w:t>
      </w:r>
    </w:p>
    <w:p w14:paraId="7B2179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body was filled with such powerful ecstatic love that he uprooted those trees as if they were blades of grass.</w:t>
      </w:r>
    </w:p>
    <w:p w14:paraId="4E4A7807" w14:textId="4923AD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5.310-312</w:t>
      </w:r>
    </w:p>
    <w:p w14:paraId="19EB74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310-312</w:t>
      </w:r>
    </w:p>
    <w:p w14:paraId="78D558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stambha, gharma, pulaka, huṅkāra</w:t>
      </w:r>
      <w:r w:rsidRPr="004A2847">
        <w:rPr>
          <w:rStyle w:val="BookTitle"/>
          <w:rFonts w:asciiTheme="minorHAnsi" w:hAnsiTheme="minorHAnsi" w:cstheme="minorHAnsi"/>
          <w:b w:val="0"/>
          <w:bCs w:val="0"/>
          <w:color w:val="000000"/>
          <w:sz w:val="28"/>
          <w:szCs w:val="28"/>
        </w:rPr>
        <w:br/>
        <w:t>svara-bhaṅga, vaivarṇya, garjana, siṁhasāra</w:t>
      </w:r>
    </w:p>
    <w:p w14:paraId="2BBEE0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śrī-ānanda-mūrcchā-ādi yata prema-bhāva</w:t>
      </w:r>
      <w:r w:rsidRPr="004A2847">
        <w:rPr>
          <w:rStyle w:val="BookTitle"/>
          <w:rFonts w:asciiTheme="minorHAnsi" w:hAnsiTheme="minorHAnsi" w:cstheme="minorHAnsi"/>
          <w:b w:val="0"/>
          <w:bCs w:val="0"/>
          <w:color w:val="000000"/>
          <w:sz w:val="28"/>
          <w:szCs w:val="28"/>
        </w:rPr>
        <w:br/>
        <w:t>bhāgavate kahe yata kṛṣṇa-anurāga</w:t>
      </w:r>
    </w:p>
    <w:p w14:paraId="54BEA8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śarīre pūrṇa haila sakala</w:t>
      </w:r>
      <w:r w:rsidRPr="004A2847">
        <w:rPr>
          <w:rStyle w:val="BookTitle"/>
          <w:rFonts w:asciiTheme="minorHAnsi" w:hAnsiTheme="minorHAnsi" w:cstheme="minorHAnsi"/>
          <w:b w:val="0"/>
          <w:bCs w:val="0"/>
          <w:color w:val="000000"/>
          <w:sz w:val="28"/>
          <w:szCs w:val="28"/>
        </w:rPr>
        <w:br/>
        <w:t>hena nityānanda-svarūpera prema-bala</w:t>
      </w:r>
    </w:p>
    <w:p w14:paraId="314060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Svarūpa’s ecstatic love was so powerful that everyone’s body became filled with the transformations of ecstatic love for Kṛṣṇa described in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such as crying, shivering, being stunned, perspiring, hairs standing on end, </w:t>
      </w:r>
      <w:proofErr w:type="gramStart"/>
      <w:r w:rsidRPr="004A2847">
        <w:rPr>
          <w:rStyle w:val="BookTitle"/>
          <w:rFonts w:asciiTheme="minorHAnsi" w:hAnsiTheme="minorHAnsi" w:cstheme="minorHAnsi"/>
          <w:b/>
          <w:bCs/>
          <w:color w:val="800000"/>
          <w:sz w:val="28"/>
          <w:szCs w:val="28"/>
        </w:rPr>
        <w:t>shouting loudly</w:t>
      </w:r>
      <w:proofErr w:type="gramEnd"/>
      <w:r w:rsidRPr="004A2847">
        <w:rPr>
          <w:rStyle w:val="BookTitle"/>
          <w:rFonts w:asciiTheme="minorHAnsi" w:hAnsiTheme="minorHAnsi" w:cstheme="minorHAnsi"/>
          <w:b/>
          <w:bCs/>
          <w:color w:val="800000"/>
          <w:sz w:val="28"/>
          <w:szCs w:val="28"/>
        </w:rPr>
        <w:t>, voice choking, turning pale, thundering, roaring like a lion, and falling unconscious in ecstasy.</w:t>
      </w:r>
    </w:p>
    <w:p w14:paraId="0DBECC59" w14:textId="146A95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5.313</w:t>
      </w:r>
    </w:p>
    <w:p w14:paraId="6BB23B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313</w:t>
      </w:r>
    </w:p>
    <w:p w14:paraId="2F8EC3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ye-dike dekhena nityānanda mahāśaya</w:t>
      </w:r>
      <w:r w:rsidRPr="004A2847">
        <w:rPr>
          <w:rStyle w:val="BookTitle"/>
          <w:rFonts w:asciiTheme="minorHAnsi" w:hAnsiTheme="minorHAnsi" w:cstheme="minorHAnsi"/>
          <w:b w:val="0"/>
          <w:bCs w:val="0"/>
          <w:color w:val="000000"/>
          <w:sz w:val="28"/>
          <w:szCs w:val="28"/>
        </w:rPr>
        <w:br/>
        <w:t>sei dike mahā-prema-bhakti-vṛṣṭi haya</w:t>
      </w:r>
    </w:p>
    <w:p w14:paraId="12E61E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an intense shower of ecstatic devotional love in whatever direction Lord Nityānanda cast His glance.</w:t>
      </w:r>
    </w:p>
    <w:p w14:paraId="212E39E6" w14:textId="7932EE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5.314</w:t>
      </w:r>
    </w:p>
    <w:p w14:paraId="056FF5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314</w:t>
      </w:r>
    </w:p>
    <w:p w14:paraId="331740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yāhāre cāhena, se-i preme mūrcchā pāya</w:t>
      </w:r>
      <w:r w:rsidRPr="004A2847">
        <w:rPr>
          <w:rStyle w:val="BookTitle"/>
          <w:rFonts w:asciiTheme="minorHAnsi" w:hAnsiTheme="minorHAnsi" w:cstheme="minorHAnsi"/>
          <w:b w:val="0"/>
          <w:bCs w:val="0"/>
          <w:color w:val="000000"/>
          <w:sz w:val="28"/>
          <w:szCs w:val="28"/>
        </w:rPr>
        <w:br/>
        <w:t>vastra nā samvare, bhūme paḍi’ gaḍi’ yāya</w:t>
      </w:r>
    </w:p>
    <w:p w14:paraId="1E0D2C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He looked at lost consciousness in ecstatic love and rolled on the ground, forgetting his cloth.</w:t>
      </w:r>
    </w:p>
    <w:p w14:paraId="7A729487" w14:textId="6B0ECF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5.315</w:t>
      </w:r>
    </w:p>
    <w:p w14:paraId="18B8FC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315</w:t>
      </w:r>
    </w:p>
    <w:p w14:paraId="0BBD6A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nityānanda-svarūpere dharibāre dhāya</w:t>
      </w:r>
      <w:r w:rsidRPr="004A2847">
        <w:rPr>
          <w:rStyle w:val="BookTitle"/>
          <w:rFonts w:asciiTheme="minorHAnsi" w:hAnsiTheme="minorHAnsi" w:cstheme="minorHAnsi"/>
          <w:b w:val="0"/>
          <w:bCs w:val="0"/>
          <w:color w:val="000000"/>
          <w:sz w:val="28"/>
          <w:szCs w:val="28"/>
        </w:rPr>
        <w:br/>
        <w:t>hāse nityānanda prabhu vasiyā khaṭṭāya</w:t>
      </w:r>
    </w:p>
    <w:p w14:paraId="7CA374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someone tried to catch hold of Nityānanda Svarūpa’s feet, Nityānanda Prabhu sat on the throne and smiled.</w:t>
      </w:r>
    </w:p>
    <w:p w14:paraId="25AB926C" w14:textId="0CDC06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5.316-317</w:t>
      </w:r>
    </w:p>
    <w:p w14:paraId="421D11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316-317</w:t>
      </w:r>
    </w:p>
    <w:p w14:paraId="7026D4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pāriṣada nityānandera pradhāna</w:t>
      </w:r>
      <w:r w:rsidRPr="004A2847">
        <w:rPr>
          <w:rStyle w:val="BookTitle"/>
          <w:rFonts w:asciiTheme="minorHAnsi" w:hAnsiTheme="minorHAnsi" w:cstheme="minorHAnsi"/>
          <w:b w:val="0"/>
          <w:bCs w:val="0"/>
          <w:color w:val="000000"/>
          <w:sz w:val="28"/>
          <w:szCs w:val="28"/>
        </w:rPr>
        <w:br/>
        <w:t>sabāre haila sarva-śakti-adhiṣṭhāna</w:t>
      </w:r>
    </w:p>
    <w:p w14:paraId="1CC3CC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sarva-jñatā vāk-siddhi haila sabāra</w:t>
      </w:r>
      <w:r w:rsidRPr="004A2847">
        <w:rPr>
          <w:rStyle w:val="BookTitle"/>
          <w:rFonts w:asciiTheme="minorHAnsi" w:hAnsiTheme="minorHAnsi" w:cstheme="minorHAnsi"/>
          <w:b w:val="0"/>
          <w:bCs w:val="0"/>
          <w:color w:val="000000"/>
          <w:sz w:val="28"/>
          <w:szCs w:val="28"/>
        </w:rPr>
        <w:br/>
        <w:t>sabe hailena yena kandarpa-ākāra</w:t>
      </w:r>
    </w:p>
    <w:p w14:paraId="1E8E4D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principal associates of Nityānanda were fully empowered. They became omniscient and whatever they spoke came true. Their features resembled those of Cupid.</w:t>
      </w:r>
    </w:p>
    <w:p w14:paraId="544A867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principal devotees of Śrī Nityānanda became filled with various potencies and </w:t>
      </w:r>
      <w:r w:rsidRPr="004A2847">
        <w:rPr>
          <w:rStyle w:val="BookTitle"/>
          <w:rFonts w:asciiTheme="minorHAnsi" w:hAnsiTheme="minorHAnsi" w:cstheme="minorHAnsi"/>
          <w:b w:val="0"/>
          <w:bCs w:val="0"/>
          <w:color w:val="000000"/>
          <w:sz w:val="28"/>
          <w:szCs w:val="28"/>
        </w:rPr>
        <w:lastRenderedPageBreak/>
        <w:t>began to display many wonderful feats. They were omniscient, which is rare among human beings, their words came true, and their bodies manifest beautiful features.</w:t>
      </w:r>
    </w:p>
    <w:p w14:paraId="4A162FEB" w14:textId="1652EA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5.318</w:t>
      </w:r>
    </w:p>
    <w:p w14:paraId="503921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318</w:t>
      </w:r>
    </w:p>
    <w:p w14:paraId="3ABEE255" w14:textId="3B5F881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yāre paraśa karena hasta diyā</w:t>
      </w:r>
      <w:ins w:id="208" w:author="your servant" w:date="2020-05-20T11:06:00Z">
        <w:r w:rsidR="00CD47CF">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se-i haya vihvala sakala pāsariyā</w:t>
      </w:r>
    </w:p>
    <w:p w14:paraId="47FDB7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was touched by their hands forgot everything and became overwhelmed with ecstasy.</w:t>
      </w:r>
    </w:p>
    <w:p w14:paraId="6B76E8BF" w14:textId="6012B2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5.319</w:t>
      </w:r>
    </w:p>
    <w:p w14:paraId="4BCBC9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319</w:t>
      </w:r>
    </w:p>
    <w:p w14:paraId="63F9F1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ei-rūpe pānihāṭī-grāme tina māsa</w:t>
      </w:r>
      <w:r w:rsidRPr="004A2847">
        <w:rPr>
          <w:rStyle w:val="BookTitle"/>
          <w:rFonts w:asciiTheme="minorHAnsi" w:hAnsiTheme="minorHAnsi" w:cstheme="minorHAnsi"/>
          <w:b w:val="0"/>
          <w:bCs w:val="0"/>
          <w:color w:val="000000"/>
          <w:sz w:val="28"/>
          <w:szCs w:val="28"/>
        </w:rPr>
        <w:br/>
        <w:t>nityānanda prabhu kare bhaktira vilāsa</w:t>
      </w:r>
    </w:p>
    <w:p w14:paraId="06B82B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Prabhu relished devotional service for three months in the village of Pānihāṭi.</w:t>
      </w:r>
    </w:p>
    <w:p w14:paraId="626977D5" w14:textId="393026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5.320</w:t>
      </w:r>
    </w:p>
    <w:p w14:paraId="032718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320</w:t>
      </w:r>
    </w:p>
    <w:p w14:paraId="0DDAEC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tina-māsa kāro bāhya nāhika śarīre</w:t>
      </w:r>
      <w:r w:rsidRPr="004A2847">
        <w:rPr>
          <w:rStyle w:val="BookTitle"/>
          <w:rFonts w:asciiTheme="minorHAnsi" w:hAnsiTheme="minorHAnsi" w:cstheme="minorHAnsi"/>
          <w:b w:val="0"/>
          <w:bCs w:val="0"/>
          <w:color w:val="000000"/>
          <w:sz w:val="28"/>
          <w:szCs w:val="28"/>
        </w:rPr>
        <w:br/>
        <w:t>deha-dharma tilārdheko kāre nāhi sphure</w:t>
      </w:r>
    </w:p>
    <w:p w14:paraId="22AFD7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three months no one manifest external consciousness. They did not feel even the slightest urge of the body.</w:t>
      </w:r>
    </w:p>
    <w:p w14:paraId="4EF4A4C9" w14:textId="7A730B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5.321</w:t>
      </w:r>
    </w:p>
    <w:p w14:paraId="1A628A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321</w:t>
      </w:r>
    </w:p>
    <w:p w14:paraId="515B2A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tina-māsa keha nāhi karila āhāra</w:t>
      </w:r>
      <w:r w:rsidRPr="004A2847">
        <w:rPr>
          <w:rStyle w:val="BookTitle"/>
          <w:rFonts w:asciiTheme="minorHAnsi" w:hAnsiTheme="minorHAnsi" w:cstheme="minorHAnsi"/>
          <w:b w:val="0"/>
          <w:bCs w:val="0"/>
          <w:color w:val="000000"/>
          <w:sz w:val="28"/>
          <w:szCs w:val="28"/>
        </w:rPr>
        <w:br/>
        <w:t>sabe prema-sukhe nṛtya bai nāhi āra</w:t>
      </w:r>
    </w:p>
    <w:p w14:paraId="3170AD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None of them ate anything for three months. They did nothing other than dance in the happiness of ecstatic love.</w:t>
      </w:r>
    </w:p>
    <w:p w14:paraId="4ABE9499" w14:textId="5B38C4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5.322</w:t>
      </w:r>
    </w:p>
    <w:p w14:paraId="0C5789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322</w:t>
      </w:r>
    </w:p>
    <w:p w14:paraId="153084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pānihāṭī-grāme yata haila prema-sukha</w:t>
      </w:r>
      <w:r w:rsidRPr="004A2847">
        <w:rPr>
          <w:rStyle w:val="BookTitle"/>
          <w:rFonts w:asciiTheme="minorHAnsi" w:hAnsiTheme="minorHAnsi" w:cstheme="minorHAnsi"/>
          <w:b w:val="0"/>
          <w:bCs w:val="0"/>
          <w:color w:val="000000"/>
          <w:sz w:val="28"/>
          <w:szCs w:val="28"/>
        </w:rPr>
        <w:br/>
        <w:t>cāri vede varṇibeka se saba kautuka</w:t>
      </w:r>
    </w:p>
    <w:p w14:paraId="014684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happiness of ecstatic love that manifest in the village of Pānihāṭi will be described in the four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w:t>
      </w:r>
    </w:p>
    <w:p w14:paraId="09494E3A" w14:textId="4A187C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5.323</w:t>
      </w:r>
    </w:p>
    <w:p w14:paraId="5C4AAA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323</w:t>
      </w:r>
    </w:p>
    <w:p w14:paraId="376B06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ekodaṇḍe nityānanda karilena yata</w:t>
      </w:r>
      <w:r w:rsidRPr="004A2847">
        <w:rPr>
          <w:rStyle w:val="BookTitle"/>
          <w:rFonts w:asciiTheme="minorHAnsi" w:hAnsiTheme="minorHAnsi" w:cstheme="minorHAnsi"/>
          <w:b w:val="0"/>
          <w:bCs w:val="0"/>
          <w:color w:val="000000"/>
          <w:sz w:val="28"/>
          <w:szCs w:val="28"/>
        </w:rPr>
        <w:br/>
        <w:t>tāhā varṇibāra śakti āche kāra kata</w:t>
      </w:r>
    </w:p>
    <w:p w14:paraId="1FE49C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Who </w:t>
      </w:r>
      <w:proofErr w:type="gramStart"/>
      <w:r w:rsidRPr="004A2847">
        <w:rPr>
          <w:rStyle w:val="BookTitle"/>
          <w:rFonts w:asciiTheme="minorHAnsi" w:hAnsiTheme="minorHAnsi" w:cstheme="minorHAnsi"/>
          <w:b/>
          <w:bCs/>
          <w:color w:val="800000"/>
          <w:sz w:val="28"/>
          <w:szCs w:val="28"/>
        </w:rPr>
        <w:t>has the ability to</w:t>
      </w:r>
      <w:proofErr w:type="gramEnd"/>
      <w:r w:rsidRPr="004A2847">
        <w:rPr>
          <w:rStyle w:val="BookTitle"/>
          <w:rFonts w:asciiTheme="minorHAnsi" w:hAnsiTheme="minorHAnsi" w:cstheme="minorHAnsi"/>
          <w:b/>
          <w:bCs/>
          <w:color w:val="800000"/>
          <w:sz w:val="28"/>
          <w:szCs w:val="28"/>
        </w:rPr>
        <w:t xml:space="preserve"> describe all the pastimes that Nityānanda performed in a half hour?</w:t>
      </w:r>
    </w:p>
    <w:p w14:paraId="20666202" w14:textId="51A45A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5.324</w:t>
      </w:r>
    </w:p>
    <w:p w14:paraId="12CABB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324</w:t>
      </w:r>
    </w:p>
    <w:p w14:paraId="069AF4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kṣaṇe āpane karena nṛtya-raṅga</w:t>
      </w:r>
      <w:r w:rsidRPr="004A2847">
        <w:rPr>
          <w:rStyle w:val="BookTitle"/>
          <w:rFonts w:asciiTheme="minorHAnsi" w:hAnsiTheme="minorHAnsi" w:cstheme="minorHAnsi"/>
          <w:b w:val="0"/>
          <w:bCs w:val="0"/>
          <w:color w:val="000000"/>
          <w:sz w:val="28"/>
          <w:szCs w:val="28"/>
        </w:rPr>
        <w:br/>
        <w:t>catur-dike lai’ saba pāriṣada-saṅga</w:t>
      </w:r>
    </w:p>
    <w:p w14:paraId="019890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passed every moment dancing in ecstasy </w:t>
      </w:r>
      <w:proofErr w:type="gramStart"/>
      <w:r w:rsidRPr="004A2847">
        <w:rPr>
          <w:rStyle w:val="BookTitle"/>
          <w:rFonts w:asciiTheme="minorHAnsi" w:hAnsiTheme="minorHAnsi" w:cstheme="minorHAnsi"/>
          <w:b/>
          <w:bCs/>
          <w:color w:val="800000"/>
          <w:sz w:val="28"/>
          <w:szCs w:val="28"/>
        </w:rPr>
        <w:t>in the midst of</w:t>
      </w:r>
      <w:proofErr w:type="gramEnd"/>
      <w:r w:rsidRPr="004A2847">
        <w:rPr>
          <w:rStyle w:val="BookTitle"/>
          <w:rFonts w:asciiTheme="minorHAnsi" w:hAnsiTheme="minorHAnsi" w:cstheme="minorHAnsi"/>
          <w:b/>
          <w:bCs/>
          <w:color w:val="800000"/>
          <w:sz w:val="28"/>
          <w:szCs w:val="28"/>
        </w:rPr>
        <w:t xml:space="preserve"> His associates.</w:t>
      </w:r>
    </w:p>
    <w:p w14:paraId="54E82A10" w14:textId="633BCF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5.325</w:t>
      </w:r>
    </w:p>
    <w:p w14:paraId="69A28A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325</w:t>
      </w:r>
    </w:p>
    <w:p w14:paraId="1BAAD1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āpane vasiyā vīrāsane</w:t>
      </w:r>
      <w:r w:rsidRPr="004A2847">
        <w:rPr>
          <w:rStyle w:val="BookTitle"/>
          <w:rFonts w:asciiTheme="minorHAnsi" w:hAnsiTheme="minorHAnsi" w:cstheme="minorHAnsi"/>
          <w:b w:val="0"/>
          <w:bCs w:val="0"/>
          <w:color w:val="000000"/>
          <w:sz w:val="28"/>
          <w:szCs w:val="28"/>
        </w:rPr>
        <w:br/>
        <w:t>nācāyena sakala bhakata jane jane</w:t>
      </w:r>
    </w:p>
    <w:p w14:paraId="0330A9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Sometimes He would sit in the </w:t>
      </w:r>
      <w:r w:rsidRPr="004A2847">
        <w:rPr>
          <w:rStyle w:val="BookTitle"/>
          <w:rFonts w:asciiTheme="minorHAnsi" w:hAnsiTheme="minorHAnsi" w:cstheme="minorHAnsi"/>
          <w:b/>
          <w:bCs/>
          <w:i/>
          <w:iCs/>
          <w:color w:val="800000"/>
          <w:sz w:val="28"/>
          <w:szCs w:val="28"/>
        </w:rPr>
        <w:t>vīrāsana</w:t>
      </w:r>
      <w:r w:rsidRPr="004A2847">
        <w:rPr>
          <w:rStyle w:val="BookTitle"/>
          <w:rFonts w:asciiTheme="minorHAnsi" w:hAnsiTheme="minorHAnsi" w:cstheme="minorHAnsi"/>
          <w:b/>
          <w:bCs/>
          <w:color w:val="800000"/>
          <w:sz w:val="28"/>
          <w:szCs w:val="28"/>
        </w:rPr>
        <w:t xml:space="preserve"> posture and have the devotees dance one after another before Him.</w:t>
      </w:r>
    </w:p>
    <w:p w14:paraId="7CD7CD42" w14:textId="45F218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5.326</w:t>
      </w:r>
    </w:p>
    <w:p w14:paraId="7DEA64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326</w:t>
      </w:r>
    </w:p>
    <w:p w14:paraId="243088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eko sevakera nṛtye hena raṅga haya</w:t>
      </w:r>
      <w:r w:rsidRPr="004A2847">
        <w:rPr>
          <w:rStyle w:val="BookTitle"/>
          <w:rFonts w:asciiTheme="minorHAnsi" w:hAnsiTheme="minorHAnsi" w:cstheme="minorHAnsi"/>
          <w:b w:val="0"/>
          <w:bCs w:val="0"/>
          <w:color w:val="000000"/>
          <w:sz w:val="28"/>
          <w:szCs w:val="28"/>
        </w:rPr>
        <w:br/>
        <w:t>catur-dike dekhi yena prema-vanyā-maya</w:t>
      </w:r>
    </w:p>
    <w:p w14:paraId="750228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dancing of each devotee was so sublime that the four directions became filled with a flood of ecstatic love.</w:t>
      </w:r>
    </w:p>
    <w:p w14:paraId="6EEB6EE3" w14:textId="106B98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5.327</w:t>
      </w:r>
    </w:p>
    <w:p w14:paraId="5909F9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327</w:t>
      </w:r>
    </w:p>
    <w:p w14:paraId="6EBFC5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mahājhaḍe paḍe yena kadalaka-vana</w:t>
      </w:r>
      <w:r w:rsidRPr="004A2847">
        <w:rPr>
          <w:rStyle w:val="BookTitle"/>
          <w:rFonts w:asciiTheme="minorHAnsi" w:hAnsiTheme="minorHAnsi" w:cstheme="minorHAnsi"/>
          <w:b w:val="0"/>
          <w:bCs w:val="0"/>
          <w:color w:val="000000"/>
          <w:sz w:val="28"/>
          <w:szCs w:val="28"/>
        </w:rPr>
        <w:br/>
        <w:t>ei-mata prema-sukhe paḍe sarva-jana</w:t>
      </w:r>
    </w:p>
    <w:p w14:paraId="4E0585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happiness of ecstatic love, everyone would fall to the ground like banana trees falling in a great storm.</w:t>
      </w:r>
    </w:p>
    <w:p w14:paraId="44D8608C" w14:textId="24F920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5.328</w:t>
      </w:r>
    </w:p>
    <w:p w14:paraId="3BFCB8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328</w:t>
      </w:r>
    </w:p>
    <w:p w14:paraId="694B21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ye kahe mahāprabhu nityānanda</w:t>
      </w:r>
      <w:r w:rsidRPr="004A2847">
        <w:rPr>
          <w:rStyle w:val="BookTitle"/>
          <w:rFonts w:asciiTheme="minorHAnsi" w:hAnsiTheme="minorHAnsi" w:cstheme="minorHAnsi"/>
          <w:b w:val="0"/>
          <w:bCs w:val="0"/>
          <w:color w:val="000000"/>
          <w:sz w:val="28"/>
          <w:szCs w:val="28"/>
        </w:rPr>
        <w:br/>
        <w:t>sei-mata karilena sarva bhakta-vṛnda</w:t>
      </w:r>
    </w:p>
    <w:p w14:paraId="025454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did whatever Lord Nityānanda asked them to do.</w:t>
      </w:r>
    </w:p>
    <w:p w14:paraId="7836D63F" w14:textId="5BFCC4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5.329</w:t>
      </w:r>
    </w:p>
    <w:p w14:paraId="6AC61F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329</w:t>
      </w:r>
    </w:p>
    <w:p w14:paraId="4DA529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śrī-kṛṣṇa-caitanya-saṅkīrtana</w:t>
      </w:r>
      <w:r w:rsidRPr="004A2847">
        <w:rPr>
          <w:rStyle w:val="BookTitle"/>
          <w:rFonts w:asciiTheme="minorHAnsi" w:hAnsiTheme="minorHAnsi" w:cstheme="minorHAnsi"/>
          <w:b w:val="0"/>
          <w:bCs w:val="0"/>
          <w:color w:val="000000"/>
          <w:sz w:val="28"/>
          <w:szCs w:val="28"/>
        </w:rPr>
        <w:br/>
        <w:t>karāyena, karena laiyā bhakta-gaṇa</w:t>
      </w:r>
    </w:p>
    <w:p w14:paraId="543BBE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would induce all the devotees to constantly perform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as inaugurated by Śrī Kṛṣṇa Caitanya.</w:t>
      </w:r>
    </w:p>
    <w:p w14:paraId="1306AA0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Prabhu always engaged the devotees in </w:t>
      </w:r>
      <w:r w:rsidRPr="004A2847">
        <w:rPr>
          <w:rStyle w:val="BookTitle"/>
          <w:rFonts w:asciiTheme="minorHAnsi" w:hAnsiTheme="minorHAnsi" w:cstheme="minorHAnsi"/>
          <w:b w:val="0"/>
          <w:bCs w:val="0"/>
          <w:i/>
          <w:iCs/>
          <w:color w:val="000000"/>
          <w:sz w:val="28"/>
          <w:szCs w:val="28"/>
        </w:rPr>
        <w:t>hari-saṅkīrtana</w:t>
      </w:r>
      <w:r w:rsidRPr="004A2847">
        <w:rPr>
          <w:rStyle w:val="BookTitle"/>
          <w:rFonts w:asciiTheme="minorHAnsi" w:hAnsiTheme="minorHAnsi" w:cstheme="minorHAnsi"/>
          <w:b w:val="0"/>
          <w:bCs w:val="0"/>
          <w:color w:val="000000"/>
          <w:sz w:val="28"/>
          <w:szCs w:val="28"/>
        </w:rPr>
        <w:t>, as inaugurated by Śrī Caitanya. Through the songs He sang He would reveal that Śrī Gaurasundara was nondifferent from Vrajendra-nandana.</w:t>
      </w:r>
    </w:p>
    <w:p w14:paraId="01B6B83A" w14:textId="48F222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5.330</w:t>
      </w:r>
    </w:p>
    <w:p w14:paraId="59C634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330</w:t>
      </w:r>
    </w:p>
    <w:p w14:paraId="23C8C7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lāgilā prema prakāśa karite</w:t>
      </w:r>
      <w:r w:rsidRPr="004A2847">
        <w:rPr>
          <w:rStyle w:val="BookTitle"/>
          <w:rFonts w:asciiTheme="minorHAnsi" w:hAnsiTheme="minorHAnsi" w:cstheme="minorHAnsi"/>
          <w:b w:val="0"/>
          <w:bCs w:val="0"/>
          <w:color w:val="000000"/>
          <w:sz w:val="28"/>
          <w:szCs w:val="28"/>
        </w:rPr>
        <w:br/>
        <w:t>se-i haya vihvala, ye āise dekhite</w:t>
      </w:r>
    </w:p>
    <w:p w14:paraId="688CCC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began to manifest such ecstatic love that anyone who came to watch became overwhelmed.</w:t>
      </w:r>
    </w:p>
    <w:p w14:paraId="7C80DBB7" w14:textId="110C95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5.331</w:t>
      </w:r>
    </w:p>
    <w:p w14:paraId="7679FC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331</w:t>
      </w:r>
    </w:p>
    <w:p w14:paraId="40E178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sevaka yakhane ye icchā kare mane</w:t>
      </w:r>
      <w:r w:rsidRPr="004A2847">
        <w:rPr>
          <w:rStyle w:val="BookTitle"/>
          <w:rFonts w:asciiTheme="minorHAnsi" w:hAnsiTheme="minorHAnsi" w:cstheme="minorHAnsi"/>
          <w:b w:val="0"/>
          <w:bCs w:val="0"/>
          <w:color w:val="000000"/>
          <w:sz w:val="28"/>
          <w:szCs w:val="28"/>
        </w:rPr>
        <w:br/>
        <w:t>se-i āsi’ upasanna haya tata-kṣaṇe</w:t>
      </w:r>
    </w:p>
    <w:p w14:paraId="24D906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any servant desired something, he would immediately receive it.</w:t>
      </w:r>
    </w:p>
    <w:p w14:paraId="34E28A9F" w14:textId="191755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5.332</w:t>
      </w:r>
    </w:p>
    <w:p w14:paraId="71ECB2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332</w:t>
      </w:r>
    </w:p>
    <w:p w14:paraId="20954A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parānanda prema-sukha-rase</w:t>
      </w:r>
      <w:r w:rsidRPr="004A2847">
        <w:rPr>
          <w:rStyle w:val="BookTitle"/>
          <w:rFonts w:asciiTheme="minorHAnsi" w:hAnsiTheme="minorHAnsi" w:cstheme="minorHAnsi"/>
          <w:b w:val="0"/>
          <w:bCs w:val="0"/>
          <w:color w:val="000000"/>
          <w:sz w:val="28"/>
          <w:szCs w:val="28"/>
        </w:rPr>
        <w:br/>
        <w:t>kṣaṇa hena keha nā jānila tina māse</w:t>
      </w:r>
    </w:p>
    <w:p w14:paraId="1A4F68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they were all so absorbed in the mellows of ecstatic love that those three months seemed to them like only a moment.</w:t>
      </w:r>
    </w:p>
    <w:p w14:paraId="73790B7C" w14:textId="6F44F6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5.333</w:t>
      </w:r>
    </w:p>
    <w:p w14:paraId="05BA87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333</w:t>
      </w:r>
    </w:p>
    <w:p w14:paraId="5FED82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nityānanda prabhuvara kata dine</w:t>
      </w:r>
      <w:r w:rsidRPr="004A2847">
        <w:rPr>
          <w:rStyle w:val="BookTitle"/>
          <w:rFonts w:asciiTheme="minorHAnsi" w:hAnsiTheme="minorHAnsi" w:cstheme="minorHAnsi"/>
          <w:b w:val="0"/>
          <w:bCs w:val="0"/>
          <w:color w:val="000000"/>
          <w:sz w:val="28"/>
          <w:szCs w:val="28"/>
        </w:rPr>
        <w:br/>
        <w:t>alaṅkāra parite hailā icchā mane</w:t>
      </w:r>
    </w:p>
    <w:p w14:paraId="35C6C1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some days Nityānanda Prabhu desired to decorate Himself with some ornaments.</w:t>
      </w:r>
    </w:p>
    <w:p w14:paraId="24FD4846" w14:textId="7C22E7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5.334</w:t>
      </w:r>
    </w:p>
    <w:p w14:paraId="23CA62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334</w:t>
      </w:r>
    </w:p>
    <w:p w14:paraId="262E9D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icchā mātra sarva-alaṅkāra sei kṣaṇe</w:t>
      </w:r>
      <w:r w:rsidRPr="004A2847">
        <w:rPr>
          <w:rStyle w:val="BookTitle"/>
          <w:rFonts w:asciiTheme="minorHAnsi" w:hAnsiTheme="minorHAnsi" w:cstheme="minorHAnsi"/>
          <w:b w:val="0"/>
          <w:bCs w:val="0"/>
          <w:color w:val="000000"/>
          <w:sz w:val="28"/>
          <w:szCs w:val="28"/>
        </w:rPr>
        <w:br/>
        <w:t>upasanna āsiyā haila vidyamāne</w:t>
      </w:r>
    </w:p>
    <w:p w14:paraId="655E2B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that desire awoke in Him, all varieties of ornaments appeared there.</w:t>
      </w:r>
    </w:p>
    <w:p w14:paraId="68AA01E1" w14:textId="728382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5.335-336</w:t>
      </w:r>
    </w:p>
    <w:p w14:paraId="5D1713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335-336</w:t>
      </w:r>
    </w:p>
    <w:p w14:paraId="5965D4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sūvarṇa rajata marakata manohara</w:t>
      </w:r>
      <w:r w:rsidRPr="004A2847">
        <w:rPr>
          <w:rStyle w:val="BookTitle"/>
          <w:rFonts w:asciiTheme="minorHAnsi" w:hAnsiTheme="minorHAnsi" w:cstheme="minorHAnsi"/>
          <w:b w:val="0"/>
          <w:bCs w:val="0"/>
          <w:color w:val="000000"/>
          <w:sz w:val="28"/>
          <w:szCs w:val="28"/>
        </w:rPr>
        <w:br/>
        <w:t>nānā-vidha bahu-mūlya kateka prastara</w:t>
      </w:r>
    </w:p>
    <w:p w14:paraId="32A58A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maṇi su-prabāla paṭṭavāsa muktā hāra</w:t>
      </w:r>
      <w:r w:rsidRPr="004A2847">
        <w:rPr>
          <w:rStyle w:val="BookTitle"/>
          <w:rFonts w:asciiTheme="minorHAnsi" w:hAnsiTheme="minorHAnsi" w:cstheme="minorHAnsi"/>
          <w:b w:val="0"/>
          <w:bCs w:val="0"/>
          <w:color w:val="000000"/>
          <w:sz w:val="28"/>
          <w:szCs w:val="28"/>
        </w:rPr>
        <w:br/>
        <w:t>sukṛti sakale diyā kare namaskāra</w:t>
      </w:r>
    </w:p>
    <w:p w14:paraId="13BFD9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Pious people offered their obeisances and gave Nityānanda attractive ornaments made of gold, silver, various precious stones like diamonds, emeralds, and corals, fine silk cloth, and pearl necklaces.</w:t>
      </w:r>
    </w:p>
    <w:p w14:paraId="420E6EA8" w14:textId="4E8B85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5.337</w:t>
      </w:r>
    </w:p>
    <w:p w14:paraId="3EB7EE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337</w:t>
      </w:r>
    </w:p>
    <w:p w14:paraId="313F21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vā nirmita kata kariyā nirmāṇa</w:t>
      </w:r>
      <w:r w:rsidRPr="004A2847">
        <w:rPr>
          <w:rStyle w:val="BookTitle"/>
          <w:rFonts w:asciiTheme="minorHAnsi" w:hAnsiTheme="minorHAnsi" w:cstheme="minorHAnsi"/>
          <w:b w:val="0"/>
          <w:bCs w:val="0"/>
          <w:color w:val="000000"/>
          <w:sz w:val="28"/>
          <w:szCs w:val="28"/>
        </w:rPr>
        <w:br/>
        <w:t>parilena alaṅkāra—yena icchā tāna</w:t>
      </w:r>
    </w:p>
    <w:p w14:paraId="5DFF7C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then decorated Himself with ornaments that had already been made and others that were made according to His own desire.</w:t>
      </w:r>
    </w:p>
    <w:p w14:paraId="2D4B9C9F" w14:textId="4D47B2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5.338</w:t>
      </w:r>
    </w:p>
    <w:p w14:paraId="48C444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338</w:t>
      </w:r>
    </w:p>
    <w:p w14:paraId="2C781F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haste suvarṇera aṅgada balaya</w:t>
      </w:r>
      <w:r w:rsidRPr="004A2847">
        <w:rPr>
          <w:rStyle w:val="BookTitle"/>
          <w:rFonts w:asciiTheme="minorHAnsi" w:hAnsiTheme="minorHAnsi" w:cstheme="minorHAnsi"/>
          <w:b w:val="0"/>
          <w:bCs w:val="0"/>
          <w:color w:val="000000"/>
          <w:sz w:val="28"/>
          <w:szCs w:val="28"/>
        </w:rPr>
        <w:br/>
        <w:t>puṣṭa kari’ parilena ātma-icchā-maya</w:t>
      </w:r>
    </w:p>
    <w:p w14:paraId="17614C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According to His own desire He decorated His two wrists and arms with gold bracelets and armlets.</w:t>
      </w:r>
    </w:p>
    <w:p w14:paraId="0AAFB19F" w14:textId="71807B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5.339</w:t>
      </w:r>
    </w:p>
    <w:p w14:paraId="113DCF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339</w:t>
      </w:r>
    </w:p>
    <w:p w14:paraId="0B5D41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suvarṇa mudrikā ratne kariyā khicana</w:t>
      </w:r>
      <w:r w:rsidRPr="004A2847">
        <w:rPr>
          <w:rStyle w:val="BookTitle"/>
          <w:rFonts w:asciiTheme="minorHAnsi" w:hAnsiTheme="minorHAnsi" w:cstheme="minorHAnsi"/>
          <w:b w:val="0"/>
          <w:bCs w:val="0"/>
          <w:color w:val="000000"/>
          <w:sz w:val="28"/>
          <w:szCs w:val="28"/>
        </w:rPr>
        <w:br/>
        <w:t>daśa-śrī-aṅgule śobhā kare vibhūṣaṇa</w:t>
      </w:r>
    </w:p>
    <w:p w14:paraId="13A03C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decorated His ten fingers with gold rings studded with jewels.</w:t>
      </w:r>
    </w:p>
    <w:p w14:paraId="052EDD0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mudrikā </w:t>
      </w:r>
      <w:r w:rsidRPr="004A2847">
        <w:rPr>
          <w:rStyle w:val="BookTitle"/>
          <w:rFonts w:asciiTheme="minorHAnsi" w:hAnsiTheme="minorHAnsi" w:cstheme="minorHAnsi"/>
          <w:b w:val="0"/>
          <w:bCs w:val="0"/>
          <w:color w:val="000000"/>
          <w:sz w:val="28"/>
          <w:szCs w:val="28"/>
        </w:rPr>
        <w:t xml:space="preserve">refers to rings made of gold and other metals from objects like </w:t>
      </w:r>
      <w:r w:rsidRPr="004A2847">
        <w:rPr>
          <w:rStyle w:val="BookTitle"/>
          <w:rFonts w:asciiTheme="minorHAnsi" w:hAnsiTheme="minorHAnsi" w:cstheme="minorHAnsi"/>
          <w:b w:val="0"/>
          <w:bCs w:val="0"/>
          <w:i/>
          <w:iCs/>
          <w:color w:val="000000"/>
          <w:sz w:val="28"/>
          <w:szCs w:val="28"/>
        </w:rPr>
        <w:t xml:space="preserve">mohara </w:t>
      </w:r>
      <w:r w:rsidRPr="004A2847">
        <w:rPr>
          <w:rStyle w:val="BookTitle"/>
          <w:rFonts w:asciiTheme="minorHAnsi" w:hAnsiTheme="minorHAnsi" w:cstheme="minorHAnsi"/>
          <w:b w:val="0"/>
          <w:bCs w:val="0"/>
          <w:color w:val="000000"/>
          <w:sz w:val="28"/>
          <w:szCs w:val="28"/>
        </w:rPr>
        <w:t xml:space="preserve">(gold coins), rupees, and </w:t>
      </w:r>
      <w:r w:rsidRPr="004A2847">
        <w:rPr>
          <w:rStyle w:val="BookTitle"/>
          <w:rFonts w:asciiTheme="minorHAnsi" w:hAnsiTheme="minorHAnsi" w:cstheme="minorHAnsi"/>
          <w:b w:val="0"/>
          <w:bCs w:val="0"/>
          <w:i/>
          <w:iCs/>
          <w:color w:val="000000"/>
          <w:sz w:val="28"/>
          <w:szCs w:val="28"/>
        </w:rPr>
        <w:t>payasā</w:t>
      </w:r>
      <w:r w:rsidRPr="004A2847">
        <w:rPr>
          <w:rStyle w:val="BookTitle"/>
          <w:rFonts w:asciiTheme="minorHAnsi" w:hAnsiTheme="minorHAnsi" w:cstheme="minorHAnsi"/>
          <w:b w:val="0"/>
          <w:bCs w:val="0"/>
          <w:color w:val="000000"/>
          <w:sz w:val="28"/>
          <w:szCs w:val="28"/>
        </w:rPr>
        <w:t>.</w:t>
      </w:r>
    </w:p>
    <w:p w14:paraId="71E254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khicana </w:t>
      </w:r>
      <w:r w:rsidRPr="004A2847">
        <w:rPr>
          <w:rStyle w:val="BookTitle"/>
          <w:rFonts w:asciiTheme="minorHAnsi" w:hAnsiTheme="minorHAnsi" w:cstheme="minorHAnsi"/>
          <w:b w:val="0"/>
          <w:bCs w:val="0"/>
          <w:color w:val="000000"/>
          <w:sz w:val="28"/>
          <w:szCs w:val="28"/>
        </w:rPr>
        <w:t>means “studded with” or “set with.”</w:t>
      </w:r>
    </w:p>
    <w:p w14:paraId="12C114E8" w14:textId="68C34A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5.340</w:t>
      </w:r>
    </w:p>
    <w:p w14:paraId="144BC9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340</w:t>
      </w:r>
    </w:p>
    <w:p w14:paraId="3A743BDF" w14:textId="4EB71E9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w:t>
      </w:r>
      <w:ins w:id="209" w:author="your servant" w:date="2020-05-20T12:05:00Z">
        <w:r w:rsidR="00D829D0">
          <w:rPr>
            <w:rStyle w:val="BookTitle"/>
            <w:rFonts w:asciiTheme="minorHAnsi" w:hAnsiTheme="minorHAnsi" w:cstheme="minorHAnsi"/>
            <w:b w:val="0"/>
            <w:bCs w:val="0"/>
            <w:color w:val="000000"/>
            <w:sz w:val="28"/>
            <w:szCs w:val="28"/>
          </w:rPr>
          <w:t>ṇ</w:t>
        </w:r>
      </w:ins>
      <w:del w:id="210" w:author="your servant" w:date="2020-05-20T12:05:00Z">
        <w:r w:rsidRPr="004A2847" w:rsidDel="00D829D0">
          <w:rPr>
            <w:rStyle w:val="BookTitle"/>
            <w:rFonts w:asciiTheme="minorHAnsi" w:hAnsiTheme="minorHAnsi" w:cstheme="minorHAnsi"/>
            <w:b w:val="0"/>
            <w:bCs w:val="0"/>
            <w:color w:val="000000"/>
            <w:sz w:val="28"/>
            <w:szCs w:val="28"/>
          </w:rPr>
          <w:delText>n</w:delText>
        </w:r>
      </w:del>
      <w:r w:rsidRPr="004A2847">
        <w:rPr>
          <w:rStyle w:val="BookTitle"/>
          <w:rFonts w:asciiTheme="minorHAnsi" w:hAnsiTheme="minorHAnsi" w:cstheme="minorHAnsi"/>
          <w:b w:val="0"/>
          <w:bCs w:val="0"/>
          <w:color w:val="000000"/>
          <w:sz w:val="28"/>
          <w:szCs w:val="28"/>
        </w:rPr>
        <w:t>ṭha śobhā kare bahu-vidha divya hāra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maṇi-mūktā-prabālādi-yata sarva-sāra</w:t>
      </w:r>
    </w:p>
    <w:p w14:paraId="1829A6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decorated His neck with many varieties of fine necklaces made of diamonds, pearls, and corals.</w:t>
      </w:r>
    </w:p>
    <w:p w14:paraId="10E5DAE4" w14:textId="076D10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5.341</w:t>
      </w:r>
    </w:p>
    <w:p w14:paraId="5D0B14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341</w:t>
      </w:r>
    </w:p>
    <w:p w14:paraId="0D1E4A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rudrākṣa viḍālākṣa dui suvarṇa rajate</w:t>
      </w:r>
      <w:r w:rsidRPr="004A2847">
        <w:rPr>
          <w:rStyle w:val="BookTitle"/>
          <w:rFonts w:asciiTheme="minorHAnsi" w:hAnsiTheme="minorHAnsi" w:cstheme="minorHAnsi"/>
          <w:b w:val="0"/>
          <w:bCs w:val="0"/>
          <w:color w:val="000000"/>
          <w:sz w:val="28"/>
          <w:szCs w:val="28"/>
        </w:rPr>
        <w:br/>
        <w:t>bāndhiyā parilā kaṇṭhe maheśvara prīte</w:t>
      </w:r>
    </w:p>
    <w:p w14:paraId="5E2719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For the pleasure of Maheśvara, He wore a gold and silver necklace set with </w:t>
      </w:r>
      <w:r w:rsidRPr="004A2847">
        <w:rPr>
          <w:rStyle w:val="BookTitle"/>
          <w:rFonts w:asciiTheme="minorHAnsi" w:hAnsiTheme="minorHAnsi" w:cstheme="minorHAnsi"/>
          <w:b/>
          <w:bCs/>
          <w:i/>
          <w:iCs/>
          <w:color w:val="800000"/>
          <w:sz w:val="28"/>
          <w:szCs w:val="28"/>
        </w:rPr>
        <w:t xml:space="preserve">rudrākṣa </w:t>
      </w:r>
      <w:r w:rsidRPr="004A2847">
        <w:rPr>
          <w:rStyle w:val="BookTitle"/>
          <w:rFonts w:asciiTheme="minorHAnsi" w:hAnsiTheme="minorHAnsi" w:cstheme="minorHAnsi"/>
          <w:b/>
          <w:bCs/>
          <w:color w:val="800000"/>
          <w:sz w:val="28"/>
          <w:szCs w:val="28"/>
        </w:rPr>
        <w:t>and cat’s-eye gems.</w:t>
      </w:r>
    </w:p>
    <w:p w14:paraId="1D1D087B" w14:textId="3240EB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5.342</w:t>
      </w:r>
    </w:p>
    <w:p w14:paraId="7DDB1D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342</w:t>
      </w:r>
    </w:p>
    <w:p w14:paraId="59F5F7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muktā-kasā-suvarṇa kariyā suracana</w:t>
      </w:r>
      <w:r w:rsidRPr="004A2847">
        <w:rPr>
          <w:rStyle w:val="BookTitle"/>
          <w:rFonts w:asciiTheme="minorHAnsi" w:hAnsiTheme="minorHAnsi" w:cstheme="minorHAnsi"/>
          <w:b w:val="0"/>
          <w:bCs w:val="0"/>
          <w:color w:val="000000"/>
          <w:sz w:val="28"/>
          <w:szCs w:val="28"/>
        </w:rPr>
        <w:br/>
        <w:t>dui śruti-mūle śobhe parama śobhana</w:t>
      </w:r>
    </w:p>
    <w:p w14:paraId="4C3708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two ears were beautified by gold earrings studded with pearls.</w:t>
      </w:r>
    </w:p>
    <w:p w14:paraId="7654293D" w14:textId="79ACBF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5.343</w:t>
      </w:r>
    </w:p>
    <w:p w14:paraId="15BEED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w:t>
      </w:r>
    </w:p>
    <w:p w14:paraId="58BAF5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pāda-padme rajata-nūpura suśobhana</w:t>
      </w:r>
      <w:r w:rsidRPr="004A2847">
        <w:rPr>
          <w:rStyle w:val="BookTitle"/>
          <w:rFonts w:asciiTheme="minorHAnsi" w:hAnsiTheme="minorHAnsi" w:cstheme="minorHAnsi"/>
          <w:b w:val="0"/>
          <w:bCs w:val="0"/>
          <w:color w:val="000000"/>
          <w:sz w:val="28"/>
          <w:szCs w:val="28"/>
        </w:rPr>
        <w:br/>
        <w:t>tad-upari mala śobhe jagata-mohana</w:t>
      </w:r>
    </w:p>
    <w:p w14:paraId="17770B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lotus feet were adorned with silver anklebells, with an enchanting band of silver above them.</w:t>
      </w:r>
    </w:p>
    <w:p w14:paraId="4D0BD218" w14:textId="098A92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5.344</w:t>
      </w:r>
    </w:p>
    <w:p w14:paraId="5987C5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344</w:t>
      </w:r>
    </w:p>
    <w:p w14:paraId="48BB1B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śukla-paṭṭa-nīla-pīta—bahuvidha vāsa</w:t>
      </w:r>
      <w:r w:rsidRPr="004A2847">
        <w:rPr>
          <w:rStyle w:val="BookTitle"/>
          <w:rFonts w:asciiTheme="minorHAnsi" w:hAnsiTheme="minorHAnsi" w:cstheme="minorHAnsi"/>
          <w:b w:val="0"/>
          <w:bCs w:val="0"/>
          <w:color w:val="000000"/>
          <w:sz w:val="28"/>
          <w:szCs w:val="28"/>
        </w:rPr>
        <w:br/>
        <w:t>apūrva śobhaye paridhānera vilāsa</w:t>
      </w:r>
    </w:p>
    <w:p w14:paraId="4D230C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dressed in varieties of white, blue, and yellow silk cloth. In this way He looked wonderfully attractive.</w:t>
      </w:r>
    </w:p>
    <w:p w14:paraId="54AB2B55" w14:textId="7A23AF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5.345</w:t>
      </w:r>
    </w:p>
    <w:p w14:paraId="45AA42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345</w:t>
      </w:r>
    </w:p>
    <w:p w14:paraId="2FD2AE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mālatī, mallikā, yūthī, campakera mālā</w:t>
      </w:r>
      <w:r w:rsidRPr="004A2847">
        <w:rPr>
          <w:rStyle w:val="BookTitle"/>
          <w:rFonts w:asciiTheme="minorHAnsi" w:hAnsiTheme="minorHAnsi" w:cstheme="minorHAnsi"/>
          <w:b w:val="0"/>
          <w:bCs w:val="0"/>
          <w:color w:val="000000"/>
          <w:sz w:val="28"/>
          <w:szCs w:val="28"/>
        </w:rPr>
        <w:br/>
        <w:t>śrī-vakṣe karaye śobhā āndolana-khelā</w:t>
      </w:r>
    </w:p>
    <w:p w14:paraId="408BF5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Flower garlands of </w:t>
      </w:r>
      <w:r w:rsidRPr="004A2847">
        <w:rPr>
          <w:rStyle w:val="BookTitle"/>
          <w:rFonts w:asciiTheme="minorHAnsi" w:hAnsiTheme="minorHAnsi" w:cstheme="minorHAnsi"/>
          <w:b/>
          <w:bCs/>
          <w:i/>
          <w:iCs/>
          <w:color w:val="800000"/>
          <w:sz w:val="28"/>
          <w:szCs w:val="28"/>
        </w:rPr>
        <w:t>mālatī</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mallikā</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yūthī</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campaka </w:t>
      </w:r>
      <w:r w:rsidRPr="004A2847">
        <w:rPr>
          <w:rStyle w:val="BookTitle"/>
          <w:rFonts w:asciiTheme="minorHAnsi" w:hAnsiTheme="minorHAnsi" w:cstheme="minorHAnsi"/>
          <w:b/>
          <w:bCs/>
          <w:color w:val="800000"/>
          <w:sz w:val="28"/>
          <w:szCs w:val="28"/>
        </w:rPr>
        <w:t>swung to and fro on His attractive chest.</w:t>
      </w:r>
    </w:p>
    <w:p w14:paraId="544ADBAD" w14:textId="450C53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5.346</w:t>
      </w:r>
    </w:p>
    <w:p w14:paraId="56DA6B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346</w:t>
      </w:r>
    </w:p>
    <w:p w14:paraId="145A8C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gorocanā-sahita candana divya-gandhe</w:t>
      </w:r>
      <w:r w:rsidRPr="004A2847">
        <w:rPr>
          <w:rStyle w:val="BookTitle"/>
          <w:rFonts w:asciiTheme="minorHAnsi" w:hAnsiTheme="minorHAnsi" w:cstheme="minorHAnsi"/>
          <w:b w:val="0"/>
          <w:bCs w:val="0"/>
          <w:color w:val="000000"/>
          <w:sz w:val="28"/>
          <w:szCs w:val="28"/>
        </w:rPr>
        <w:br/>
        <w:t>vicitra kariyā lepiyāchena śrī-aṅge</w:t>
      </w:r>
    </w:p>
    <w:p w14:paraId="70DF22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smeared His body with fragrant sandalwood paste mixed with </w:t>
      </w:r>
      <w:r w:rsidRPr="004A2847">
        <w:rPr>
          <w:rStyle w:val="BookTitle"/>
          <w:rFonts w:asciiTheme="minorHAnsi" w:hAnsiTheme="minorHAnsi" w:cstheme="minorHAnsi"/>
          <w:b/>
          <w:bCs/>
          <w:i/>
          <w:iCs/>
          <w:color w:val="800000"/>
          <w:sz w:val="28"/>
          <w:szCs w:val="28"/>
        </w:rPr>
        <w:t>gorocanā</w:t>
      </w:r>
      <w:r w:rsidRPr="004A2847">
        <w:rPr>
          <w:rStyle w:val="BookTitle"/>
          <w:rFonts w:asciiTheme="minorHAnsi" w:hAnsiTheme="minorHAnsi" w:cstheme="minorHAnsi"/>
          <w:b/>
          <w:bCs/>
          <w:color w:val="800000"/>
          <w:sz w:val="28"/>
          <w:szCs w:val="28"/>
        </w:rPr>
        <w:t>.</w:t>
      </w:r>
    </w:p>
    <w:p w14:paraId="3B31930B" w14:textId="431E3D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5.347</w:t>
      </w:r>
    </w:p>
    <w:p w14:paraId="77E2E3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347</w:t>
      </w:r>
    </w:p>
    <w:p w14:paraId="564B76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śrī-mastake śobhita vividha paṭṭavāsa</w:t>
      </w:r>
      <w:r w:rsidRPr="004A2847">
        <w:rPr>
          <w:rStyle w:val="BookTitle"/>
          <w:rFonts w:asciiTheme="minorHAnsi" w:hAnsiTheme="minorHAnsi" w:cstheme="minorHAnsi"/>
          <w:b w:val="0"/>
          <w:bCs w:val="0"/>
          <w:color w:val="000000"/>
          <w:sz w:val="28"/>
          <w:szCs w:val="28"/>
        </w:rPr>
        <w:br/>
        <w:t>tad upari nānā-varṇa-mālyera vilāsa</w:t>
      </w:r>
    </w:p>
    <w:p w14:paraId="28113D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head was decorated with varieties of silk cloth with varieties of flower garlands on top.</w:t>
      </w:r>
    </w:p>
    <w:p w14:paraId="386E2569" w14:textId="772A07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5.348</w:t>
      </w:r>
    </w:p>
    <w:p w14:paraId="749E0A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348</w:t>
      </w:r>
    </w:p>
    <w:p w14:paraId="6E02FD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prasanna śrī-mukha—koṭi śaśadhara jini’</w:t>
      </w:r>
      <w:r w:rsidRPr="004A2847">
        <w:rPr>
          <w:rStyle w:val="BookTitle"/>
          <w:rFonts w:asciiTheme="minorHAnsi" w:hAnsiTheme="minorHAnsi" w:cstheme="minorHAnsi"/>
          <w:b w:val="0"/>
          <w:bCs w:val="0"/>
          <w:color w:val="000000"/>
          <w:sz w:val="28"/>
          <w:szCs w:val="28"/>
        </w:rPr>
        <w:br/>
        <w:t>hāsiyā karena niravadhi hari-dhvani</w:t>
      </w:r>
    </w:p>
    <w:p w14:paraId="03BB1B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pleasing face defeated the beauty of millions of moons. He smiled as He constantly chanted the name of Hari.</w:t>
      </w:r>
    </w:p>
    <w:p w14:paraId="3C22A7ED" w14:textId="6DE6EB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5.349</w:t>
      </w:r>
    </w:p>
    <w:p w14:paraId="1890F9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349</w:t>
      </w:r>
    </w:p>
    <w:p w14:paraId="0CB7EB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ye-dike cāhena dui-kamala-nayane</w:t>
      </w:r>
      <w:r w:rsidRPr="004A2847">
        <w:rPr>
          <w:rStyle w:val="BookTitle"/>
          <w:rFonts w:asciiTheme="minorHAnsi" w:hAnsiTheme="minorHAnsi" w:cstheme="minorHAnsi"/>
          <w:b w:val="0"/>
          <w:bCs w:val="0"/>
          <w:color w:val="000000"/>
          <w:sz w:val="28"/>
          <w:szCs w:val="28"/>
        </w:rPr>
        <w:br/>
        <w:t>sei-dike prema-varṣe, bhāse sarva-jane</w:t>
      </w:r>
    </w:p>
    <w:p w14:paraId="06E14E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whatever direction His lotus eyes glanced, there was a shower of ecstatic love that inundated everyone.</w:t>
      </w:r>
    </w:p>
    <w:p w14:paraId="0C806DEA" w14:textId="5B1C80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5.350-351</w:t>
      </w:r>
    </w:p>
    <w:p w14:paraId="360556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350-351</w:t>
      </w:r>
    </w:p>
    <w:p w14:paraId="05D4DB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rajatera prāya lauha-daṇḍa suśobhana</w:t>
      </w:r>
      <w:r w:rsidRPr="004A2847">
        <w:rPr>
          <w:rStyle w:val="BookTitle"/>
          <w:rFonts w:asciiTheme="minorHAnsi" w:hAnsiTheme="minorHAnsi" w:cstheme="minorHAnsi"/>
          <w:b w:val="0"/>
          <w:bCs w:val="0"/>
          <w:color w:val="000000"/>
          <w:sz w:val="28"/>
          <w:szCs w:val="28"/>
        </w:rPr>
        <w:br/>
        <w:t>dui-dike kari tathi suvarṇa-bandhana</w:t>
      </w:r>
    </w:p>
    <w:p w14:paraId="51FF07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sei lauha-daṇḍa śobhe kare</w:t>
      </w:r>
      <w:r w:rsidRPr="004A2847">
        <w:rPr>
          <w:rStyle w:val="BookTitle"/>
          <w:rFonts w:asciiTheme="minorHAnsi" w:hAnsiTheme="minorHAnsi" w:cstheme="minorHAnsi"/>
          <w:b w:val="0"/>
          <w:bCs w:val="0"/>
          <w:color w:val="000000"/>
          <w:sz w:val="28"/>
          <w:szCs w:val="28"/>
        </w:rPr>
        <w:br/>
        <w:t>muṣala dharilā yena prabhu haladhare</w:t>
      </w:r>
    </w:p>
    <w:p w14:paraId="3FCBCC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as Lord Haladhara held a club, Nityānanda always held in His hand a beautiful iron rod that looked as if it were silver and that was bound on two sides with gold.</w:t>
      </w:r>
    </w:p>
    <w:p w14:paraId="0864479F" w14:textId="07A0DB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5.352-353</w:t>
      </w:r>
    </w:p>
    <w:p w14:paraId="0A1C42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352-353</w:t>
      </w:r>
    </w:p>
    <w:p w14:paraId="79301A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pāriṣada saba dharilena alaṅkāra</w:t>
      </w:r>
      <w:r w:rsidRPr="004A2847">
        <w:rPr>
          <w:rStyle w:val="BookTitle"/>
          <w:rFonts w:asciiTheme="minorHAnsi" w:hAnsiTheme="minorHAnsi" w:cstheme="minorHAnsi"/>
          <w:b w:val="0"/>
          <w:bCs w:val="0"/>
          <w:color w:val="000000"/>
          <w:sz w:val="28"/>
          <w:szCs w:val="28"/>
        </w:rPr>
        <w:br/>
        <w:t>aṅgada, balaya, malla, nūpura, su-hāra</w:t>
      </w:r>
    </w:p>
    <w:p w14:paraId="45884A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śiṅgā, vetra, vaṁśī, chāṅda-daḍi, guñjā-</w:t>
      </w:r>
      <w:r w:rsidRPr="004A2847">
        <w:rPr>
          <w:rStyle w:val="BookTitle"/>
          <w:rFonts w:asciiTheme="minorHAnsi" w:hAnsiTheme="minorHAnsi" w:cstheme="minorHAnsi"/>
          <w:b w:val="0"/>
          <w:bCs w:val="0"/>
          <w:color w:val="000000"/>
          <w:sz w:val="28"/>
          <w:szCs w:val="28"/>
        </w:rPr>
        <w:br/>
        <w:t>mālāsabe dharilena gopālera aṁśa-kalā</w:t>
      </w:r>
    </w:p>
    <w:p w14:paraId="18A7B4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associates decorated themselves with various ornaments like bracelets, bangles, leg bands, anklebells, beautiful necklaces, buffalo horns, sticks, flutes, ropes, and garlands of </w:t>
      </w:r>
      <w:r w:rsidRPr="004A2847">
        <w:rPr>
          <w:rStyle w:val="BookTitle"/>
          <w:rFonts w:asciiTheme="minorHAnsi" w:hAnsiTheme="minorHAnsi" w:cstheme="minorHAnsi"/>
          <w:b/>
          <w:bCs/>
          <w:i/>
          <w:iCs/>
          <w:color w:val="800000"/>
          <w:sz w:val="28"/>
          <w:szCs w:val="28"/>
        </w:rPr>
        <w:t>guñjā</w:t>
      </w:r>
      <w:r w:rsidRPr="004A2847">
        <w:rPr>
          <w:rStyle w:val="BookTitle"/>
          <w:rFonts w:asciiTheme="minorHAnsi" w:hAnsiTheme="minorHAnsi" w:cstheme="minorHAnsi"/>
          <w:b/>
          <w:bCs/>
          <w:color w:val="800000"/>
          <w:sz w:val="28"/>
          <w:szCs w:val="28"/>
        </w:rPr>
        <w:t xml:space="preserve"> (small red-and-black seeds), for they were all expansions of the cowherd boys of Vraja.</w:t>
      </w:r>
    </w:p>
    <w:p w14:paraId="74BC31E1" w14:textId="4CA3DC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5.354</w:t>
      </w:r>
    </w:p>
    <w:p w14:paraId="72D26B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354</w:t>
      </w:r>
    </w:p>
    <w:p w14:paraId="0D6050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nityānanda svānubhāva-raṅge</w:t>
      </w:r>
      <w:r w:rsidRPr="004A2847">
        <w:rPr>
          <w:rStyle w:val="BookTitle"/>
          <w:rFonts w:asciiTheme="minorHAnsi" w:hAnsiTheme="minorHAnsi" w:cstheme="minorHAnsi"/>
          <w:b w:val="0"/>
          <w:bCs w:val="0"/>
          <w:color w:val="000000"/>
          <w:sz w:val="28"/>
          <w:szCs w:val="28"/>
        </w:rPr>
        <w:br/>
        <w:t>viharena sakala pārṣada kari’ saṅge</w:t>
      </w:r>
    </w:p>
    <w:p w14:paraId="42EB9C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enjoyed His own ecstatic mood as He sported in the company of His associates.</w:t>
      </w:r>
    </w:p>
    <w:p w14:paraId="63EDFFE9" w14:textId="6F8CBF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5.355</w:t>
      </w:r>
    </w:p>
    <w:p w14:paraId="3C7F72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355</w:t>
      </w:r>
    </w:p>
    <w:p w14:paraId="0066BE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sarva-pāriṣada-gaṇa meli’</w:t>
      </w:r>
      <w:r w:rsidRPr="004A2847">
        <w:rPr>
          <w:rStyle w:val="BookTitle"/>
          <w:rFonts w:asciiTheme="minorHAnsi" w:hAnsiTheme="minorHAnsi" w:cstheme="minorHAnsi"/>
          <w:b w:val="0"/>
          <w:bCs w:val="0"/>
          <w:color w:val="000000"/>
          <w:sz w:val="28"/>
          <w:szCs w:val="28"/>
        </w:rPr>
        <w:br/>
        <w:t>bhakta-gṛhe gṛhe kare paryaṭana-keli</w:t>
      </w:r>
    </w:p>
    <w:p w14:paraId="009638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took His associates to the houses of various devotees.</w:t>
      </w:r>
    </w:p>
    <w:p w14:paraId="1E06BFD9" w14:textId="44C79C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5.356</w:t>
      </w:r>
    </w:p>
    <w:p w14:paraId="03FA9D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356</w:t>
      </w:r>
    </w:p>
    <w:p w14:paraId="4074F5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jāhnavīra dui kūle yata āche grāma</w:t>
      </w:r>
      <w:r w:rsidRPr="004A2847">
        <w:rPr>
          <w:rStyle w:val="BookTitle"/>
          <w:rFonts w:asciiTheme="minorHAnsi" w:hAnsiTheme="minorHAnsi" w:cstheme="minorHAnsi"/>
          <w:b w:val="0"/>
          <w:bCs w:val="0"/>
          <w:color w:val="000000"/>
          <w:sz w:val="28"/>
          <w:szCs w:val="28"/>
        </w:rPr>
        <w:br/>
        <w:t>sarvatra bhramena nityānanda jyotir-dhāma</w:t>
      </w:r>
    </w:p>
    <w:p w14:paraId="61F240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effulgent Nityānanda visited each of the villages on both banks of the Ganges.</w:t>
      </w:r>
    </w:p>
    <w:p w14:paraId="25938A62" w14:textId="350B82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5.357</w:t>
      </w:r>
    </w:p>
    <w:p w14:paraId="28309B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357</w:t>
      </w:r>
    </w:p>
    <w:p w14:paraId="6BC0FB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daraśana-mātra sarva-jīva mugdha haya</w:t>
      </w:r>
      <w:r w:rsidRPr="004A2847">
        <w:rPr>
          <w:rStyle w:val="BookTitle"/>
          <w:rFonts w:asciiTheme="minorHAnsi" w:hAnsiTheme="minorHAnsi" w:cstheme="minorHAnsi"/>
          <w:b w:val="0"/>
          <w:bCs w:val="0"/>
          <w:color w:val="000000"/>
          <w:sz w:val="28"/>
          <w:szCs w:val="28"/>
        </w:rPr>
        <w:br/>
        <w:t>nāma-</w:t>
      </w:r>
      <w:commentRangeStart w:id="211"/>
      <w:r w:rsidRPr="004A2847">
        <w:rPr>
          <w:rStyle w:val="BookTitle"/>
          <w:rFonts w:asciiTheme="minorHAnsi" w:hAnsiTheme="minorHAnsi" w:cstheme="minorHAnsi"/>
          <w:b w:val="0"/>
          <w:bCs w:val="0"/>
          <w:color w:val="000000"/>
          <w:sz w:val="28"/>
          <w:szCs w:val="28"/>
        </w:rPr>
        <w:t xml:space="preserve">tattva </w:t>
      </w:r>
      <w:commentRangeEnd w:id="211"/>
      <w:r w:rsidR="00A85E85">
        <w:rPr>
          <w:rStyle w:val="CommentReference"/>
          <w:i w:val="0"/>
          <w:iCs w:val="0"/>
        </w:rPr>
        <w:commentReference w:id="211"/>
      </w:r>
      <w:r w:rsidRPr="004A2847">
        <w:rPr>
          <w:rStyle w:val="BookTitle"/>
          <w:rFonts w:asciiTheme="minorHAnsi" w:hAnsiTheme="minorHAnsi" w:cstheme="minorHAnsi"/>
          <w:b w:val="0"/>
          <w:bCs w:val="0"/>
          <w:color w:val="000000"/>
          <w:sz w:val="28"/>
          <w:szCs w:val="28"/>
        </w:rPr>
        <w:t>dui—</w:t>
      </w:r>
      <w:commentRangeStart w:id="212"/>
      <w:r w:rsidRPr="004A2847">
        <w:rPr>
          <w:rStyle w:val="BookTitle"/>
          <w:rFonts w:asciiTheme="minorHAnsi" w:hAnsiTheme="minorHAnsi" w:cstheme="minorHAnsi"/>
          <w:b w:val="0"/>
          <w:bCs w:val="0"/>
          <w:color w:val="000000"/>
          <w:sz w:val="28"/>
          <w:szCs w:val="28"/>
        </w:rPr>
        <w:t>nityānanda-rasa</w:t>
      </w:r>
      <w:commentRangeEnd w:id="212"/>
      <w:r w:rsidR="00E41B2E">
        <w:rPr>
          <w:rStyle w:val="CommentReference"/>
          <w:i w:val="0"/>
          <w:iCs w:val="0"/>
        </w:rPr>
        <w:commentReference w:id="212"/>
      </w:r>
      <w:r w:rsidRPr="004A2847">
        <w:rPr>
          <w:rStyle w:val="BookTitle"/>
          <w:rFonts w:asciiTheme="minorHAnsi" w:hAnsiTheme="minorHAnsi" w:cstheme="minorHAnsi"/>
          <w:b w:val="0"/>
          <w:bCs w:val="0"/>
          <w:color w:val="000000"/>
          <w:sz w:val="28"/>
          <w:szCs w:val="28"/>
        </w:rPr>
        <w:t>-maya</w:t>
      </w:r>
    </w:p>
    <w:p w14:paraId="65833D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living entities became astonished when they saw Him. </w:t>
      </w:r>
      <w:commentRangeStart w:id="213"/>
      <w:r w:rsidRPr="004A2847">
        <w:rPr>
          <w:rStyle w:val="BookTitle"/>
          <w:rFonts w:asciiTheme="minorHAnsi" w:hAnsiTheme="minorHAnsi" w:cstheme="minorHAnsi"/>
          <w:b/>
          <w:bCs/>
          <w:color w:val="800000"/>
          <w:sz w:val="28"/>
          <w:szCs w:val="28"/>
        </w:rPr>
        <w:t>The most blissful Nityānanda is the combined form of the holy name and form of the Supreme Lord.</w:t>
      </w:r>
      <w:commentRangeEnd w:id="213"/>
      <w:r w:rsidR="00D829D0">
        <w:rPr>
          <w:rStyle w:val="CommentReference"/>
          <w:b w:val="0"/>
          <w:bCs w:val="0"/>
          <w:color w:val="auto"/>
        </w:rPr>
        <w:commentReference w:id="213"/>
      </w:r>
    </w:p>
    <w:p w14:paraId="76D031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Śrī Nityānanda Prabhu decorated Himself with various valuable ornaments and garments, foolish people saw that He was absorbed in the mood of opulence rather than in the transcendental mood of Vraja. Ordinary poor people, who </w:t>
      </w:r>
      <w:proofErr w:type="gramStart"/>
      <w:r w:rsidRPr="004A2847">
        <w:rPr>
          <w:rStyle w:val="BookTitle"/>
          <w:rFonts w:asciiTheme="minorHAnsi" w:hAnsiTheme="minorHAnsi" w:cstheme="minorHAnsi"/>
          <w:b w:val="0"/>
          <w:bCs w:val="0"/>
          <w:color w:val="000000"/>
          <w:sz w:val="28"/>
          <w:szCs w:val="28"/>
        </w:rPr>
        <w:t>as a result of</w:t>
      </w:r>
      <w:proofErr w:type="gramEnd"/>
      <w:r w:rsidRPr="004A2847">
        <w:rPr>
          <w:rStyle w:val="BookTitle"/>
          <w:rFonts w:asciiTheme="minorHAnsi" w:hAnsiTheme="minorHAnsi" w:cstheme="minorHAnsi"/>
          <w:b w:val="0"/>
          <w:bCs w:val="0"/>
          <w:color w:val="000000"/>
          <w:sz w:val="28"/>
          <w:szCs w:val="28"/>
        </w:rPr>
        <w:t xml:space="preserve"> poverty considered themselves destitute, did not commit offenses at the lotus feet of Avadhūta Śrī Nityānanda while seeing His opulent manifestation of decorating Himself with various ornaments; rather, since those ornaments were worn to attract the attention of people bewildered by opulence, they became astonished and found in them sweetness and topics related to the service of Kṛṣṇa.</w:t>
      </w:r>
    </w:p>
    <w:p w14:paraId="2BF7E51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Prabhu is directly </w:t>
      </w:r>
      <w:r w:rsidRPr="004A2847">
        <w:rPr>
          <w:rStyle w:val="BookTitle"/>
          <w:rFonts w:asciiTheme="minorHAnsi" w:hAnsiTheme="minorHAnsi" w:cstheme="minorHAnsi"/>
          <w:b w:val="0"/>
          <w:bCs w:val="0"/>
          <w:i/>
          <w:iCs/>
          <w:color w:val="000000"/>
          <w:sz w:val="28"/>
          <w:szCs w:val="28"/>
        </w:rPr>
        <w:t>svayaṁ-prakāśa-tattva</w:t>
      </w:r>
      <w:r w:rsidRPr="004A2847">
        <w:rPr>
          <w:rStyle w:val="BookTitle"/>
          <w:rFonts w:asciiTheme="minorHAnsi" w:hAnsiTheme="minorHAnsi" w:cstheme="minorHAnsi"/>
          <w:b w:val="0"/>
          <w:bCs w:val="0"/>
          <w:color w:val="000000"/>
          <w:sz w:val="28"/>
          <w:szCs w:val="28"/>
        </w:rPr>
        <w:t xml:space="preserve">. The holy name of the Lord and </w:t>
      </w:r>
      <w:commentRangeStart w:id="214"/>
      <w:r w:rsidRPr="004A2847">
        <w:rPr>
          <w:rStyle w:val="BookTitle"/>
          <w:rFonts w:asciiTheme="minorHAnsi" w:hAnsiTheme="minorHAnsi" w:cstheme="minorHAnsi"/>
          <w:b w:val="0"/>
          <w:bCs w:val="0"/>
          <w:color w:val="000000"/>
          <w:sz w:val="28"/>
          <w:szCs w:val="28"/>
        </w:rPr>
        <w:t xml:space="preserve">the Lord </w:t>
      </w:r>
      <w:commentRangeEnd w:id="214"/>
      <w:r w:rsidR="00966588">
        <w:rPr>
          <w:rStyle w:val="CommentReference"/>
          <w:color w:val="auto"/>
        </w:rPr>
        <w:commentReference w:id="214"/>
      </w:r>
      <w:r w:rsidRPr="004A2847">
        <w:rPr>
          <w:rStyle w:val="BookTitle"/>
          <w:rFonts w:asciiTheme="minorHAnsi" w:hAnsiTheme="minorHAnsi" w:cstheme="minorHAnsi"/>
          <w:b w:val="0"/>
          <w:bCs w:val="0"/>
          <w:color w:val="000000"/>
          <w:sz w:val="28"/>
          <w:szCs w:val="28"/>
        </w:rPr>
        <w:t xml:space="preserve">Himself </w:t>
      </w:r>
      <w:proofErr w:type="gramStart"/>
      <w:r w:rsidRPr="004A2847">
        <w:rPr>
          <w:rStyle w:val="BookTitle"/>
          <w:rFonts w:asciiTheme="minorHAnsi" w:hAnsiTheme="minorHAnsi" w:cstheme="minorHAnsi"/>
          <w:b w:val="0"/>
          <w:bCs w:val="0"/>
          <w:color w:val="000000"/>
          <w:sz w:val="28"/>
          <w:szCs w:val="28"/>
        </w:rPr>
        <w:t>combine together</w:t>
      </w:r>
      <w:proofErr w:type="gramEnd"/>
      <w:r w:rsidRPr="004A2847">
        <w:rPr>
          <w:rStyle w:val="BookTitle"/>
          <w:rFonts w:asciiTheme="minorHAnsi" w:hAnsiTheme="minorHAnsi" w:cstheme="minorHAnsi"/>
          <w:b w:val="0"/>
          <w:bCs w:val="0"/>
          <w:color w:val="000000"/>
          <w:sz w:val="28"/>
          <w:szCs w:val="28"/>
        </w:rPr>
        <w:t xml:space="preserve"> and manifest as </w:t>
      </w:r>
      <w:r w:rsidRPr="004A2847">
        <w:rPr>
          <w:rStyle w:val="BookTitle"/>
          <w:rFonts w:asciiTheme="minorHAnsi" w:hAnsiTheme="minorHAnsi" w:cstheme="minorHAnsi"/>
          <w:b w:val="0"/>
          <w:bCs w:val="0"/>
          <w:i/>
          <w:iCs/>
          <w:color w:val="000000"/>
          <w:sz w:val="28"/>
          <w:szCs w:val="28"/>
        </w:rPr>
        <w:t>svayaṁ-prakāśa</w:t>
      </w:r>
      <w:r w:rsidRPr="004A2847">
        <w:rPr>
          <w:rStyle w:val="BookTitle"/>
          <w:rFonts w:asciiTheme="minorHAnsi" w:hAnsiTheme="minorHAnsi" w:cstheme="minorHAnsi"/>
          <w:b w:val="0"/>
          <w:bCs w:val="0"/>
          <w:color w:val="000000"/>
          <w:sz w:val="28"/>
          <w:szCs w:val="28"/>
        </w:rPr>
        <w:t xml:space="preserve"> Nityānanda, the reservoir of transcendental happiness. Śrī Nityānanda Prabhu and the name Śrī Nityānanda are most relishable transcendental objects. This was revealed to the living entities by the mercy of Śrī Nityānanda.</w:t>
      </w:r>
    </w:p>
    <w:p w14:paraId="601D9EB7" w14:textId="14DCCA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5.358</w:t>
      </w:r>
    </w:p>
    <w:p w14:paraId="6B5EC5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358</w:t>
      </w:r>
    </w:p>
    <w:p w14:paraId="2DBD0C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pāṣaṇḍī o dekhilei mātra kare stuti</w:t>
      </w:r>
      <w:r w:rsidRPr="004A2847">
        <w:rPr>
          <w:rStyle w:val="BookTitle"/>
          <w:rFonts w:asciiTheme="minorHAnsi" w:hAnsiTheme="minorHAnsi" w:cstheme="minorHAnsi"/>
          <w:b w:val="0"/>
          <w:bCs w:val="0"/>
          <w:color w:val="000000"/>
          <w:sz w:val="28"/>
          <w:szCs w:val="28"/>
        </w:rPr>
        <w:br/>
        <w:t>sarvasva dibāre sei kṣaṇe haya mati</w:t>
      </w:r>
    </w:p>
    <w:p w14:paraId="489B4D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the atheists who saw Him offered Him respects and considered offering everything to Him.</w:t>
      </w:r>
    </w:p>
    <w:p w14:paraId="08EB3C3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consider transcendental Viṣṇu and Vaiṣṇavas as equal to mundane objects or ordinary persons are called </w:t>
      </w:r>
      <w:r w:rsidRPr="004A2847">
        <w:rPr>
          <w:rStyle w:val="BookTitle"/>
          <w:rFonts w:asciiTheme="minorHAnsi" w:hAnsiTheme="minorHAnsi" w:cstheme="minorHAnsi"/>
          <w:b w:val="0"/>
          <w:bCs w:val="0"/>
          <w:i/>
          <w:iCs/>
          <w:color w:val="000000"/>
          <w:sz w:val="28"/>
          <w:szCs w:val="28"/>
        </w:rPr>
        <w:t>pāṣaṇḍīs</w:t>
      </w:r>
      <w:r w:rsidRPr="004A2847">
        <w:rPr>
          <w:rStyle w:val="BookTitle"/>
          <w:rFonts w:asciiTheme="minorHAnsi" w:hAnsiTheme="minorHAnsi" w:cstheme="minorHAnsi"/>
          <w:b w:val="0"/>
          <w:bCs w:val="0"/>
          <w:color w:val="000000"/>
          <w:sz w:val="28"/>
          <w:szCs w:val="28"/>
        </w:rPr>
        <w:t xml:space="preserve">, or atheists. Even such godless people would offer respect to Nityānanda Prabhu when they saw Him. By seeing the Supreme Lord, their mundane conceptions based on material enjoyment were vanquished.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they ended up surrendering everything to the Lord. Those who surrender everything to the Supreme Lord do not see the external world as the object of their enjoyment, in other words, they become liberated souls.</w:t>
      </w:r>
    </w:p>
    <w:p w14:paraId="4370DCAC" w14:textId="5D8066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5.359</w:t>
      </w:r>
    </w:p>
    <w:p w14:paraId="5BCE87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359</w:t>
      </w:r>
    </w:p>
    <w:p w14:paraId="1D23C6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śarīra madhura</w:t>
      </w:r>
      <w:r w:rsidRPr="004A2847">
        <w:rPr>
          <w:rStyle w:val="BookTitle"/>
          <w:rFonts w:asciiTheme="minorHAnsi" w:hAnsiTheme="minorHAnsi" w:cstheme="minorHAnsi"/>
          <w:b w:val="0"/>
          <w:bCs w:val="0"/>
          <w:color w:val="000000"/>
          <w:sz w:val="28"/>
          <w:szCs w:val="28"/>
        </w:rPr>
        <w:br/>
        <w:t>sabārei kṛpā-dṛṣṭi karena pracura</w:t>
      </w:r>
    </w:p>
    <w:p w14:paraId="008C76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body of Nityānanda Svarūpa was most enchanting. He glanced mercifully on everyone.</w:t>
      </w:r>
    </w:p>
    <w:p w14:paraId="27AE333B" w14:textId="4FA450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5.360</w:t>
      </w:r>
    </w:p>
    <w:p w14:paraId="60F037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360</w:t>
      </w:r>
    </w:p>
    <w:p w14:paraId="7A7AD4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bhojane ki śayane kibā paryaṭane</w:t>
      </w:r>
      <w:r w:rsidRPr="004A2847">
        <w:rPr>
          <w:rStyle w:val="BookTitle"/>
          <w:rFonts w:asciiTheme="minorHAnsi" w:hAnsiTheme="minorHAnsi" w:cstheme="minorHAnsi"/>
          <w:b w:val="0"/>
          <w:bCs w:val="0"/>
          <w:color w:val="000000"/>
          <w:sz w:val="28"/>
          <w:szCs w:val="28"/>
        </w:rPr>
        <w:br/>
        <w:t>kṣaṇeka nā yāya vyartha saṅkīrtana vine</w:t>
      </w:r>
    </w:p>
    <w:p w14:paraId="55429D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He was eating, sleeping, or wandering about, He did not waste a moment without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77AF9F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Prabhu would always glorify the topics of Śrī Gaurahari, even while eating, sleeping, or traveling. He spoke only about topics or Kṛṣṇa, nothing else. His every activity was accompanied by </w:t>
      </w:r>
      <w:r w:rsidRPr="004A2847">
        <w:rPr>
          <w:rStyle w:val="BookTitle"/>
          <w:rFonts w:asciiTheme="minorHAnsi" w:hAnsiTheme="minorHAnsi" w:cstheme="minorHAnsi"/>
          <w:b w:val="0"/>
          <w:bCs w:val="0"/>
          <w:i/>
          <w:iCs/>
          <w:color w:val="000000"/>
          <w:sz w:val="28"/>
          <w:szCs w:val="28"/>
        </w:rPr>
        <w:t>hari-kīrtana</w:t>
      </w:r>
      <w:r w:rsidRPr="004A2847">
        <w:rPr>
          <w:rStyle w:val="BookTitle"/>
          <w:rFonts w:asciiTheme="minorHAnsi" w:hAnsiTheme="minorHAnsi" w:cstheme="minorHAnsi"/>
          <w:b w:val="0"/>
          <w:bCs w:val="0"/>
          <w:color w:val="000000"/>
          <w:sz w:val="28"/>
          <w:szCs w:val="28"/>
        </w:rPr>
        <w:t xml:space="preserve">. Therefore, while describing Śrī Kṛṣṇa Caitanyadeva’s teachings in his commentary on the Seventh Canto of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in the </w:t>
      </w:r>
      <w:r w:rsidRPr="004A2847">
        <w:rPr>
          <w:rStyle w:val="BookTitle"/>
          <w:rFonts w:asciiTheme="minorHAnsi" w:hAnsiTheme="minorHAnsi" w:cstheme="minorHAnsi"/>
          <w:b w:val="0"/>
          <w:bCs w:val="0"/>
          <w:i/>
          <w:iCs/>
          <w:color w:val="000000"/>
          <w:sz w:val="28"/>
          <w:szCs w:val="28"/>
        </w:rPr>
        <w:t>Bhakti-sandarbha</w:t>
      </w:r>
      <w:r w:rsidRPr="004A2847">
        <w:rPr>
          <w:rStyle w:val="BookTitle"/>
          <w:rFonts w:asciiTheme="minorHAnsi" w:hAnsiTheme="minorHAnsi" w:cstheme="minorHAnsi"/>
          <w:b w:val="0"/>
          <w:bCs w:val="0"/>
          <w:color w:val="000000"/>
          <w:sz w:val="28"/>
          <w:szCs w:val="28"/>
        </w:rPr>
        <w:t xml:space="preserve">, Śrī Jīva Gosvāmī Prabhu has </w:t>
      </w:r>
      <w:r w:rsidRPr="004A2847">
        <w:rPr>
          <w:rStyle w:val="BookTitle"/>
          <w:rFonts w:asciiTheme="minorHAnsi" w:hAnsiTheme="minorHAnsi" w:cstheme="minorHAnsi"/>
          <w:b w:val="0"/>
          <w:bCs w:val="0"/>
          <w:color w:val="000000"/>
          <w:sz w:val="28"/>
          <w:szCs w:val="28"/>
        </w:rPr>
        <w:lastRenderedPageBreak/>
        <w:t xml:space="preserve">written about the activities of Śrī Nityānanda as follows: </w:t>
      </w:r>
      <w:r w:rsidRPr="004A2847">
        <w:rPr>
          <w:rStyle w:val="BookTitle"/>
          <w:rFonts w:asciiTheme="minorHAnsi" w:hAnsiTheme="minorHAnsi" w:cstheme="minorHAnsi"/>
          <w:b w:val="0"/>
          <w:bCs w:val="0"/>
          <w:i/>
          <w:iCs/>
          <w:color w:val="000000"/>
          <w:sz w:val="28"/>
          <w:szCs w:val="28"/>
        </w:rPr>
        <w:t>yadyapi anyā bhaktiḥ kalau kartavyā tadā kīrtanākhya-bhakti-saṁyogenaiva kartavyā</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Although other processes of devotional service should be performed in Kali-yuga, they must all be accompanied by the chanting of the holy names.”</w:t>
      </w:r>
    </w:p>
    <w:p w14:paraId="278D68A5" w14:textId="723EFE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5.361</w:t>
      </w:r>
    </w:p>
    <w:p w14:paraId="76F44F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361</w:t>
      </w:r>
    </w:p>
    <w:p w14:paraId="15A5EE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yekhāne karena nṛtya kṛṣṇa-saṅkīrtana</w:t>
      </w:r>
      <w:r w:rsidRPr="004A2847">
        <w:rPr>
          <w:rStyle w:val="BookTitle"/>
          <w:rFonts w:asciiTheme="minorHAnsi" w:hAnsiTheme="minorHAnsi" w:cstheme="minorHAnsi"/>
          <w:b w:val="0"/>
          <w:bCs w:val="0"/>
          <w:color w:val="000000"/>
          <w:sz w:val="28"/>
          <w:szCs w:val="28"/>
        </w:rPr>
        <w:br/>
        <w:t>tathāya vihvala haya kata kata jana</w:t>
      </w:r>
    </w:p>
    <w:p w14:paraId="19A916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Wherever He performed dancing and congregational glorification of Kṛṣṇa, many people became overwhelmed with ecstatic love.</w:t>
      </w:r>
    </w:p>
    <w:p w14:paraId="06D2E5CF" w14:textId="320EAD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5.362</w:t>
      </w:r>
    </w:p>
    <w:p w14:paraId="63C6ED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362</w:t>
      </w:r>
    </w:p>
    <w:p w14:paraId="619A9C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gṛhasthera śiśu kona kichui nā jāne</w:t>
      </w:r>
      <w:r w:rsidRPr="004A2847">
        <w:rPr>
          <w:rStyle w:val="BookTitle"/>
          <w:rFonts w:asciiTheme="minorHAnsi" w:hAnsiTheme="minorHAnsi" w:cstheme="minorHAnsi"/>
          <w:b w:val="0"/>
          <w:bCs w:val="0"/>
          <w:color w:val="000000"/>
          <w:sz w:val="28"/>
          <w:szCs w:val="28"/>
        </w:rPr>
        <w:br/>
        <w:t>tāhārā o mahā-mahā-vṛkṣa dhari’ ṭāne</w:t>
      </w:r>
    </w:p>
    <w:p w14:paraId="037414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the householders’ children who did not know anything uprooted large trees.</w:t>
      </w:r>
    </w:p>
    <w:p w14:paraId="174EDEEE" w14:textId="280827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5.363</w:t>
      </w:r>
    </w:p>
    <w:p w14:paraId="47CB1D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363</w:t>
      </w:r>
    </w:p>
    <w:p w14:paraId="564573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huṅkāra kariyā vṛkṣa phele upāḍiyā</w:t>
      </w:r>
      <w:r w:rsidRPr="004A2847">
        <w:rPr>
          <w:rStyle w:val="BookTitle"/>
          <w:rFonts w:asciiTheme="minorHAnsi" w:hAnsiTheme="minorHAnsi" w:cstheme="minorHAnsi"/>
          <w:b w:val="0"/>
          <w:bCs w:val="0"/>
          <w:color w:val="000000"/>
          <w:sz w:val="28"/>
          <w:szCs w:val="28"/>
        </w:rPr>
        <w:br/>
        <w:t>“muñire gopāla” bali’ veḍāya dhāiyā</w:t>
      </w:r>
    </w:p>
    <w:p w14:paraId="415DF2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roared loudly, uprooted trees, and ran around exclaiming, “I am a cowherd boy.”</w:t>
      </w:r>
    </w:p>
    <w:p w14:paraId="4C2C3572" w14:textId="174DA6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5.364</w:t>
      </w:r>
    </w:p>
    <w:p w14:paraId="570B2B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364</w:t>
      </w:r>
    </w:p>
    <w:p w14:paraId="628947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sāmarthya eka śisura śarīre</w:t>
      </w:r>
      <w:r w:rsidRPr="004A2847">
        <w:rPr>
          <w:rStyle w:val="BookTitle"/>
          <w:rFonts w:asciiTheme="minorHAnsi" w:hAnsiTheme="minorHAnsi" w:cstheme="minorHAnsi"/>
          <w:b w:val="0"/>
          <w:bCs w:val="0"/>
          <w:color w:val="000000"/>
          <w:sz w:val="28"/>
          <w:szCs w:val="28"/>
        </w:rPr>
        <w:br/>
        <w:t>śata-jane miliyā o dharite nā pāre</w:t>
      </w:r>
    </w:p>
    <w:p w14:paraId="479520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Each boy possessed such strength that even a hundred people were unable to control him.</w:t>
      </w:r>
    </w:p>
    <w:p w14:paraId="3EFE477D" w14:textId="1827B7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5.365</w:t>
      </w:r>
    </w:p>
    <w:p w14:paraId="3C0954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365</w:t>
      </w:r>
    </w:p>
    <w:p w14:paraId="4CF81D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 jaya nityānanda” bali’</w:t>
      </w:r>
      <w:r w:rsidRPr="004A2847">
        <w:rPr>
          <w:rStyle w:val="BookTitle"/>
          <w:rFonts w:asciiTheme="minorHAnsi" w:hAnsiTheme="minorHAnsi" w:cstheme="minorHAnsi"/>
          <w:b w:val="0"/>
          <w:bCs w:val="0"/>
          <w:color w:val="000000"/>
          <w:sz w:val="28"/>
          <w:szCs w:val="28"/>
        </w:rPr>
        <w:br/>
        <w:t>siṁha-nāda kare śiśu hai’ kutūhalī</w:t>
      </w:r>
    </w:p>
    <w:p w14:paraId="658B04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children would joyfully roar like lions and call out, “All glories to Śrī Kṛṣṇa Caitanya and Nityānanda!”</w:t>
      </w:r>
    </w:p>
    <w:p w14:paraId="21349CD1" w14:textId="66BCF6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5.366</w:t>
      </w:r>
    </w:p>
    <w:p w14:paraId="7A70B6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366</w:t>
      </w:r>
    </w:p>
    <w:p w14:paraId="511BC5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nityānanda—bālaka-jīvana</w:t>
      </w:r>
      <w:r w:rsidRPr="004A2847">
        <w:rPr>
          <w:rStyle w:val="BookTitle"/>
          <w:rFonts w:asciiTheme="minorHAnsi" w:hAnsiTheme="minorHAnsi" w:cstheme="minorHAnsi"/>
          <w:b w:val="0"/>
          <w:bCs w:val="0"/>
          <w:color w:val="000000"/>
          <w:sz w:val="28"/>
          <w:szCs w:val="28"/>
        </w:rPr>
        <w:br/>
        <w:t>vihvala karite lāgilena śiśu-gaṇa</w:t>
      </w:r>
    </w:p>
    <w:p w14:paraId="3162D6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the life and soul of all children, overwhelmed those children with ecstatic love.</w:t>
      </w:r>
    </w:p>
    <w:p w14:paraId="37BC18CE" w14:textId="509F73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5.367</w:t>
      </w:r>
    </w:p>
    <w:p w14:paraId="461078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367</w:t>
      </w:r>
    </w:p>
    <w:p w14:paraId="00F020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māseke o eka śiśu nā kare āhāra</w:t>
      </w:r>
      <w:r w:rsidRPr="004A2847">
        <w:rPr>
          <w:rStyle w:val="BookTitle"/>
          <w:rFonts w:asciiTheme="minorHAnsi" w:hAnsiTheme="minorHAnsi" w:cstheme="minorHAnsi"/>
          <w:b w:val="0"/>
          <w:bCs w:val="0"/>
          <w:color w:val="000000"/>
          <w:sz w:val="28"/>
          <w:szCs w:val="28"/>
        </w:rPr>
        <w:br/>
        <w:t>dekhite lokera citte lāge camatkāra</w:t>
      </w:r>
    </w:p>
    <w:p w14:paraId="172796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one month those children did not eat anything. People became struck with wonder on seeing this.</w:t>
      </w:r>
    </w:p>
    <w:p w14:paraId="64B6CC79" w14:textId="520145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5.368</w:t>
      </w:r>
    </w:p>
    <w:p w14:paraId="53CF1F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368</w:t>
      </w:r>
    </w:p>
    <w:p w14:paraId="4BFA41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hailena vihvala sakala bhakta-vṛnda</w:t>
      </w:r>
      <w:r w:rsidRPr="004A2847">
        <w:rPr>
          <w:rStyle w:val="BookTitle"/>
          <w:rFonts w:asciiTheme="minorHAnsi" w:hAnsiTheme="minorHAnsi" w:cstheme="minorHAnsi"/>
          <w:b w:val="0"/>
          <w:bCs w:val="0"/>
          <w:color w:val="000000"/>
          <w:sz w:val="28"/>
          <w:szCs w:val="28"/>
        </w:rPr>
        <w:br/>
        <w:t>sabāra rakṣaka hailena nityānanda</w:t>
      </w:r>
    </w:p>
    <w:p w14:paraId="5AAD17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became overwhelmed with ecstatic love, and Nityānanda became the children’s sole protector.</w:t>
      </w:r>
    </w:p>
    <w:p w14:paraId="3D71B484" w14:textId="6F1CA6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5.369</w:t>
      </w:r>
    </w:p>
    <w:p w14:paraId="4E270B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369</w:t>
      </w:r>
    </w:p>
    <w:p w14:paraId="4ADF45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putra-prāya kari’ prabhu sabāre dhariyā</w:t>
      </w:r>
      <w:r w:rsidRPr="004A2847">
        <w:rPr>
          <w:rStyle w:val="BookTitle"/>
          <w:rFonts w:asciiTheme="minorHAnsi" w:hAnsiTheme="minorHAnsi" w:cstheme="minorHAnsi"/>
          <w:b w:val="0"/>
          <w:bCs w:val="0"/>
          <w:color w:val="000000"/>
          <w:sz w:val="28"/>
          <w:szCs w:val="28"/>
        </w:rPr>
        <w:br/>
        <w:t>karāyena bhojana āpane hasta diyā</w:t>
      </w:r>
    </w:p>
    <w:p w14:paraId="7274EC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feed the children with His own hand as if they were His children.</w:t>
      </w:r>
    </w:p>
    <w:p w14:paraId="0AA5DEC3" w14:textId="32C298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5.370</w:t>
      </w:r>
    </w:p>
    <w:p w14:paraId="185F9A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370</w:t>
      </w:r>
    </w:p>
    <w:p w14:paraId="26B371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kāre o vā bāndhiyā rākhena nija-pāśe</w:t>
      </w:r>
      <w:r w:rsidRPr="004A2847">
        <w:rPr>
          <w:rStyle w:val="BookTitle"/>
          <w:rFonts w:asciiTheme="minorHAnsi" w:hAnsiTheme="minorHAnsi" w:cstheme="minorHAnsi"/>
          <w:b w:val="0"/>
          <w:bCs w:val="0"/>
          <w:color w:val="000000"/>
          <w:sz w:val="28"/>
          <w:szCs w:val="28"/>
        </w:rPr>
        <w:br/>
        <w:t>mārena bāndhena—tabu aṭṭa aṭṭa hāse</w:t>
      </w:r>
    </w:p>
    <w:p w14:paraId="4D07E7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sometimes bind one of them and keep him nearby. Although He beat them and bound them, they would laugh loudly.</w:t>
      </w:r>
    </w:p>
    <w:p w14:paraId="434F35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Nityānanda Prabhu indiscriminately distributed His affection to the children. Sometimes He would feed them, and sometimes He would display the pastime of tying them up to stop their mischief. Everyone was satisfied by their behavior. The children accepted Him as Baladeva and themselves as cowherd boys subordinate to personalities like Śrīdāma.</w:t>
      </w:r>
    </w:p>
    <w:p w14:paraId="50B435AD" w14:textId="113C12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5.371</w:t>
      </w:r>
    </w:p>
    <w:p w14:paraId="2C7C1F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371</w:t>
      </w:r>
    </w:p>
    <w:p w14:paraId="30E032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gadādhara-dāsera mandire</w:t>
      </w:r>
      <w:r w:rsidRPr="004A2847">
        <w:rPr>
          <w:rStyle w:val="BookTitle"/>
          <w:rFonts w:asciiTheme="minorHAnsi" w:hAnsiTheme="minorHAnsi" w:cstheme="minorHAnsi"/>
          <w:b w:val="0"/>
          <w:bCs w:val="0"/>
          <w:color w:val="000000"/>
          <w:sz w:val="28"/>
          <w:szCs w:val="28"/>
        </w:rPr>
        <w:br/>
        <w:t>āilena tāne prīti karibāra tare</w:t>
      </w:r>
    </w:p>
    <w:p w14:paraId="240B20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Nityānanda went to the house of Gadādhara dāsa to bestow mercy on him.</w:t>
      </w:r>
    </w:p>
    <w:p w14:paraId="59F41388" w14:textId="20B9B3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5.372</w:t>
      </w:r>
    </w:p>
    <w:p w14:paraId="039E21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372</w:t>
      </w:r>
    </w:p>
    <w:p w14:paraId="647ABD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gopī-bhāve gadādhara-dāsa mahāśaya</w:t>
      </w:r>
      <w:r w:rsidRPr="004A2847">
        <w:rPr>
          <w:rStyle w:val="BookTitle"/>
          <w:rFonts w:asciiTheme="minorHAnsi" w:hAnsiTheme="minorHAnsi" w:cstheme="minorHAnsi"/>
          <w:b w:val="0"/>
          <w:bCs w:val="0"/>
          <w:color w:val="000000"/>
          <w:sz w:val="28"/>
          <w:szCs w:val="28"/>
        </w:rPr>
        <w:br/>
        <w:t>haiyā āchena ati parānanda-maya</w:t>
      </w:r>
    </w:p>
    <w:p w14:paraId="53CD3A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Gadādhara dāsa Mahāśaya was fully absorbed in ecstatic love in the mood of a </w:t>
      </w:r>
      <w:r w:rsidRPr="004A2847">
        <w:rPr>
          <w:rStyle w:val="BookTitle"/>
          <w:rFonts w:asciiTheme="minorHAnsi" w:hAnsiTheme="minorHAnsi" w:cstheme="minorHAnsi"/>
          <w:b/>
          <w:bCs/>
          <w:i/>
          <w:iCs/>
          <w:color w:val="800000"/>
          <w:sz w:val="28"/>
          <w:szCs w:val="28"/>
        </w:rPr>
        <w:t>gopī</w:t>
      </w:r>
      <w:r w:rsidRPr="004A2847">
        <w:rPr>
          <w:rStyle w:val="BookTitle"/>
          <w:rFonts w:asciiTheme="minorHAnsi" w:hAnsiTheme="minorHAnsi" w:cstheme="minorHAnsi"/>
          <w:b/>
          <w:bCs/>
          <w:color w:val="800000"/>
          <w:sz w:val="28"/>
          <w:szCs w:val="28"/>
        </w:rPr>
        <w:t>.</w:t>
      </w:r>
    </w:p>
    <w:p w14:paraId="03434D02" w14:textId="6CF992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5.373</w:t>
      </w:r>
    </w:p>
    <w:p w14:paraId="47EE0A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373</w:t>
      </w:r>
    </w:p>
    <w:p w14:paraId="122193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mastake kariyā gaṅgā-jalera kalasa</w:t>
      </w:r>
      <w:r w:rsidRPr="004A2847">
        <w:rPr>
          <w:rStyle w:val="BookTitle"/>
          <w:rFonts w:asciiTheme="minorHAnsi" w:hAnsiTheme="minorHAnsi" w:cstheme="minorHAnsi"/>
          <w:b w:val="0"/>
          <w:bCs w:val="0"/>
          <w:color w:val="000000"/>
          <w:sz w:val="28"/>
          <w:szCs w:val="28"/>
        </w:rPr>
        <w:br/>
        <w:t xml:space="preserve">niravadhi </w:t>
      </w:r>
      <w:proofErr w:type="gramStart"/>
      <w:r w:rsidRPr="004A2847">
        <w:rPr>
          <w:rStyle w:val="BookTitle"/>
          <w:rFonts w:asciiTheme="minorHAnsi" w:hAnsiTheme="minorHAnsi" w:cstheme="minorHAnsi"/>
          <w:b w:val="0"/>
          <w:bCs w:val="0"/>
          <w:color w:val="000000"/>
          <w:sz w:val="28"/>
          <w:szCs w:val="28"/>
        </w:rPr>
        <w:t>ḍāke,—</w:t>
      </w:r>
      <w:proofErr w:type="gramEnd"/>
      <w:r w:rsidRPr="004A2847">
        <w:rPr>
          <w:rStyle w:val="BookTitle"/>
          <w:rFonts w:asciiTheme="minorHAnsi" w:hAnsiTheme="minorHAnsi" w:cstheme="minorHAnsi"/>
          <w:b w:val="0"/>
          <w:bCs w:val="0"/>
          <w:color w:val="000000"/>
          <w:sz w:val="28"/>
          <w:szCs w:val="28"/>
        </w:rPr>
        <w:t>“ke kinibe go-rasa?”</w:t>
      </w:r>
    </w:p>
    <w:p w14:paraId="2D17E6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held a pot of Ganges water on his head and continuously called out, “Who wants to buy milk?”</w:t>
      </w:r>
    </w:p>
    <w:p w14:paraId="08DFD191" w14:textId="1CB7E3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5.374</w:t>
      </w:r>
    </w:p>
    <w:p w14:paraId="0D775E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374</w:t>
      </w:r>
    </w:p>
    <w:p w14:paraId="376973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śrī-bāla-gopāla-mūrti tāna devālaya</w:t>
      </w:r>
      <w:r w:rsidRPr="004A2847">
        <w:rPr>
          <w:rStyle w:val="BookTitle"/>
          <w:rFonts w:asciiTheme="minorHAnsi" w:hAnsiTheme="minorHAnsi" w:cstheme="minorHAnsi"/>
          <w:b w:val="0"/>
          <w:bCs w:val="0"/>
          <w:color w:val="000000"/>
          <w:sz w:val="28"/>
          <w:szCs w:val="28"/>
        </w:rPr>
        <w:br/>
        <w:t>āchena parama-lāvaṇyera samuccaya</w:t>
      </w:r>
    </w:p>
    <w:p w14:paraId="637D48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a most enchanting Deity of Śrī Bāla-gopāla in his temple.</w:t>
      </w:r>
    </w:p>
    <w:p w14:paraId="5862A3E0" w14:textId="36949A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5.375</w:t>
      </w:r>
    </w:p>
    <w:p w14:paraId="5B35C0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375</w:t>
      </w:r>
    </w:p>
    <w:p w14:paraId="3814F6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bāla-gopālera mūrti manohara</w:t>
      </w:r>
      <w:r w:rsidRPr="004A2847">
        <w:rPr>
          <w:rStyle w:val="BookTitle"/>
          <w:rFonts w:asciiTheme="minorHAnsi" w:hAnsiTheme="minorHAnsi" w:cstheme="minorHAnsi"/>
          <w:b w:val="0"/>
          <w:bCs w:val="0"/>
          <w:color w:val="000000"/>
          <w:sz w:val="28"/>
          <w:szCs w:val="28"/>
        </w:rPr>
        <w:br/>
        <w:t>prīte nityānanda lailā vakṣera upara</w:t>
      </w:r>
    </w:p>
    <w:p w14:paraId="173525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Nityānanda saw that enchanting Deity of Bāla-gopāla, He affectionately embraced the Deity to His chest.</w:t>
      </w:r>
    </w:p>
    <w:p w14:paraId="6CEE0F5F" w14:textId="2B36A7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5.376</w:t>
      </w:r>
    </w:p>
    <w:p w14:paraId="03D0B3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376</w:t>
      </w:r>
    </w:p>
    <w:p w14:paraId="78818A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ananta-hṛdaye dekhi’ śrī-bāla-gopāla</w:t>
      </w:r>
      <w:r w:rsidRPr="004A2847">
        <w:rPr>
          <w:rStyle w:val="BookTitle"/>
          <w:rFonts w:asciiTheme="minorHAnsi" w:hAnsiTheme="minorHAnsi" w:cstheme="minorHAnsi"/>
          <w:b w:val="0"/>
          <w:bCs w:val="0"/>
          <w:color w:val="000000"/>
          <w:sz w:val="28"/>
          <w:szCs w:val="28"/>
        </w:rPr>
        <w:br/>
        <w:t>sarva-gaṇe hari-dhvani karena viśāla</w:t>
      </w:r>
    </w:p>
    <w:p w14:paraId="1CB52C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everyone saw Śrī Bāla-gopāla on the chest of Ananta, they began to loudly chant the name of Hari.</w:t>
      </w:r>
    </w:p>
    <w:p w14:paraId="6D8AB633" w14:textId="30D77A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5.377</w:t>
      </w:r>
    </w:p>
    <w:p w14:paraId="7D7CC4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377</w:t>
      </w:r>
    </w:p>
    <w:p w14:paraId="3694EE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huṅkāra kariyā nityānanda-malla-rāya</w:t>
      </w:r>
      <w:r w:rsidRPr="004A2847">
        <w:rPr>
          <w:rStyle w:val="BookTitle"/>
          <w:rFonts w:asciiTheme="minorHAnsi" w:hAnsiTheme="minorHAnsi" w:cstheme="minorHAnsi"/>
          <w:b w:val="0"/>
          <w:bCs w:val="0"/>
          <w:color w:val="000000"/>
          <w:sz w:val="28"/>
          <w:szCs w:val="28"/>
        </w:rPr>
        <w:br/>
        <w:t>karite lāgilā nṛtya gopāla-līlāya</w:t>
      </w:r>
    </w:p>
    <w:p w14:paraId="0A856B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great wrestler Nityānanda roared loudly and began to dance in the mood of a cowherd boy.</w:t>
      </w:r>
    </w:p>
    <w:p w14:paraId="3B7C4A61" w14:textId="7D7B24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5.378</w:t>
      </w:r>
    </w:p>
    <w:p w14:paraId="2A3E47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378</w:t>
      </w:r>
    </w:p>
    <w:p w14:paraId="324E9D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dāna-khaṇḍa gāyena mādhavānanda ghoṣa</w:t>
      </w:r>
      <w:r w:rsidRPr="004A2847">
        <w:rPr>
          <w:rStyle w:val="BookTitle"/>
          <w:rFonts w:asciiTheme="minorHAnsi" w:hAnsiTheme="minorHAnsi" w:cstheme="minorHAnsi"/>
          <w:b w:val="0"/>
          <w:bCs w:val="0"/>
          <w:color w:val="000000"/>
          <w:sz w:val="28"/>
          <w:szCs w:val="28"/>
        </w:rPr>
        <w:br/>
        <w:t>śuni’ avadhūta-siṁha parama santoṣa</w:t>
      </w:r>
    </w:p>
    <w:p w14:paraId="0CFE9D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Then Mādhavānanda Ghoṣa sang about the </w:t>
      </w:r>
      <w:r w:rsidRPr="004A2847">
        <w:rPr>
          <w:rStyle w:val="BookTitle"/>
          <w:rFonts w:asciiTheme="minorHAnsi" w:hAnsiTheme="minorHAnsi" w:cstheme="minorHAnsi"/>
          <w:b/>
          <w:bCs/>
          <w:i/>
          <w:iCs/>
          <w:color w:val="800000"/>
          <w:sz w:val="28"/>
          <w:szCs w:val="28"/>
        </w:rPr>
        <w:t>dāna-līlā</w:t>
      </w:r>
      <w:r w:rsidRPr="004A2847">
        <w:rPr>
          <w:rStyle w:val="BookTitle"/>
          <w:rFonts w:asciiTheme="minorHAnsi" w:hAnsiTheme="minorHAnsi" w:cstheme="minorHAnsi"/>
          <w:b/>
          <w:bCs/>
          <w:color w:val="800000"/>
          <w:sz w:val="28"/>
          <w:szCs w:val="28"/>
        </w:rPr>
        <w:t>, and the lionlike Avadhūta became greatly satisfied.</w:t>
      </w:r>
    </w:p>
    <w:p w14:paraId="1EFADBE3"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dāna-khaṇḍa-gāna </w:t>
      </w:r>
      <w:r w:rsidRPr="004A2847">
        <w:rPr>
          <w:rStyle w:val="BookTitle"/>
          <w:rFonts w:asciiTheme="minorHAnsi" w:hAnsiTheme="minorHAnsi" w:cstheme="minorHAnsi"/>
          <w:b w:val="0"/>
          <w:bCs w:val="0"/>
          <w:color w:val="000000"/>
          <w:sz w:val="28"/>
          <w:szCs w:val="28"/>
        </w:rPr>
        <w:t xml:space="preserve">refers to a song describing Kṛṣṇa’s </w:t>
      </w:r>
      <w:r w:rsidRPr="004A2847">
        <w:rPr>
          <w:rStyle w:val="BookTitle"/>
          <w:rFonts w:asciiTheme="minorHAnsi" w:hAnsiTheme="minorHAnsi" w:cstheme="minorHAnsi"/>
          <w:b w:val="0"/>
          <w:bCs w:val="0"/>
          <w:i/>
          <w:iCs/>
          <w:color w:val="000000"/>
          <w:sz w:val="28"/>
          <w:szCs w:val="28"/>
        </w:rPr>
        <w:t>dāna-līlā</w:t>
      </w:r>
      <w:r w:rsidRPr="004A2847">
        <w:rPr>
          <w:rStyle w:val="BookTitle"/>
          <w:rFonts w:asciiTheme="minorHAnsi" w:hAnsiTheme="minorHAnsi" w:cstheme="minorHAnsi"/>
          <w:b w:val="0"/>
          <w:bCs w:val="0"/>
          <w:color w:val="000000"/>
          <w:sz w:val="28"/>
          <w:szCs w:val="28"/>
        </w:rPr>
        <w:t>, or pastime of charging tax, which is elaborately described in [Rūpa Gosvāmīs]</w:t>
      </w:r>
      <w:r w:rsidRPr="004A2847">
        <w:rPr>
          <w:rStyle w:val="BookTitle"/>
          <w:rFonts w:asciiTheme="minorHAnsi" w:hAnsiTheme="minorHAnsi" w:cstheme="minorHAnsi"/>
          <w:b w:val="0"/>
          <w:bCs w:val="0"/>
          <w:i/>
          <w:iCs/>
          <w:color w:val="000000"/>
          <w:sz w:val="28"/>
          <w:szCs w:val="28"/>
        </w:rPr>
        <w:t xml:space="preserve"> Dāna-keli-kaumudī.</w:t>
      </w:r>
    </w:p>
    <w:p w14:paraId="18D25A93" w14:textId="480E60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5.379</w:t>
      </w:r>
    </w:p>
    <w:p w14:paraId="58E97B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379</w:t>
      </w:r>
    </w:p>
    <w:p w14:paraId="102D8C74" w14:textId="52B26E6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bhāgyavanta mādhavera hena ka</w:t>
      </w:r>
      <w:ins w:id="215" w:author="your servant" w:date="2020-05-20T12:26:00Z">
        <w:r w:rsidR="00966588">
          <w:rPr>
            <w:rStyle w:val="BookTitle"/>
            <w:rFonts w:asciiTheme="minorHAnsi" w:hAnsiTheme="minorHAnsi" w:cstheme="minorHAnsi"/>
            <w:b w:val="0"/>
            <w:bCs w:val="0"/>
            <w:color w:val="000000"/>
            <w:sz w:val="28"/>
            <w:szCs w:val="28"/>
          </w:rPr>
          <w:t>ṇ</w:t>
        </w:r>
      </w:ins>
      <w:del w:id="216" w:author="your servant" w:date="2020-05-20T12:26:00Z">
        <w:r w:rsidRPr="004A2847" w:rsidDel="00966588">
          <w:rPr>
            <w:rStyle w:val="BookTitle"/>
            <w:rFonts w:asciiTheme="minorHAnsi" w:hAnsiTheme="minorHAnsi" w:cstheme="minorHAnsi"/>
            <w:b w:val="0"/>
            <w:bCs w:val="0"/>
            <w:color w:val="000000"/>
            <w:sz w:val="28"/>
            <w:szCs w:val="28"/>
          </w:rPr>
          <w:delText>n</w:delText>
        </w:r>
      </w:del>
      <w:r w:rsidRPr="004A2847">
        <w:rPr>
          <w:rStyle w:val="BookTitle"/>
          <w:rFonts w:asciiTheme="minorHAnsi" w:hAnsiTheme="minorHAnsi" w:cstheme="minorHAnsi"/>
          <w:b w:val="0"/>
          <w:bCs w:val="0"/>
          <w:color w:val="000000"/>
          <w:sz w:val="28"/>
          <w:szCs w:val="28"/>
        </w:rPr>
        <w:t>ṭha-dhvani</w:t>
      </w:r>
      <w:r w:rsidRPr="004A2847">
        <w:rPr>
          <w:rStyle w:val="BookTitle"/>
          <w:rFonts w:asciiTheme="minorHAnsi" w:hAnsiTheme="minorHAnsi" w:cstheme="minorHAnsi"/>
          <w:b w:val="0"/>
          <w:bCs w:val="0"/>
          <w:color w:val="000000"/>
          <w:sz w:val="28"/>
          <w:szCs w:val="28"/>
        </w:rPr>
        <w:br/>
        <w:t>śunite āviṣṭa haya avadhūta-maṇi</w:t>
      </w:r>
    </w:p>
    <w:p w14:paraId="3E71FB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voice of the fortunate Mādhava was so sweet that the crest jewel of </w:t>
      </w:r>
      <w:r w:rsidRPr="004A2847">
        <w:rPr>
          <w:rStyle w:val="BookTitle"/>
          <w:rFonts w:asciiTheme="minorHAnsi" w:hAnsiTheme="minorHAnsi" w:cstheme="minorHAnsi"/>
          <w:b/>
          <w:bCs/>
          <w:i/>
          <w:iCs/>
          <w:color w:val="800000"/>
          <w:sz w:val="28"/>
          <w:szCs w:val="28"/>
        </w:rPr>
        <w:t>avadhūtas</w:t>
      </w:r>
      <w:r w:rsidRPr="004A2847">
        <w:rPr>
          <w:rStyle w:val="BookTitle"/>
          <w:rFonts w:asciiTheme="minorHAnsi" w:hAnsiTheme="minorHAnsi" w:cstheme="minorHAnsi"/>
          <w:b/>
          <w:bCs/>
          <w:color w:val="800000"/>
          <w:sz w:val="28"/>
          <w:szCs w:val="28"/>
        </w:rPr>
        <w:t xml:space="preserve"> became absorbed in ecstasy.</w:t>
      </w:r>
    </w:p>
    <w:p w14:paraId="35C79B21" w14:textId="4A6CE0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5.380</w:t>
      </w:r>
    </w:p>
    <w:p w14:paraId="459717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380</w:t>
      </w:r>
    </w:p>
    <w:p w14:paraId="50716E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ei-rūpa līlā tāna nija-prema-raṅge</w:t>
      </w:r>
      <w:r w:rsidRPr="004A2847">
        <w:rPr>
          <w:rStyle w:val="BookTitle"/>
          <w:rFonts w:asciiTheme="minorHAnsi" w:hAnsiTheme="minorHAnsi" w:cstheme="minorHAnsi"/>
          <w:b w:val="0"/>
          <w:bCs w:val="0"/>
          <w:color w:val="000000"/>
          <w:sz w:val="28"/>
          <w:szCs w:val="28"/>
        </w:rPr>
        <w:br/>
        <w:t>sukṛti śrī-gadādhara dāsa kari’ saṅge</w:t>
      </w:r>
    </w:p>
    <w:p w14:paraId="2A9F58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happiness of His own ecstatic love, Nityānanda enjoyed such pastimes with the fortunate Śrī Gadādhara dāsa.</w:t>
      </w:r>
    </w:p>
    <w:p w14:paraId="3E00E906" w14:textId="7DBACE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5.381</w:t>
      </w:r>
    </w:p>
    <w:p w14:paraId="43F854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381</w:t>
      </w:r>
    </w:p>
    <w:p w14:paraId="28DE3E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gopī-bhāve bāhya nāhi gadādhara dāse</w:t>
      </w:r>
      <w:r w:rsidRPr="004A2847">
        <w:rPr>
          <w:rStyle w:val="BookTitle"/>
          <w:rFonts w:asciiTheme="minorHAnsi" w:hAnsiTheme="minorHAnsi" w:cstheme="minorHAnsi"/>
          <w:b w:val="0"/>
          <w:bCs w:val="0"/>
          <w:color w:val="000000"/>
          <w:sz w:val="28"/>
          <w:szCs w:val="28"/>
        </w:rPr>
        <w:br/>
        <w:t>niravadhi āpanāke ’gopī hena vāse</w:t>
      </w:r>
    </w:p>
    <w:p w14:paraId="7108A0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Gadādhara dāsa had no external consciousness, for he was absorbed in the mood of a </w:t>
      </w:r>
      <w:r w:rsidRPr="004A2847">
        <w:rPr>
          <w:rStyle w:val="BookTitle"/>
          <w:rFonts w:asciiTheme="minorHAnsi" w:hAnsiTheme="minorHAnsi" w:cstheme="minorHAnsi"/>
          <w:b/>
          <w:bCs/>
          <w:i/>
          <w:iCs/>
          <w:color w:val="800000"/>
          <w:sz w:val="28"/>
          <w:szCs w:val="28"/>
        </w:rPr>
        <w:t>gopī</w:t>
      </w:r>
      <w:r w:rsidRPr="004A2847">
        <w:rPr>
          <w:rStyle w:val="BookTitle"/>
          <w:rFonts w:asciiTheme="minorHAnsi" w:hAnsiTheme="minorHAnsi" w:cstheme="minorHAnsi"/>
          <w:b/>
          <w:bCs/>
          <w:color w:val="800000"/>
          <w:sz w:val="28"/>
          <w:szCs w:val="28"/>
        </w:rPr>
        <w:t xml:space="preserve"> and always considered himself to be a </w:t>
      </w:r>
      <w:r w:rsidRPr="004A2847">
        <w:rPr>
          <w:rStyle w:val="BookTitle"/>
          <w:rFonts w:asciiTheme="minorHAnsi" w:hAnsiTheme="minorHAnsi" w:cstheme="minorHAnsi"/>
          <w:b/>
          <w:bCs/>
          <w:i/>
          <w:iCs/>
          <w:color w:val="800000"/>
          <w:sz w:val="28"/>
          <w:szCs w:val="28"/>
        </w:rPr>
        <w:t>gopī</w:t>
      </w:r>
      <w:r w:rsidRPr="004A2847">
        <w:rPr>
          <w:rStyle w:val="BookTitle"/>
          <w:rFonts w:asciiTheme="minorHAnsi" w:hAnsiTheme="minorHAnsi" w:cstheme="minorHAnsi"/>
          <w:b/>
          <w:bCs/>
          <w:color w:val="800000"/>
          <w:sz w:val="28"/>
          <w:szCs w:val="28"/>
        </w:rPr>
        <w:t>.</w:t>
      </w:r>
    </w:p>
    <w:p w14:paraId="72FAC1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Gadādhara dāsa always remained absorbed in his constitutional position and </w:t>
      </w:r>
      <w:r w:rsidRPr="004A2847">
        <w:rPr>
          <w:rStyle w:val="BookTitle"/>
          <w:rFonts w:asciiTheme="minorHAnsi" w:hAnsiTheme="minorHAnsi" w:cstheme="minorHAnsi"/>
          <w:b w:val="0"/>
          <w:bCs w:val="0"/>
          <w:color w:val="000000"/>
          <w:sz w:val="28"/>
          <w:szCs w:val="28"/>
        </w:rPr>
        <w:lastRenderedPageBreak/>
        <w:t xml:space="preserve">did not externally accept the dress of a </w:t>
      </w:r>
      <w:r w:rsidRPr="004A2847">
        <w:rPr>
          <w:rStyle w:val="BookTitle"/>
          <w:rFonts w:asciiTheme="minorHAnsi" w:hAnsiTheme="minorHAnsi" w:cstheme="minorHAnsi"/>
          <w:b w:val="0"/>
          <w:bCs w:val="0"/>
          <w:i/>
          <w:iCs/>
          <w:color w:val="000000"/>
          <w:sz w:val="28"/>
          <w:szCs w:val="28"/>
        </w:rPr>
        <w:t>sakhī</w:t>
      </w:r>
      <w:r w:rsidRPr="004A2847">
        <w:rPr>
          <w:rStyle w:val="BookTitle"/>
          <w:rFonts w:asciiTheme="minorHAnsi" w:hAnsiTheme="minorHAnsi" w:cstheme="minorHAnsi"/>
          <w:b w:val="0"/>
          <w:bCs w:val="0"/>
          <w:color w:val="000000"/>
          <w:sz w:val="28"/>
          <w:szCs w:val="28"/>
        </w:rPr>
        <w:t xml:space="preserve">. He certainly was always absorbed in the mood of a </w:t>
      </w:r>
      <w:r w:rsidRPr="004A2847">
        <w:rPr>
          <w:rStyle w:val="BookTitle"/>
          <w:rFonts w:asciiTheme="minorHAnsi" w:hAnsiTheme="minorHAnsi" w:cstheme="minorHAnsi"/>
          <w:b w:val="0"/>
          <w:bCs w:val="0"/>
          <w:i/>
          <w:iCs/>
          <w:color w:val="000000"/>
          <w:sz w:val="28"/>
          <w:szCs w:val="28"/>
        </w:rPr>
        <w:t>gopī</w:t>
      </w:r>
      <w:r w:rsidRPr="004A2847">
        <w:rPr>
          <w:rStyle w:val="BookTitle"/>
          <w:rFonts w:asciiTheme="minorHAnsi" w:hAnsiTheme="minorHAnsi" w:cstheme="minorHAnsi"/>
          <w:b w:val="0"/>
          <w:bCs w:val="0"/>
          <w:color w:val="000000"/>
          <w:sz w:val="28"/>
          <w:szCs w:val="28"/>
        </w:rPr>
        <w:t xml:space="preserve">, but he did not display duplicity by wearing a </w:t>
      </w:r>
      <w:r w:rsidRPr="004A2847">
        <w:rPr>
          <w:rStyle w:val="BookTitle"/>
          <w:rFonts w:asciiTheme="minorHAnsi" w:hAnsiTheme="minorHAnsi" w:cstheme="minorHAnsi"/>
          <w:b w:val="0"/>
          <w:bCs w:val="0"/>
          <w:i/>
          <w:iCs/>
          <w:color w:val="000000"/>
          <w:sz w:val="28"/>
          <w:szCs w:val="28"/>
        </w:rPr>
        <w:t>gopīs</w:t>
      </w:r>
      <w:r w:rsidRPr="004A2847">
        <w:rPr>
          <w:rStyle w:val="BookTitle"/>
          <w:rFonts w:asciiTheme="minorHAnsi" w:hAnsiTheme="minorHAnsi" w:cstheme="minorHAnsi"/>
          <w:b w:val="0"/>
          <w:bCs w:val="0"/>
          <w:color w:val="000000"/>
          <w:sz w:val="28"/>
          <w:szCs w:val="28"/>
        </w:rPr>
        <w:t xml:space="preserve"> dress.</w:t>
      </w:r>
    </w:p>
    <w:p w14:paraId="18CEEA86" w14:textId="11F9AF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5.382</w:t>
      </w:r>
    </w:p>
    <w:p w14:paraId="5507D5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382</w:t>
      </w:r>
    </w:p>
    <w:p w14:paraId="289DDE4A" w14:textId="2241A24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dāna-khaṇḍa-līlā</w:t>
      </w:r>
      <w:ins w:id="217" w:author="your servant" w:date="2020-05-20T12:26:00Z">
        <w:r w:rsidR="00966588">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 nityānanda-rāya</w:t>
      </w:r>
      <w:r w:rsidRPr="004A2847">
        <w:rPr>
          <w:rStyle w:val="BookTitle"/>
          <w:rFonts w:asciiTheme="minorHAnsi" w:hAnsiTheme="minorHAnsi" w:cstheme="minorHAnsi"/>
          <w:b w:val="0"/>
          <w:bCs w:val="0"/>
          <w:color w:val="000000"/>
          <w:sz w:val="28"/>
          <w:szCs w:val="28"/>
        </w:rPr>
        <w:br/>
        <w:t>ye nṛtya karena, tāhā varṇana nā yāya</w:t>
      </w:r>
    </w:p>
    <w:p w14:paraId="4B6581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Lord Nityānanda heard topics of the </w:t>
      </w:r>
      <w:r w:rsidRPr="004A2847">
        <w:rPr>
          <w:rStyle w:val="BookTitle"/>
          <w:rFonts w:asciiTheme="minorHAnsi" w:hAnsiTheme="minorHAnsi" w:cstheme="minorHAnsi"/>
          <w:b/>
          <w:bCs/>
          <w:i/>
          <w:iCs/>
          <w:color w:val="800000"/>
          <w:sz w:val="28"/>
          <w:szCs w:val="28"/>
        </w:rPr>
        <w:t>dāna-līlā</w:t>
      </w:r>
      <w:r w:rsidRPr="004A2847">
        <w:rPr>
          <w:rStyle w:val="BookTitle"/>
          <w:rFonts w:asciiTheme="minorHAnsi" w:hAnsiTheme="minorHAnsi" w:cstheme="minorHAnsi"/>
          <w:b/>
          <w:bCs/>
          <w:color w:val="800000"/>
          <w:sz w:val="28"/>
          <w:szCs w:val="28"/>
        </w:rPr>
        <w:t>, He danced in a way that is beyond description.</w:t>
      </w:r>
    </w:p>
    <w:p w14:paraId="1023AD9C" w14:textId="562128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5.383</w:t>
      </w:r>
    </w:p>
    <w:p w14:paraId="43C800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w:t>
      </w:r>
    </w:p>
    <w:p w14:paraId="6ABBBB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prema-bhakti-vikārera yata āche nāma</w:t>
      </w:r>
      <w:r w:rsidRPr="004A2847">
        <w:rPr>
          <w:rStyle w:val="BookTitle"/>
          <w:rFonts w:asciiTheme="minorHAnsi" w:hAnsiTheme="minorHAnsi" w:cstheme="minorHAnsi"/>
          <w:b w:val="0"/>
          <w:bCs w:val="0"/>
          <w:color w:val="000000"/>
          <w:sz w:val="28"/>
          <w:szCs w:val="28"/>
        </w:rPr>
        <w:br/>
        <w:t>saba prakāśiyā nṛtya kare anupāma</w:t>
      </w:r>
    </w:p>
    <w:p w14:paraId="3F19DD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displayed all the transformations of ecstatic love as He danced incomparably.</w:t>
      </w:r>
    </w:p>
    <w:p w14:paraId="5E6420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There are eight types of </w:t>
      </w:r>
      <w:r w:rsidRPr="004A2847">
        <w:rPr>
          <w:rStyle w:val="BookTitle"/>
          <w:rFonts w:asciiTheme="minorHAnsi" w:hAnsiTheme="minorHAnsi" w:cstheme="minorHAnsi"/>
          <w:b w:val="0"/>
          <w:bCs w:val="0"/>
          <w:i/>
          <w:iCs/>
          <w:color w:val="000000"/>
          <w:sz w:val="28"/>
          <w:szCs w:val="28"/>
        </w:rPr>
        <w:t>sāttvika-bhāvas,</w:t>
      </w:r>
      <w:r w:rsidRPr="004A2847">
        <w:rPr>
          <w:rStyle w:val="BookTitle"/>
          <w:rFonts w:asciiTheme="minorHAnsi" w:hAnsiTheme="minorHAnsi" w:cstheme="minorHAnsi"/>
          <w:b w:val="0"/>
          <w:bCs w:val="0"/>
          <w:color w:val="000000"/>
          <w:sz w:val="28"/>
          <w:szCs w:val="28"/>
        </w:rPr>
        <w:t xml:space="preserve"> or transcendental symptoms, and thirty-three kinds of </w:t>
      </w:r>
      <w:r w:rsidRPr="004A2847">
        <w:rPr>
          <w:rStyle w:val="BookTitle"/>
          <w:rFonts w:asciiTheme="minorHAnsi" w:hAnsiTheme="minorHAnsi" w:cstheme="minorHAnsi"/>
          <w:b w:val="0"/>
          <w:bCs w:val="0"/>
          <w:i/>
          <w:iCs/>
          <w:color w:val="000000"/>
          <w:sz w:val="28"/>
          <w:szCs w:val="28"/>
        </w:rPr>
        <w:t>sañcāri-bhāvas</w:t>
      </w:r>
      <w:r w:rsidRPr="004A2847">
        <w:rPr>
          <w:rStyle w:val="BookTitle"/>
          <w:rFonts w:asciiTheme="minorHAnsi" w:hAnsiTheme="minorHAnsi" w:cstheme="minorHAnsi"/>
          <w:b w:val="0"/>
          <w:bCs w:val="0"/>
          <w:color w:val="000000"/>
          <w:sz w:val="28"/>
          <w:szCs w:val="28"/>
        </w:rPr>
        <w:t>, or continuously existing ecstatic symptoms.</w:t>
      </w:r>
    </w:p>
    <w:p w14:paraId="424CE472" w14:textId="65C7F7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5.384</w:t>
      </w:r>
    </w:p>
    <w:p w14:paraId="1AE4CB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384</w:t>
      </w:r>
    </w:p>
    <w:p w14:paraId="565CB8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vidyutera prāya nṛtya gatira bhaṅgi</w:t>
      </w:r>
      <w:r w:rsidRPr="004A2847">
        <w:rPr>
          <w:rStyle w:val="BookTitle"/>
          <w:rFonts w:asciiTheme="minorHAnsi" w:hAnsiTheme="minorHAnsi" w:cstheme="minorHAnsi"/>
          <w:b w:val="0"/>
          <w:bCs w:val="0"/>
          <w:color w:val="000000"/>
          <w:sz w:val="28"/>
          <w:szCs w:val="28"/>
        </w:rPr>
        <w:br/>
        <w:t>mākibā se adbhuta bhuja-cālana-mahimā</w:t>
      </w:r>
    </w:p>
    <w:p w14:paraId="3E12ED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danced, the movement of His bodily limbs appeared like lightning. How wonderful was the movement of His arms!</w:t>
      </w:r>
    </w:p>
    <w:p w14:paraId="7740F9F8" w14:textId="50A6DE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5.385</w:t>
      </w:r>
    </w:p>
    <w:p w14:paraId="12C290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385</w:t>
      </w:r>
    </w:p>
    <w:p w14:paraId="4D40F0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vā se nayana-bhaṅgī, ki sundara hāsa</w:t>
      </w:r>
      <w:r w:rsidRPr="004A2847">
        <w:rPr>
          <w:rStyle w:val="BookTitle"/>
          <w:rFonts w:asciiTheme="minorHAnsi" w:hAnsiTheme="minorHAnsi" w:cstheme="minorHAnsi"/>
          <w:b w:val="0"/>
          <w:bCs w:val="0"/>
          <w:color w:val="000000"/>
          <w:sz w:val="28"/>
          <w:szCs w:val="28"/>
        </w:rPr>
        <w:br/>
        <w:t>kibā se adbhuta śira-kampana-vilāsa</w:t>
      </w:r>
    </w:p>
    <w:p w14:paraId="4F69B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wonderful was the movement of His eyes, how beautiful was His smile, and how wonderful was the swaying of His head!</w:t>
      </w:r>
    </w:p>
    <w:p w14:paraId="2621E15C" w14:textId="0B4683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5.386</w:t>
      </w:r>
    </w:p>
    <w:p w14:paraId="7CCF40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386</w:t>
      </w:r>
    </w:p>
    <w:p w14:paraId="35E153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ekatra kariyā dui caraṇa sundara</w:t>
      </w:r>
      <w:r w:rsidRPr="004A2847">
        <w:rPr>
          <w:rStyle w:val="BookTitle"/>
          <w:rFonts w:asciiTheme="minorHAnsi" w:hAnsiTheme="minorHAnsi" w:cstheme="minorHAnsi"/>
          <w:b w:val="0"/>
          <w:bCs w:val="0"/>
          <w:color w:val="000000"/>
          <w:sz w:val="28"/>
          <w:szCs w:val="28"/>
        </w:rPr>
        <w:br/>
        <w:t>kibā yoḍe yoḍe lampha dena manohara</w:t>
      </w:r>
    </w:p>
    <w:p w14:paraId="2042F9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wonderfully He jumped about, keeping His two beautiful feet together!</w:t>
      </w:r>
    </w:p>
    <w:p w14:paraId="44608E33" w14:textId="1202B7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5.387</w:t>
      </w:r>
    </w:p>
    <w:p w14:paraId="473C09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387</w:t>
      </w:r>
    </w:p>
    <w:p w14:paraId="654DFE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ye-dike cāhena nityānanda prema-rase</w:t>
      </w:r>
      <w:r w:rsidRPr="004A2847">
        <w:rPr>
          <w:rStyle w:val="BookTitle"/>
          <w:rFonts w:asciiTheme="minorHAnsi" w:hAnsiTheme="minorHAnsi" w:cstheme="minorHAnsi"/>
          <w:b w:val="0"/>
          <w:bCs w:val="0"/>
          <w:color w:val="000000"/>
          <w:sz w:val="28"/>
          <w:szCs w:val="28"/>
        </w:rPr>
        <w:br/>
        <w:t>sei-dike strī-puruṣe kṛṣṇa-rase bhāse</w:t>
      </w:r>
    </w:p>
    <w:p w14:paraId="7C1D34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men and women in whatever direction Nityānanda cast His love-filled glance all floated in the mellows of love for Kṛṣṇa.</w:t>
      </w:r>
    </w:p>
    <w:p w14:paraId="076894A6" w14:textId="56FA1C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5.388</w:t>
      </w:r>
    </w:p>
    <w:p w14:paraId="521B4B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388</w:t>
      </w:r>
    </w:p>
    <w:p w14:paraId="7C207B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karena kṛpā-dṛṣṭi atiśaya</w:t>
      </w:r>
      <w:r w:rsidRPr="004A2847">
        <w:rPr>
          <w:rStyle w:val="BookTitle"/>
          <w:rFonts w:asciiTheme="minorHAnsi" w:hAnsiTheme="minorHAnsi" w:cstheme="minorHAnsi"/>
          <w:b w:val="0"/>
          <w:bCs w:val="0"/>
          <w:color w:val="000000"/>
          <w:sz w:val="28"/>
          <w:szCs w:val="28"/>
        </w:rPr>
        <w:br/>
        <w:t>parānande deha-smṛti kāra nā thākaya</w:t>
      </w:r>
    </w:p>
    <w:p w14:paraId="051DA3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glance was filled with such mercy that everyone forgot their own bodies in ecstasy.</w:t>
      </w:r>
    </w:p>
    <w:p w14:paraId="5D0D9084" w14:textId="26B0CD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5.389</w:t>
      </w:r>
    </w:p>
    <w:p w14:paraId="6C6DFA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389</w:t>
      </w:r>
    </w:p>
    <w:p w14:paraId="523D9A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bhakti vāñchena yogīndrādi-muni-gaṇe</w:t>
      </w:r>
      <w:r w:rsidRPr="004A2847">
        <w:rPr>
          <w:rStyle w:val="BookTitle"/>
          <w:rFonts w:asciiTheme="minorHAnsi" w:hAnsiTheme="minorHAnsi" w:cstheme="minorHAnsi"/>
          <w:b w:val="0"/>
          <w:bCs w:val="0"/>
          <w:color w:val="000000"/>
          <w:sz w:val="28"/>
          <w:szCs w:val="28"/>
        </w:rPr>
        <w:br/>
        <w:t>nityānanda-prasāde se bhuñje ye-te-jane</w:t>
      </w:r>
    </w:p>
    <w:p w14:paraId="2067511C" w14:textId="2E8D60C2"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Nityānanda’s mercy, anyone and everyone relished the devotion that the best of the </w:t>
      </w:r>
      <w:r w:rsidRPr="00966588">
        <w:rPr>
          <w:rStyle w:val="BookTitle"/>
          <w:rFonts w:asciiTheme="minorHAnsi" w:hAnsiTheme="minorHAnsi" w:cstheme="minorHAnsi"/>
          <w:b/>
          <w:bCs/>
          <w:i/>
          <w:iCs/>
          <w:color w:val="800000"/>
          <w:sz w:val="28"/>
          <w:szCs w:val="28"/>
          <w:rPrChange w:id="218" w:author="your servant" w:date="2020-05-20T12:28:00Z">
            <w:rPr>
              <w:rStyle w:val="BookTitle"/>
              <w:rFonts w:asciiTheme="minorHAnsi" w:hAnsiTheme="minorHAnsi" w:cstheme="minorHAnsi"/>
              <w:b/>
              <w:bCs/>
              <w:color w:val="800000"/>
              <w:sz w:val="28"/>
              <w:szCs w:val="28"/>
            </w:rPr>
          </w:rPrChange>
        </w:rPr>
        <w:t>yog</w:t>
      </w:r>
      <w:ins w:id="219" w:author="your servant" w:date="2020-05-20T12:28:00Z">
        <w:r w:rsidR="00966588" w:rsidRPr="00966588">
          <w:rPr>
            <w:rStyle w:val="BookTitle"/>
            <w:rFonts w:asciiTheme="minorHAnsi" w:hAnsiTheme="minorHAnsi" w:cstheme="minorHAnsi"/>
            <w:b/>
            <w:bCs/>
            <w:i/>
            <w:iCs/>
            <w:color w:val="800000"/>
            <w:sz w:val="28"/>
            <w:szCs w:val="28"/>
            <w:rPrChange w:id="220" w:author="your servant" w:date="2020-05-20T12:28:00Z">
              <w:rPr>
                <w:rStyle w:val="BookTitle"/>
                <w:rFonts w:asciiTheme="minorHAnsi" w:hAnsiTheme="minorHAnsi" w:cstheme="minorHAnsi"/>
                <w:b/>
                <w:bCs/>
                <w:color w:val="800000"/>
                <w:sz w:val="28"/>
                <w:szCs w:val="28"/>
              </w:rPr>
            </w:rPrChange>
          </w:rPr>
          <w:t>ī</w:t>
        </w:r>
      </w:ins>
      <w:r w:rsidRPr="00966588">
        <w:rPr>
          <w:rStyle w:val="BookTitle"/>
          <w:rFonts w:asciiTheme="minorHAnsi" w:hAnsiTheme="minorHAnsi" w:cstheme="minorHAnsi"/>
          <w:b/>
          <w:bCs/>
          <w:i/>
          <w:iCs/>
          <w:color w:val="800000"/>
          <w:sz w:val="28"/>
          <w:szCs w:val="28"/>
          <w:rPrChange w:id="221" w:author="your servant" w:date="2020-05-20T12:28: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 xml:space="preserve"> and </w:t>
      </w:r>
      <w:proofErr w:type="gramStart"/>
      <w:r w:rsidRPr="004A2847">
        <w:rPr>
          <w:rStyle w:val="BookTitle"/>
          <w:rFonts w:asciiTheme="minorHAnsi" w:hAnsiTheme="minorHAnsi" w:cstheme="minorHAnsi"/>
          <w:b/>
          <w:bCs/>
          <w:color w:val="800000"/>
          <w:sz w:val="28"/>
          <w:szCs w:val="28"/>
        </w:rPr>
        <w:t>sages</w:t>
      </w:r>
      <w:proofErr w:type="gramEnd"/>
      <w:r w:rsidRPr="004A2847">
        <w:rPr>
          <w:rStyle w:val="BookTitle"/>
          <w:rFonts w:asciiTheme="minorHAnsi" w:hAnsiTheme="minorHAnsi" w:cstheme="minorHAnsi"/>
          <w:b/>
          <w:bCs/>
          <w:color w:val="800000"/>
          <w:sz w:val="28"/>
          <w:szCs w:val="28"/>
        </w:rPr>
        <w:t xml:space="preserve"> desire.</w:t>
      </w:r>
    </w:p>
    <w:p w14:paraId="369F54F9" w14:textId="46A154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5.390</w:t>
      </w:r>
    </w:p>
    <w:p w14:paraId="198B97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390</w:t>
      </w:r>
    </w:p>
    <w:p w14:paraId="1B51D1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hasti-sama jana nā khāile tina dina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calite nā pāre, deha haya ati kṣīṇa</w:t>
      </w:r>
    </w:p>
    <w:p w14:paraId="2CEB3F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 person as strong as an elephant does not eat for three days, he will not be able to walk and his body will become weak.</w:t>
      </w:r>
    </w:p>
    <w:p w14:paraId="57E1A6A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a human being as strong as an elephant fasts for three days, he loses the ability to walk and his body becomes weak.</w:t>
      </w:r>
    </w:p>
    <w:p w14:paraId="06C37ACA" w14:textId="1054E5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5.391</w:t>
      </w:r>
    </w:p>
    <w:p w14:paraId="144A3F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391</w:t>
      </w:r>
    </w:p>
    <w:p w14:paraId="7F691F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eka-māsa eka śiśu nā kare āhāra</w:t>
      </w:r>
      <w:r w:rsidRPr="004A2847">
        <w:rPr>
          <w:rStyle w:val="BookTitle"/>
          <w:rFonts w:asciiTheme="minorHAnsi" w:hAnsiTheme="minorHAnsi" w:cstheme="minorHAnsi"/>
          <w:b w:val="0"/>
          <w:bCs w:val="0"/>
          <w:color w:val="000000"/>
          <w:sz w:val="28"/>
          <w:szCs w:val="28"/>
        </w:rPr>
        <w:br/>
        <w:t>tathāpiha siṁha-prāya saba vyavahāra</w:t>
      </w:r>
    </w:p>
    <w:p w14:paraId="7EEFA2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each of those children did not eat for one month, they behaved like lions.</w:t>
      </w:r>
    </w:p>
    <w:p w14:paraId="4A3C029E" w14:textId="4B3E7B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5.392</w:t>
      </w:r>
    </w:p>
    <w:p w14:paraId="7B3D49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392</w:t>
      </w:r>
    </w:p>
    <w:p w14:paraId="794A03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śakti prakāśena nityānanda-rāya</w:t>
      </w:r>
      <w:r w:rsidRPr="004A2847">
        <w:rPr>
          <w:rStyle w:val="BookTitle"/>
          <w:rFonts w:asciiTheme="minorHAnsi" w:hAnsiTheme="minorHAnsi" w:cstheme="minorHAnsi"/>
          <w:b w:val="0"/>
          <w:bCs w:val="0"/>
          <w:color w:val="000000"/>
          <w:sz w:val="28"/>
          <w:szCs w:val="28"/>
        </w:rPr>
        <w:br/>
        <w:t>tathāpi nā bujhe keha caitanya-māyāya</w:t>
      </w:r>
    </w:p>
    <w:p w14:paraId="2781CA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was the potency that was manifest by Lord Nityānanda, yet by the influence of Lord Caitanya’s illusory energy, no one could understand.</w:t>
      </w:r>
    </w:p>
    <w:p w14:paraId="39384121" w14:textId="2E63FA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5.393</w:t>
      </w:r>
    </w:p>
    <w:p w14:paraId="3E2766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393</w:t>
      </w:r>
    </w:p>
    <w:p w14:paraId="08A581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kata-dina premānanda-rase</w:t>
      </w:r>
      <w:r w:rsidRPr="004A2847">
        <w:rPr>
          <w:rStyle w:val="BookTitle"/>
          <w:rFonts w:asciiTheme="minorHAnsi" w:hAnsiTheme="minorHAnsi" w:cstheme="minorHAnsi"/>
          <w:b w:val="0"/>
          <w:bCs w:val="0"/>
          <w:color w:val="000000"/>
          <w:sz w:val="28"/>
          <w:szCs w:val="28"/>
        </w:rPr>
        <w:br/>
        <w:t>gadādhara dāsera mandire prabhu vaise</w:t>
      </w:r>
    </w:p>
    <w:p w14:paraId="507608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stayed a few days in the house of Gadādhara dāsa, absorbed in the mellows of ecstatic love.</w:t>
      </w:r>
    </w:p>
    <w:p w14:paraId="5B2012AC" w14:textId="15053F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5.394</w:t>
      </w:r>
    </w:p>
    <w:p w14:paraId="787927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394</w:t>
      </w:r>
    </w:p>
    <w:p w14:paraId="5AEF28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gadādhara dāsera śarīre</w:t>
      </w:r>
      <w:r w:rsidRPr="004A2847">
        <w:rPr>
          <w:rStyle w:val="BookTitle"/>
          <w:rFonts w:asciiTheme="minorHAnsi" w:hAnsiTheme="minorHAnsi" w:cstheme="minorHAnsi"/>
          <w:b w:val="0"/>
          <w:bCs w:val="0"/>
          <w:color w:val="000000"/>
          <w:sz w:val="28"/>
          <w:szCs w:val="28"/>
        </w:rPr>
        <w:br/>
      </w:r>
      <w:commentRangeStart w:id="222"/>
      <w:r w:rsidRPr="004A2847">
        <w:rPr>
          <w:rStyle w:val="BookTitle"/>
          <w:rFonts w:asciiTheme="minorHAnsi" w:hAnsiTheme="minorHAnsi" w:cstheme="minorHAnsi"/>
          <w:b w:val="0"/>
          <w:bCs w:val="0"/>
          <w:color w:val="000000"/>
          <w:sz w:val="28"/>
          <w:szCs w:val="28"/>
        </w:rPr>
        <w:t xml:space="preserve">niravadhi ’hari-bala’ </w:t>
      </w:r>
      <w:commentRangeEnd w:id="222"/>
      <w:r w:rsidR="00966588">
        <w:rPr>
          <w:rStyle w:val="CommentReference"/>
          <w:i w:val="0"/>
          <w:iCs w:val="0"/>
        </w:rPr>
        <w:commentReference w:id="222"/>
      </w:r>
      <w:r w:rsidRPr="004A2847">
        <w:rPr>
          <w:rStyle w:val="BookTitle"/>
          <w:rFonts w:asciiTheme="minorHAnsi" w:hAnsiTheme="minorHAnsi" w:cstheme="minorHAnsi"/>
          <w:b w:val="0"/>
          <w:bCs w:val="0"/>
          <w:color w:val="000000"/>
          <w:sz w:val="28"/>
          <w:szCs w:val="28"/>
        </w:rPr>
        <w:t>balāya sabāre</w:t>
      </w:r>
    </w:p>
    <w:p w14:paraId="23F5C1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Gadādhara dāsa did not display external consciousness. He would always induce everyone to chant, “Hari bol!”</w:t>
      </w:r>
    </w:p>
    <w:p w14:paraId="26002F97" w14:textId="2A5276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5.395</w:t>
      </w:r>
    </w:p>
    <w:p w14:paraId="702E8A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395</w:t>
      </w:r>
    </w:p>
    <w:p w14:paraId="448BBC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grāme kājīāche parama durbāra</w:t>
      </w:r>
      <w:r w:rsidRPr="004A2847">
        <w:rPr>
          <w:rStyle w:val="BookTitle"/>
          <w:rFonts w:asciiTheme="minorHAnsi" w:hAnsiTheme="minorHAnsi" w:cstheme="minorHAnsi"/>
          <w:b w:val="0"/>
          <w:bCs w:val="0"/>
          <w:color w:val="000000"/>
          <w:sz w:val="28"/>
          <w:szCs w:val="28"/>
        </w:rPr>
        <w:br/>
        <w:t>kīrtanera prati dveṣa karaye apāra</w:t>
      </w:r>
    </w:p>
    <w:p w14:paraId="3FCBAC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was a most sinful Kazi living in that village. He strongly opposed the performance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039847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that village of Eṅḍiyādaha there lived a most powerful Kazi who was greatly inimical to religious principles and who strongly opposed the congregational glorification of Hari.</w:t>
      </w:r>
    </w:p>
    <w:p w14:paraId="0403C80B" w14:textId="6C89EF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5.396</w:t>
      </w:r>
    </w:p>
    <w:p w14:paraId="201E06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396</w:t>
      </w:r>
    </w:p>
    <w:p w14:paraId="3AFD27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parānande matta gadādhara mahāśaya</w:t>
      </w:r>
      <w:r w:rsidRPr="004A2847">
        <w:rPr>
          <w:rStyle w:val="BookTitle"/>
          <w:rFonts w:asciiTheme="minorHAnsi" w:hAnsiTheme="minorHAnsi" w:cstheme="minorHAnsi"/>
          <w:b w:val="0"/>
          <w:bCs w:val="0"/>
          <w:color w:val="000000"/>
          <w:sz w:val="28"/>
          <w:szCs w:val="28"/>
        </w:rPr>
        <w:br/>
        <w:t>niśā-bhāge gelā sei kājīra ālaya</w:t>
      </w:r>
    </w:p>
    <w:p w14:paraId="1CD53B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Mahāśaya was always intoxicated with transcendental ecstasy. One night he went to the house of that Kazi.</w:t>
      </w:r>
    </w:p>
    <w:p w14:paraId="3B67A9C4" w14:textId="1F68FE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5.397</w:t>
      </w:r>
    </w:p>
    <w:p w14:paraId="12E89B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397</w:t>
      </w:r>
    </w:p>
    <w:p w14:paraId="009F42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kājīra bhaye loka palāya antare</w:t>
      </w:r>
      <w:r w:rsidRPr="004A2847">
        <w:rPr>
          <w:rStyle w:val="BookTitle"/>
          <w:rFonts w:asciiTheme="minorHAnsi" w:hAnsiTheme="minorHAnsi" w:cstheme="minorHAnsi"/>
          <w:b w:val="0"/>
          <w:bCs w:val="0"/>
          <w:color w:val="000000"/>
          <w:sz w:val="28"/>
          <w:szCs w:val="28"/>
        </w:rPr>
        <w:br/>
        <w:t>nirbhaye calilā niśā-bhāge tāra ghare</w:t>
      </w:r>
    </w:p>
    <w:p w14:paraId="78BB48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people generally ran away in fear of that Kazi, Gadādhara fearlessly went at night to his house.</w:t>
      </w:r>
    </w:p>
    <w:p w14:paraId="43D2F2B8" w14:textId="342ADE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5.398</w:t>
      </w:r>
    </w:p>
    <w:p w14:paraId="0EB65C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398</w:t>
      </w:r>
    </w:p>
    <w:p w14:paraId="0502BF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hari-dhvani karite karite</w:t>
      </w:r>
      <w:r w:rsidRPr="004A2847">
        <w:rPr>
          <w:rStyle w:val="BookTitle"/>
          <w:rFonts w:asciiTheme="minorHAnsi" w:hAnsiTheme="minorHAnsi" w:cstheme="minorHAnsi"/>
          <w:b w:val="0"/>
          <w:bCs w:val="0"/>
          <w:color w:val="000000"/>
          <w:sz w:val="28"/>
          <w:szCs w:val="28"/>
        </w:rPr>
        <w:br/>
        <w:t>praviṣṭa hailā giyā kājīra bāḍīte</w:t>
      </w:r>
    </w:p>
    <w:p w14:paraId="55763E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continually chanted the name of Hari as he entered the Kazi’s house.</w:t>
      </w:r>
    </w:p>
    <w:p w14:paraId="345A746E" w14:textId="4513BC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5.399</w:t>
      </w:r>
    </w:p>
    <w:p w14:paraId="0D316C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399</w:t>
      </w:r>
    </w:p>
    <w:p w14:paraId="3C2095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dekhe mātra vasiyā kājīra sarva-gaṇe</w:t>
      </w:r>
      <w:r w:rsidRPr="004A2847">
        <w:rPr>
          <w:rStyle w:val="BookTitle"/>
          <w:rFonts w:asciiTheme="minorHAnsi" w:hAnsiTheme="minorHAnsi" w:cstheme="minorHAnsi"/>
          <w:b w:val="0"/>
          <w:bCs w:val="0"/>
          <w:color w:val="000000"/>
          <w:sz w:val="28"/>
          <w:szCs w:val="28"/>
        </w:rPr>
        <w:br/>
        <w:t>balibāre kāro kichu nā āise vadane</w:t>
      </w:r>
    </w:p>
    <w:p w14:paraId="4923BB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Kazi’s servants sat down speechless as they watched Gadādhara enter.</w:t>
      </w:r>
    </w:p>
    <w:p w14:paraId="7ACCA0EA" w14:textId="171525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5.400</w:t>
      </w:r>
    </w:p>
    <w:p w14:paraId="174629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400</w:t>
      </w:r>
    </w:p>
    <w:p w14:paraId="79A44454" w14:textId="76D04A1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gadādhara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“āre, kājī beṭā kothā</w:t>
      </w:r>
      <w:ins w:id="223" w:author="your servant" w:date="2020-05-20T12:32:00Z">
        <w:r w:rsidR="006D5BEA">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jhāṭa ’kṛṣṇa’ bala, nahe chiṇḍoṅ tora māthā”</w:t>
      </w:r>
    </w:p>
    <w:p w14:paraId="2DDE41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said, “Where is that fellow, Kazi? Quickly chant the name of Kṛṣṇa, or I will sever your head.”</w:t>
      </w:r>
    </w:p>
    <w:p w14:paraId="4294F5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jhāṭa </w:t>
      </w:r>
      <w:r w:rsidRPr="004A2847">
        <w:rPr>
          <w:rStyle w:val="BookTitle"/>
          <w:rFonts w:asciiTheme="minorHAnsi" w:hAnsiTheme="minorHAnsi" w:cstheme="minorHAnsi"/>
          <w:b w:val="0"/>
          <w:bCs w:val="0"/>
          <w:color w:val="000000"/>
          <w:sz w:val="28"/>
          <w:szCs w:val="28"/>
        </w:rPr>
        <w:t>means “quickly,” “without delay,” or “soon.”</w:t>
      </w:r>
    </w:p>
    <w:p w14:paraId="67A669E0" w14:textId="6E6941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5.401</w:t>
      </w:r>
    </w:p>
    <w:p w14:paraId="76389D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401</w:t>
      </w:r>
    </w:p>
    <w:p w14:paraId="74F589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agni-hena krodhe kājī hailā bāhira</w:t>
      </w:r>
      <w:r w:rsidRPr="004A2847">
        <w:rPr>
          <w:rStyle w:val="BookTitle"/>
          <w:rFonts w:asciiTheme="minorHAnsi" w:hAnsiTheme="minorHAnsi" w:cstheme="minorHAnsi"/>
          <w:b w:val="0"/>
          <w:bCs w:val="0"/>
          <w:color w:val="000000"/>
          <w:sz w:val="28"/>
          <w:szCs w:val="28"/>
        </w:rPr>
        <w:br/>
        <w:t>gadādhara dāsa dekhi’ mātra hailā sthira</w:t>
      </w:r>
    </w:p>
    <w:p w14:paraId="0A9B5C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Kazi was angry as fire as he came out of the room, but on seeing Gadādhara dāsa, he became pacified.</w:t>
      </w:r>
    </w:p>
    <w:p w14:paraId="05268809" w14:textId="2B1D64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5.402</w:t>
      </w:r>
    </w:p>
    <w:p w14:paraId="323D6E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402</w:t>
      </w:r>
    </w:p>
    <w:p w14:paraId="79CBBF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kājī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“gadādhara, tumi kene ethā?”</w:t>
      </w:r>
      <w:r w:rsidRPr="004A2847">
        <w:rPr>
          <w:rStyle w:val="BookTitle"/>
          <w:rFonts w:asciiTheme="minorHAnsi" w:hAnsiTheme="minorHAnsi" w:cstheme="minorHAnsi"/>
          <w:b w:val="0"/>
          <w:bCs w:val="0"/>
          <w:color w:val="000000"/>
          <w:sz w:val="28"/>
          <w:szCs w:val="28"/>
        </w:rPr>
        <w:br/>
        <w:t>gadādhara balena,—“āchaye kichu kathā</w:t>
      </w:r>
    </w:p>
    <w:p w14:paraId="187FB8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Kazi said, “Gadādhara, why are you here?” Gadādhara replied, “I have something to say.</w:t>
      </w:r>
    </w:p>
    <w:p w14:paraId="76DD5AE7" w14:textId="6D830B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5.403</w:t>
      </w:r>
    </w:p>
    <w:p w14:paraId="24F552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403</w:t>
      </w:r>
    </w:p>
    <w:p w14:paraId="727422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śrī-caitanya nityānanda prabhu avatari’</w:t>
      </w:r>
      <w:r w:rsidRPr="004A2847">
        <w:rPr>
          <w:rStyle w:val="BookTitle"/>
          <w:rFonts w:asciiTheme="minorHAnsi" w:hAnsiTheme="minorHAnsi" w:cstheme="minorHAnsi"/>
          <w:b w:val="0"/>
          <w:bCs w:val="0"/>
          <w:color w:val="000000"/>
          <w:sz w:val="28"/>
          <w:szCs w:val="28"/>
        </w:rPr>
        <w:br/>
        <w:t>jagatera mukhe balāilā’hari hari’</w:t>
      </w:r>
    </w:p>
    <w:p w14:paraId="6C5E92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and Nityānanda Prabhu have incarnated in this world to induce everyone to chant the name of Hari.</w:t>
      </w:r>
    </w:p>
    <w:p w14:paraId="0318CF3D" w14:textId="344F60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5.404</w:t>
      </w:r>
    </w:p>
    <w:p w14:paraId="69D303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404</w:t>
      </w:r>
    </w:p>
    <w:p w14:paraId="5F2C6D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tumi mātra nāhi bala hari-nāma</w:t>
      </w:r>
      <w:r w:rsidRPr="004A2847">
        <w:rPr>
          <w:rStyle w:val="BookTitle"/>
          <w:rFonts w:asciiTheme="minorHAnsi" w:hAnsiTheme="minorHAnsi" w:cstheme="minorHAnsi"/>
          <w:b w:val="0"/>
          <w:bCs w:val="0"/>
          <w:color w:val="000000"/>
          <w:sz w:val="28"/>
          <w:szCs w:val="28"/>
        </w:rPr>
        <w:br/>
        <w:t>tāhā balāite āilāṅa tomā-sthāna</w:t>
      </w:r>
    </w:p>
    <w:p w14:paraId="467DF7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alone have not chanted the name of </w:t>
      </w:r>
      <w:proofErr w:type="gramStart"/>
      <w:r w:rsidRPr="004A2847">
        <w:rPr>
          <w:rStyle w:val="BookTitle"/>
          <w:rFonts w:asciiTheme="minorHAnsi" w:hAnsiTheme="minorHAnsi" w:cstheme="minorHAnsi"/>
          <w:b/>
          <w:bCs/>
          <w:color w:val="800000"/>
          <w:sz w:val="28"/>
          <w:szCs w:val="28"/>
        </w:rPr>
        <w:t>Hari,</w:t>
      </w:r>
      <w:proofErr w:type="gramEnd"/>
      <w:r w:rsidRPr="004A2847">
        <w:rPr>
          <w:rStyle w:val="BookTitle"/>
          <w:rFonts w:asciiTheme="minorHAnsi" w:hAnsiTheme="minorHAnsi" w:cstheme="minorHAnsi"/>
          <w:b/>
          <w:bCs/>
          <w:color w:val="800000"/>
          <w:sz w:val="28"/>
          <w:szCs w:val="28"/>
        </w:rPr>
        <w:t xml:space="preserve"> therefore I have come to your house to make you chant.</w:t>
      </w:r>
    </w:p>
    <w:p w14:paraId="6997ECCD" w14:textId="02817F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5.405</w:t>
      </w:r>
    </w:p>
    <w:p w14:paraId="04646E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405</w:t>
      </w:r>
    </w:p>
    <w:p w14:paraId="1BE88D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parama-maṅgala hari-nāma bala tumi</w:t>
      </w:r>
      <w:r w:rsidRPr="004A2847">
        <w:rPr>
          <w:rStyle w:val="BookTitle"/>
          <w:rFonts w:asciiTheme="minorHAnsi" w:hAnsiTheme="minorHAnsi" w:cstheme="minorHAnsi"/>
          <w:b w:val="0"/>
          <w:bCs w:val="0"/>
          <w:color w:val="000000"/>
          <w:sz w:val="28"/>
          <w:szCs w:val="28"/>
        </w:rPr>
        <w:br/>
        <w:t>tomāra sakala pāpa uddhāriba āmi”</w:t>
      </w:r>
    </w:p>
    <w:p w14:paraId="4389B9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chant the most auspicious name of Hari, and I will deliver you from all sinful reactions.”</w:t>
      </w:r>
    </w:p>
    <w:p w14:paraId="158B09BF" w14:textId="181787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5.406</w:t>
      </w:r>
    </w:p>
    <w:p w14:paraId="1201A8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406</w:t>
      </w:r>
    </w:p>
    <w:p w14:paraId="64ACCE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kājī mahā-hiṁsaka-carita</w:t>
      </w:r>
      <w:r w:rsidRPr="004A2847">
        <w:rPr>
          <w:rStyle w:val="BookTitle"/>
          <w:rFonts w:asciiTheme="minorHAnsi" w:hAnsiTheme="minorHAnsi" w:cstheme="minorHAnsi"/>
          <w:b w:val="0"/>
          <w:bCs w:val="0"/>
          <w:color w:val="000000"/>
          <w:sz w:val="28"/>
          <w:szCs w:val="28"/>
        </w:rPr>
        <w:br/>
        <w:t>tathāpi nā bale kichu hailā stambhita</w:t>
      </w:r>
    </w:p>
    <w:p w14:paraId="546C30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Kazi was most envious by nature, he was stunned and could not say anything.</w:t>
      </w:r>
    </w:p>
    <w:p w14:paraId="557AB822" w14:textId="51D4A7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5.407</w:t>
      </w:r>
    </w:p>
    <w:p w14:paraId="5FF6D0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407</w:t>
      </w:r>
    </w:p>
    <w:p w14:paraId="1AA620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hāsi bale </w:t>
      </w:r>
      <w:proofErr w:type="gramStart"/>
      <w:r w:rsidRPr="004A2847">
        <w:rPr>
          <w:rStyle w:val="BookTitle"/>
          <w:rFonts w:asciiTheme="minorHAnsi" w:hAnsiTheme="minorHAnsi" w:cstheme="minorHAnsi"/>
          <w:b w:val="0"/>
          <w:bCs w:val="0"/>
          <w:color w:val="000000"/>
          <w:sz w:val="28"/>
          <w:szCs w:val="28"/>
        </w:rPr>
        <w:t>kājī,—</w:t>
      </w:r>
      <w:proofErr w:type="gramEnd"/>
      <w:r w:rsidRPr="004A2847">
        <w:rPr>
          <w:rStyle w:val="BookTitle"/>
          <w:rFonts w:asciiTheme="minorHAnsi" w:hAnsiTheme="minorHAnsi" w:cstheme="minorHAnsi"/>
          <w:b w:val="0"/>
          <w:bCs w:val="0"/>
          <w:color w:val="000000"/>
          <w:sz w:val="28"/>
          <w:szCs w:val="28"/>
        </w:rPr>
        <w:t>“śuna dāsa gadādhara!</w:t>
      </w:r>
      <w:r w:rsidRPr="004A2847">
        <w:rPr>
          <w:rStyle w:val="BookTitle"/>
          <w:rFonts w:asciiTheme="minorHAnsi" w:hAnsiTheme="minorHAnsi" w:cstheme="minorHAnsi"/>
          <w:b w:val="0"/>
          <w:bCs w:val="0"/>
          <w:color w:val="000000"/>
          <w:sz w:val="28"/>
          <w:szCs w:val="28"/>
        </w:rPr>
        <w:br/>
        <w:t>kāli balibāṅa ’hari’, āji yāha ghara”</w:t>
      </w:r>
    </w:p>
    <w:p w14:paraId="7242CF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Kazi then smiled and said, “Listen, Gadādhara dāsa, you go home now. I will </w:t>
      </w:r>
      <w:r w:rsidRPr="004A2847">
        <w:rPr>
          <w:rStyle w:val="BookTitle"/>
          <w:rFonts w:asciiTheme="minorHAnsi" w:hAnsiTheme="minorHAnsi" w:cstheme="minorHAnsi"/>
          <w:b/>
          <w:bCs/>
          <w:color w:val="800000"/>
          <w:sz w:val="28"/>
          <w:szCs w:val="28"/>
        </w:rPr>
        <w:lastRenderedPageBreak/>
        <w:t>chant the name of Hari tomorrow.”</w:t>
      </w:r>
    </w:p>
    <w:p w14:paraId="0816776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the Kazi was most envious and opposed to religious principles, he smiled on seeing Gadādhara’s simplicity. While smiling, he said, “By your request I will chant the name of Hari tomorrow. For now, you go home.” As a result, Gadādhara became especially happy to hear the name of Hari issue from the mouth of the Kazi.</w:t>
      </w:r>
    </w:p>
    <w:p w14:paraId="60EEEB67" w14:textId="67D42C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5.408</w:t>
      </w:r>
    </w:p>
    <w:p w14:paraId="48C9B1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408</w:t>
      </w:r>
    </w:p>
    <w:p w14:paraId="7CAA4D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hari-nāma-mātra śunilena tāra mukhe</w:t>
      </w:r>
      <w:r w:rsidRPr="004A2847">
        <w:rPr>
          <w:rStyle w:val="BookTitle"/>
          <w:rFonts w:asciiTheme="minorHAnsi" w:hAnsiTheme="minorHAnsi" w:cstheme="minorHAnsi"/>
          <w:b w:val="0"/>
          <w:bCs w:val="0"/>
          <w:color w:val="000000"/>
          <w:sz w:val="28"/>
          <w:szCs w:val="28"/>
        </w:rPr>
        <w:br/>
        <w:t>gadādhara-dāsa pūrṇa hailā prema-sukhe</w:t>
      </w:r>
    </w:p>
    <w:p w14:paraId="2C7543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Gadādhara dāsa heard the name of Hari come from the Kazi’s mouth, he became filled with ecstatic jubilation.</w:t>
      </w:r>
    </w:p>
    <w:p w14:paraId="29A19DD5" w14:textId="34A2DE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5.409</w:t>
      </w:r>
    </w:p>
    <w:p w14:paraId="3830B4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409</w:t>
      </w:r>
    </w:p>
    <w:p w14:paraId="3F9B57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gadādhara dāsa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“āra kāli kene</w:t>
      </w:r>
      <w:r w:rsidRPr="004A2847">
        <w:rPr>
          <w:rStyle w:val="BookTitle"/>
          <w:rFonts w:asciiTheme="minorHAnsi" w:hAnsiTheme="minorHAnsi" w:cstheme="minorHAnsi"/>
          <w:b w:val="0"/>
          <w:bCs w:val="0"/>
          <w:color w:val="000000"/>
          <w:sz w:val="28"/>
          <w:szCs w:val="28"/>
        </w:rPr>
        <w:br/>
        <w:t>ei ta’ balilā’hari’ āpana-vadane</w:t>
      </w:r>
    </w:p>
    <w:p w14:paraId="457C69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dāsa then said, “Why tomorrow? You just now uttered the name of Hari.</w:t>
      </w:r>
    </w:p>
    <w:p w14:paraId="50EF6E5C" w14:textId="3F5F3D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5.410</w:t>
      </w:r>
    </w:p>
    <w:p w14:paraId="0C69AF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410</w:t>
      </w:r>
    </w:p>
    <w:p w14:paraId="4D6DEB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tora amaṅgala nāhi kona kṣaṇa</w:t>
      </w:r>
      <w:r w:rsidRPr="004A2847">
        <w:rPr>
          <w:rStyle w:val="BookTitle"/>
          <w:rFonts w:asciiTheme="minorHAnsi" w:hAnsiTheme="minorHAnsi" w:cstheme="minorHAnsi"/>
          <w:b w:val="0"/>
          <w:bCs w:val="0"/>
          <w:color w:val="000000"/>
          <w:sz w:val="28"/>
          <w:szCs w:val="28"/>
        </w:rPr>
        <w:br/>
        <w:t>yakhana karilā hari-nāmera grahaṇa”</w:t>
      </w:r>
    </w:p>
    <w:p w14:paraId="0CEBB7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you have uttered the name of Hari, all your inauspiciousness has been immediately vanquished.”</w:t>
      </w:r>
    </w:p>
    <w:p w14:paraId="49F1BCEA" w14:textId="78A0E3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5.411</w:t>
      </w:r>
    </w:p>
    <w:p w14:paraId="59E933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411</w:t>
      </w:r>
    </w:p>
    <w:p w14:paraId="627419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parama-unmāde gadādhara</w:t>
      </w:r>
      <w:r w:rsidRPr="004A2847">
        <w:rPr>
          <w:rStyle w:val="BookTitle"/>
          <w:rFonts w:asciiTheme="minorHAnsi" w:hAnsiTheme="minorHAnsi" w:cstheme="minorHAnsi"/>
          <w:b w:val="0"/>
          <w:bCs w:val="0"/>
          <w:color w:val="000000"/>
          <w:sz w:val="28"/>
          <w:szCs w:val="28"/>
        </w:rPr>
        <w:br/>
        <w:t>hāte tāli diyā nṛtya kare bahutara</w:t>
      </w:r>
    </w:p>
    <w:p w14:paraId="1B0EDC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speaking these words, Gadādhara clapped his hands and danced wildly intoxicated with ecstasy.</w:t>
      </w:r>
    </w:p>
    <w:p w14:paraId="2436FD87" w14:textId="081EB5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5.412</w:t>
      </w:r>
    </w:p>
    <w:p w14:paraId="6CA8E6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412</w:t>
      </w:r>
    </w:p>
    <w:p w14:paraId="26A860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āilena āpana-mandire</w:t>
      </w:r>
      <w:r w:rsidRPr="004A2847">
        <w:rPr>
          <w:rStyle w:val="BookTitle"/>
          <w:rFonts w:asciiTheme="minorHAnsi" w:hAnsiTheme="minorHAnsi" w:cstheme="minorHAnsi"/>
          <w:b w:val="0"/>
          <w:bCs w:val="0"/>
          <w:color w:val="000000"/>
          <w:sz w:val="28"/>
          <w:szCs w:val="28"/>
        </w:rPr>
        <w:br/>
        <w:t>nityānanda-adhiṣṭhāna yāṅhāra śarīre</w:t>
      </w:r>
    </w:p>
    <w:p w14:paraId="2493ED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some time Gadādhara returned to his house. Nityānanda always resided in his body.</w:t>
      </w:r>
    </w:p>
    <w:p w14:paraId="59FED23B" w14:textId="2071D4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5.413</w:t>
      </w:r>
    </w:p>
    <w:p w14:paraId="1FD3F7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413</w:t>
      </w:r>
    </w:p>
    <w:p w14:paraId="21BA85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hena-mata gadādhara dāsera mahimā</w:t>
      </w:r>
      <w:r w:rsidRPr="004A2847">
        <w:rPr>
          <w:rStyle w:val="BookTitle"/>
          <w:rFonts w:asciiTheme="minorHAnsi" w:hAnsiTheme="minorHAnsi" w:cstheme="minorHAnsi"/>
          <w:b w:val="0"/>
          <w:bCs w:val="0"/>
          <w:color w:val="000000"/>
          <w:sz w:val="28"/>
          <w:szCs w:val="28"/>
        </w:rPr>
        <w:br/>
        <w:t>caitanya-pārṣada-madhye yāṅhāra gaṇanā</w:t>
      </w:r>
    </w:p>
    <w:p w14:paraId="0B9A5A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are the glories of Gadādhara dāsa, who is counted among the associates of Lord Caitanya.</w:t>
      </w:r>
    </w:p>
    <w:p w14:paraId="3BA0489D" w14:textId="41707C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5.414-416</w:t>
      </w:r>
    </w:p>
    <w:p w14:paraId="0F0E80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414-416</w:t>
      </w:r>
    </w:p>
    <w:p w14:paraId="3A585A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kājīra vātāsa nā laya sādhu-jane</w:t>
      </w:r>
      <w:r w:rsidRPr="004A2847">
        <w:rPr>
          <w:rStyle w:val="BookTitle"/>
          <w:rFonts w:asciiTheme="minorHAnsi" w:hAnsiTheme="minorHAnsi" w:cstheme="minorHAnsi"/>
          <w:b w:val="0"/>
          <w:bCs w:val="0"/>
          <w:color w:val="000000"/>
          <w:sz w:val="28"/>
          <w:szCs w:val="28"/>
        </w:rPr>
        <w:br/>
        <w:t>pāilei mātra jāti laya sei-kṣaṇe</w:t>
      </w:r>
    </w:p>
    <w:p w14:paraId="6A8369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kājī durbāra dekhile jāti laya</w:t>
      </w:r>
      <w:r w:rsidRPr="004A2847">
        <w:rPr>
          <w:rStyle w:val="BookTitle"/>
          <w:rFonts w:asciiTheme="minorHAnsi" w:hAnsiTheme="minorHAnsi" w:cstheme="minorHAnsi"/>
          <w:b w:val="0"/>
          <w:bCs w:val="0"/>
          <w:color w:val="000000"/>
          <w:sz w:val="28"/>
          <w:szCs w:val="28"/>
        </w:rPr>
        <w:br/>
        <w:t>hena jane kṛpā-dṛṣṭi kailā mahāśaya</w:t>
      </w:r>
    </w:p>
    <w:p w14:paraId="4E7090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jana pāsarila saba hiṁsā-dharma</w:t>
      </w:r>
      <w:r w:rsidRPr="004A2847">
        <w:rPr>
          <w:rStyle w:val="BookTitle"/>
          <w:rFonts w:asciiTheme="minorHAnsi" w:hAnsiTheme="minorHAnsi" w:cstheme="minorHAnsi"/>
          <w:b w:val="0"/>
          <w:bCs w:val="0"/>
          <w:color w:val="000000"/>
          <w:sz w:val="28"/>
          <w:szCs w:val="28"/>
        </w:rPr>
        <w:br/>
        <w:t>ihāre se bali—’kṛṣṇa’-āveśera karma</w:t>
      </w:r>
    </w:p>
    <w:p w14:paraId="4F6296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Saintly persons did not want to be touched by the air that touched the Kazi, for they felt that such contact would make them lose their caste. Yet Gadādhara dāsa Mahāśaya glanced mercifully on that most sinful Kazi, who took away the caste of any Hindu he encountered. When such a person gives up his envious nature, it is to be understood that this is the potency of Kṛṣṇa consciousness.</w:t>
      </w:r>
    </w:p>
    <w:p w14:paraId="143EDB3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Kazi of Eṅḍiyādaha was most sinful. Whenever he got the </w:t>
      </w:r>
      <w:proofErr w:type="gramStart"/>
      <w:r w:rsidRPr="004A2847">
        <w:rPr>
          <w:rStyle w:val="BookTitle"/>
          <w:rFonts w:asciiTheme="minorHAnsi" w:hAnsiTheme="minorHAnsi" w:cstheme="minorHAnsi"/>
          <w:b w:val="0"/>
          <w:bCs w:val="0"/>
          <w:color w:val="000000"/>
          <w:sz w:val="28"/>
          <w:szCs w:val="28"/>
        </w:rPr>
        <w:t>opportunity</w:t>
      </w:r>
      <w:proofErr w:type="gramEnd"/>
      <w:r w:rsidRPr="004A2847">
        <w:rPr>
          <w:rStyle w:val="BookTitle"/>
          <w:rFonts w:asciiTheme="minorHAnsi" w:hAnsiTheme="minorHAnsi" w:cstheme="minorHAnsi"/>
          <w:b w:val="0"/>
          <w:bCs w:val="0"/>
          <w:color w:val="000000"/>
          <w:sz w:val="28"/>
          <w:szCs w:val="28"/>
        </w:rPr>
        <w:t xml:space="preserve"> he </w:t>
      </w:r>
      <w:r w:rsidRPr="004A2847">
        <w:rPr>
          <w:rStyle w:val="BookTitle"/>
          <w:rFonts w:asciiTheme="minorHAnsi" w:hAnsiTheme="minorHAnsi" w:cstheme="minorHAnsi"/>
          <w:b w:val="0"/>
          <w:bCs w:val="0"/>
          <w:color w:val="000000"/>
          <w:sz w:val="28"/>
          <w:szCs w:val="28"/>
        </w:rPr>
        <w:lastRenderedPageBreak/>
        <w:t xml:space="preserve">would take away the caste of those who did not respect him. Śrī Gadādhara dāsa destroyed the envious nature of such classes of people.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he displayed the potency of Kṛṣṇa consciousness.</w:t>
      </w:r>
    </w:p>
    <w:p w14:paraId="4A6D5434" w14:textId="086229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5.417</w:t>
      </w:r>
    </w:p>
    <w:p w14:paraId="5F442C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417</w:t>
      </w:r>
    </w:p>
    <w:p w14:paraId="5573B8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kṛṣṇa-bhāva haya yāṅhāra śarīre</w:t>
      </w:r>
      <w:r w:rsidRPr="004A2847">
        <w:rPr>
          <w:rStyle w:val="BookTitle"/>
          <w:rFonts w:asciiTheme="minorHAnsi" w:hAnsiTheme="minorHAnsi" w:cstheme="minorHAnsi"/>
          <w:b w:val="0"/>
          <w:bCs w:val="0"/>
          <w:color w:val="000000"/>
          <w:sz w:val="28"/>
          <w:szCs w:val="28"/>
        </w:rPr>
        <w:br/>
        <w:t>agni-sarpa vyāghra tāre laṅghite nā pāre</w:t>
      </w:r>
    </w:p>
    <w:p w14:paraId="538382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Fire, snakes, and tigers cannot harm a person who is truly absorbed in Kṛṣṇa consciousness.</w:t>
      </w:r>
    </w:p>
    <w:p w14:paraId="7741B9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Creatures like snakes and tigers do not harm persons intoxicated with ecstatic love for Kṛṣṇa, and fire will not burn them.</w:t>
      </w:r>
    </w:p>
    <w:p w14:paraId="2F8962ED" w14:textId="7DF752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5.418-419</w:t>
      </w:r>
    </w:p>
    <w:p w14:paraId="44A4D8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418-419</w:t>
      </w:r>
    </w:p>
    <w:p w14:paraId="0305BA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brahmādira abhīṣṭa ye saba kṛṣṇa-bhāva</w:t>
      </w:r>
      <w:r w:rsidRPr="004A2847">
        <w:rPr>
          <w:rStyle w:val="BookTitle"/>
          <w:rFonts w:asciiTheme="minorHAnsi" w:hAnsiTheme="minorHAnsi" w:cstheme="minorHAnsi"/>
          <w:b w:val="0"/>
          <w:bCs w:val="0"/>
          <w:color w:val="000000"/>
          <w:sz w:val="28"/>
          <w:szCs w:val="28"/>
        </w:rPr>
        <w:br/>
        <w:t>gopī-gaṇe vyakta ye sakala anurāga</w:t>
      </w:r>
    </w:p>
    <w:p w14:paraId="0DD806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iṅgite se saba bhāva nityānanda-rāya</w:t>
      </w:r>
      <w:r w:rsidRPr="004A2847">
        <w:rPr>
          <w:rStyle w:val="BookTitle"/>
          <w:rFonts w:asciiTheme="minorHAnsi" w:hAnsiTheme="minorHAnsi" w:cstheme="minorHAnsi"/>
          <w:b w:val="0"/>
          <w:bCs w:val="0"/>
          <w:color w:val="000000"/>
          <w:sz w:val="28"/>
          <w:szCs w:val="28"/>
        </w:rPr>
        <w:br/>
        <w:t>dilena sakala priya-gaṇere kṛpāya</w:t>
      </w:r>
    </w:p>
    <w:p w14:paraId="3384BD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Out of His causeless mercy Lord Nityānanda freely distributed to His dear associates the love for Kṛṣṇa that is desired by personalities like Brahmā and the attachment to Kṛṣṇa displayed by the </w:t>
      </w:r>
      <w:r w:rsidRPr="004A2847">
        <w:rPr>
          <w:rStyle w:val="BookTitle"/>
          <w:rFonts w:asciiTheme="minorHAnsi" w:hAnsiTheme="minorHAnsi" w:cstheme="minorHAnsi"/>
          <w:b/>
          <w:bCs/>
          <w:i/>
          <w:iCs/>
          <w:color w:val="800000"/>
          <w:sz w:val="28"/>
          <w:szCs w:val="28"/>
        </w:rPr>
        <w:t>gopīs</w:t>
      </w:r>
      <w:r w:rsidRPr="004A2847">
        <w:rPr>
          <w:rStyle w:val="BookTitle"/>
          <w:rFonts w:asciiTheme="minorHAnsi" w:hAnsiTheme="minorHAnsi" w:cstheme="minorHAnsi"/>
          <w:b/>
          <w:bCs/>
          <w:color w:val="800000"/>
          <w:sz w:val="28"/>
          <w:szCs w:val="28"/>
        </w:rPr>
        <w:t>.</w:t>
      </w:r>
    </w:p>
    <w:p w14:paraId="065FAC3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Demigods headed by Brahmā cannot understand the </w:t>
      </w:r>
      <w:r w:rsidRPr="004A2847">
        <w:rPr>
          <w:rStyle w:val="BookTitle"/>
          <w:rFonts w:asciiTheme="minorHAnsi" w:hAnsiTheme="minorHAnsi" w:cstheme="minorHAnsi"/>
          <w:b w:val="0"/>
          <w:bCs w:val="0"/>
          <w:i/>
          <w:iCs/>
          <w:color w:val="000000"/>
          <w:sz w:val="28"/>
          <w:szCs w:val="28"/>
        </w:rPr>
        <w:t>gopīs’</w:t>
      </w:r>
      <w:r w:rsidRPr="004A2847">
        <w:rPr>
          <w:rStyle w:val="BookTitle"/>
          <w:rFonts w:asciiTheme="minorHAnsi" w:hAnsiTheme="minorHAnsi" w:cstheme="minorHAnsi"/>
          <w:b w:val="0"/>
          <w:bCs w:val="0"/>
          <w:color w:val="000000"/>
          <w:sz w:val="28"/>
          <w:szCs w:val="28"/>
        </w:rPr>
        <w:t xml:space="preserve"> cultivation of Kṛṣṇa consciousness. But Śrī Nityānanda Prabhu mercifully and freely gave His own servants the </w:t>
      </w:r>
      <w:r w:rsidRPr="004A2847">
        <w:rPr>
          <w:rStyle w:val="BookTitle"/>
          <w:rFonts w:asciiTheme="minorHAnsi" w:hAnsiTheme="minorHAnsi" w:cstheme="minorHAnsi"/>
          <w:b w:val="0"/>
          <w:bCs w:val="0"/>
          <w:i/>
          <w:iCs/>
          <w:color w:val="000000"/>
          <w:sz w:val="28"/>
          <w:szCs w:val="28"/>
        </w:rPr>
        <w:t>gopīs’</w:t>
      </w:r>
      <w:r w:rsidRPr="004A2847">
        <w:rPr>
          <w:rStyle w:val="BookTitle"/>
          <w:rFonts w:asciiTheme="minorHAnsi" w:hAnsiTheme="minorHAnsi" w:cstheme="minorHAnsi"/>
          <w:b w:val="0"/>
          <w:bCs w:val="0"/>
          <w:color w:val="000000"/>
          <w:sz w:val="28"/>
          <w:szCs w:val="28"/>
        </w:rPr>
        <w:t xml:space="preserve"> attachment to Kṛṣṇa, which is rare for even personalities like Brahmā.</w:t>
      </w:r>
    </w:p>
    <w:p w14:paraId="1F5D6629" w14:textId="71B8AC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5.420</w:t>
      </w:r>
    </w:p>
    <w:p w14:paraId="5D24F9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420</w:t>
      </w:r>
    </w:p>
    <w:p w14:paraId="6E895A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bhaja bhāi, hena nityānandera caraṇa</w:t>
      </w:r>
      <w:r w:rsidRPr="004A2847">
        <w:rPr>
          <w:rStyle w:val="BookTitle"/>
          <w:rFonts w:asciiTheme="minorHAnsi" w:hAnsiTheme="minorHAnsi" w:cstheme="minorHAnsi"/>
          <w:b w:val="0"/>
          <w:bCs w:val="0"/>
          <w:color w:val="000000"/>
          <w:sz w:val="28"/>
          <w:szCs w:val="28"/>
        </w:rPr>
        <w:br/>
        <w:t>yāṅhāra prasāde pāi caitanya-śaraṇa</w:t>
      </w:r>
    </w:p>
    <w:p w14:paraId="2672DE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brothers, just worship the lotus feet of Nityānanda, by whose mercy one can </w:t>
      </w:r>
      <w:r w:rsidRPr="004A2847">
        <w:rPr>
          <w:rStyle w:val="BookTitle"/>
          <w:rFonts w:asciiTheme="minorHAnsi" w:hAnsiTheme="minorHAnsi" w:cstheme="minorHAnsi"/>
          <w:b/>
          <w:bCs/>
          <w:color w:val="800000"/>
          <w:sz w:val="28"/>
          <w:szCs w:val="28"/>
        </w:rPr>
        <w:lastRenderedPageBreak/>
        <w:t>attain the shelter of Lord Caitanya.</w:t>
      </w:r>
    </w:p>
    <w:p w14:paraId="1FC977B8" w14:textId="7F4A33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5.421</w:t>
      </w:r>
    </w:p>
    <w:p w14:paraId="0F0290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421</w:t>
      </w:r>
    </w:p>
    <w:p w14:paraId="707AFD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nityānanda prabhuvara kata-dine</w:t>
      </w:r>
      <w:r w:rsidRPr="004A2847">
        <w:rPr>
          <w:rStyle w:val="BookTitle"/>
          <w:rFonts w:asciiTheme="minorHAnsi" w:hAnsiTheme="minorHAnsi" w:cstheme="minorHAnsi"/>
          <w:b w:val="0"/>
          <w:bCs w:val="0"/>
          <w:color w:val="000000"/>
          <w:sz w:val="28"/>
          <w:szCs w:val="28"/>
        </w:rPr>
        <w:br/>
        <w:t>śacī-āi dekhibāre icchā haila mane</w:t>
      </w:r>
    </w:p>
    <w:p w14:paraId="39633F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some days Nityānanda Prabhu felt a desire to see Mother Śacī.</w:t>
      </w:r>
    </w:p>
    <w:p w14:paraId="2F8CAC2D" w14:textId="4BDF60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5.422</w:t>
      </w:r>
    </w:p>
    <w:p w14:paraId="42B606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422</w:t>
      </w:r>
    </w:p>
    <w:p w14:paraId="5C11FF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śubha-yātrā karilena navadvīpa-prati</w:t>
      </w:r>
      <w:r w:rsidRPr="004A2847">
        <w:rPr>
          <w:rStyle w:val="BookTitle"/>
          <w:rFonts w:asciiTheme="minorHAnsi" w:hAnsiTheme="minorHAnsi" w:cstheme="minorHAnsi"/>
          <w:b w:val="0"/>
          <w:bCs w:val="0"/>
          <w:color w:val="000000"/>
          <w:sz w:val="28"/>
          <w:szCs w:val="28"/>
        </w:rPr>
        <w:br/>
        <w:t>pāriṣada-gaṇa saba kariyā saṁhati</w:t>
      </w:r>
    </w:p>
    <w:p w14:paraId="3985A93A"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So</w:t>
      </w:r>
      <w:proofErr w:type="gramEnd"/>
      <w:r w:rsidRPr="004A2847">
        <w:rPr>
          <w:rStyle w:val="BookTitle"/>
          <w:rFonts w:asciiTheme="minorHAnsi" w:hAnsiTheme="minorHAnsi" w:cstheme="minorHAnsi"/>
          <w:b/>
          <w:bCs/>
          <w:color w:val="800000"/>
          <w:sz w:val="28"/>
          <w:szCs w:val="28"/>
        </w:rPr>
        <w:t xml:space="preserve"> He began an auspicious journey to Navadvīpa, accompanied by His associates.</w:t>
      </w:r>
    </w:p>
    <w:p w14:paraId="57B9EA37" w14:textId="09FD17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5.423</w:t>
      </w:r>
    </w:p>
    <w:p w14:paraId="125B19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423</w:t>
      </w:r>
    </w:p>
    <w:p w14:paraId="4BE080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āilena prabhu khaḍadaha-grāme</w:t>
      </w:r>
      <w:r w:rsidRPr="004A2847">
        <w:rPr>
          <w:rStyle w:val="BookTitle"/>
          <w:rFonts w:asciiTheme="minorHAnsi" w:hAnsiTheme="minorHAnsi" w:cstheme="minorHAnsi"/>
          <w:b w:val="0"/>
          <w:bCs w:val="0"/>
          <w:color w:val="000000"/>
          <w:sz w:val="28"/>
          <w:szCs w:val="28"/>
        </w:rPr>
        <w:br/>
        <w:t>purandara-paṇḍitera devālaya-sthāne</w:t>
      </w:r>
    </w:p>
    <w:p w14:paraId="7EA023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the way, the Lord came to the house of Purandara Paṇḍita in the village of Khaḍadaha.</w:t>
      </w:r>
    </w:p>
    <w:p w14:paraId="6087FAE0" w14:textId="39FFE5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5.424</w:t>
      </w:r>
    </w:p>
    <w:p w14:paraId="5BB04E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424</w:t>
      </w:r>
    </w:p>
    <w:p w14:paraId="15CF9A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khaḍadaha-grāme āsi’ nityānanda-rāya</w:t>
      </w:r>
      <w:r w:rsidRPr="004A2847">
        <w:rPr>
          <w:rStyle w:val="BookTitle"/>
          <w:rFonts w:asciiTheme="minorHAnsi" w:hAnsiTheme="minorHAnsi" w:cstheme="minorHAnsi"/>
          <w:b w:val="0"/>
          <w:bCs w:val="0"/>
          <w:color w:val="000000"/>
          <w:sz w:val="28"/>
          <w:szCs w:val="28"/>
        </w:rPr>
        <w:br/>
        <w:t>yata nṛtya karilena—kahane nā yāya</w:t>
      </w:r>
    </w:p>
    <w:p w14:paraId="5858D6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entered the village of Khaḍadaha, Lord Nityānanda danced so wonderfully that it is beyond description.</w:t>
      </w:r>
    </w:p>
    <w:p w14:paraId="63205587" w14:textId="4E82FE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5.425</w:t>
      </w:r>
    </w:p>
    <w:p w14:paraId="6A7DF4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425</w:t>
      </w:r>
    </w:p>
    <w:p w14:paraId="7D20B2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purandara-paṇḍitera parama unmāda</w:t>
      </w:r>
      <w:r w:rsidRPr="004A2847">
        <w:rPr>
          <w:rStyle w:val="BookTitle"/>
          <w:rFonts w:asciiTheme="minorHAnsi" w:hAnsiTheme="minorHAnsi" w:cstheme="minorHAnsi"/>
          <w:b w:val="0"/>
          <w:bCs w:val="0"/>
          <w:color w:val="000000"/>
          <w:sz w:val="28"/>
          <w:szCs w:val="28"/>
        </w:rPr>
        <w:br/>
        <w:t>vṛkṣera upare caḍi’ kare siṁha-nāda</w:t>
      </w:r>
    </w:p>
    <w:p w14:paraId="6A79D7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Purandara Paṇḍita became so intoxicated with ecstatic love that he climbed a tree and roared like a lion.</w:t>
      </w:r>
    </w:p>
    <w:p w14:paraId="5F3C95D8" w14:textId="02E00C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5.426</w:t>
      </w:r>
    </w:p>
    <w:p w14:paraId="324D64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426</w:t>
      </w:r>
    </w:p>
    <w:p w14:paraId="5E08CA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śrī-caitanya-dāsera śarīre</w:t>
      </w:r>
      <w:r w:rsidRPr="004A2847">
        <w:rPr>
          <w:rStyle w:val="BookTitle"/>
          <w:rFonts w:asciiTheme="minorHAnsi" w:hAnsiTheme="minorHAnsi" w:cstheme="minorHAnsi"/>
          <w:b w:val="0"/>
          <w:bCs w:val="0"/>
          <w:color w:val="000000"/>
          <w:sz w:val="28"/>
          <w:szCs w:val="28"/>
        </w:rPr>
        <w:br/>
        <w:t>vyāghra tāḍāiyā yāya vanera bhitare</w:t>
      </w:r>
    </w:p>
    <w:p w14:paraId="1251F9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body of Śrī Caitanya dāsa displayed no sign of external consciousness. He would chase tigers through the forest.</w:t>
      </w:r>
    </w:p>
    <w:p w14:paraId="6DCC1F8B" w14:textId="6A5EEA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5.427</w:t>
      </w:r>
    </w:p>
    <w:p w14:paraId="4AE2FD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427</w:t>
      </w:r>
    </w:p>
    <w:p w14:paraId="012B8C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kabhu lampha diyā uṭhe vyāghrera upare</w:t>
      </w:r>
      <w:r w:rsidRPr="004A2847">
        <w:rPr>
          <w:rStyle w:val="BookTitle"/>
          <w:rFonts w:asciiTheme="minorHAnsi" w:hAnsiTheme="minorHAnsi" w:cstheme="minorHAnsi"/>
          <w:b w:val="0"/>
          <w:bCs w:val="0"/>
          <w:color w:val="000000"/>
          <w:sz w:val="28"/>
          <w:szCs w:val="28"/>
        </w:rPr>
        <w:br/>
        <w:t>kṛṣṇera prasāde vyāghra laṅghite nā pāre</w:t>
      </w:r>
    </w:p>
    <w:p w14:paraId="7EBCC7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jump on a tiger’s back, yet by the mercy of Kṛṣṇa the tiger would not harm him.</w:t>
      </w:r>
    </w:p>
    <w:p w14:paraId="2B38D3BD" w14:textId="1E4DE9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5.428</w:t>
      </w:r>
    </w:p>
    <w:p w14:paraId="3E1FCB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428</w:t>
      </w:r>
    </w:p>
    <w:p w14:paraId="64CB35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mahā-ajagara-sarpa lai’ nija-kole</w:t>
      </w:r>
      <w:r w:rsidRPr="004A2847">
        <w:rPr>
          <w:rStyle w:val="BookTitle"/>
          <w:rFonts w:asciiTheme="minorHAnsi" w:hAnsiTheme="minorHAnsi" w:cstheme="minorHAnsi"/>
          <w:b w:val="0"/>
          <w:bCs w:val="0"/>
          <w:color w:val="000000"/>
          <w:sz w:val="28"/>
          <w:szCs w:val="28"/>
        </w:rPr>
        <w:br/>
        <w:t>nirbhaye caitanya-dāsa thāke kutūhale</w:t>
      </w:r>
    </w:p>
    <w:p w14:paraId="62C270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Caitanya dāsa would fearlessly take a large python on his lap and play with it.</w:t>
      </w:r>
    </w:p>
    <w:p w14:paraId="58568733" w14:textId="5550E2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5.429</w:t>
      </w:r>
    </w:p>
    <w:p w14:paraId="0A8D9E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429</w:t>
      </w:r>
    </w:p>
    <w:p w14:paraId="760088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vyāghrera sahita khelā khelena nirbhaya</w:t>
      </w:r>
      <w:r w:rsidRPr="004A2847">
        <w:rPr>
          <w:rStyle w:val="BookTitle"/>
          <w:rFonts w:asciiTheme="minorHAnsi" w:hAnsiTheme="minorHAnsi" w:cstheme="minorHAnsi"/>
          <w:b w:val="0"/>
          <w:bCs w:val="0"/>
          <w:color w:val="000000"/>
          <w:sz w:val="28"/>
          <w:szCs w:val="28"/>
        </w:rPr>
        <w:br/>
        <w:t>hena kṛpā kare avadhūta mahāśaya</w:t>
      </w:r>
    </w:p>
    <w:p w14:paraId="0D859F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would fearlessly play with tigers. All this was possible by the mercy of </w:t>
      </w:r>
      <w:r w:rsidRPr="004A2847">
        <w:rPr>
          <w:rStyle w:val="BookTitle"/>
          <w:rFonts w:asciiTheme="minorHAnsi" w:hAnsiTheme="minorHAnsi" w:cstheme="minorHAnsi"/>
          <w:b/>
          <w:bCs/>
          <w:color w:val="800000"/>
          <w:sz w:val="28"/>
          <w:szCs w:val="28"/>
        </w:rPr>
        <w:lastRenderedPageBreak/>
        <w:t>Avadhūta Nityānanda.</w:t>
      </w:r>
    </w:p>
    <w:p w14:paraId="5A341349" w14:textId="01F579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5.430</w:t>
      </w:r>
    </w:p>
    <w:p w14:paraId="1AD4B5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430</w:t>
      </w:r>
    </w:p>
    <w:p w14:paraId="6D48C0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sevaka-vatsala prabhu nityānanda-rāya</w:t>
      </w:r>
      <w:r w:rsidRPr="004A2847">
        <w:rPr>
          <w:rStyle w:val="BookTitle"/>
          <w:rFonts w:asciiTheme="minorHAnsi" w:hAnsiTheme="minorHAnsi" w:cstheme="minorHAnsi"/>
          <w:b w:val="0"/>
          <w:bCs w:val="0"/>
          <w:color w:val="000000"/>
          <w:sz w:val="28"/>
          <w:szCs w:val="28"/>
        </w:rPr>
        <w:br/>
        <w:t>brahmāra durlabha rasa iṅgite bhuñjāya</w:t>
      </w:r>
    </w:p>
    <w:p w14:paraId="1B164D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Prabhu was affectionate to His servants. He freely gave them mellows of love that were rarely attained by Brahmā.</w:t>
      </w:r>
    </w:p>
    <w:p w14:paraId="41B66E1B" w14:textId="42833C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5.431</w:t>
      </w:r>
    </w:p>
    <w:p w14:paraId="0EAAD2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431</w:t>
      </w:r>
    </w:p>
    <w:p w14:paraId="4A5D70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caitanya-dāsera ātma-vismṛti sarvathā</w:t>
      </w:r>
      <w:r w:rsidRPr="004A2847">
        <w:rPr>
          <w:rStyle w:val="BookTitle"/>
          <w:rFonts w:asciiTheme="minorHAnsi" w:hAnsiTheme="minorHAnsi" w:cstheme="minorHAnsi"/>
          <w:b w:val="0"/>
          <w:bCs w:val="0"/>
          <w:color w:val="000000"/>
          <w:sz w:val="28"/>
          <w:szCs w:val="28"/>
        </w:rPr>
        <w:br/>
        <w:t>nirantara kahena ānanda-manaḥ-kathā</w:t>
      </w:r>
    </w:p>
    <w:p w14:paraId="7DB683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Caitanya dāsa had no fear for his external body, of which he was completely forgetful. He could spend all twenty-four hours of the day chanting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xml:space="preserve"> or speaking about Lord Caitanya and Nityānanda.</w:t>
      </w:r>
    </w:p>
    <w:p w14:paraId="5DDD4D4E" w14:textId="4E998F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5.432</w:t>
      </w:r>
    </w:p>
    <w:p w14:paraId="0DEB9F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432</w:t>
      </w:r>
    </w:p>
    <w:p w14:paraId="235875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tina dina majji’ jalera bhitare</w:t>
      </w:r>
      <w:r w:rsidRPr="004A2847">
        <w:rPr>
          <w:rStyle w:val="BookTitle"/>
          <w:rFonts w:asciiTheme="minorHAnsi" w:hAnsiTheme="minorHAnsi" w:cstheme="minorHAnsi"/>
          <w:b w:val="0"/>
          <w:bCs w:val="0"/>
          <w:color w:val="000000"/>
          <w:sz w:val="28"/>
          <w:szCs w:val="28"/>
        </w:rPr>
        <w:br/>
        <w:t>thākena, kakhano duḥkha nā haya śarīre</w:t>
      </w:r>
    </w:p>
    <w:p w14:paraId="13AEF2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remain submerged in water for two or three days, but he would feel no bodily inconvenience.</w:t>
      </w:r>
    </w:p>
    <w:p w14:paraId="39A000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Aquatics always live in the water, but land-animals are unable to stay under water for a long time. But Śrī Caitanya dāsa could live underwater like a stone without feeling any discomfort. He did not manifest any change in his consciousness.</w:t>
      </w:r>
    </w:p>
    <w:p w14:paraId="4A4131A7" w14:textId="434603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5.433</w:t>
      </w:r>
    </w:p>
    <w:p w14:paraId="421AC2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433</w:t>
      </w:r>
    </w:p>
    <w:p w14:paraId="1795A2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jaḍa-prāya alakṣita sarva vyavahāra</w:t>
      </w:r>
      <w:r w:rsidRPr="004A2847">
        <w:rPr>
          <w:rStyle w:val="BookTitle"/>
          <w:rFonts w:asciiTheme="minorHAnsi" w:hAnsiTheme="minorHAnsi" w:cstheme="minorHAnsi"/>
          <w:b w:val="0"/>
          <w:bCs w:val="0"/>
          <w:color w:val="000000"/>
          <w:sz w:val="28"/>
          <w:szCs w:val="28"/>
        </w:rPr>
        <w:br/>
        <w:t>parama uddāma siṁha-vikrama apāra</w:t>
      </w:r>
    </w:p>
    <w:p w14:paraId="628181E0"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Thus</w:t>
      </w:r>
      <w:proofErr w:type="gramEnd"/>
      <w:r w:rsidRPr="004A2847">
        <w:rPr>
          <w:rStyle w:val="BookTitle"/>
          <w:rFonts w:asciiTheme="minorHAnsi" w:hAnsiTheme="minorHAnsi" w:cstheme="minorHAnsi"/>
          <w:b/>
          <w:bCs/>
          <w:color w:val="800000"/>
          <w:sz w:val="28"/>
          <w:szCs w:val="28"/>
        </w:rPr>
        <w:t xml:space="preserve"> he behaved almost like inert matter, yet sometimes he displayed great </w:t>
      </w:r>
      <w:r w:rsidRPr="004A2847">
        <w:rPr>
          <w:rStyle w:val="BookTitle"/>
          <w:rFonts w:asciiTheme="minorHAnsi" w:hAnsiTheme="minorHAnsi" w:cstheme="minorHAnsi"/>
          <w:b/>
          <w:bCs/>
          <w:color w:val="800000"/>
          <w:sz w:val="28"/>
          <w:szCs w:val="28"/>
        </w:rPr>
        <w:lastRenderedPageBreak/>
        <w:t>enthusiasm like that of a lion.</w:t>
      </w:r>
    </w:p>
    <w:p w14:paraId="1D6056E7" w14:textId="5C9F78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5.434</w:t>
      </w:r>
    </w:p>
    <w:p w14:paraId="13F29E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434</w:t>
      </w:r>
    </w:p>
    <w:p w14:paraId="5DAFED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caitanya-dāsera yata bhaktira vikāra</w:t>
      </w:r>
      <w:r w:rsidRPr="004A2847">
        <w:rPr>
          <w:rStyle w:val="BookTitle"/>
          <w:rFonts w:asciiTheme="minorHAnsi" w:hAnsiTheme="minorHAnsi" w:cstheme="minorHAnsi"/>
          <w:b w:val="0"/>
          <w:bCs w:val="0"/>
          <w:color w:val="000000"/>
          <w:sz w:val="28"/>
          <w:szCs w:val="28"/>
        </w:rPr>
        <w:br/>
        <w:t>kata vā kahite pāri—sakala apāra</w:t>
      </w:r>
    </w:p>
    <w:p w14:paraId="413C04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not possible to describe the transformations of devotional service displayed by Caitanya dāsa, for they were all unlimited.</w:t>
      </w:r>
    </w:p>
    <w:p w14:paraId="368248ED" w14:textId="61C369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5.435</w:t>
      </w:r>
    </w:p>
    <w:p w14:paraId="3F346D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435</w:t>
      </w:r>
    </w:p>
    <w:p w14:paraId="595CE3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yogya śrī-caitanya-dāsa murāri-paṇḍita</w:t>
      </w:r>
      <w:r w:rsidRPr="004A2847">
        <w:rPr>
          <w:rStyle w:val="BookTitle"/>
          <w:rFonts w:asciiTheme="minorHAnsi" w:hAnsiTheme="minorHAnsi" w:cstheme="minorHAnsi"/>
          <w:b w:val="0"/>
          <w:bCs w:val="0"/>
          <w:color w:val="000000"/>
          <w:sz w:val="28"/>
          <w:szCs w:val="28"/>
        </w:rPr>
        <w:br/>
        <w:t>yāṅra vātāse o kṛṣṇa pāi ye niścita</w:t>
      </w:r>
    </w:p>
    <w:p w14:paraId="5B9F77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But it is understood that anyone who was touched by the air that </w:t>
      </w:r>
      <w:proofErr w:type="gramStart"/>
      <w:r w:rsidRPr="004A2847">
        <w:rPr>
          <w:rStyle w:val="BookTitle"/>
          <w:rFonts w:asciiTheme="minorHAnsi" w:hAnsiTheme="minorHAnsi" w:cstheme="minorHAnsi"/>
          <w:b/>
          <w:bCs/>
          <w:color w:val="800000"/>
          <w:sz w:val="28"/>
          <w:szCs w:val="28"/>
        </w:rPr>
        <w:t>came in contact with</w:t>
      </w:r>
      <w:proofErr w:type="gramEnd"/>
      <w:r w:rsidRPr="004A2847">
        <w:rPr>
          <w:rStyle w:val="BookTitle"/>
          <w:rFonts w:asciiTheme="minorHAnsi" w:hAnsiTheme="minorHAnsi" w:cstheme="minorHAnsi"/>
          <w:b/>
          <w:bCs/>
          <w:color w:val="800000"/>
          <w:sz w:val="28"/>
          <w:szCs w:val="28"/>
        </w:rPr>
        <w:t xml:space="preserve"> Murāri Caitanya dāsa would certainly be enlightened in Kṛṣṇa consciousness.</w:t>
      </w:r>
    </w:p>
    <w:p w14:paraId="0FC58764" w14:textId="71B994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5.436</w:t>
      </w:r>
    </w:p>
    <w:p w14:paraId="27E7CC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436</w:t>
      </w:r>
    </w:p>
    <w:p w14:paraId="02A543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keha balāya ’caitanya-dāsa’ nāma</w:t>
      </w:r>
      <w:r w:rsidRPr="004A2847">
        <w:rPr>
          <w:rStyle w:val="BookTitle"/>
          <w:rFonts w:asciiTheme="minorHAnsi" w:hAnsiTheme="minorHAnsi" w:cstheme="minorHAnsi"/>
          <w:b w:val="0"/>
          <w:bCs w:val="0"/>
          <w:color w:val="000000"/>
          <w:sz w:val="28"/>
          <w:szCs w:val="28"/>
        </w:rPr>
        <w:br/>
        <w:t>svapneha nā bale śrī-caitanya-guṇa-grāma</w:t>
      </w:r>
    </w:p>
    <w:p w14:paraId="191F2A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Nowadays someone </w:t>
      </w:r>
      <w:commentRangeStart w:id="224"/>
      <w:r w:rsidRPr="004A2847">
        <w:rPr>
          <w:rStyle w:val="BookTitle"/>
          <w:rFonts w:asciiTheme="minorHAnsi" w:hAnsiTheme="minorHAnsi" w:cstheme="minorHAnsi"/>
          <w:b/>
          <w:bCs/>
          <w:color w:val="800000"/>
          <w:sz w:val="28"/>
          <w:szCs w:val="28"/>
        </w:rPr>
        <w:t xml:space="preserve">calls himself </w:t>
      </w:r>
      <w:commentRangeEnd w:id="224"/>
      <w:r w:rsidR="009D6443">
        <w:rPr>
          <w:rStyle w:val="CommentReference"/>
          <w:b w:val="0"/>
          <w:bCs w:val="0"/>
          <w:color w:val="auto"/>
        </w:rPr>
        <w:commentReference w:id="224"/>
      </w:r>
      <w:r w:rsidRPr="004A2847">
        <w:rPr>
          <w:rStyle w:val="BookTitle"/>
          <w:rFonts w:asciiTheme="minorHAnsi" w:hAnsiTheme="minorHAnsi" w:cstheme="minorHAnsi"/>
          <w:b/>
          <w:bCs/>
          <w:color w:val="800000"/>
          <w:sz w:val="28"/>
          <w:szCs w:val="28"/>
        </w:rPr>
        <w:t>Caitanya dāsa, though he never chants the glories of Lord Caitanya even in his dreams.</w:t>
      </w:r>
    </w:p>
    <w:p w14:paraId="5BADB216" w14:textId="43B876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5.437</w:t>
      </w:r>
    </w:p>
    <w:p w14:paraId="3195DB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437</w:t>
      </w:r>
    </w:p>
    <w:p w14:paraId="5D021C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prāṇa-nātha—śrī-kṛṣṇa-caitanya</w:t>
      </w:r>
      <w:r w:rsidRPr="004A2847">
        <w:rPr>
          <w:rStyle w:val="BookTitle"/>
          <w:rFonts w:asciiTheme="minorHAnsi" w:hAnsiTheme="minorHAnsi" w:cstheme="minorHAnsi"/>
          <w:b w:val="0"/>
          <w:bCs w:val="0"/>
          <w:color w:val="000000"/>
          <w:sz w:val="28"/>
          <w:szCs w:val="28"/>
        </w:rPr>
        <w:br/>
        <w:t>yāṅra bhakti-prasāde advaita satya dhanya</w:t>
      </w:r>
    </w:p>
    <w:p w14:paraId="351207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Kṛṣṇa Caitanya is the beloved Lord of Advaita. Advaita became truly glorious </w:t>
      </w:r>
      <w:proofErr w:type="gramStart"/>
      <w:r w:rsidRPr="004A2847">
        <w:rPr>
          <w:rStyle w:val="BookTitle"/>
          <w:rFonts w:asciiTheme="minorHAnsi" w:hAnsiTheme="minorHAnsi" w:cstheme="minorHAnsi"/>
          <w:b/>
          <w:bCs/>
          <w:color w:val="800000"/>
          <w:sz w:val="28"/>
          <w:szCs w:val="28"/>
        </w:rPr>
        <w:t>as a result of</w:t>
      </w:r>
      <w:proofErr w:type="gramEnd"/>
      <w:r w:rsidRPr="004A2847">
        <w:rPr>
          <w:rStyle w:val="BookTitle"/>
          <w:rFonts w:asciiTheme="minorHAnsi" w:hAnsiTheme="minorHAnsi" w:cstheme="minorHAnsi"/>
          <w:b/>
          <w:bCs/>
          <w:color w:val="800000"/>
          <w:sz w:val="28"/>
          <w:szCs w:val="28"/>
        </w:rPr>
        <w:t xml:space="preserve"> His devotional service to Lord Caitanya.</w:t>
      </w:r>
    </w:p>
    <w:p w14:paraId="0FBEB12E" w14:textId="3C5175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5.438</w:t>
      </w:r>
    </w:p>
    <w:p w14:paraId="219FDF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438</w:t>
      </w:r>
    </w:p>
    <w:p w14:paraId="0D5EFD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advaitera ye caitanya-bhakti</w:t>
      </w:r>
      <w:r w:rsidRPr="004A2847">
        <w:rPr>
          <w:rStyle w:val="BookTitle"/>
          <w:rFonts w:asciiTheme="minorHAnsi" w:hAnsiTheme="minorHAnsi" w:cstheme="minorHAnsi"/>
          <w:b w:val="0"/>
          <w:bCs w:val="0"/>
          <w:color w:val="000000"/>
          <w:sz w:val="28"/>
          <w:szCs w:val="28"/>
        </w:rPr>
        <w:br/>
        <w:t>yāṅhāra prasāde advaitera sarva-śakti</w:t>
      </w:r>
    </w:p>
    <w:p w14:paraId="1022FB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Advaita’s devotional service to Lord Caitanya! Advaita was fully empowered by the mercy of Lord Caitanya.</w:t>
      </w:r>
    </w:p>
    <w:p w14:paraId="290C47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439</w:t>
      </w:r>
    </w:p>
    <w:p w14:paraId="5719D70E" w14:textId="764695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5.439</w:t>
      </w:r>
    </w:p>
    <w:p w14:paraId="155C16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sādhu-loke advaitera e mahimā ghoṣe</w:t>
      </w:r>
      <w:r w:rsidRPr="004A2847">
        <w:rPr>
          <w:rStyle w:val="BookTitle"/>
          <w:rFonts w:asciiTheme="minorHAnsi" w:hAnsiTheme="minorHAnsi" w:cstheme="minorHAnsi"/>
          <w:b w:val="0"/>
          <w:bCs w:val="0"/>
          <w:color w:val="000000"/>
          <w:sz w:val="28"/>
          <w:szCs w:val="28"/>
        </w:rPr>
        <w:br/>
        <w:t>keha ihā advaitera nindā hena vāse</w:t>
      </w:r>
    </w:p>
    <w:p w14:paraId="08EADF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Saintly persons always glorify Advaita in this way, but some people consider this an insult to Advaita.</w:t>
      </w:r>
    </w:p>
    <w:p w14:paraId="2C3E2A10" w14:textId="77777777" w:rsidR="00A46A5B" w:rsidRPr="004A2847" w:rsidRDefault="00A46A5B" w:rsidP="00A46A5B">
      <w:pPr>
        <w:pStyle w:val="VerseNumber"/>
        <w:rPr>
          <w:ins w:id="225" w:author="your servant" w:date="2023-12-29T11:51:00Z"/>
          <w:rStyle w:val="BookTitle"/>
          <w:b w:val="0"/>
          <w:bCs w:val="0"/>
          <w:vanish w:val="0"/>
          <w:color w:val="008000"/>
          <w:sz w:val="20"/>
          <w:szCs w:val="20"/>
        </w:rPr>
      </w:pPr>
      <w:ins w:id="226" w:author="your servant" w:date="2023-12-29T11:51:00Z">
        <w:r w:rsidRPr="004A2847">
          <w:rPr>
            <w:rStyle w:val="BookTitle"/>
            <w:b w:val="0"/>
            <w:bCs w:val="0"/>
            <w:vanish w:val="0"/>
            <w:color w:val="008000"/>
            <w:sz w:val="20"/>
            <w:szCs w:val="20"/>
          </w:rPr>
          <w:t>CB Antya-</w:t>
        </w:r>
        <w:r>
          <w:rPr>
            <w:rStyle w:val="BookTitle"/>
            <w:b w:val="0"/>
            <w:bCs w:val="0"/>
            <w:vanish w:val="0"/>
            <w:color w:val="008000"/>
            <w:sz w:val="20"/>
            <w:szCs w:val="20"/>
          </w:rPr>
          <w:t>khaṇḍa</w:t>
        </w:r>
        <w:r w:rsidRPr="004A2847">
          <w:rPr>
            <w:rStyle w:val="BookTitle"/>
            <w:b w:val="0"/>
            <w:bCs w:val="0"/>
            <w:vanish w:val="0"/>
            <w:color w:val="008000"/>
            <w:sz w:val="20"/>
            <w:szCs w:val="20"/>
          </w:rPr>
          <w:t xml:space="preserve"> 5.4</w:t>
        </w:r>
        <w:r>
          <w:rPr>
            <w:rStyle w:val="BookTitle"/>
            <w:b w:val="0"/>
            <w:bCs w:val="0"/>
            <w:vanish w:val="0"/>
            <w:color w:val="008000"/>
            <w:sz w:val="20"/>
            <w:szCs w:val="20"/>
          </w:rPr>
          <w:t>40</w:t>
        </w:r>
      </w:ins>
    </w:p>
    <w:p w14:paraId="357E81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440</w:t>
      </w:r>
    </w:p>
    <w:p w14:paraId="514391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seha chāra balāya ’caitanya-dāsa’ nāma</w:t>
      </w:r>
      <w:r w:rsidRPr="004A2847">
        <w:rPr>
          <w:rStyle w:val="BookTitle"/>
          <w:rFonts w:asciiTheme="minorHAnsi" w:hAnsiTheme="minorHAnsi" w:cstheme="minorHAnsi"/>
          <w:b w:val="0"/>
          <w:bCs w:val="0"/>
          <w:color w:val="000000"/>
          <w:sz w:val="28"/>
          <w:szCs w:val="28"/>
        </w:rPr>
        <w:br/>
        <w:t>pāpī kemane yāya advaitera sthāna</w:t>
      </w:r>
    </w:p>
    <w:p w14:paraId="283BD3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useless person like this may call himself Caitanya dāsa, but how can such a sinful person attain the shelter of Advaita?</w:t>
      </w:r>
    </w:p>
    <w:p w14:paraId="1A3A8519" w14:textId="243665CA"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duplicitous devotee of Advaita Prabhu used to call himself Caitanya dāsa. His idea was that Śrī Kṛṣṇa Caitanya was Rādhikā and Advaita was Kṛṣṇa. But </w:t>
      </w:r>
      <w:proofErr w:type="gramStart"/>
      <w:r w:rsidRPr="004A2847">
        <w:rPr>
          <w:rStyle w:val="BookTitle"/>
          <w:rFonts w:asciiTheme="minorHAnsi" w:hAnsiTheme="minorHAnsi" w:cstheme="minorHAnsi"/>
          <w:b w:val="0"/>
          <w:bCs w:val="0"/>
          <w:color w:val="000000"/>
          <w:sz w:val="28"/>
          <w:szCs w:val="28"/>
        </w:rPr>
        <w:t>actually</w:t>
      </w:r>
      <w:proofErr w:type="gramEnd"/>
      <w:r w:rsidRPr="004A2847">
        <w:rPr>
          <w:rStyle w:val="BookTitle"/>
          <w:rFonts w:asciiTheme="minorHAnsi" w:hAnsiTheme="minorHAnsi" w:cstheme="minorHAnsi"/>
          <w:b w:val="0"/>
          <w:bCs w:val="0"/>
          <w:color w:val="000000"/>
          <w:sz w:val="28"/>
          <w:szCs w:val="28"/>
        </w:rPr>
        <w:t xml:space="preserve"> Lord Caitanya is the combined form of Rādhā and Govinda, and Śrī Advaita Prabhu is a devotee of Lord Caitanya. This so-called servant of Lord Caitanya was </w:t>
      </w:r>
      <w:proofErr w:type="gramStart"/>
      <w:r w:rsidRPr="004A2847">
        <w:rPr>
          <w:rStyle w:val="BookTitle"/>
          <w:rFonts w:asciiTheme="minorHAnsi" w:hAnsiTheme="minorHAnsi" w:cstheme="minorHAnsi"/>
          <w:b w:val="0"/>
          <w:bCs w:val="0"/>
          <w:color w:val="000000"/>
          <w:sz w:val="28"/>
          <w:szCs w:val="28"/>
        </w:rPr>
        <w:t>actually averse</w:t>
      </w:r>
      <w:proofErr w:type="gramEnd"/>
      <w:r w:rsidRPr="004A2847">
        <w:rPr>
          <w:rStyle w:val="BookTitle"/>
          <w:rFonts w:asciiTheme="minorHAnsi" w:hAnsiTheme="minorHAnsi" w:cstheme="minorHAnsi"/>
          <w:b w:val="0"/>
          <w:bCs w:val="0"/>
          <w:color w:val="000000"/>
          <w:sz w:val="28"/>
          <w:szCs w:val="28"/>
        </w:rPr>
        <w:t xml:space="preserve"> to Lord Caitanya. Śrī Advaita Prabhu became fully empowered simply by the mercy of Lord Caitanya. Yet that </w:t>
      </w:r>
      <w:r w:rsidRPr="004A2847">
        <w:rPr>
          <w:rStyle w:val="BookTitle"/>
          <w:rFonts w:asciiTheme="minorHAnsi" w:hAnsiTheme="minorHAnsi" w:cstheme="minorHAnsi"/>
          <w:b w:val="0"/>
          <w:bCs w:val="0"/>
          <w:i/>
          <w:iCs/>
          <w:color w:val="000000"/>
          <w:sz w:val="28"/>
          <w:szCs w:val="28"/>
        </w:rPr>
        <w:t>ativāḍī</w:t>
      </w:r>
      <w:r w:rsidRPr="004A2847">
        <w:rPr>
          <w:rStyle w:val="BookTitle"/>
          <w:rFonts w:asciiTheme="minorHAnsi" w:hAnsiTheme="minorHAnsi" w:cstheme="minorHAnsi"/>
          <w:b w:val="0"/>
          <w:bCs w:val="0"/>
          <w:color w:val="000000"/>
          <w:sz w:val="28"/>
          <w:szCs w:val="28"/>
        </w:rPr>
        <w:t>, or overly proud person, who considered himself a devotee of Advaita did not realize this fact and thought that such a statement was an insult to Śrī Advaita. Anyone who considers this sinful person a follower of Advaita could not and cannot understand the mentality of Advaita.</w:t>
      </w:r>
    </w:p>
    <w:p w14:paraId="5210C714" w14:textId="55C4F9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5.441</w:t>
      </w:r>
    </w:p>
    <w:p w14:paraId="68B230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441</w:t>
      </w:r>
    </w:p>
    <w:p w14:paraId="16FD1C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 pāpīre ’advaitera loka’ bale ye</w:t>
      </w:r>
      <w:r w:rsidRPr="004A2847">
        <w:rPr>
          <w:rStyle w:val="BookTitle"/>
          <w:rFonts w:asciiTheme="minorHAnsi" w:hAnsiTheme="minorHAnsi" w:cstheme="minorHAnsi"/>
          <w:b w:val="0"/>
          <w:bCs w:val="0"/>
          <w:color w:val="000000"/>
          <w:sz w:val="28"/>
          <w:szCs w:val="28"/>
        </w:rPr>
        <w:br/>
        <w:t>advaita-hṛdaya kabhu nāhi jāne se</w:t>
      </w:r>
    </w:p>
    <w:p w14:paraId="07287E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considers such a sinful person a follower of Advaita never understands the heart of Advaita.</w:t>
      </w:r>
    </w:p>
    <w:p w14:paraId="379A09CA" w14:textId="0C65FD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5.442</w:t>
      </w:r>
    </w:p>
    <w:p w14:paraId="2B764C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442</w:t>
      </w:r>
    </w:p>
    <w:p w14:paraId="747498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rākṣasera nāma yena kahe ’puṇya-jana’</w:t>
      </w:r>
      <w:r w:rsidRPr="004A2847">
        <w:rPr>
          <w:rStyle w:val="BookTitle"/>
          <w:rFonts w:asciiTheme="minorHAnsi" w:hAnsiTheme="minorHAnsi" w:cstheme="minorHAnsi"/>
          <w:b w:val="0"/>
          <w:bCs w:val="0"/>
          <w:color w:val="000000"/>
          <w:sz w:val="28"/>
          <w:szCs w:val="28"/>
        </w:rPr>
        <w:br/>
        <w:t>ei mata e saba caitanya-dāsa-gaṇa</w:t>
      </w:r>
    </w:p>
    <w:p w14:paraId="380A18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These persons may be known by the name Caitanya dāsa, or servant of Caitanya, just as demons are known by the name </w:t>
      </w:r>
      <w:r w:rsidRPr="004A2847">
        <w:rPr>
          <w:rStyle w:val="BookTitle"/>
          <w:rFonts w:asciiTheme="minorHAnsi" w:hAnsiTheme="minorHAnsi" w:cstheme="minorHAnsi"/>
          <w:b/>
          <w:bCs/>
          <w:i/>
          <w:iCs/>
          <w:color w:val="800000"/>
          <w:sz w:val="28"/>
          <w:szCs w:val="28"/>
        </w:rPr>
        <w:t xml:space="preserve">puṇya-jana, </w:t>
      </w:r>
      <w:r w:rsidRPr="004A2847">
        <w:rPr>
          <w:rStyle w:val="BookTitle"/>
          <w:rFonts w:asciiTheme="minorHAnsi" w:hAnsiTheme="minorHAnsi" w:cstheme="minorHAnsi"/>
          <w:b/>
          <w:bCs/>
          <w:color w:val="800000"/>
          <w:sz w:val="28"/>
          <w:szCs w:val="28"/>
        </w:rPr>
        <w:t>or pious person.</w:t>
      </w:r>
    </w:p>
    <w:p w14:paraId="765B99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Sanskrit language the phrase </w:t>
      </w:r>
      <w:r w:rsidRPr="004A2847">
        <w:rPr>
          <w:rStyle w:val="BookTitle"/>
          <w:rFonts w:asciiTheme="minorHAnsi" w:hAnsiTheme="minorHAnsi" w:cstheme="minorHAnsi"/>
          <w:b w:val="0"/>
          <w:bCs w:val="0"/>
          <w:i/>
          <w:iCs/>
          <w:color w:val="000000"/>
          <w:sz w:val="28"/>
          <w:szCs w:val="28"/>
        </w:rPr>
        <w:t>puṇya-jana</w:t>
      </w:r>
      <w:r w:rsidRPr="004A2847">
        <w:rPr>
          <w:rStyle w:val="BookTitle"/>
          <w:rFonts w:asciiTheme="minorHAnsi" w:hAnsiTheme="minorHAnsi" w:cstheme="minorHAnsi"/>
          <w:b w:val="0"/>
          <w:bCs w:val="0"/>
          <w:color w:val="000000"/>
          <w:sz w:val="28"/>
          <w:szCs w:val="28"/>
        </w:rPr>
        <w:t xml:space="preserve"> is used as a synonym for Rākṣasa, or demon.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to call oneself Caitanya dāsa is simply a method of deceiving people. Those who do not understand the deep meaning of the phrase </w:t>
      </w:r>
      <w:r w:rsidRPr="004A2847">
        <w:rPr>
          <w:rStyle w:val="BookTitle"/>
          <w:rFonts w:asciiTheme="minorHAnsi" w:hAnsiTheme="minorHAnsi" w:cstheme="minorHAnsi"/>
          <w:b w:val="0"/>
          <w:bCs w:val="0"/>
          <w:i/>
          <w:iCs/>
          <w:color w:val="000000"/>
          <w:sz w:val="28"/>
          <w:szCs w:val="28"/>
        </w:rPr>
        <w:t>puṇya-jana</w:t>
      </w:r>
      <w:r w:rsidRPr="004A2847">
        <w:rPr>
          <w:rStyle w:val="BookTitle"/>
          <w:rFonts w:asciiTheme="minorHAnsi" w:hAnsiTheme="minorHAnsi" w:cstheme="minorHAnsi"/>
          <w:b w:val="0"/>
          <w:bCs w:val="0"/>
          <w:color w:val="000000"/>
          <w:sz w:val="28"/>
          <w:szCs w:val="28"/>
        </w:rPr>
        <w:t xml:space="preserve"> consider that it has a good connotation, but </w:t>
      </w:r>
      <w:proofErr w:type="gramStart"/>
      <w:r w:rsidRPr="004A2847">
        <w:rPr>
          <w:rStyle w:val="BookTitle"/>
          <w:rFonts w:asciiTheme="minorHAnsi" w:hAnsiTheme="minorHAnsi" w:cstheme="minorHAnsi"/>
          <w:b w:val="0"/>
          <w:bCs w:val="0"/>
          <w:color w:val="000000"/>
          <w:sz w:val="28"/>
          <w:szCs w:val="28"/>
        </w:rPr>
        <w:t>in actuality it</w:t>
      </w:r>
      <w:proofErr w:type="gramEnd"/>
      <w:r w:rsidRPr="004A2847">
        <w:rPr>
          <w:rStyle w:val="BookTitle"/>
          <w:rFonts w:asciiTheme="minorHAnsi" w:hAnsiTheme="minorHAnsi" w:cstheme="minorHAnsi"/>
          <w:b w:val="0"/>
          <w:bCs w:val="0"/>
          <w:color w:val="000000"/>
          <w:sz w:val="28"/>
          <w:szCs w:val="28"/>
        </w:rPr>
        <w:t xml:space="preserve"> is used to give the opposite meaning. Similarly, if names like Caitanya dāsa are not indicative of the actual meaning but are used to indicate an offender of Lord Caitanya, then the person with such a name can never become an actual servant of Lord Caitanya.</w:t>
      </w:r>
    </w:p>
    <w:p w14:paraId="332D23B7" w14:textId="5E6722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5.443</w:t>
      </w:r>
    </w:p>
    <w:p w14:paraId="65BFFED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443</w:t>
      </w:r>
    </w:p>
    <w:p w14:paraId="119F81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kata-dine thāki’ nityānanda khaḍadahe</w:t>
      </w:r>
      <w:r w:rsidRPr="004A2847">
        <w:rPr>
          <w:rStyle w:val="BookTitle"/>
          <w:rFonts w:asciiTheme="minorHAnsi" w:hAnsiTheme="minorHAnsi" w:cstheme="minorHAnsi"/>
          <w:b w:val="0"/>
          <w:bCs w:val="0"/>
          <w:color w:val="000000"/>
          <w:sz w:val="28"/>
          <w:szCs w:val="28"/>
        </w:rPr>
        <w:br/>
        <w:t>saptagrāma āilena sarva-gaṇa-sahe</w:t>
      </w:r>
    </w:p>
    <w:p w14:paraId="2F4642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passing some days at Khaḍadaha, Nityānanda went with His associates to Saptagrāma.</w:t>
      </w:r>
    </w:p>
    <w:p w14:paraId="356182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an elaborate description of Saptagrāma, see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Eleven, text 41.</w:t>
      </w:r>
    </w:p>
    <w:p w14:paraId="78CEF005" w14:textId="19B527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5.444</w:t>
      </w:r>
    </w:p>
    <w:p w14:paraId="35DAEC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444</w:t>
      </w:r>
    </w:p>
    <w:p w14:paraId="2A9E68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saptagrāme āche-sapta-ṛṣi-sthāna</w:t>
      </w:r>
      <w:r w:rsidRPr="004A2847">
        <w:rPr>
          <w:rStyle w:val="BookTitle"/>
          <w:rFonts w:asciiTheme="minorHAnsi" w:hAnsiTheme="minorHAnsi" w:cstheme="minorHAnsi"/>
          <w:b w:val="0"/>
          <w:bCs w:val="0"/>
          <w:color w:val="000000"/>
          <w:sz w:val="28"/>
          <w:szCs w:val="28"/>
        </w:rPr>
        <w:br/>
        <w:t>jagate vidita se ’triveṇī-ghāṭa’ nāma</w:t>
      </w:r>
    </w:p>
    <w:p w14:paraId="1A1B85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village of Saptagrāma there is a place associated with the seven sages known throughout the world as Triveṇī-ghāṭa.</w:t>
      </w:r>
    </w:p>
    <w:p w14:paraId="2CD70C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confluence of the Ganges, Sarasvatī, and Yamunā is known as Triveṇī even today. The riverbed of the Yamunā is still found near Kāñcarāpāḍā. Some time ago this river used to flow into the Triveṇī-saṅgama. Reports that the Yamunā riverbed existed near Govaraḍāṅgā are still current.</w:t>
      </w:r>
    </w:p>
    <w:p w14:paraId="51104FA1" w14:textId="75B23B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5.445</w:t>
      </w:r>
    </w:p>
    <w:p w14:paraId="79CBAA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445</w:t>
      </w:r>
    </w:p>
    <w:p w14:paraId="155246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gaṅgā-ghāṭe pūrve sapta-ṛṣi-gaṇa</w:t>
      </w:r>
      <w:r w:rsidRPr="004A2847">
        <w:rPr>
          <w:rStyle w:val="BookTitle"/>
          <w:rFonts w:asciiTheme="minorHAnsi" w:hAnsiTheme="minorHAnsi" w:cstheme="minorHAnsi"/>
          <w:b w:val="0"/>
          <w:bCs w:val="0"/>
          <w:color w:val="000000"/>
          <w:sz w:val="28"/>
          <w:szCs w:val="28"/>
        </w:rPr>
        <w:br/>
        <w:t>tapa kari’ pāilena govinda-caraṇa</w:t>
      </w:r>
    </w:p>
    <w:p w14:paraId="10621C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seven sages previously performed austerities and attained the lotus feet of Govinda on the bank of the Ganges at this place.</w:t>
      </w:r>
    </w:p>
    <w:p w14:paraId="1EE675E0" w14:textId="1C854E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5.446</w:t>
      </w:r>
    </w:p>
    <w:p w14:paraId="0A44C9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446</w:t>
      </w:r>
    </w:p>
    <w:p w14:paraId="0BEB47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tina devī sei sthāne ekatra milana</w:t>
      </w:r>
      <w:r w:rsidRPr="004A2847">
        <w:rPr>
          <w:rStyle w:val="BookTitle"/>
          <w:rFonts w:asciiTheme="minorHAnsi" w:hAnsiTheme="minorHAnsi" w:cstheme="minorHAnsi"/>
          <w:b w:val="0"/>
          <w:bCs w:val="0"/>
          <w:color w:val="000000"/>
          <w:sz w:val="28"/>
          <w:szCs w:val="28"/>
        </w:rPr>
        <w:br/>
        <w:t>jāhnavī-yamunā-sarasvatīra saṅgama</w:t>
      </w:r>
    </w:p>
    <w:p w14:paraId="5C32DE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three goddesses—Jāhnavī, Yamunā, and Sarasvatīmerge together at this place.</w:t>
      </w:r>
    </w:p>
    <w:p w14:paraId="267BD230" w14:textId="356F3C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5.447</w:t>
      </w:r>
    </w:p>
    <w:p w14:paraId="773B3E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447</w:t>
      </w:r>
    </w:p>
    <w:p w14:paraId="36DF3D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prasiddha ’triveṇī-ghāṭa’ sakala bhuvane</w:t>
      </w:r>
      <w:r w:rsidRPr="004A2847">
        <w:rPr>
          <w:rStyle w:val="BookTitle"/>
          <w:rFonts w:asciiTheme="minorHAnsi" w:hAnsiTheme="minorHAnsi" w:cstheme="minorHAnsi"/>
          <w:b w:val="0"/>
          <w:bCs w:val="0"/>
          <w:color w:val="000000"/>
          <w:sz w:val="28"/>
          <w:szCs w:val="28"/>
        </w:rPr>
        <w:br/>
        <w:t>sarva pāpa-kṣaya haya yāṅra daraśane</w:t>
      </w:r>
    </w:p>
    <w:p w14:paraId="2D4801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This place is renowned throughout the world as Triveṇī-ghāṭa. By taking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of this place, all one’s sins are destroyed.</w:t>
      </w:r>
    </w:p>
    <w:p w14:paraId="3E73C0C0" w14:textId="17DB58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5.448</w:t>
      </w:r>
    </w:p>
    <w:p w14:paraId="79B66D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448</w:t>
      </w:r>
    </w:p>
    <w:p w14:paraId="66891D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prabhuvara parama-ānande</w:t>
      </w:r>
      <w:r w:rsidRPr="004A2847">
        <w:rPr>
          <w:rStyle w:val="BookTitle"/>
          <w:rFonts w:asciiTheme="minorHAnsi" w:hAnsiTheme="minorHAnsi" w:cstheme="minorHAnsi"/>
          <w:b w:val="0"/>
          <w:bCs w:val="0"/>
          <w:color w:val="000000"/>
          <w:sz w:val="28"/>
          <w:szCs w:val="28"/>
        </w:rPr>
        <w:br/>
        <w:t>sei ghāṭe snāna karilena sarva-vṛnde</w:t>
      </w:r>
    </w:p>
    <w:p w14:paraId="35505D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Nityānanda and His associates took bath at this </w:t>
      </w:r>
      <w:r w:rsidRPr="004A2847">
        <w:rPr>
          <w:rStyle w:val="BookTitle"/>
          <w:rFonts w:asciiTheme="minorHAnsi" w:hAnsiTheme="minorHAnsi" w:cstheme="minorHAnsi"/>
          <w:b/>
          <w:bCs/>
          <w:i/>
          <w:iCs/>
          <w:color w:val="800000"/>
          <w:sz w:val="28"/>
          <w:szCs w:val="28"/>
        </w:rPr>
        <w:t xml:space="preserve">ghāṭa </w:t>
      </w:r>
      <w:r w:rsidRPr="004A2847">
        <w:rPr>
          <w:rStyle w:val="BookTitle"/>
          <w:rFonts w:asciiTheme="minorHAnsi" w:hAnsiTheme="minorHAnsi" w:cstheme="minorHAnsi"/>
          <w:b/>
          <w:bCs/>
          <w:color w:val="800000"/>
          <w:sz w:val="28"/>
          <w:szCs w:val="28"/>
        </w:rPr>
        <w:t>in great ecstasy.</w:t>
      </w:r>
    </w:p>
    <w:p w14:paraId="67211673" w14:textId="2A7302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5.449</w:t>
      </w:r>
    </w:p>
    <w:p w14:paraId="7B6737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449</w:t>
      </w:r>
    </w:p>
    <w:p w14:paraId="41BAE8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uddhāraṇa-datta bhāgyavantera mandire</w:t>
      </w:r>
      <w:r w:rsidRPr="004A2847">
        <w:rPr>
          <w:rStyle w:val="BookTitle"/>
          <w:rFonts w:asciiTheme="minorHAnsi" w:hAnsiTheme="minorHAnsi" w:cstheme="minorHAnsi"/>
          <w:b w:val="0"/>
          <w:bCs w:val="0"/>
          <w:color w:val="000000"/>
          <w:sz w:val="28"/>
          <w:szCs w:val="28"/>
        </w:rPr>
        <w:br/>
        <w:t>rahilena tathā prabhu triveṇīra tīre</w:t>
      </w:r>
    </w:p>
    <w:p w14:paraId="3A80AA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stayed on the bank of the Triveṇī at the house of the fortunate Uddhāraṇa Datta.</w:t>
      </w:r>
    </w:p>
    <w:p w14:paraId="750A8DCB" w14:textId="66623C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5.450</w:t>
      </w:r>
    </w:p>
    <w:p w14:paraId="30EEA9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450</w:t>
      </w:r>
    </w:p>
    <w:p w14:paraId="4EED08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kāya-mano-vākye nityānandera caraṇa</w:t>
      </w:r>
      <w:r w:rsidRPr="004A2847">
        <w:rPr>
          <w:rStyle w:val="BookTitle"/>
          <w:rFonts w:asciiTheme="minorHAnsi" w:hAnsiTheme="minorHAnsi" w:cstheme="minorHAnsi"/>
          <w:b w:val="0"/>
          <w:bCs w:val="0"/>
          <w:color w:val="000000"/>
          <w:sz w:val="28"/>
          <w:szCs w:val="28"/>
        </w:rPr>
        <w:br/>
        <w:t>bhajilena akaitave datta-uddhāraṇa</w:t>
      </w:r>
    </w:p>
    <w:p w14:paraId="7658FB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Uddhāraṇa Datta sincerely worshiped the feet of Nityānanda with his body, mind, and speech.</w:t>
      </w:r>
    </w:p>
    <w:p w14:paraId="4EBF22CF" w14:textId="4FE27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5.451</w:t>
      </w:r>
    </w:p>
    <w:p w14:paraId="15A737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451</w:t>
      </w:r>
    </w:p>
    <w:p w14:paraId="4AFF09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sevā-adhikāra</w:t>
      </w:r>
      <w:r w:rsidRPr="004A2847">
        <w:rPr>
          <w:rStyle w:val="BookTitle"/>
          <w:rFonts w:asciiTheme="minorHAnsi" w:hAnsiTheme="minorHAnsi" w:cstheme="minorHAnsi"/>
          <w:b w:val="0"/>
          <w:bCs w:val="0"/>
          <w:color w:val="000000"/>
          <w:sz w:val="28"/>
          <w:szCs w:val="28"/>
        </w:rPr>
        <w:br/>
        <w:t>pāilena uddhāraṇa, kibā bhāgya tāṅra</w:t>
      </w:r>
    </w:p>
    <w:p w14:paraId="3518CA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fortunate was Uddhāraṇa, who achieved the opportunity of serving Nityānanda Svarūpa!</w:t>
      </w:r>
    </w:p>
    <w:p w14:paraId="1317A3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Nityānanda Prabhu is nondifferent from Baladeva. To achieve His service is rare for even demigods like Brahmā. But </w:t>
      </w:r>
      <w:proofErr w:type="gramStart"/>
      <w:r w:rsidRPr="004A2847">
        <w:rPr>
          <w:rStyle w:val="BookTitle"/>
          <w:rFonts w:asciiTheme="minorHAnsi" w:hAnsiTheme="minorHAnsi" w:cstheme="minorHAnsi"/>
          <w:b w:val="0"/>
          <w:bCs w:val="0"/>
          <w:color w:val="000000"/>
          <w:sz w:val="28"/>
          <w:szCs w:val="28"/>
        </w:rPr>
        <w:t>His</w:t>
      </w:r>
      <w:proofErr w:type="gramEnd"/>
      <w:r w:rsidRPr="004A2847">
        <w:rPr>
          <w:rStyle w:val="BookTitle"/>
          <w:rFonts w:asciiTheme="minorHAnsi" w:hAnsiTheme="minorHAnsi" w:cstheme="minorHAnsi"/>
          <w:b w:val="0"/>
          <w:bCs w:val="0"/>
          <w:color w:val="000000"/>
          <w:sz w:val="28"/>
          <w:szCs w:val="28"/>
        </w:rPr>
        <w:t xml:space="preserve"> dear servant Śrī Uddhāraṇa Ṭhākura received that opportunity.</w:t>
      </w:r>
    </w:p>
    <w:p w14:paraId="0CF8B502" w14:textId="0538B9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5.452</w:t>
      </w:r>
    </w:p>
    <w:p w14:paraId="3C44D5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452</w:t>
      </w:r>
    </w:p>
    <w:p w14:paraId="37BFB6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janma janma nityānanda-svarūpa īśvara</w:t>
      </w:r>
      <w:r w:rsidRPr="004A2847">
        <w:rPr>
          <w:rStyle w:val="BookTitle"/>
          <w:rFonts w:asciiTheme="minorHAnsi" w:hAnsiTheme="minorHAnsi" w:cstheme="minorHAnsi"/>
          <w:b w:val="0"/>
          <w:bCs w:val="0"/>
          <w:color w:val="000000"/>
          <w:sz w:val="28"/>
          <w:szCs w:val="28"/>
        </w:rPr>
        <w:br/>
        <w:t>janma janma uddhāraṇo tāṅhāra kiṅkara</w:t>
      </w:r>
    </w:p>
    <w:p w14:paraId="50C9BB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Birth after birth Nityānanda Svarūpa was his master, and birth after birth Uddhāraṇa Datta was His servant.</w:t>
      </w:r>
    </w:p>
    <w:p w14:paraId="661A8890" w14:textId="17E5CB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5.453</w:t>
      </w:r>
    </w:p>
    <w:p w14:paraId="22F5F3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453</w:t>
      </w:r>
    </w:p>
    <w:p w14:paraId="507DD5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vaṇik-kula uddhāraṇa haite</w:t>
      </w:r>
      <w:r w:rsidRPr="004A2847">
        <w:rPr>
          <w:rStyle w:val="BookTitle"/>
          <w:rFonts w:asciiTheme="minorHAnsi" w:hAnsiTheme="minorHAnsi" w:cstheme="minorHAnsi"/>
          <w:b w:val="0"/>
          <w:bCs w:val="0"/>
          <w:color w:val="000000"/>
          <w:sz w:val="28"/>
          <w:szCs w:val="28"/>
        </w:rPr>
        <w:br/>
        <w:t>pavitra haila, dvidhā nāhika ihāte</w:t>
      </w:r>
    </w:p>
    <w:p w14:paraId="067F90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 doubt that the entire mercantile community was delivered by Uddhāraṇa Datta.</w:t>
      </w:r>
    </w:p>
    <w:p w14:paraId="66CB20D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Uddhāraṇa Ṭhākura appeared in the </w:t>
      </w:r>
      <w:r w:rsidRPr="004A2847">
        <w:rPr>
          <w:rStyle w:val="BookTitle"/>
          <w:rFonts w:asciiTheme="minorHAnsi" w:hAnsiTheme="minorHAnsi" w:cstheme="minorHAnsi"/>
          <w:b w:val="0"/>
          <w:bCs w:val="0"/>
          <w:i/>
          <w:iCs/>
          <w:color w:val="000000"/>
          <w:sz w:val="28"/>
          <w:szCs w:val="28"/>
        </w:rPr>
        <w:t>suvarṇa-vaṇik</w:t>
      </w:r>
      <w:r w:rsidRPr="004A2847">
        <w:rPr>
          <w:rStyle w:val="BookTitle"/>
          <w:rFonts w:asciiTheme="minorHAnsi" w:hAnsiTheme="minorHAnsi" w:cstheme="minorHAnsi"/>
          <w:b w:val="0"/>
          <w:bCs w:val="0"/>
          <w:color w:val="000000"/>
          <w:sz w:val="28"/>
          <w:szCs w:val="28"/>
        </w:rPr>
        <w:t xml:space="preserve"> community, the community of bankers and gold merchants. According to social consideration, this community is inferior. Although he appeared in an inferior community, he was the recipient of Śrī Nityānanda’s mercy. There is no doubt that all the people from inferior communities followed his example and gave up their respective family prestige. Inferior mercantile communities like Kāleyora and Bhāṅgārī also became inclined to worship Hari.</w:t>
      </w:r>
    </w:p>
    <w:p w14:paraId="19B76957" w14:textId="7C5B56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5.454</w:t>
      </w:r>
    </w:p>
    <w:p w14:paraId="2C50FF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454</w:t>
      </w:r>
    </w:p>
    <w:p w14:paraId="3A761D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vaṇik tārite nityānanda-avatāra</w:t>
      </w:r>
      <w:r w:rsidRPr="004A2847">
        <w:rPr>
          <w:rStyle w:val="BookTitle"/>
          <w:rFonts w:asciiTheme="minorHAnsi" w:hAnsiTheme="minorHAnsi" w:cstheme="minorHAnsi"/>
          <w:b w:val="0"/>
          <w:bCs w:val="0"/>
          <w:color w:val="000000"/>
          <w:sz w:val="28"/>
          <w:szCs w:val="28"/>
        </w:rPr>
        <w:br/>
        <w:t>vaṇikere dilā prema-bhakti-adhikāra</w:t>
      </w:r>
    </w:p>
    <w:p w14:paraId="606330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Nityānanda </w:t>
      </w:r>
      <w:commentRangeStart w:id="227"/>
      <w:r w:rsidRPr="004A2847">
        <w:rPr>
          <w:rStyle w:val="BookTitle"/>
          <w:rFonts w:asciiTheme="minorHAnsi" w:hAnsiTheme="minorHAnsi" w:cstheme="minorHAnsi"/>
          <w:b/>
          <w:bCs/>
          <w:color w:val="800000"/>
          <w:sz w:val="28"/>
          <w:szCs w:val="28"/>
        </w:rPr>
        <w:t xml:space="preserve">advented </w:t>
      </w:r>
      <w:commentRangeEnd w:id="227"/>
      <w:r w:rsidR="009D6443">
        <w:rPr>
          <w:rStyle w:val="CommentReference"/>
          <w:b w:val="0"/>
          <w:bCs w:val="0"/>
          <w:color w:val="auto"/>
        </w:rPr>
        <w:commentReference w:id="227"/>
      </w:r>
      <w:r w:rsidRPr="004A2847">
        <w:rPr>
          <w:rStyle w:val="BookTitle"/>
          <w:rFonts w:asciiTheme="minorHAnsi" w:hAnsiTheme="minorHAnsi" w:cstheme="minorHAnsi"/>
          <w:b/>
          <w:bCs/>
          <w:color w:val="800000"/>
          <w:sz w:val="28"/>
          <w:szCs w:val="28"/>
        </w:rPr>
        <w:t>to deliver the mercantile community. He gave them the qualification to develop ecstatic love of God.</w:t>
      </w:r>
    </w:p>
    <w:p w14:paraId="5855BEB6" w14:textId="6C1A4E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5.455</w:t>
      </w:r>
    </w:p>
    <w:p w14:paraId="6C8229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455</w:t>
      </w:r>
    </w:p>
    <w:p w14:paraId="5886B3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saptagrāme saba vaṇikera ghare ghare</w:t>
      </w:r>
      <w:r w:rsidRPr="004A2847">
        <w:rPr>
          <w:rStyle w:val="BookTitle"/>
          <w:rFonts w:asciiTheme="minorHAnsi" w:hAnsiTheme="minorHAnsi" w:cstheme="minorHAnsi"/>
          <w:b w:val="0"/>
          <w:bCs w:val="0"/>
          <w:color w:val="000000"/>
          <w:sz w:val="28"/>
          <w:szCs w:val="28"/>
        </w:rPr>
        <w:br/>
        <w:t>āpane nitāicāṅda kīrtane vihare</w:t>
      </w:r>
    </w:p>
    <w:p w14:paraId="4295E9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Nitāi Candra would personally enjoy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in the houses of all the merchants in Saptagrāma.</w:t>
      </w:r>
    </w:p>
    <w:p w14:paraId="0C360B87" w14:textId="0CE4E3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5.456</w:t>
      </w:r>
    </w:p>
    <w:p w14:paraId="1064EF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456</w:t>
      </w:r>
    </w:p>
    <w:p w14:paraId="0B3816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vaṇik-sakala nityānandera caraṇa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sarva-bhāve bhajilena laiyāśaraṇa</w:t>
      </w:r>
    </w:p>
    <w:p w14:paraId="01B654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merchants took shelter at the lotus feet of Nityānanda and worshiped Him in all respects.</w:t>
      </w:r>
    </w:p>
    <w:p w14:paraId="4AE3ABA9" w14:textId="4483A4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5.457</w:t>
      </w:r>
    </w:p>
    <w:p w14:paraId="1B3D3D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457</w:t>
      </w:r>
    </w:p>
    <w:p w14:paraId="17695C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vaṇik sabāra kṛṣṇa-bhajana dekhite</w:t>
      </w:r>
      <w:r w:rsidRPr="004A2847">
        <w:rPr>
          <w:rStyle w:val="BookTitle"/>
          <w:rFonts w:asciiTheme="minorHAnsi" w:hAnsiTheme="minorHAnsi" w:cstheme="minorHAnsi"/>
          <w:b w:val="0"/>
          <w:bCs w:val="0"/>
          <w:color w:val="000000"/>
          <w:sz w:val="28"/>
          <w:szCs w:val="28"/>
        </w:rPr>
        <w:br/>
        <w:t>mane camatkāra pāya sakala jagate</w:t>
      </w:r>
    </w:p>
    <w:p w14:paraId="3FFE45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of the entire world became astonished on seeing the merchants’ devotional service to Kṛṣṇa.</w:t>
      </w:r>
    </w:p>
    <w:p w14:paraId="18CD8D10" w14:textId="7CC56F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5.458</w:t>
      </w:r>
    </w:p>
    <w:p w14:paraId="20A94A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458</w:t>
      </w:r>
    </w:p>
    <w:p w14:paraId="19AA1F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nityānanda-prabhuvara-mahimā apāra</w:t>
      </w:r>
      <w:r w:rsidRPr="004A2847">
        <w:rPr>
          <w:rStyle w:val="BookTitle"/>
          <w:rFonts w:asciiTheme="minorHAnsi" w:hAnsiTheme="minorHAnsi" w:cstheme="minorHAnsi"/>
          <w:b w:val="0"/>
          <w:bCs w:val="0"/>
          <w:color w:val="000000"/>
          <w:sz w:val="28"/>
          <w:szCs w:val="28"/>
        </w:rPr>
        <w:br/>
        <w:t>vaṇik adhama mūrkha ye kaila nistāra</w:t>
      </w:r>
    </w:p>
    <w:p w14:paraId="2E81D7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glories of Nityānanda Prabhu are unlimited. He delivered even the foolish, degraded merchants.</w:t>
      </w:r>
    </w:p>
    <w:p w14:paraId="4640A2F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w:t>
      </w:r>
      <w:r w:rsidRPr="004A2847">
        <w:rPr>
          <w:rStyle w:val="BookTitle"/>
          <w:rFonts w:asciiTheme="minorHAnsi" w:hAnsiTheme="minorHAnsi" w:cstheme="minorHAnsi"/>
          <w:b w:val="0"/>
          <w:bCs w:val="0"/>
          <w:i/>
          <w:iCs/>
          <w:color w:val="000000"/>
          <w:sz w:val="28"/>
          <w:szCs w:val="28"/>
        </w:rPr>
        <w:t>suvarṇa-vaṇiks</w:t>
      </w:r>
      <w:r w:rsidRPr="004A2847">
        <w:rPr>
          <w:rStyle w:val="BookTitle"/>
          <w:rFonts w:asciiTheme="minorHAnsi" w:hAnsiTheme="minorHAnsi" w:cstheme="minorHAnsi"/>
          <w:b w:val="0"/>
          <w:bCs w:val="0"/>
          <w:color w:val="000000"/>
          <w:sz w:val="28"/>
          <w:szCs w:val="28"/>
        </w:rPr>
        <w:t xml:space="preserve"> were naturally uneducated fools and were always absorbed in thinking about mundane wealth, their hearts became polluted. Śrī Nityānanda Prabhu delivered all the merchants who were present at the time. Later </w:t>
      </w:r>
      <w:proofErr w:type="gramStart"/>
      <w:r w:rsidRPr="004A2847">
        <w:rPr>
          <w:rStyle w:val="BookTitle"/>
          <w:rFonts w:asciiTheme="minorHAnsi" w:hAnsiTheme="minorHAnsi" w:cstheme="minorHAnsi"/>
          <w:b w:val="0"/>
          <w:bCs w:val="0"/>
          <w:color w:val="000000"/>
          <w:sz w:val="28"/>
          <w:szCs w:val="28"/>
        </w:rPr>
        <w:t>on</w:t>
      </w:r>
      <w:proofErr w:type="gramEnd"/>
      <w:r w:rsidRPr="004A2847">
        <w:rPr>
          <w:rStyle w:val="BookTitle"/>
          <w:rFonts w:asciiTheme="minorHAnsi" w:hAnsiTheme="minorHAnsi" w:cstheme="minorHAnsi"/>
          <w:b w:val="0"/>
          <w:bCs w:val="0"/>
          <w:color w:val="000000"/>
          <w:sz w:val="28"/>
          <w:szCs w:val="28"/>
        </w:rPr>
        <w:t xml:space="preserve"> some so-called devotees inimical to Nityānanda took birth among those merchants and have become</w:t>
      </w:r>
      <w:commentRangeStart w:id="228"/>
      <w:r w:rsidRPr="004A2847">
        <w:rPr>
          <w:rStyle w:val="BookTitle"/>
          <w:rFonts w:asciiTheme="minorHAnsi" w:hAnsiTheme="minorHAnsi" w:cstheme="minorHAnsi"/>
          <w:b w:val="0"/>
          <w:bCs w:val="0"/>
          <w:color w:val="000000"/>
          <w:sz w:val="28"/>
          <w:szCs w:val="28"/>
        </w:rPr>
        <w:t xml:space="preserve"> </w:t>
      </w:r>
      <w:commentRangeEnd w:id="228"/>
      <w:r w:rsidR="00563872">
        <w:rPr>
          <w:rStyle w:val="CommentReference"/>
          <w:color w:val="auto"/>
        </w:rPr>
        <w:commentReference w:id="228"/>
      </w:r>
      <w:r w:rsidRPr="004A2847">
        <w:rPr>
          <w:rStyle w:val="BookTitle"/>
          <w:rFonts w:asciiTheme="minorHAnsi" w:hAnsiTheme="minorHAnsi" w:cstheme="minorHAnsi"/>
          <w:b w:val="0"/>
          <w:bCs w:val="0"/>
          <w:color w:val="000000"/>
          <w:sz w:val="28"/>
          <w:szCs w:val="28"/>
        </w:rPr>
        <w:t>as well as are becoming averse to Hari.</w:t>
      </w:r>
    </w:p>
    <w:p w14:paraId="38B8F995" w14:textId="6CAFDB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5.459</w:t>
      </w:r>
    </w:p>
    <w:p w14:paraId="2B4B9B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459</w:t>
      </w:r>
    </w:p>
    <w:p w14:paraId="0EA3E2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saptagrāme prabhuvara nityānanda-rāya</w:t>
      </w:r>
      <w:r w:rsidRPr="004A2847">
        <w:rPr>
          <w:rStyle w:val="BookTitle"/>
          <w:rFonts w:asciiTheme="minorHAnsi" w:hAnsiTheme="minorHAnsi" w:cstheme="minorHAnsi"/>
          <w:b w:val="0"/>
          <w:bCs w:val="0"/>
          <w:color w:val="000000"/>
          <w:sz w:val="28"/>
          <w:szCs w:val="28"/>
        </w:rPr>
        <w:br/>
        <w:t>gaṇa-saha saṅkīrtana karena līlāya</w:t>
      </w:r>
    </w:p>
    <w:p w14:paraId="4028E4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Nityānanda enjoyed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pastimes with His associates in Saptagrāma.</w:t>
      </w:r>
    </w:p>
    <w:p w14:paraId="7BC316FA" w14:textId="58CD4C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5.460</w:t>
      </w:r>
    </w:p>
    <w:p w14:paraId="06555F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460</w:t>
      </w:r>
    </w:p>
    <w:p w14:paraId="1446DD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saptagrāme yata haila kīrtana-vihāra</w:t>
      </w:r>
      <w:r w:rsidRPr="004A2847">
        <w:rPr>
          <w:rStyle w:val="BookTitle"/>
          <w:rFonts w:asciiTheme="minorHAnsi" w:hAnsiTheme="minorHAnsi" w:cstheme="minorHAnsi"/>
          <w:b w:val="0"/>
          <w:bCs w:val="0"/>
          <w:color w:val="000000"/>
          <w:sz w:val="28"/>
          <w:szCs w:val="28"/>
        </w:rPr>
        <w:br/>
        <w:t>śata-vatsare o tāhā nāri varṇibāra</w:t>
      </w:r>
    </w:p>
    <w:p w14:paraId="7DB243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that took place in Saptagrāma cannot be described even in a hundred years.</w:t>
      </w:r>
    </w:p>
    <w:p w14:paraId="3AD4A506" w14:textId="44B55C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5.461</w:t>
      </w:r>
    </w:p>
    <w:p w14:paraId="0ACBA6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461</w:t>
      </w:r>
    </w:p>
    <w:p w14:paraId="41AF31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yena sukha haila nadīyā-nagare</w:t>
      </w:r>
      <w:r w:rsidRPr="004A2847">
        <w:rPr>
          <w:rStyle w:val="BookTitle"/>
          <w:rFonts w:asciiTheme="minorHAnsi" w:hAnsiTheme="minorHAnsi" w:cstheme="minorHAnsi"/>
          <w:b w:val="0"/>
          <w:bCs w:val="0"/>
          <w:color w:val="000000"/>
          <w:sz w:val="28"/>
          <w:szCs w:val="28"/>
        </w:rPr>
        <w:br/>
        <w:t>sei-mata sukha haila saptagrāma-pure</w:t>
      </w:r>
    </w:p>
    <w:p w14:paraId="7905D6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Saptagrāma became filled with the same ecstasy that had previously filled the entire district of Nadia.</w:t>
      </w:r>
    </w:p>
    <w:p w14:paraId="700CDB17" w14:textId="354970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5.462</w:t>
      </w:r>
    </w:p>
    <w:p w14:paraId="383E03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462</w:t>
      </w:r>
    </w:p>
    <w:p w14:paraId="3E081A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rātri-dine kṣudhā-tṛṣṇā nāhi nidrā-bhaya</w:t>
      </w:r>
      <w:r w:rsidRPr="004A2847">
        <w:rPr>
          <w:rStyle w:val="BookTitle"/>
          <w:rFonts w:asciiTheme="minorHAnsi" w:hAnsiTheme="minorHAnsi" w:cstheme="minorHAnsi"/>
          <w:b w:val="0"/>
          <w:bCs w:val="0"/>
          <w:color w:val="000000"/>
          <w:sz w:val="28"/>
          <w:szCs w:val="28"/>
        </w:rPr>
        <w:br/>
        <w:t>sarva-dike haila hari-saṅkīrtana-maya</w:t>
      </w:r>
    </w:p>
    <w:p w14:paraId="57DE7E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Whether day or night, people did not feel the urges of hunger, thirst, fear, or sleep. All directions were filled with the congregational chanting of the holy name of the Lord.</w:t>
      </w:r>
    </w:p>
    <w:p w14:paraId="0DB4A958" w14:textId="36EF45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5.463</w:t>
      </w:r>
    </w:p>
    <w:p w14:paraId="66D141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463</w:t>
      </w:r>
    </w:p>
    <w:p w14:paraId="04B87B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prati-ghare ghare prati-nagare catvare</w:t>
      </w:r>
      <w:r w:rsidRPr="004A2847">
        <w:rPr>
          <w:rStyle w:val="BookTitle"/>
          <w:rFonts w:asciiTheme="minorHAnsi" w:hAnsiTheme="minorHAnsi" w:cstheme="minorHAnsi"/>
          <w:b w:val="0"/>
          <w:bCs w:val="0"/>
          <w:color w:val="000000"/>
          <w:sz w:val="28"/>
          <w:szCs w:val="28"/>
        </w:rPr>
        <w:br/>
        <w:t>nityānanda prabhuvara kīrtane vihare</w:t>
      </w:r>
    </w:p>
    <w:p w14:paraId="3475A5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Prabhu enjoyed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in every house, every neighborhood, and every village.</w:t>
      </w:r>
    </w:p>
    <w:p w14:paraId="204FB1C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catvara </w:t>
      </w:r>
      <w:r w:rsidRPr="004A2847">
        <w:rPr>
          <w:rStyle w:val="BookTitle"/>
          <w:rFonts w:asciiTheme="minorHAnsi" w:hAnsiTheme="minorHAnsi" w:cstheme="minorHAnsi"/>
          <w:b w:val="0"/>
          <w:bCs w:val="0"/>
          <w:color w:val="000000"/>
          <w:sz w:val="28"/>
          <w:szCs w:val="28"/>
        </w:rPr>
        <w:t>refers to a neighborhood or a park.</w:t>
      </w:r>
    </w:p>
    <w:p w14:paraId="2C63083D" w14:textId="669D4E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5.464</w:t>
      </w:r>
    </w:p>
    <w:p w14:paraId="6E3FDE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464</w:t>
      </w:r>
    </w:p>
    <w:p w14:paraId="23536C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āveśa dekhite</w:t>
      </w:r>
      <w:r w:rsidRPr="004A2847">
        <w:rPr>
          <w:rStyle w:val="BookTitle"/>
          <w:rFonts w:asciiTheme="minorHAnsi" w:hAnsiTheme="minorHAnsi" w:cstheme="minorHAnsi"/>
          <w:b w:val="0"/>
          <w:bCs w:val="0"/>
          <w:color w:val="000000"/>
          <w:sz w:val="28"/>
          <w:szCs w:val="28"/>
        </w:rPr>
        <w:br/>
        <w:t>hena nāhi ye vihvala nā haya jagate</w:t>
      </w:r>
    </w:p>
    <w:p w14:paraId="52666D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There was no one in the world who was not overwhelmed on seeing the ecstatic mood of Nityānanda Svarūpa.</w:t>
      </w:r>
    </w:p>
    <w:p w14:paraId="3E8465E0" w14:textId="4A6FF1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5.465</w:t>
      </w:r>
    </w:p>
    <w:p w14:paraId="784525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465</w:t>
      </w:r>
    </w:p>
    <w:p w14:paraId="0FAB6C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anyera ki dāya, viṣṇu-drohī ye yavana</w:t>
      </w:r>
      <w:r w:rsidRPr="004A2847">
        <w:rPr>
          <w:rStyle w:val="BookTitle"/>
          <w:rFonts w:asciiTheme="minorHAnsi" w:hAnsiTheme="minorHAnsi" w:cstheme="minorHAnsi"/>
          <w:b w:val="0"/>
          <w:bCs w:val="0"/>
          <w:color w:val="000000"/>
          <w:sz w:val="28"/>
          <w:szCs w:val="28"/>
        </w:rPr>
        <w:br/>
        <w:t>tāhārā o pāda-padme laila śaraṇa</w:t>
      </w:r>
    </w:p>
    <w:p w14:paraId="3E6A1E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others, even Yavanas who are inimical to Viṣṇu took shelter at His lotus feet.</w:t>
      </w:r>
    </w:p>
    <w:p w14:paraId="0813B89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Yavanas are by nature nondevotees and envious of the Supreme Lord.</w:t>
      </w:r>
    </w:p>
    <w:p w14:paraId="779DBE23" w14:textId="7EFF0E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5.466</w:t>
      </w:r>
    </w:p>
    <w:p w14:paraId="79944E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466</w:t>
      </w:r>
    </w:p>
    <w:p w14:paraId="49A30B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yavanera nayane dekhiyā prema-dhāra</w:t>
      </w:r>
      <w:r w:rsidRPr="004A2847">
        <w:rPr>
          <w:rStyle w:val="BookTitle"/>
          <w:rFonts w:asciiTheme="minorHAnsi" w:hAnsiTheme="minorHAnsi" w:cstheme="minorHAnsi"/>
          <w:b w:val="0"/>
          <w:bCs w:val="0"/>
          <w:color w:val="000000"/>
          <w:sz w:val="28"/>
          <w:szCs w:val="28"/>
        </w:rPr>
        <w:br/>
        <w:t>brāhmaṇe o āpanāke karena dhikkāra</w:t>
      </w:r>
    </w:p>
    <w:p w14:paraId="0F0A2B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saw the Yavanas’ tears of ecstatic love, they condemned themselves.</w:t>
      </w:r>
    </w:p>
    <w:p w14:paraId="1443B7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are exalted, and the Yavanas are degraded, being devoid of all </w:t>
      </w:r>
      <w:r w:rsidRPr="004A2847">
        <w:rPr>
          <w:rStyle w:val="BookTitle"/>
          <w:rFonts w:asciiTheme="minorHAnsi" w:hAnsiTheme="minorHAnsi" w:cstheme="minorHAnsi"/>
          <w:b w:val="0"/>
          <w:bCs w:val="0"/>
          <w:i/>
          <w:iCs/>
          <w:color w:val="000000"/>
          <w:sz w:val="28"/>
          <w:szCs w:val="28"/>
        </w:rPr>
        <w:t>saṁskāras,</w:t>
      </w:r>
      <w:r w:rsidRPr="004A2847">
        <w:rPr>
          <w:rStyle w:val="BookTitle"/>
          <w:rFonts w:asciiTheme="minorHAnsi" w:hAnsiTheme="minorHAnsi" w:cstheme="minorHAnsi"/>
          <w:b w:val="0"/>
          <w:bCs w:val="0"/>
          <w:color w:val="000000"/>
          <w:sz w:val="28"/>
          <w:szCs w:val="28"/>
        </w:rPr>
        <w:t xml:space="preserve"> or purificatory processes.</w:t>
      </w:r>
    </w:p>
    <w:p w14:paraId="04D16D86" w14:textId="6011F4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5.467</w:t>
      </w:r>
    </w:p>
    <w:p w14:paraId="716369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467</w:t>
      </w:r>
    </w:p>
    <w:p w14:paraId="0DCC5F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avadhūta-candra mahāśaya</w:t>
      </w:r>
      <w:r w:rsidRPr="004A2847">
        <w:rPr>
          <w:rStyle w:val="BookTitle"/>
          <w:rFonts w:asciiTheme="minorHAnsi" w:hAnsiTheme="minorHAnsi" w:cstheme="minorHAnsi"/>
          <w:b w:val="0"/>
          <w:bCs w:val="0"/>
          <w:color w:val="000000"/>
          <w:sz w:val="28"/>
          <w:szCs w:val="28"/>
        </w:rPr>
        <w:br/>
        <w:t>yāṅhāra kṛpāya hena saba raṅga haya</w:t>
      </w:r>
    </w:p>
    <w:p w14:paraId="746973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Avadhūta-candra Mahāśaya, by whose mercy all such pastimes took place.</w:t>
      </w:r>
    </w:p>
    <w:p w14:paraId="0C7E675B" w14:textId="3F60C9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5.468</w:t>
      </w:r>
    </w:p>
    <w:p w14:paraId="684FD5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468</w:t>
      </w:r>
    </w:p>
    <w:p w14:paraId="59C2D3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saptagrāme, āmbuyā-mulluke</w:t>
      </w:r>
      <w:r w:rsidRPr="004A2847">
        <w:rPr>
          <w:rStyle w:val="BookTitle"/>
          <w:rFonts w:asciiTheme="minorHAnsi" w:hAnsiTheme="minorHAnsi" w:cstheme="minorHAnsi"/>
          <w:b w:val="0"/>
          <w:bCs w:val="0"/>
          <w:color w:val="000000"/>
          <w:sz w:val="28"/>
          <w:szCs w:val="28"/>
        </w:rPr>
        <w:br/>
        <w:t>viharena nityānanda-svarūpa kautuke</w:t>
      </w:r>
    </w:p>
    <w:p w14:paraId="224381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Nityānanda Svarūpa happily enjoyed pastimes in Saptagrāma and </w:t>
      </w:r>
      <w:r w:rsidRPr="004A2847">
        <w:rPr>
          <w:rStyle w:val="BookTitle"/>
          <w:rFonts w:asciiTheme="minorHAnsi" w:hAnsiTheme="minorHAnsi" w:cstheme="minorHAnsi"/>
          <w:b/>
          <w:bCs/>
          <w:color w:val="800000"/>
          <w:sz w:val="28"/>
          <w:szCs w:val="28"/>
        </w:rPr>
        <w:lastRenderedPageBreak/>
        <w:t>Āmbuyā-mulluka.</w:t>
      </w:r>
    </w:p>
    <w:p w14:paraId="12BE019F" w14:textId="47D80E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5.469</w:t>
      </w:r>
    </w:p>
    <w:p w14:paraId="1E50E5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469</w:t>
      </w:r>
    </w:p>
    <w:p w14:paraId="207EC7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kata-dine āilena śāntipure</w:t>
      </w:r>
      <w:r w:rsidRPr="004A2847">
        <w:rPr>
          <w:rStyle w:val="BookTitle"/>
          <w:rFonts w:asciiTheme="minorHAnsi" w:hAnsiTheme="minorHAnsi" w:cstheme="minorHAnsi"/>
          <w:b w:val="0"/>
          <w:bCs w:val="0"/>
          <w:color w:val="000000"/>
          <w:sz w:val="28"/>
          <w:szCs w:val="28"/>
        </w:rPr>
        <w:br/>
        <w:t>ācārya-gosāñi priya-vigrahera ghare</w:t>
      </w:r>
    </w:p>
    <w:p w14:paraId="3AC268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after some days He went to the house of His dear Advaita Ācārya in Śāntipura.</w:t>
      </w:r>
    </w:p>
    <w:p w14:paraId="4F1D5C09" w14:textId="4107FB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5.470</w:t>
      </w:r>
    </w:p>
    <w:p w14:paraId="3460A5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470</w:t>
      </w:r>
    </w:p>
    <w:p w14:paraId="7AB63B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advaita nityānandera śrī-mukha</w:t>
      </w:r>
      <w:r w:rsidRPr="004A2847">
        <w:rPr>
          <w:rStyle w:val="BookTitle"/>
          <w:rFonts w:asciiTheme="minorHAnsi" w:hAnsiTheme="minorHAnsi" w:cstheme="minorHAnsi"/>
          <w:b w:val="0"/>
          <w:bCs w:val="0"/>
          <w:color w:val="000000"/>
          <w:sz w:val="28"/>
          <w:szCs w:val="28"/>
        </w:rPr>
        <w:br/>
        <w:t>hena nāhi jānena janmila kona sukha</w:t>
      </w:r>
    </w:p>
    <w:p w14:paraId="3C27E4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Advaita saw Nityānanda’s face, He could not understand how joyful He became.</w:t>
      </w:r>
    </w:p>
    <w:p w14:paraId="617C8841" w14:textId="1913B2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5.471</w:t>
      </w:r>
    </w:p>
    <w:p w14:paraId="018403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471</w:t>
      </w:r>
    </w:p>
    <w:p w14:paraId="40842F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bali’ lāgilena karite huṅkāra</w:t>
      </w:r>
      <w:r w:rsidRPr="004A2847">
        <w:rPr>
          <w:rStyle w:val="BookTitle"/>
          <w:rFonts w:asciiTheme="minorHAnsi" w:hAnsiTheme="minorHAnsi" w:cstheme="minorHAnsi"/>
          <w:b w:val="0"/>
          <w:bCs w:val="0"/>
          <w:color w:val="000000"/>
          <w:sz w:val="28"/>
          <w:szCs w:val="28"/>
        </w:rPr>
        <w:br/>
        <w:t>pradakṣiṇa daṇḍavata karena apāra</w:t>
      </w:r>
    </w:p>
    <w:p w14:paraId="2A30AF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roared loudly and chanted the name of Hari. Then Advaita circumambulated Nityānanda and offered Him obeisances.</w:t>
      </w:r>
    </w:p>
    <w:p w14:paraId="28BC7F14" w14:textId="73BE26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5.472</w:t>
      </w:r>
    </w:p>
    <w:p w14:paraId="6263EB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472</w:t>
      </w:r>
    </w:p>
    <w:p w14:paraId="2E41C6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nityānanda-svarūpa advaita kari’ kole</w:t>
      </w:r>
      <w:r w:rsidRPr="004A2847">
        <w:rPr>
          <w:rStyle w:val="BookTitle"/>
          <w:rFonts w:asciiTheme="minorHAnsi" w:hAnsiTheme="minorHAnsi" w:cstheme="minorHAnsi"/>
          <w:b w:val="0"/>
          <w:bCs w:val="0"/>
          <w:color w:val="000000"/>
          <w:sz w:val="28"/>
          <w:szCs w:val="28"/>
        </w:rPr>
        <w:br/>
        <w:t>siñcilena aṅga tāna premānanda-jale</w:t>
      </w:r>
    </w:p>
    <w:p w14:paraId="2C70F1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embraced Advaita and soaked His body with tears of ecstatic love.</w:t>
      </w:r>
    </w:p>
    <w:p w14:paraId="03F8724E" w14:textId="096F77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w:t>
      </w:r>
    </w:p>
    <w:p w14:paraId="6D45DC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473</w:t>
      </w:r>
    </w:p>
    <w:p w14:paraId="2C231D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doṅhe doṅhā dekhi’ baḍa hailā vivaśa</w:t>
      </w:r>
      <w:r w:rsidRPr="004A2847">
        <w:rPr>
          <w:rStyle w:val="BookTitle"/>
          <w:rFonts w:asciiTheme="minorHAnsi" w:hAnsiTheme="minorHAnsi" w:cstheme="minorHAnsi"/>
          <w:b w:val="0"/>
          <w:bCs w:val="0"/>
          <w:color w:val="000000"/>
          <w:sz w:val="28"/>
          <w:szCs w:val="28"/>
        </w:rPr>
        <w:br/>
        <w:t>janmila ananta anirvacanīya rasa</w:t>
      </w:r>
    </w:p>
    <w:p w14:paraId="5A21F3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became overwhelmed upon seeing each other, and They felt unlimited, indescribable ecstasy.</w:t>
      </w:r>
    </w:p>
    <w:p w14:paraId="639987FF" w14:textId="7C7E92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5.474</w:t>
      </w:r>
    </w:p>
    <w:p w14:paraId="14033B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474</w:t>
      </w:r>
    </w:p>
    <w:p w14:paraId="5AFEF2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doṅhe doṅhā dhari’ gaḍi’ yāyena aṅgane</w:t>
      </w:r>
      <w:r w:rsidRPr="004A2847">
        <w:rPr>
          <w:rStyle w:val="BookTitle"/>
          <w:rFonts w:asciiTheme="minorHAnsi" w:hAnsiTheme="minorHAnsi" w:cstheme="minorHAnsi"/>
          <w:b w:val="0"/>
          <w:bCs w:val="0"/>
          <w:color w:val="000000"/>
          <w:sz w:val="28"/>
          <w:szCs w:val="28"/>
        </w:rPr>
        <w:br/>
        <w:t>doṅhe cāhe dharibāre doṅhāra caraṇe</w:t>
      </w:r>
    </w:p>
    <w:p w14:paraId="01A6BF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rolled on the ground in each other’s embrace, and They tried to grab each other’s feet.</w:t>
      </w:r>
    </w:p>
    <w:p w14:paraId="750E4A8C" w14:textId="702CD9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5.475</w:t>
      </w:r>
    </w:p>
    <w:p w14:paraId="404ED9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475</w:t>
      </w:r>
    </w:p>
    <w:p w14:paraId="2BE853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 siṁha jini’ doṅhe kare siṁha-nāda</w:t>
      </w:r>
      <w:r w:rsidRPr="004A2847">
        <w:rPr>
          <w:rStyle w:val="BookTitle"/>
          <w:rFonts w:asciiTheme="minorHAnsi" w:hAnsiTheme="minorHAnsi" w:cstheme="minorHAnsi"/>
          <w:b w:val="0"/>
          <w:bCs w:val="0"/>
          <w:color w:val="000000"/>
          <w:sz w:val="28"/>
          <w:szCs w:val="28"/>
        </w:rPr>
        <w:br/>
        <w:t>samvaraṇa nahe dui-prabhura unmāda</w:t>
      </w:r>
    </w:p>
    <w:p w14:paraId="0AC824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roared more loudly than millions of lions, and They were unable to control Their madness.</w:t>
      </w:r>
    </w:p>
    <w:p w14:paraId="3B253F04" w14:textId="72222A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5.476</w:t>
      </w:r>
    </w:p>
    <w:p w14:paraId="1EEF5A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476</w:t>
      </w:r>
    </w:p>
    <w:p w14:paraId="5F66A6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kata-kṣaṇe dui-prabhu hailā sthira</w:t>
      </w:r>
      <w:r w:rsidRPr="004A2847">
        <w:rPr>
          <w:rStyle w:val="BookTitle"/>
          <w:rFonts w:asciiTheme="minorHAnsi" w:hAnsiTheme="minorHAnsi" w:cstheme="minorHAnsi"/>
          <w:b w:val="0"/>
          <w:bCs w:val="0"/>
          <w:color w:val="000000"/>
          <w:sz w:val="28"/>
          <w:szCs w:val="28"/>
        </w:rPr>
        <w:br/>
        <w:t>vasilena eka-sthāne dui mahādhīra</w:t>
      </w:r>
    </w:p>
    <w:p w14:paraId="7FFD98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the two most sober Prabhus became pacified and sat down together in one place.</w:t>
      </w:r>
    </w:p>
    <w:p w14:paraId="3EE21DD0" w14:textId="7D0175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5.477</w:t>
      </w:r>
    </w:p>
    <w:p w14:paraId="039E85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477</w:t>
      </w:r>
    </w:p>
    <w:p w14:paraId="7376A6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kara-yoḍa kariyā advaita mahāmati</w:t>
      </w:r>
      <w:r w:rsidRPr="004A2847">
        <w:rPr>
          <w:rStyle w:val="BookTitle"/>
          <w:rFonts w:asciiTheme="minorHAnsi" w:hAnsiTheme="minorHAnsi" w:cstheme="minorHAnsi"/>
          <w:b w:val="0"/>
          <w:bCs w:val="0"/>
          <w:color w:val="000000"/>
          <w:sz w:val="28"/>
          <w:szCs w:val="28"/>
        </w:rPr>
        <w:br/>
        <w:t>santoṣe karena nityānanda-prati stuti</w:t>
      </w:r>
    </w:p>
    <w:p w14:paraId="29D897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broad-minded Advaita folded His hands and happily offered prayers to </w:t>
      </w:r>
      <w:r w:rsidRPr="004A2847">
        <w:rPr>
          <w:rStyle w:val="BookTitle"/>
          <w:rFonts w:asciiTheme="minorHAnsi" w:hAnsiTheme="minorHAnsi" w:cstheme="minorHAnsi"/>
          <w:b/>
          <w:bCs/>
          <w:color w:val="800000"/>
          <w:sz w:val="28"/>
          <w:szCs w:val="28"/>
        </w:rPr>
        <w:lastRenderedPageBreak/>
        <w:t>Nityānanda.</w:t>
      </w:r>
    </w:p>
    <w:p w14:paraId="753E83C2" w14:textId="68A3AE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5.478</w:t>
      </w:r>
    </w:p>
    <w:p w14:paraId="7A519C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478</w:t>
      </w:r>
    </w:p>
    <w:p w14:paraId="27DF01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tumi</w:t>
      </w:r>
      <w:proofErr w:type="gramEnd"/>
      <w:r w:rsidRPr="004A2847">
        <w:rPr>
          <w:rStyle w:val="BookTitle"/>
          <w:rFonts w:asciiTheme="minorHAnsi" w:hAnsiTheme="minorHAnsi" w:cstheme="minorHAnsi"/>
          <w:b w:val="0"/>
          <w:bCs w:val="0"/>
          <w:color w:val="000000"/>
          <w:sz w:val="28"/>
          <w:szCs w:val="28"/>
        </w:rPr>
        <w:t xml:space="preserve"> nityānanda-mūrti nityānanda-nāma</w:t>
      </w:r>
      <w:r w:rsidRPr="004A2847">
        <w:rPr>
          <w:rStyle w:val="BookTitle"/>
          <w:rFonts w:asciiTheme="minorHAnsi" w:hAnsiTheme="minorHAnsi" w:cstheme="minorHAnsi"/>
          <w:b w:val="0"/>
          <w:bCs w:val="0"/>
          <w:color w:val="000000"/>
          <w:sz w:val="28"/>
          <w:szCs w:val="28"/>
        </w:rPr>
        <w:br/>
        <w:t>mūrtimanta tumi caitanyera guṇa-dhāma</w:t>
      </w:r>
    </w:p>
    <w:p w14:paraId="31471E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“Your form is Nityānanda, and Your name is Nityānanda. You are the personification of Lord Caitanya’s transcendental qualities.</w:t>
      </w:r>
    </w:p>
    <w:p w14:paraId="105A7AF4" w14:textId="466533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5.479</w:t>
      </w:r>
    </w:p>
    <w:p w14:paraId="7A2B9C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479</w:t>
      </w:r>
    </w:p>
    <w:p w14:paraId="761683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sarva-jīva-paritrāṇa tumi mahā-hetu</w:t>
      </w:r>
      <w:r w:rsidRPr="004A2847">
        <w:rPr>
          <w:rStyle w:val="BookTitle"/>
          <w:rFonts w:asciiTheme="minorHAnsi" w:hAnsiTheme="minorHAnsi" w:cstheme="minorHAnsi"/>
          <w:b w:val="0"/>
          <w:bCs w:val="0"/>
          <w:color w:val="000000"/>
          <w:sz w:val="28"/>
          <w:szCs w:val="28"/>
        </w:rPr>
        <w:br/>
        <w:t>mahā-pralayete tumi satya-dharma-setu</w:t>
      </w:r>
    </w:p>
    <w:p w14:paraId="58D17B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ultimate cause of all living entities’ deliverance. You protect religious principles even during the total annihilation.</w:t>
      </w:r>
    </w:p>
    <w:p w14:paraId="777A4AE3" w14:textId="630ECF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5.480</w:t>
      </w:r>
    </w:p>
    <w:p w14:paraId="2997CB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480</w:t>
      </w:r>
    </w:p>
    <w:p w14:paraId="3F5FCF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se bujhāo caitanyera prema-bhakti</w:t>
      </w:r>
      <w:r w:rsidRPr="004A2847">
        <w:rPr>
          <w:rStyle w:val="BookTitle"/>
          <w:rFonts w:asciiTheme="minorHAnsi" w:hAnsiTheme="minorHAnsi" w:cstheme="minorHAnsi"/>
          <w:b w:val="0"/>
          <w:bCs w:val="0"/>
          <w:color w:val="000000"/>
          <w:sz w:val="28"/>
          <w:szCs w:val="28"/>
        </w:rPr>
        <w:br/>
        <w:t>tumi se caitanya-vṛkṣe dhara pūrṇa-śakti</w:t>
      </w:r>
    </w:p>
    <w:p w14:paraId="599AAD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propagate Lord Caitanya’s devotional service in ecstatic love. You are the fully empowered branch of the tree of Lord Caitanya.</w:t>
      </w:r>
    </w:p>
    <w:p w14:paraId="1E09CEB7" w14:textId="67F82E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5.481</w:t>
      </w:r>
    </w:p>
    <w:p w14:paraId="794BFC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481</w:t>
      </w:r>
    </w:p>
    <w:p w14:paraId="73105F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brahmā-śiva-nāradādi ’bhakta’ nāma yāṅra</w:t>
      </w:r>
      <w:r w:rsidRPr="004A2847">
        <w:rPr>
          <w:rStyle w:val="BookTitle"/>
          <w:rFonts w:asciiTheme="minorHAnsi" w:hAnsiTheme="minorHAnsi" w:cstheme="minorHAnsi"/>
          <w:b w:val="0"/>
          <w:bCs w:val="0"/>
          <w:color w:val="000000"/>
          <w:sz w:val="28"/>
          <w:szCs w:val="28"/>
        </w:rPr>
        <w:br/>
        <w:t>tumi se parama upadeṣṭā sabākāra</w:t>
      </w:r>
    </w:p>
    <w:p w14:paraId="56210C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supreme instructor of all devotees headed by Brahmā, Śiva, and Nārada.</w:t>
      </w:r>
    </w:p>
    <w:p w14:paraId="4CE7B1C1" w14:textId="10D553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5.482</w:t>
      </w:r>
    </w:p>
    <w:p w14:paraId="6F9B1D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482</w:t>
      </w:r>
    </w:p>
    <w:p w14:paraId="2CC27A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viṣṇu-bhakti sabei pāyena tomā haite</w:t>
      </w:r>
      <w:r w:rsidRPr="004A2847">
        <w:rPr>
          <w:rStyle w:val="BookTitle"/>
          <w:rFonts w:asciiTheme="minorHAnsi" w:hAnsiTheme="minorHAnsi" w:cstheme="minorHAnsi"/>
          <w:b w:val="0"/>
          <w:bCs w:val="0"/>
          <w:color w:val="000000"/>
          <w:sz w:val="28"/>
          <w:szCs w:val="28"/>
        </w:rPr>
        <w:br/>
        <w:t>tathāpiha abhimāna nā sparśe tomāte</w:t>
      </w:r>
    </w:p>
    <w:p w14:paraId="3BDC11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attains devotional service to Viṣṇu by Your mercy, yet You are never touched by pride.</w:t>
      </w:r>
    </w:p>
    <w:p w14:paraId="0491A66D" w14:textId="3C6BAA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5.483-484</w:t>
      </w:r>
    </w:p>
    <w:p w14:paraId="62AA4E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483-484</w:t>
      </w:r>
    </w:p>
    <w:p w14:paraId="3A8255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patita-pāvana tumi doṣa-dṛṣṭi-śūnya</w:t>
      </w:r>
      <w:r w:rsidRPr="004A2847">
        <w:rPr>
          <w:rStyle w:val="BookTitle"/>
          <w:rFonts w:asciiTheme="minorHAnsi" w:hAnsiTheme="minorHAnsi" w:cstheme="minorHAnsi"/>
          <w:b w:val="0"/>
          <w:bCs w:val="0"/>
          <w:color w:val="000000"/>
          <w:sz w:val="28"/>
          <w:szCs w:val="28"/>
        </w:rPr>
        <w:br/>
        <w:t>tomāre se jāne yāra āche bahu puṇya</w:t>
      </w:r>
    </w:p>
    <w:p w14:paraId="35074E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sarva-yajña-maya ei vigraha tomāra</w:t>
      </w:r>
      <w:r w:rsidRPr="004A2847">
        <w:rPr>
          <w:rStyle w:val="BookTitle"/>
          <w:rFonts w:asciiTheme="minorHAnsi" w:hAnsiTheme="minorHAnsi" w:cstheme="minorHAnsi"/>
          <w:b w:val="0"/>
          <w:bCs w:val="0"/>
          <w:color w:val="000000"/>
          <w:sz w:val="28"/>
          <w:szCs w:val="28"/>
        </w:rPr>
        <w:br/>
        <w:t>avidyā-bandhana khaṇḍe smaraṇe yāṅhāra</w:t>
      </w:r>
    </w:p>
    <w:p w14:paraId="746B2E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deliverer of the fallen souls. You do not find faults in others. Only a person who has heaps of piety can understand You. You are the personification of all sacrifice. Simply by remembering You, all bondage of ignorance is destroyed.</w:t>
      </w:r>
    </w:p>
    <w:p w14:paraId="4EE915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While glorifying Śrī Nityānanda Prabhu, Śrī Advaita Prabhu said, “You are the deliverer of the fallen souls, and You do not find any faults in the distressed. No one other than the most pious person can understand You. You are the personification of all sacrifice. Simply by remembering You, all bondage of ignorance is destroyed.”</w:t>
      </w:r>
    </w:p>
    <w:p w14:paraId="5EFB28E5" w14:textId="63665A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5.485</w:t>
      </w:r>
    </w:p>
    <w:p w14:paraId="645CC6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485</w:t>
      </w:r>
    </w:p>
    <w:p w14:paraId="56358A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tumi prakāśa nā kara’ āpanāre</w:t>
      </w:r>
      <w:r w:rsidRPr="004A2847">
        <w:rPr>
          <w:rStyle w:val="BookTitle"/>
          <w:rFonts w:asciiTheme="minorHAnsi" w:hAnsiTheme="minorHAnsi" w:cstheme="minorHAnsi"/>
          <w:b w:val="0"/>
          <w:bCs w:val="0"/>
          <w:color w:val="000000"/>
          <w:sz w:val="28"/>
          <w:szCs w:val="28"/>
        </w:rPr>
        <w:br/>
        <w:t>tabe kāra śakti āche jānite tomāre?</w:t>
      </w:r>
    </w:p>
    <w:p w14:paraId="5EFF27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do not reveal Yourself, who will have the power to know You?</w:t>
      </w:r>
    </w:p>
    <w:p w14:paraId="7DA81F45" w14:textId="6FD2B6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5.486</w:t>
      </w:r>
    </w:p>
    <w:p w14:paraId="35C494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486</w:t>
      </w:r>
    </w:p>
    <w:p w14:paraId="518D44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akrodha paramānanda tumi maheśvara</w:t>
      </w:r>
      <w:r w:rsidRPr="004A2847">
        <w:rPr>
          <w:rStyle w:val="BookTitle"/>
          <w:rFonts w:asciiTheme="minorHAnsi" w:hAnsiTheme="minorHAnsi" w:cstheme="minorHAnsi"/>
          <w:b w:val="0"/>
          <w:bCs w:val="0"/>
          <w:color w:val="000000"/>
          <w:sz w:val="28"/>
          <w:szCs w:val="28"/>
        </w:rPr>
        <w:br/>
        <w:t>sahasra-vadana-ādi deva mahīdhara</w:t>
      </w:r>
    </w:p>
    <w:p w14:paraId="33832B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“You are free from anger,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are supremely blissful, and You are the ultimate controller. You are the thousand-headed original Lord who sustains the universe.</w:t>
      </w:r>
    </w:p>
    <w:p w14:paraId="4A331BED" w14:textId="5713DE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5.487</w:t>
      </w:r>
    </w:p>
    <w:p w14:paraId="25C33A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487</w:t>
      </w:r>
    </w:p>
    <w:p w14:paraId="4DA80D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rakṣa-kula-hantā tumi śrī-lakṣmaṇa-candra</w:t>
      </w:r>
      <w:r w:rsidRPr="004A2847">
        <w:rPr>
          <w:rStyle w:val="BookTitle"/>
          <w:rFonts w:asciiTheme="minorHAnsi" w:hAnsiTheme="minorHAnsi" w:cstheme="minorHAnsi"/>
          <w:b w:val="0"/>
          <w:bCs w:val="0"/>
          <w:color w:val="000000"/>
          <w:sz w:val="28"/>
          <w:szCs w:val="28"/>
        </w:rPr>
        <w:br/>
        <w:t>tumi gopa-putra haladhara mūrtimanta</w:t>
      </w:r>
    </w:p>
    <w:p w14:paraId="4318E3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Śrī Lakṣmaṇa, the destroyer of the demoniac dynasty. You are Haladhara, the </w:t>
      </w:r>
      <w:commentRangeStart w:id="229"/>
      <w:r w:rsidRPr="004A2847">
        <w:rPr>
          <w:rStyle w:val="BookTitle"/>
          <w:rFonts w:asciiTheme="minorHAnsi" w:hAnsiTheme="minorHAnsi" w:cstheme="minorHAnsi"/>
          <w:b/>
          <w:bCs/>
          <w:color w:val="800000"/>
          <w:sz w:val="28"/>
          <w:szCs w:val="28"/>
        </w:rPr>
        <w:t>son of the cowherd</w:t>
      </w:r>
      <w:commentRangeEnd w:id="229"/>
      <w:r w:rsidR="00E84D8C">
        <w:rPr>
          <w:rStyle w:val="CommentReference"/>
          <w:b w:val="0"/>
          <w:bCs w:val="0"/>
          <w:color w:val="auto"/>
        </w:rPr>
        <w:commentReference w:id="229"/>
      </w:r>
      <w:r w:rsidRPr="004A2847">
        <w:rPr>
          <w:rStyle w:val="BookTitle"/>
          <w:rFonts w:asciiTheme="minorHAnsi" w:hAnsiTheme="minorHAnsi" w:cstheme="minorHAnsi"/>
          <w:b/>
          <w:bCs/>
          <w:color w:val="800000"/>
          <w:sz w:val="28"/>
          <w:szCs w:val="28"/>
        </w:rPr>
        <w:t>.</w:t>
      </w:r>
    </w:p>
    <w:p w14:paraId="2CDD50FD" w14:textId="13CBB8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5.488</w:t>
      </w:r>
    </w:p>
    <w:p w14:paraId="4178D4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488</w:t>
      </w:r>
    </w:p>
    <w:p w14:paraId="537A1D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mūrkha nīca adhama patita uddhārite</w:t>
      </w:r>
      <w:r w:rsidRPr="004A2847">
        <w:rPr>
          <w:rStyle w:val="BookTitle"/>
          <w:rFonts w:asciiTheme="minorHAnsi" w:hAnsiTheme="minorHAnsi" w:cstheme="minorHAnsi"/>
          <w:b w:val="0"/>
          <w:bCs w:val="0"/>
          <w:color w:val="000000"/>
          <w:sz w:val="28"/>
          <w:szCs w:val="28"/>
        </w:rPr>
        <w:br/>
        <w:t>tumi avatīrṇa haiyācha pṛthivīte</w:t>
      </w:r>
    </w:p>
    <w:p w14:paraId="0EC147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incarnated in this world to deliver the foolish, fallen, and wretched souls.</w:t>
      </w:r>
    </w:p>
    <w:p w14:paraId="27E6302D" w14:textId="0C6C75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5.489</w:t>
      </w:r>
    </w:p>
    <w:p w14:paraId="44D300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489</w:t>
      </w:r>
    </w:p>
    <w:p w14:paraId="6DD157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bhakti vāñchaye yogeśvara muni-gaṇe</w:t>
      </w:r>
      <w:r w:rsidRPr="004A2847">
        <w:rPr>
          <w:rStyle w:val="BookTitle"/>
          <w:rFonts w:asciiTheme="minorHAnsi" w:hAnsiTheme="minorHAnsi" w:cstheme="minorHAnsi"/>
          <w:b w:val="0"/>
          <w:bCs w:val="0"/>
          <w:color w:val="000000"/>
          <w:sz w:val="28"/>
          <w:szCs w:val="28"/>
        </w:rPr>
        <w:br/>
        <w:t>tomā haite tāhā pāibeka ye-te jane”</w:t>
      </w:r>
    </w:p>
    <w:p w14:paraId="13267764" w14:textId="61C387B9"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devotional service desired by the best of the mystic </w:t>
      </w:r>
      <w:r w:rsidRPr="00546712">
        <w:rPr>
          <w:rStyle w:val="BookTitle"/>
          <w:rFonts w:asciiTheme="minorHAnsi" w:hAnsiTheme="minorHAnsi" w:cstheme="minorHAnsi"/>
          <w:b/>
          <w:bCs/>
          <w:i/>
          <w:iCs/>
          <w:color w:val="800000"/>
          <w:sz w:val="28"/>
          <w:szCs w:val="28"/>
          <w:rPrChange w:id="230" w:author="your servant" w:date="2020-06-11T18:18:00Z">
            <w:rPr>
              <w:rStyle w:val="BookTitle"/>
              <w:rFonts w:asciiTheme="minorHAnsi" w:hAnsiTheme="minorHAnsi" w:cstheme="minorHAnsi"/>
              <w:b/>
              <w:bCs/>
              <w:color w:val="800000"/>
              <w:sz w:val="28"/>
              <w:szCs w:val="28"/>
            </w:rPr>
          </w:rPrChange>
        </w:rPr>
        <w:t>yog</w:t>
      </w:r>
      <w:ins w:id="231" w:author="your servant" w:date="2020-06-11T18:18:00Z">
        <w:r w:rsidR="00546712" w:rsidRPr="00546712">
          <w:rPr>
            <w:rStyle w:val="BookTitle"/>
            <w:rFonts w:asciiTheme="minorHAnsi" w:hAnsiTheme="minorHAnsi" w:cstheme="minorHAnsi"/>
            <w:b/>
            <w:bCs/>
            <w:i/>
            <w:iCs/>
            <w:color w:val="800000"/>
            <w:sz w:val="28"/>
            <w:szCs w:val="28"/>
            <w:rPrChange w:id="232" w:author="your servant" w:date="2020-06-11T18:18:00Z">
              <w:rPr>
                <w:rStyle w:val="BookTitle"/>
                <w:rFonts w:asciiTheme="minorHAnsi" w:hAnsiTheme="minorHAnsi" w:cstheme="minorHAnsi"/>
                <w:b/>
                <w:bCs/>
                <w:color w:val="800000"/>
                <w:sz w:val="28"/>
                <w:szCs w:val="28"/>
              </w:rPr>
            </w:rPrChange>
          </w:rPr>
          <w:t>ī</w:t>
        </w:r>
      </w:ins>
      <w:r w:rsidRPr="00546712">
        <w:rPr>
          <w:rStyle w:val="BookTitle"/>
          <w:rFonts w:asciiTheme="minorHAnsi" w:hAnsiTheme="minorHAnsi" w:cstheme="minorHAnsi"/>
          <w:b/>
          <w:bCs/>
          <w:i/>
          <w:iCs/>
          <w:color w:val="800000"/>
          <w:sz w:val="28"/>
          <w:szCs w:val="28"/>
          <w:rPrChange w:id="233" w:author="your servant" w:date="2020-06-11T18:18: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 xml:space="preserve"> and sages will be obtained by anyone and everyone by Your mercy.”</w:t>
      </w:r>
    </w:p>
    <w:p w14:paraId="45BEE09D" w14:textId="5876BF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5.490</w:t>
      </w:r>
    </w:p>
    <w:p w14:paraId="46BBC4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490</w:t>
      </w:r>
    </w:p>
    <w:p w14:paraId="2C5EBD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kahite advaita nityānandera mahimā </w:t>
      </w:r>
      <w:r w:rsidRPr="004A2847">
        <w:rPr>
          <w:rStyle w:val="BookTitle"/>
          <w:rFonts w:asciiTheme="minorHAnsi" w:hAnsiTheme="minorHAnsi" w:cstheme="minorHAnsi"/>
          <w:b w:val="0"/>
          <w:bCs w:val="0"/>
          <w:color w:val="000000"/>
          <w:sz w:val="28"/>
          <w:szCs w:val="28"/>
        </w:rPr>
        <w:br/>
        <w:t>ānanda-āveśe pāsarilena āpanā</w:t>
      </w:r>
    </w:p>
    <w:p w14:paraId="499826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Advaita glorified Nityānanda, He became absorbed in ecstasy and forgot Himself.</w:t>
      </w:r>
    </w:p>
    <w:p w14:paraId="6CF878B1" w14:textId="553551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5.491</w:t>
      </w:r>
    </w:p>
    <w:p w14:paraId="133B12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491</w:t>
      </w:r>
    </w:p>
    <w:p w14:paraId="5C3F41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se jñātā nityānandera prabhāva</w:t>
      </w:r>
      <w:r w:rsidRPr="004A2847">
        <w:rPr>
          <w:rStyle w:val="BookTitle"/>
          <w:rFonts w:asciiTheme="minorHAnsi" w:hAnsiTheme="minorHAnsi" w:cstheme="minorHAnsi"/>
          <w:b w:val="0"/>
          <w:bCs w:val="0"/>
          <w:color w:val="000000"/>
          <w:sz w:val="28"/>
          <w:szCs w:val="28"/>
        </w:rPr>
        <w:br/>
        <w:t>e marma jānaye kona kona mahābhāga</w:t>
      </w:r>
    </w:p>
    <w:p w14:paraId="01C0E4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knows the glories of Nityānanda, and some most fortunate souls also know.</w:t>
      </w:r>
    </w:p>
    <w:p w14:paraId="600AFF41" w14:textId="22279C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5.492</w:t>
      </w:r>
    </w:p>
    <w:p w14:paraId="20EF4B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492</w:t>
      </w:r>
    </w:p>
    <w:p w14:paraId="171DA0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ye kalaha hera anyo’nye bāje</w:t>
      </w:r>
      <w:r w:rsidRPr="004A2847">
        <w:rPr>
          <w:rStyle w:val="BookTitle"/>
          <w:rFonts w:asciiTheme="minorHAnsi" w:hAnsiTheme="minorHAnsi" w:cstheme="minorHAnsi"/>
          <w:b w:val="0"/>
          <w:bCs w:val="0"/>
          <w:color w:val="000000"/>
          <w:sz w:val="28"/>
          <w:szCs w:val="28"/>
        </w:rPr>
        <w:br/>
        <w:t>se kevala parānanda, yadi jane bujhe</w:t>
      </w:r>
    </w:p>
    <w:p w14:paraId="6698F8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the quarrels that are seen between Them are nothing but sources of transcendental happiness, provided one understands them.</w:t>
      </w:r>
    </w:p>
    <w:p w14:paraId="1572391D" w14:textId="12F396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5.493</w:t>
      </w:r>
    </w:p>
    <w:p w14:paraId="5A05CE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493</w:t>
      </w:r>
    </w:p>
    <w:p w14:paraId="2BC44B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vākya bujhibāra śakti kāra?</w:t>
      </w:r>
      <w:r w:rsidRPr="004A2847">
        <w:rPr>
          <w:rStyle w:val="BookTitle"/>
          <w:rFonts w:asciiTheme="minorHAnsi" w:hAnsiTheme="minorHAnsi" w:cstheme="minorHAnsi"/>
          <w:b w:val="0"/>
          <w:bCs w:val="0"/>
          <w:color w:val="000000"/>
          <w:sz w:val="28"/>
          <w:szCs w:val="28"/>
        </w:rPr>
        <w:br/>
        <w:t>jāniha īśvara-sane bheda nāhi yāṅra</w:t>
      </w:r>
    </w:p>
    <w:p w14:paraId="247E1B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understand the words of Advaita? Indeed, He is nondifferent from the Supreme Lord.</w:t>
      </w:r>
    </w:p>
    <w:p w14:paraId="15047C59" w14:textId="253AA28B"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the verse </w:t>
      </w:r>
      <w:r w:rsidRPr="004A2847">
        <w:rPr>
          <w:rStyle w:val="BookTitle"/>
          <w:rFonts w:asciiTheme="minorHAnsi" w:hAnsiTheme="minorHAnsi" w:cstheme="minorHAnsi"/>
          <w:b w:val="0"/>
          <w:bCs w:val="0"/>
          <w:i/>
          <w:iCs/>
          <w:color w:val="000000"/>
          <w:sz w:val="28"/>
          <w:szCs w:val="28"/>
        </w:rPr>
        <w:t>advaitaṁ hariṇādvaitād</w:t>
      </w:r>
      <w:r w:rsidRPr="004A2847">
        <w:rPr>
          <w:rStyle w:val="BookTitle"/>
          <w:rFonts w:asciiTheme="minorHAnsi" w:hAnsiTheme="minorHAnsi" w:cstheme="minorHAnsi"/>
          <w:b w:val="0"/>
          <w:bCs w:val="0"/>
          <w:color w:val="000000"/>
          <w:sz w:val="28"/>
          <w:szCs w:val="28"/>
        </w:rPr>
        <w:t xml:space="preserve"> from Śrī Svarūpa Dāmodara’s notebook [and quoted here also in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One, verse 13].</w:t>
      </w:r>
    </w:p>
    <w:p w14:paraId="68232817" w14:textId="2E0730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5.494</w:t>
      </w:r>
    </w:p>
    <w:p w14:paraId="27C5D8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494</w:t>
      </w:r>
    </w:p>
    <w:p w14:paraId="6C086C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dui prabhuvara mahāraṅge</w:t>
      </w:r>
      <w:r w:rsidRPr="004A2847">
        <w:rPr>
          <w:rStyle w:val="BookTitle"/>
          <w:rFonts w:asciiTheme="minorHAnsi" w:hAnsiTheme="minorHAnsi" w:cstheme="minorHAnsi"/>
          <w:b w:val="0"/>
          <w:bCs w:val="0"/>
          <w:color w:val="000000"/>
          <w:sz w:val="28"/>
          <w:szCs w:val="28"/>
        </w:rPr>
        <w:br/>
        <w:t>viharena kṛṣṇa-kathā-maṅgala-prasaṅge</w:t>
      </w:r>
    </w:p>
    <w:p w14:paraId="1A3FD2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Prabhus joyfully relished the auspicious topics of Lord Kṛṣṇa.</w:t>
      </w:r>
    </w:p>
    <w:p w14:paraId="1D6CABBB" w14:textId="47AE2F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5.495</w:t>
      </w:r>
    </w:p>
    <w:p w14:paraId="6D04EE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495</w:t>
      </w:r>
    </w:p>
    <w:p w14:paraId="714A7F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aneka rahasya kari’ advaita-sahita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aśeṣa prakāre tāna janmāilā prīta</w:t>
      </w:r>
    </w:p>
    <w:p w14:paraId="51FCA9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exchanged many confidential topics with Advaita and thereby unlimitedly increased His happiness.</w:t>
      </w:r>
    </w:p>
    <w:p w14:paraId="65070A39" w14:textId="7E4D83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5.496</w:t>
      </w:r>
    </w:p>
    <w:p w14:paraId="5A2010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496</w:t>
      </w:r>
    </w:p>
    <w:p w14:paraId="1B2649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advaitera sthāne lai’ anumati</w:t>
      </w:r>
      <w:r w:rsidRPr="004A2847">
        <w:rPr>
          <w:rStyle w:val="BookTitle"/>
          <w:rFonts w:asciiTheme="minorHAnsi" w:hAnsiTheme="minorHAnsi" w:cstheme="minorHAnsi"/>
          <w:b w:val="0"/>
          <w:bCs w:val="0"/>
          <w:color w:val="000000"/>
          <w:sz w:val="28"/>
          <w:szCs w:val="28"/>
        </w:rPr>
        <w:br/>
        <w:t>nityānanda āilena navadvīpa-prati</w:t>
      </w:r>
    </w:p>
    <w:p w14:paraId="26D810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Nityānanda took permission from Advaita and departed for Navadvīpa.</w:t>
      </w:r>
    </w:p>
    <w:p w14:paraId="49F4674D" w14:textId="59E695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5.497</w:t>
      </w:r>
    </w:p>
    <w:p w14:paraId="402BDF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497</w:t>
      </w:r>
    </w:p>
    <w:p w14:paraId="6E1997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sei-mate sarvādye āilā āi-sthāne</w:t>
      </w:r>
      <w:r w:rsidRPr="004A2847">
        <w:rPr>
          <w:rStyle w:val="BookTitle"/>
          <w:rFonts w:asciiTheme="minorHAnsi" w:hAnsiTheme="minorHAnsi" w:cstheme="minorHAnsi"/>
          <w:b w:val="0"/>
          <w:bCs w:val="0"/>
          <w:color w:val="000000"/>
          <w:sz w:val="28"/>
          <w:szCs w:val="28"/>
        </w:rPr>
        <w:br/>
        <w:t>āsi’ namaskarilena āira caraṇe</w:t>
      </w:r>
    </w:p>
    <w:p w14:paraId="66C940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went first to the house of Mother Śacī and offered obeisances at her feet.</w:t>
      </w:r>
    </w:p>
    <w:p w14:paraId="51BAC1D0" w14:textId="1F4635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5.498</w:t>
      </w:r>
    </w:p>
    <w:p w14:paraId="04AA25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498</w:t>
      </w:r>
    </w:p>
    <w:p w14:paraId="0E66B6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nityānanda-svarūpere dekhi’ śacī-āi</w:t>
      </w:r>
      <w:r w:rsidRPr="004A2847">
        <w:rPr>
          <w:rStyle w:val="BookTitle"/>
          <w:rFonts w:asciiTheme="minorHAnsi" w:hAnsiTheme="minorHAnsi" w:cstheme="minorHAnsi"/>
          <w:b w:val="0"/>
          <w:bCs w:val="0"/>
          <w:color w:val="000000"/>
          <w:sz w:val="28"/>
          <w:szCs w:val="28"/>
        </w:rPr>
        <w:br/>
        <w:t>ki ānanda pāilena—tāra anta nāi</w:t>
      </w:r>
    </w:p>
    <w:p w14:paraId="1562BC7C" w14:textId="557A7C45"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Nityānanda Svarūpa, mother Śacī</w:t>
      </w:r>
      <w:ins w:id="234" w:author="your servant" w:date="2020-06-11T18:22:00Z">
        <w:r w:rsidR="00546712">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happiness was boundless.</w:t>
      </w:r>
    </w:p>
    <w:p w14:paraId="07E59786" w14:textId="4D2556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5.499</w:t>
      </w:r>
    </w:p>
    <w:p w14:paraId="0DF2A5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499</w:t>
      </w:r>
    </w:p>
    <w:p w14:paraId="30B7A3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āi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“bāpa, tumi satya antaryāmī</w:t>
      </w:r>
      <w:r w:rsidRPr="004A2847">
        <w:rPr>
          <w:rStyle w:val="BookTitle"/>
          <w:rFonts w:asciiTheme="minorHAnsi" w:hAnsiTheme="minorHAnsi" w:cstheme="minorHAnsi"/>
          <w:b w:val="0"/>
          <w:bCs w:val="0"/>
          <w:color w:val="000000"/>
          <w:sz w:val="28"/>
          <w:szCs w:val="28"/>
        </w:rPr>
        <w:br/>
        <w:t>tomāre dekhite icchā karilāṅa āmi</w:t>
      </w:r>
    </w:p>
    <w:p w14:paraId="10105A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Mother Śacī said, “My dear son,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are certainly the Supersoul, for I just had a desire to see You.</w:t>
      </w:r>
    </w:p>
    <w:p w14:paraId="5E6620DB" w14:textId="3E926C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5.500</w:t>
      </w:r>
    </w:p>
    <w:p w14:paraId="0F0751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500</w:t>
      </w:r>
    </w:p>
    <w:p w14:paraId="26C76F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citta jāni’ tumi āilā satvara</w:t>
      </w:r>
      <w:r w:rsidRPr="004A2847">
        <w:rPr>
          <w:rStyle w:val="BookTitle"/>
          <w:rFonts w:asciiTheme="minorHAnsi" w:hAnsiTheme="minorHAnsi" w:cstheme="minorHAnsi"/>
          <w:b w:val="0"/>
          <w:bCs w:val="0"/>
          <w:color w:val="000000"/>
          <w:sz w:val="28"/>
          <w:szCs w:val="28"/>
        </w:rPr>
        <w:br/>
        <w:t>ke tomā cinite pāre saṁsāra-bhitara</w:t>
      </w:r>
    </w:p>
    <w:p w14:paraId="4C0DBB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“Realizing my desire,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came quickly here.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who within this world can understand You?</w:t>
      </w:r>
    </w:p>
    <w:p w14:paraId="45D8249C" w14:textId="286FBC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5.501</w:t>
      </w:r>
    </w:p>
    <w:p w14:paraId="10015D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501</w:t>
      </w:r>
    </w:p>
    <w:p w14:paraId="1F5E50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kata-dina thāka bāpa, navadvīpa-vāse</w:t>
      </w:r>
      <w:r w:rsidRPr="004A2847">
        <w:rPr>
          <w:rStyle w:val="BookTitle"/>
          <w:rFonts w:asciiTheme="minorHAnsi" w:hAnsiTheme="minorHAnsi" w:cstheme="minorHAnsi"/>
          <w:b w:val="0"/>
          <w:bCs w:val="0"/>
          <w:color w:val="000000"/>
          <w:sz w:val="28"/>
          <w:szCs w:val="28"/>
        </w:rPr>
        <w:br/>
        <w:t>yena tomā dekhoṅ muñi daśe pakṣe māse</w:t>
      </w:r>
    </w:p>
    <w:p w14:paraId="003191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dear son, stay here in Navadvīpa for some days, so that I can see You every ten, fifteen, or thirty days.</w:t>
      </w:r>
    </w:p>
    <w:p w14:paraId="08A433B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daśe pakṣe māse </w:t>
      </w:r>
      <w:r w:rsidRPr="004A2847">
        <w:rPr>
          <w:rStyle w:val="BookTitle"/>
          <w:rFonts w:asciiTheme="minorHAnsi" w:hAnsiTheme="minorHAnsi" w:cstheme="minorHAnsi"/>
          <w:b w:val="0"/>
          <w:bCs w:val="0"/>
          <w:color w:val="000000"/>
          <w:sz w:val="28"/>
          <w:szCs w:val="28"/>
        </w:rPr>
        <w:t>means “after ten days, after fifteen days, or after a month.”</w:t>
      </w:r>
    </w:p>
    <w:p w14:paraId="1E60299B" w14:textId="257345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5.502</w:t>
      </w:r>
    </w:p>
    <w:p w14:paraId="6A28DD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502</w:t>
      </w:r>
    </w:p>
    <w:p w14:paraId="3CC30C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duḥkhinīra icchā tomāre dekhite</w:t>
      </w:r>
      <w:r w:rsidRPr="004A2847">
        <w:rPr>
          <w:rStyle w:val="BookTitle"/>
          <w:rFonts w:asciiTheme="minorHAnsi" w:hAnsiTheme="minorHAnsi" w:cstheme="minorHAnsi"/>
          <w:b w:val="0"/>
          <w:bCs w:val="0"/>
          <w:color w:val="000000"/>
          <w:sz w:val="28"/>
          <w:szCs w:val="28"/>
        </w:rPr>
        <w:br/>
        <w:t>daive tumi āsiyācha duḥkhitā tārite”</w:t>
      </w:r>
    </w:p>
    <w:p w14:paraId="21BDBC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distressed and desire to see You. Now by the arrangement of providence You have come to remove my distress.”</w:t>
      </w:r>
    </w:p>
    <w:p w14:paraId="07069178" w14:textId="3277BC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5.503</w:t>
      </w:r>
    </w:p>
    <w:p w14:paraId="22075E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503</w:t>
      </w:r>
    </w:p>
    <w:p w14:paraId="0FB74C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āira vākya hāse nityānanda</w:t>
      </w:r>
      <w:r w:rsidRPr="004A2847">
        <w:rPr>
          <w:rStyle w:val="BookTitle"/>
          <w:rFonts w:asciiTheme="minorHAnsi" w:hAnsiTheme="minorHAnsi" w:cstheme="minorHAnsi"/>
          <w:b w:val="0"/>
          <w:bCs w:val="0"/>
          <w:color w:val="000000"/>
          <w:sz w:val="28"/>
          <w:szCs w:val="28"/>
        </w:rPr>
        <w:br/>
        <w:t>ye jāne āira prabhāvera ādi-anta</w:t>
      </w:r>
    </w:p>
    <w:p w14:paraId="05FD1FD7" w14:textId="75927DFF"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mother Śacī</w:t>
      </w:r>
      <w:ins w:id="235" w:author="your servant" w:date="2020-06-11T18:23:00Z">
        <w:r w:rsidR="00546712">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words, Nityānanda smiled, for He knew the beginning and end of mother Śacī</w:t>
      </w:r>
      <w:ins w:id="236" w:author="your servant" w:date="2020-06-11T18:24:00Z">
        <w:r w:rsidR="00546712">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glories.</w:t>
      </w:r>
    </w:p>
    <w:p w14:paraId="5ABB2DD5" w14:textId="05B81A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5.504</w:t>
      </w:r>
    </w:p>
    <w:p w14:paraId="59DA1D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504</w:t>
      </w:r>
    </w:p>
    <w:p w14:paraId="1F9AFDF5" w14:textId="1D79BA8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nityānanda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āi, sarva-mātā</w:t>
      </w:r>
      <w:ins w:id="237" w:author="your servant" w:date="2020-06-11T18:24:00Z">
        <w:r w:rsidR="00DE7298">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tomāre dekhite muñi āsiyachoṅ hethā</w:t>
      </w:r>
    </w:p>
    <w:p w14:paraId="180D6A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said, “Listen, Mother Śacī, O mother of all! I have come here to see you.</w:t>
      </w:r>
    </w:p>
    <w:p w14:paraId="55BADFA7" w14:textId="41CEF8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5.505</w:t>
      </w:r>
    </w:p>
    <w:p w14:paraId="7D22E3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505</w:t>
      </w:r>
    </w:p>
    <w:p w14:paraId="3E8D23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baḍa icchā tomā dekhite hethāya</w:t>
      </w:r>
      <w:r w:rsidRPr="004A2847">
        <w:rPr>
          <w:rStyle w:val="BookTitle"/>
          <w:rFonts w:asciiTheme="minorHAnsi" w:hAnsiTheme="minorHAnsi" w:cstheme="minorHAnsi"/>
          <w:b w:val="0"/>
          <w:bCs w:val="0"/>
          <w:color w:val="000000"/>
          <w:sz w:val="28"/>
          <w:szCs w:val="28"/>
        </w:rPr>
        <w:br/>
        <w:t>rahilāṅa navadvīpe tomāra ājñāya”</w:t>
      </w:r>
    </w:p>
    <w:p w14:paraId="478E39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had a great desire to see you here.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on your order I will stay in Navadvīpa.”</w:t>
      </w:r>
    </w:p>
    <w:p w14:paraId="363FAE06" w14:textId="5667AC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5.506</w:t>
      </w:r>
    </w:p>
    <w:p w14:paraId="4403F8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506</w:t>
      </w:r>
    </w:p>
    <w:p w14:paraId="6763AB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 āi sambhāṣiyā</w:t>
      </w:r>
      <w:r w:rsidRPr="004A2847">
        <w:rPr>
          <w:rStyle w:val="BookTitle"/>
          <w:rFonts w:asciiTheme="minorHAnsi" w:hAnsiTheme="minorHAnsi" w:cstheme="minorHAnsi"/>
          <w:b w:val="0"/>
          <w:bCs w:val="0"/>
          <w:color w:val="000000"/>
          <w:sz w:val="28"/>
          <w:szCs w:val="28"/>
        </w:rPr>
        <w:br/>
        <w:t>navadvīpe bhramena ānanda-yukta haiyā</w:t>
      </w:r>
    </w:p>
    <w:p w14:paraId="75A778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with Mother Śacī in this way, Nityānanda happily wandered throughout Navadvīpa.</w:t>
      </w:r>
    </w:p>
    <w:p w14:paraId="34B69898" w14:textId="6250E6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5.507</w:t>
      </w:r>
    </w:p>
    <w:p w14:paraId="5C08C6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507</w:t>
      </w:r>
    </w:p>
    <w:p w14:paraId="57B306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navadvīpe nityānanda prati-ghare ghare</w:t>
      </w:r>
      <w:r w:rsidRPr="004A2847">
        <w:rPr>
          <w:rStyle w:val="BookTitle"/>
          <w:rFonts w:asciiTheme="minorHAnsi" w:hAnsiTheme="minorHAnsi" w:cstheme="minorHAnsi"/>
          <w:b w:val="0"/>
          <w:bCs w:val="0"/>
          <w:color w:val="000000"/>
          <w:sz w:val="28"/>
          <w:szCs w:val="28"/>
        </w:rPr>
        <w:br/>
        <w:t>saba-pāriṣada-saṅge kīrtana vihare</w:t>
      </w:r>
    </w:p>
    <w:p w14:paraId="0A0177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enjoyed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with His associates in each of the houses within Navadvīpa.</w:t>
      </w:r>
    </w:p>
    <w:p w14:paraId="755C7E9B" w14:textId="683435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5.508</w:t>
      </w:r>
    </w:p>
    <w:p w14:paraId="7871E9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508</w:t>
      </w:r>
    </w:p>
    <w:p w14:paraId="45151B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navadvīpe āsi’ prabhuvara-nityānanda</w:t>
      </w:r>
      <w:r w:rsidRPr="004A2847">
        <w:rPr>
          <w:rStyle w:val="BookTitle"/>
          <w:rFonts w:asciiTheme="minorHAnsi" w:hAnsiTheme="minorHAnsi" w:cstheme="minorHAnsi"/>
          <w:b w:val="0"/>
          <w:bCs w:val="0"/>
          <w:color w:val="000000"/>
          <w:sz w:val="28"/>
          <w:szCs w:val="28"/>
        </w:rPr>
        <w:br/>
        <w:t>hailena kīrtane ānanda mūrtimanta</w:t>
      </w:r>
    </w:p>
    <w:p w14:paraId="55C024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arriving in Navadvīpa, Nityānanda Prabhu became the personification of </w:t>
      </w:r>
      <w:r w:rsidRPr="004A2847">
        <w:rPr>
          <w:rStyle w:val="BookTitle"/>
          <w:rFonts w:asciiTheme="minorHAnsi" w:hAnsiTheme="minorHAnsi" w:cstheme="minorHAnsi"/>
          <w:b/>
          <w:bCs/>
          <w:color w:val="800000"/>
          <w:sz w:val="28"/>
          <w:szCs w:val="28"/>
        </w:rPr>
        <w:lastRenderedPageBreak/>
        <w:t xml:space="preserve">ecstasy in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473F6178" w14:textId="4B602A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5.509</w:t>
      </w:r>
    </w:p>
    <w:p w14:paraId="658B0B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509</w:t>
      </w:r>
    </w:p>
    <w:p w14:paraId="22354A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prati-ghare ghare saba pāriṣada-saṅge</w:t>
      </w:r>
      <w:r w:rsidRPr="004A2847">
        <w:rPr>
          <w:rStyle w:val="BookTitle"/>
          <w:rFonts w:asciiTheme="minorHAnsi" w:hAnsiTheme="minorHAnsi" w:cstheme="minorHAnsi"/>
          <w:b w:val="0"/>
          <w:bCs w:val="0"/>
          <w:color w:val="000000"/>
          <w:sz w:val="28"/>
          <w:szCs w:val="28"/>
        </w:rPr>
        <w:br/>
        <w:t>niravadhi viharena saṅkīrtana-raṅge</w:t>
      </w:r>
    </w:p>
    <w:p w14:paraId="717E6FBD" w14:textId="77777777" w:rsidR="00A969AE" w:rsidRPr="00DE7298" w:rsidRDefault="00A969AE">
      <w:pPr>
        <w:spacing w:before="0" w:after="0"/>
        <w:ind w:firstLine="0"/>
        <w:rPr>
          <w:rStyle w:val="BookTitle"/>
          <w:rFonts w:asciiTheme="minorHAnsi" w:hAnsiTheme="minorHAnsi" w:cstheme="minorHAnsi"/>
          <w:color w:val="800000"/>
          <w:sz w:val="28"/>
          <w:szCs w:val="28"/>
        </w:rPr>
      </w:pPr>
      <w:r w:rsidRPr="00DE7298">
        <w:rPr>
          <w:rStyle w:val="BookTitle"/>
          <w:rFonts w:asciiTheme="minorHAnsi" w:hAnsiTheme="minorHAnsi" w:cstheme="minorHAnsi"/>
          <w:color w:val="800000"/>
          <w:sz w:val="28"/>
          <w:szCs w:val="28"/>
        </w:rPr>
        <w:t xml:space="preserve">He constantly enjoyed </w:t>
      </w:r>
      <w:r w:rsidRPr="00DE7298">
        <w:rPr>
          <w:rStyle w:val="BookTitle"/>
          <w:rFonts w:asciiTheme="minorHAnsi" w:hAnsiTheme="minorHAnsi" w:cstheme="minorHAnsi"/>
          <w:i/>
          <w:iCs/>
          <w:color w:val="800000"/>
          <w:sz w:val="28"/>
          <w:szCs w:val="28"/>
          <w:rPrChange w:id="238" w:author="your servant" w:date="2020-06-11T18:25:00Z">
            <w:rPr>
              <w:rStyle w:val="BookTitle"/>
              <w:rFonts w:asciiTheme="minorHAnsi" w:hAnsiTheme="minorHAnsi" w:cstheme="minorHAnsi"/>
              <w:color w:val="800000"/>
              <w:sz w:val="28"/>
              <w:szCs w:val="28"/>
            </w:rPr>
          </w:rPrChange>
        </w:rPr>
        <w:t>saṅkīrtana</w:t>
      </w:r>
      <w:r w:rsidRPr="00DE7298">
        <w:rPr>
          <w:rStyle w:val="BookTitle"/>
          <w:rFonts w:asciiTheme="minorHAnsi" w:hAnsiTheme="minorHAnsi" w:cstheme="minorHAnsi"/>
          <w:color w:val="800000"/>
          <w:sz w:val="28"/>
          <w:szCs w:val="28"/>
        </w:rPr>
        <w:t xml:space="preserve"> with His associates in </w:t>
      </w:r>
      <w:proofErr w:type="gramStart"/>
      <w:r w:rsidRPr="00DE7298">
        <w:rPr>
          <w:rStyle w:val="BookTitle"/>
          <w:rFonts w:asciiTheme="minorHAnsi" w:hAnsiTheme="minorHAnsi" w:cstheme="minorHAnsi"/>
          <w:color w:val="800000"/>
          <w:sz w:val="28"/>
          <w:szCs w:val="28"/>
        </w:rPr>
        <w:t>each and every</w:t>
      </w:r>
      <w:proofErr w:type="gramEnd"/>
      <w:r w:rsidRPr="00DE7298">
        <w:rPr>
          <w:rStyle w:val="BookTitle"/>
          <w:rFonts w:asciiTheme="minorHAnsi" w:hAnsiTheme="minorHAnsi" w:cstheme="minorHAnsi"/>
          <w:color w:val="800000"/>
          <w:sz w:val="28"/>
          <w:szCs w:val="28"/>
        </w:rPr>
        <w:t xml:space="preserve"> house.</w:t>
      </w:r>
    </w:p>
    <w:p w14:paraId="1A919BE6" w14:textId="5F6E6A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5.510</w:t>
      </w:r>
    </w:p>
    <w:p w14:paraId="5F1692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510</w:t>
      </w:r>
    </w:p>
    <w:p w14:paraId="7FF7AC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mohana saṅkīrtana-malla-veśa</w:t>
      </w:r>
      <w:r w:rsidRPr="004A2847">
        <w:rPr>
          <w:rStyle w:val="BookTitle"/>
          <w:rFonts w:asciiTheme="minorHAnsi" w:hAnsiTheme="minorHAnsi" w:cstheme="minorHAnsi"/>
          <w:b w:val="0"/>
          <w:bCs w:val="0"/>
          <w:color w:val="000000"/>
          <w:sz w:val="28"/>
          <w:szCs w:val="28"/>
        </w:rPr>
        <w:br/>
        <w:t>dekhite sukṛti pāya ānanda-viśeṣa</w:t>
      </w:r>
    </w:p>
    <w:p w14:paraId="5BA849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Simply on seeing His most enchanting dress as the leader of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party, pious people were greatly satisfied.</w:t>
      </w:r>
    </w:p>
    <w:p w14:paraId="62215F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Pious persons became especially pleased on seeing Śrī Nityānanda Prabhu’s enthusiasm for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w:t>
      </w:r>
    </w:p>
    <w:p w14:paraId="355A9AA8" w14:textId="386071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5.511</w:t>
      </w:r>
    </w:p>
    <w:p w14:paraId="6FEBE5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511</w:t>
      </w:r>
    </w:p>
    <w:p w14:paraId="47E2F5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śrī-mastake śobhe bahuvidha paṭṭa-vāsa</w:t>
      </w:r>
      <w:r w:rsidRPr="004A2847">
        <w:rPr>
          <w:rStyle w:val="BookTitle"/>
          <w:rFonts w:asciiTheme="minorHAnsi" w:hAnsiTheme="minorHAnsi" w:cstheme="minorHAnsi"/>
          <w:b w:val="0"/>
          <w:bCs w:val="0"/>
          <w:color w:val="000000"/>
          <w:sz w:val="28"/>
          <w:szCs w:val="28"/>
        </w:rPr>
        <w:br/>
        <w:t>tad-upari bahuvidha mālyera vilāsa</w:t>
      </w:r>
    </w:p>
    <w:p w14:paraId="68E85A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head was decorated with various fine silk cloths, upon which was placed various flower garlands.</w:t>
      </w:r>
    </w:p>
    <w:p w14:paraId="34EB1C9A" w14:textId="058204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5.512</w:t>
      </w:r>
    </w:p>
    <w:p w14:paraId="3AB508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512</w:t>
      </w:r>
    </w:p>
    <w:p w14:paraId="4E15E3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kaṇṭhe bahuvidha maṇi-muktā-svarṇa-hāra</w:t>
      </w:r>
      <w:r w:rsidRPr="004A2847">
        <w:rPr>
          <w:rStyle w:val="BookTitle"/>
          <w:rFonts w:asciiTheme="minorHAnsi" w:hAnsiTheme="minorHAnsi" w:cstheme="minorHAnsi"/>
          <w:b w:val="0"/>
          <w:bCs w:val="0"/>
          <w:color w:val="000000"/>
          <w:sz w:val="28"/>
          <w:szCs w:val="28"/>
        </w:rPr>
        <w:br/>
        <w:t>śrutimūle śobhe muktā kāñcana apāra</w:t>
      </w:r>
    </w:p>
    <w:p w14:paraId="38C30D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Around His neck He wore varieties of necklaces made of jewels, pearls, and gold. His ears were adorned with gold earrings set with pearls.</w:t>
      </w:r>
    </w:p>
    <w:p w14:paraId="2DF6B5E4" w14:textId="066368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5.513</w:t>
      </w:r>
    </w:p>
    <w:p w14:paraId="6CACBB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513</w:t>
      </w:r>
    </w:p>
    <w:p w14:paraId="39B253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suvarṇera aṅgada balaya śobhe kare</w:t>
      </w:r>
      <w:r w:rsidRPr="004A2847">
        <w:rPr>
          <w:rStyle w:val="BookTitle"/>
          <w:rFonts w:asciiTheme="minorHAnsi" w:hAnsiTheme="minorHAnsi" w:cstheme="minorHAnsi"/>
          <w:b w:val="0"/>
          <w:bCs w:val="0"/>
          <w:color w:val="000000"/>
          <w:sz w:val="28"/>
          <w:szCs w:val="28"/>
        </w:rPr>
        <w:br/>
        <w:t>na jāni kateka mālāśobhe kalevare</w:t>
      </w:r>
    </w:p>
    <w:p w14:paraId="093E39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wore beautiful gold armlets and bracelets. I do not know how many flower garlands decorated His body.</w:t>
      </w:r>
    </w:p>
    <w:p w14:paraId="332AF595" w14:textId="21FDB1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5.514</w:t>
      </w:r>
    </w:p>
    <w:p w14:paraId="121C1E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514</w:t>
      </w:r>
    </w:p>
    <w:p w14:paraId="5BC48E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gorocanā-candane lepita sarva-aṅga</w:t>
      </w:r>
      <w:r w:rsidRPr="004A2847">
        <w:rPr>
          <w:rStyle w:val="BookTitle"/>
          <w:rFonts w:asciiTheme="minorHAnsi" w:hAnsiTheme="minorHAnsi" w:cstheme="minorHAnsi"/>
          <w:b w:val="0"/>
          <w:bCs w:val="0"/>
          <w:color w:val="000000"/>
          <w:sz w:val="28"/>
          <w:szCs w:val="28"/>
        </w:rPr>
        <w:br/>
        <w:t>niravadhi bāla-gopālera prāya raṅga</w:t>
      </w:r>
    </w:p>
    <w:p w14:paraId="1E9AB1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entire body was smeared with sandalwood pulp mixed with </w:t>
      </w:r>
      <w:r w:rsidRPr="004A2847">
        <w:rPr>
          <w:rStyle w:val="BookTitle"/>
          <w:rFonts w:asciiTheme="minorHAnsi" w:hAnsiTheme="minorHAnsi" w:cstheme="minorHAnsi"/>
          <w:b/>
          <w:bCs/>
          <w:i/>
          <w:iCs/>
          <w:color w:val="800000"/>
          <w:sz w:val="28"/>
          <w:szCs w:val="28"/>
        </w:rPr>
        <w:t>gorocana</w:t>
      </w:r>
      <w:r w:rsidRPr="004A2847">
        <w:rPr>
          <w:rStyle w:val="BookTitle"/>
          <w:rFonts w:asciiTheme="minorHAnsi" w:hAnsiTheme="minorHAnsi" w:cstheme="minorHAnsi"/>
          <w:b/>
          <w:bCs/>
          <w:color w:val="800000"/>
          <w:sz w:val="28"/>
          <w:szCs w:val="28"/>
        </w:rPr>
        <w:t>. He always sported like a cowherd boy.</w:t>
      </w:r>
    </w:p>
    <w:p w14:paraId="2FA6596E" w14:textId="2E8C7C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5.515</w:t>
      </w:r>
    </w:p>
    <w:p w14:paraId="1BC1AB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515</w:t>
      </w:r>
    </w:p>
    <w:p w14:paraId="6FD38B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apūrva lauha-daṇḍa dharena līlāya</w:t>
      </w:r>
      <w:r w:rsidRPr="004A2847">
        <w:rPr>
          <w:rStyle w:val="BookTitle"/>
          <w:rFonts w:asciiTheme="minorHAnsi" w:hAnsiTheme="minorHAnsi" w:cstheme="minorHAnsi"/>
          <w:b w:val="0"/>
          <w:bCs w:val="0"/>
          <w:color w:val="000000"/>
          <w:sz w:val="28"/>
          <w:szCs w:val="28"/>
        </w:rPr>
        <w:br/>
        <w:t>pūrṇa daśa-aṅguli suvarṇa-mudrikāya</w:t>
      </w:r>
    </w:p>
    <w:p w14:paraId="21967C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effortlessly held a wonderful iron staff. His ten fingers were all decorated with gold rings.</w:t>
      </w:r>
    </w:p>
    <w:p w14:paraId="25269AE6" w14:textId="5A62AB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5.516</w:t>
      </w:r>
    </w:p>
    <w:p w14:paraId="551127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516</w:t>
      </w:r>
    </w:p>
    <w:p w14:paraId="0E179C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śukla, nīla, pīta—bahuvidhi paṭṭa-vāsa</w:t>
      </w:r>
      <w:r w:rsidRPr="004A2847">
        <w:rPr>
          <w:rStyle w:val="BookTitle"/>
          <w:rFonts w:asciiTheme="minorHAnsi" w:hAnsiTheme="minorHAnsi" w:cstheme="minorHAnsi"/>
          <w:b w:val="0"/>
          <w:bCs w:val="0"/>
          <w:color w:val="000000"/>
          <w:sz w:val="28"/>
          <w:szCs w:val="28"/>
        </w:rPr>
        <w:br/>
        <w:t>parama vicitra paridhānera vilāsa</w:t>
      </w:r>
    </w:p>
    <w:p w14:paraId="3ACD17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most charmingly dressed with varieties of fine white, blue, and yellow silk cloth.</w:t>
      </w:r>
    </w:p>
    <w:p w14:paraId="69075821" w14:textId="2AC2BA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5.517</w:t>
      </w:r>
    </w:p>
    <w:p w14:paraId="59CCCD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517</w:t>
      </w:r>
    </w:p>
    <w:p w14:paraId="20E2FD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vetra, vaṁśī, pācanī jaṭhara-paṭe śobhe</w:t>
      </w:r>
      <w:r w:rsidRPr="004A2847">
        <w:rPr>
          <w:rStyle w:val="BookTitle"/>
          <w:rFonts w:asciiTheme="minorHAnsi" w:hAnsiTheme="minorHAnsi" w:cstheme="minorHAnsi"/>
          <w:b w:val="0"/>
          <w:bCs w:val="0"/>
          <w:color w:val="000000"/>
          <w:sz w:val="28"/>
          <w:szCs w:val="28"/>
        </w:rPr>
        <w:br/>
        <w:t>yāra daraśana dhyāna jaga-manolobhe</w:t>
      </w:r>
    </w:p>
    <w:p w14:paraId="3F2EB2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had a cane, a flute, and a bamboo stick stuck in His belt. By seeing or remembering Him, the minds of everyone in the world become enchanted.</w:t>
      </w:r>
    </w:p>
    <w:p w14:paraId="7D9137AD" w14:textId="319771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5.518</w:t>
      </w:r>
    </w:p>
    <w:p w14:paraId="4711F5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518</w:t>
      </w:r>
    </w:p>
    <w:p w14:paraId="16F715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rajata-nūpura-malla śobhe śrī-caraṇe</w:t>
      </w:r>
      <w:r w:rsidRPr="004A2847">
        <w:rPr>
          <w:rStyle w:val="BookTitle"/>
          <w:rFonts w:asciiTheme="minorHAnsi" w:hAnsiTheme="minorHAnsi" w:cstheme="minorHAnsi"/>
          <w:b w:val="0"/>
          <w:bCs w:val="0"/>
          <w:color w:val="000000"/>
          <w:sz w:val="28"/>
          <w:szCs w:val="28"/>
        </w:rPr>
        <w:br/>
        <w:t>parama madhura-dhvani, gajendra-gamane</w:t>
      </w:r>
    </w:p>
    <w:p w14:paraId="20107A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lotus feet were adorned with silver ankle bells and bands, which produced sweet sounds as He moved like the king of elephants.</w:t>
      </w:r>
    </w:p>
    <w:p w14:paraId="333F931F" w14:textId="0016E2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5.519</w:t>
      </w:r>
    </w:p>
    <w:p w14:paraId="28FBD6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519</w:t>
      </w:r>
    </w:p>
    <w:p w14:paraId="6058C0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ye-dike cāhena prabhuvara nityānanda</w:t>
      </w:r>
      <w:r w:rsidRPr="004A2847">
        <w:rPr>
          <w:rStyle w:val="BookTitle"/>
          <w:rFonts w:asciiTheme="minorHAnsi" w:hAnsiTheme="minorHAnsi" w:cstheme="minorHAnsi"/>
          <w:b w:val="0"/>
          <w:bCs w:val="0"/>
          <w:color w:val="000000"/>
          <w:sz w:val="28"/>
          <w:szCs w:val="28"/>
        </w:rPr>
        <w:br/>
        <w:t>sei-dike haya kṛṣṇa-rasa mūrtimanta</w:t>
      </w:r>
    </w:p>
    <w:p w14:paraId="47DA22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whichever direction Nityānanda Prabhu glanced, everyone became filled with the mellows of love for Kṛṣṇa.</w:t>
      </w:r>
    </w:p>
    <w:p w14:paraId="1664EF54" w14:textId="7D67A4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5.520</w:t>
      </w:r>
    </w:p>
    <w:p w14:paraId="393E1D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520</w:t>
      </w:r>
    </w:p>
    <w:p w14:paraId="1EEDED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 parama-kautuke</w:t>
      </w:r>
      <w:r w:rsidRPr="004A2847">
        <w:rPr>
          <w:rStyle w:val="BookTitle"/>
          <w:rFonts w:asciiTheme="minorHAnsi" w:hAnsiTheme="minorHAnsi" w:cstheme="minorHAnsi"/>
          <w:b w:val="0"/>
          <w:bCs w:val="0"/>
          <w:color w:val="000000"/>
          <w:sz w:val="28"/>
          <w:szCs w:val="28"/>
        </w:rPr>
        <w:br/>
        <w:t>āchena caitanya-janma-bhūmi navadvīpe</w:t>
      </w:r>
    </w:p>
    <w:p w14:paraId="28C940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resided in Navadvīpa, the birthplace of Lord Caitanya, in great happiness.</w:t>
      </w:r>
    </w:p>
    <w:p w14:paraId="4BB08C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birthplace of Śrī Caitanyadeva is Navadvīpa. That </w:t>
      </w:r>
      <w:proofErr w:type="gramStart"/>
      <w:r w:rsidRPr="004A2847">
        <w:rPr>
          <w:rStyle w:val="BookTitle"/>
          <w:rFonts w:asciiTheme="minorHAnsi" w:hAnsiTheme="minorHAnsi" w:cstheme="minorHAnsi"/>
          <w:b w:val="0"/>
          <w:bCs w:val="0"/>
          <w:color w:val="000000"/>
          <w:sz w:val="28"/>
          <w:szCs w:val="28"/>
        </w:rPr>
        <w:t>particular portion</w:t>
      </w:r>
      <w:proofErr w:type="gramEnd"/>
      <w:r w:rsidRPr="004A2847">
        <w:rPr>
          <w:rStyle w:val="BookTitle"/>
          <w:rFonts w:asciiTheme="minorHAnsi" w:hAnsiTheme="minorHAnsi" w:cstheme="minorHAnsi"/>
          <w:b w:val="0"/>
          <w:bCs w:val="0"/>
          <w:color w:val="000000"/>
          <w:sz w:val="28"/>
          <w:szCs w:val="28"/>
        </w:rPr>
        <w:t xml:space="preserve"> of Navadvīpa is known as Śrīdhāma Māyāpur.</w:t>
      </w:r>
    </w:p>
    <w:p w14:paraId="4F15036F" w14:textId="0C236B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5.521</w:t>
      </w:r>
    </w:p>
    <w:p w14:paraId="743197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521</w:t>
      </w:r>
    </w:p>
    <w:p w14:paraId="2D7CFD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navadvīpa—yehena mathurā-rāja</w:t>
      </w:r>
      <w:r w:rsidRPr="004A2847">
        <w:rPr>
          <w:rStyle w:val="BookTitle"/>
          <w:rFonts w:asciiTheme="minorHAnsi" w:hAnsiTheme="minorHAnsi" w:cstheme="minorHAnsi"/>
          <w:b w:val="0"/>
          <w:bCs w:val="0"/>
          <w:color w:val="000000"/>
          <w:sz w:val="28"/>
          <w:szCs w:val="28"/>
        </w:rPr>
        <w:br/>
        <w:t>dhānīkata mata loka āche, anta nāhi jāni</w:t>
      </w:r>
    </w:p>
    <w:p w14:paraId="2F0A9D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Navadvīpa is just like the capital city of Mathurā. No one knew how many people lived there.</w:t>
      </w:r>
    </w:p>
    <w:p w14:paraId="4541F5B5" w14:textId="5063E5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5.522</w:t>
      </w:r>
    </w:p>
    <w:p w14:paraId="0E7BEC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522</w:t>
      </w:r>
    </w:p>
    <w:p w14:paraId="433E42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saba sujana āchena, yāhā dekhi’</w:t>
      </w:r>
      <w:r w:rsidRPr="004A2847">
        <w:rPr>
          <w:rStyle w:val="BookTitle"/>
          <w:rFonts w:asciiTheme="minorHAnsi" w:hAnsiTheme="minorHAnsi" w:cstheme="minorHAnsi"/>
          <w:b w:val="0"/>
          <w:bCs w:val="0"/>
          <w:color w:val="000000"/>
          <w:sz w:val="28"/>
          <w:szCs w:val="28"/>
        </w:rPr>
        <w:br/>
        <w:t>sarva mahāpāpa haite mukta haya pāpī</w:t>
      </w:r>
    </w:p>
    <w:p w14:paraId="46873E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were so many pious people that simply by seeing them, sinful people became liberated from all sinful reactions.</w:t>
      </w:r>
    </w:p>
    <w:p w14:paraId="4D66DBAA" w14:textId="273332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5.523</w:t>
      </w:r>
    </w:p>
    <w:p w14:paraId="7E05EF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523</w:t>
      </w:r>
    </w:p>
    <w:p w14:paraId="44C702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tathi madhye durjana ye kata kata vaise</w:t>
      </w:r>
      <w:r w:rsidRPr="004A2847">
        <w:rPr>
          <w:rStyle w:val="BookTitle"/>
          <w:rFonts w:asciiTheme="minorHAnsi" w:hAnsiTheme="minorHAnsi" w:cstheme="minorHAnsi"/>
          <w:b w:val="0"/>
          <w:bCs w:val="0"/>
          <w:color w:val="000000"/>
          <w:sz w:val="28"/>
          <w:szCs w:val="28"/>
        </w:rPr>
        <w:br/>
        <w:t>sarva-dharma ghuce tāra chāyāra paraśe</w:t>
      </w:r>
    </w:p>
    <w:p w14:paraId="21C164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Many sinful people also lived among them. Simply by touching their shadows, all one’s religious principles were destroyed.</w:t>
      </w:r>
    </w:p>
    <w:p w14:paraId="134BB3DF" w14:textId="3A85D5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5.524</w:t>
      </w:r>
    </w:p>
    <w:p w14:paraId="5A403E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524</w:t>
      </w:r>
    </w:p>
    <w:p w14:paraId="6DB692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tāhārāo nityānanda-prabhura kṛpāya</w:t>
      </w:r>
      <w:r w:rsidRPr="004A2847">
        <w:rPr>
          <w:rStyle w:val="BookTitle"/>
          <w:rFonts w:asciiTheme="minorHAnsi" w:hAnsiTheme="minorHAnsi" w:cstheme="minorHAnsi"/>
          <w:b w:val="0"/>
          <w:bCs w:val="0"/>
          <w:color w:val="000000"/>
          <w:sz w:val="28"/>
          <w:szCs w:val="28"/>
        </w:rPr>
        <w:br/>
        <w:t>kṛṣṇa-pathe rata haila ati āmāyāya</w:t>
      </w:r>
    </w:p>
    <w:p w14:paraId="101A14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by the mercy of Nityānanda Prabhu they were also brought to the path of pure Kṛṣṇa consciousness.</w:t>
      </w:r>
    </w:p>
    <w:p w14:paraId="538083A7" w14:textId="20BCB5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5.525</w:t>
      </w:r>
    </w:p>
    <w:p w14:paraId="04476F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525</w:t>
      </w:r>
    </w:p>
    <w:p w14:paraId="438735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caitanya kata karilā mocana</w:t>
      </w:r>
      <w:r w:rsidRPr="004A2847">
        <w:rPr>
          <w:rStyle w:val="BookTitle"/>
          <w:rFonts w:asciiTheme="minorHAnsi" w:hAnsiTheme="minorHAnsi" w:cstheme="minorHAnsi"/>
          <w:b w:val="0"/>
          <w:bCs w:val="0"/>
          <w:color w:val="000000"/>
          <w:sz w:val="28"/>
          <w:szCs w:val="28"/>
        </w:rPr>
        <w:br/>
        <w:t>nityānanda-dvāre uddhārilā tribhuvana</w:t>
      </w:r>
    </w:p>
    <w:p w14:paraId="352F45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personally delivered many living entities, and through Nityānanda, He delivered the three worlds.</w:t>
      </w:r>
    </w:p>
    <w:p w14:paraId="7197FB09" w14:textId="38C1CE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5.526</w:t>
      </w:r>
    </w:p>
    <w:p w14:paraId="6E867A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526</w:t>
      </w:r>
    </w:p>
    <w:p w14:paraId="381A93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cora-dasyu-adhama-patita-nāma yāra</w:t>
      </w:r>
      <w:r w:rsidRPr="004A2847">
        <w:rPr>
          <w:rStyle w:val="BookTitle"/>
          <w:rFonts w:asciiTheme="minorHAnsi" w:hAnsiTheme="minorHAnsi" w:cstheme="minorHAnsi"/>
          <w:b w:val="0"/>
          <w:bCs w:val="0"/>
          <w:color w:val="000000"/>
          <w:sz w:val="28"/>
          <w:szCs w:val="28"/>
        </w:rPr>
        <w:br/>
        <w:t>nānā-mate nityānanda kailena uddhāra</w:t>
      </w:r>
    </w:p>
    <w:p w14:paraId="6EA142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some way or other Nityānanda delivered the thieves, the rogues, the fallen, and the wretched.</w:t>
      </w:r>
    </w:p>
    <w:p w14:paraId="3B912C1B" w14:textId="178463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5.527</w:t>
      </w:r>
    </w:p>
    <w:p w14:paraId="4B55CF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527</w:t>
      </w:r>
    </w:p>
    <w:p w14:paraId="360C8E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śuna nityānanda prabhura ākhyāna</w:t>
      </w:r>
      <w:r w:rsidRPr="004A2847">
        <w:rPr>
          <w:rStyle w:val="BookTitle"/>
          <w:rFonts w:asciiTheme="minorHAnsi" w:hAnsiTheme="minorHAnsi" w:cstheme="minorHAnsi"/>
          <w:b w:val="0"/>
          <w:bCs w:val="0"/>
          <w:color w:val="000000"/>
          <w:sz w:val="28"/>
          <w:szCs w:val="28"/>
        </w:rPr>
        <w:br/>
        <w:t>cora dasyu ye-mate karilā paritrāṇa</w:t>
      </w:r>
    </w:p>
    <w:p w14:paraId="1AB100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listen to the topics of how Nityānanda Prabhu delivered the dacoits.</w:t>
      </w:r>
    </w:p>
    <w:p w14:paraId="136B232E" w14:textId="514F8E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5.528</w:t>
      </w:r>
    </w:p>
    <w:p w14:paraId="103168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528</w:t>
      </w:r>
    </w:p>
    <w:p w14:paraId="52890A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navadvīpe vaise eka brāhmaṇa-kumāra</w:t>
      </w:r>
      <w:r w:rsidRPr="004A2847">
        <w:rPr>
          <w:rStyle w:val="BookTitle"/>
          <w:rFonts w:asciiTheme="minorHAnsi" w:hAnsiTheme="minorHAnsi" w:cstheme="minorHAnsi"/>
          <w:b w:val="0"/>
          <w:bCs w:val="0"/>
          <w:color w:val="000000"/>
          <w:sz w:val="28"/>
          <w:szCs w:val="28"/>
        </w:rPr>
        <w:br/>
        <w:t>tāhāra samāna cora dasyu nāhi āra</w:t>
      </w:r>
    </w:p>
    <w:p w14:paraId="6E56CC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Navadvīpa there lived one </w:t>
      </w:r>
      <w:proofErr w:type="gramStart"/>
      <w:r w:rsidRPr="004A2847">
        <w:rPr>
          <w:rStyle w:val="BookTitle"/>
          <w:rFonts w:asciiTheme="minorHAnsi" w:hAnsiTheme="minorHAnsi" w:cstheme="minorHAnsi"/>
          <w:b/>
          <w:bCs/>
          <w:color w:val="800000"/>
          <w:sz w:val="28"/>
          <w:szCs w:val="28"/>
        </w:rPr>
        <w:t xml:space="preserve">particular </w:t>
      </w:r>
      <w:r w:rsidRPr="004A2847">
        <w:rPr>
          <w:rStyle w:val="BookTitle"/>
          <w:rFonts w:asciiTheme="minorHAnsi" w:hAnsiTheme="minorHAnsi" w:cstheme="minorHAnsi"/>
          <w:b/>
          <w:bCs/>
          <w:i/>
          <w:iCs/>
          <w:color w:val="800000"/>
          <w:sz w:val="28"/>
          <w:szCs w:val="28"/>
        </w:rPr>
        <w:t>brāhmaṇa’s</w:t>
      </w:r>
      <w:proofErr w:type="gramEnd"/>
      <w:r w:rsidRPr="004A2847">
        <w:rPr>
          <w:rStyle w:val="BookTitle"/>
          <w:rFonts w:asciiTheme="minorHAnsi" w:hAnsiTheme="minorHAnsi" w:cstheme="minorHAnsi"/>
          <w:b/>
          <w:bCs/>
          <w:color w:val="800000"/>
          <w:sz w:val="28"/>
          <w:szCs w:val="28"/>
        </w:rPr>
        <w:t xml:space="preserve"> son who had no equal among the dacoits and rogues.</w:t>
      </w:r>
    </w:p>
    <w:p w14:paraId="12EBCC7B" w14:textId="239BE8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5.529</w:t>
      </w:r>
    </w:p>
    <w:p w14:paraId="7B104E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529</w:t>
      </w:r>
    </w:p>
    <w:p w14:paraId="3B9A60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cora dasyu—tāra mahā-senāpati</w:t>
      </w:r>
      <w:r w:rsidRPr="004A2847">
        <w:rPr>
          <w:rStyle w:val="BookTitle"/>
          <w:rFonts w:asciiTheme="minorHAnsi" w:hAnsiTheme="minorHAnsi" w:cstheme="minorHAnsi"/>
          <w:b w:val="0"/>
          <w:bCs w:val="0"/>
          <w:color w:val="000000"/>
          <w:sz w:val="28"/>
          <w:szCs w:val="28"/>
        </w:rPr>
        <w:br/>
        <w:t>nāme se brāhmaṇa, ati parama kumati</w:t>
      </w:r>
    </w:p>
    <w:p w14:paraId="2C79F8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was the leader of all other dacoits. That evil-minded person was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in name only.</w:t>
      </w:r>
    </w:p>
    <w:p w14:paraId="5E42E5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nāme se brāhmaṇa </w:t>
      </w:r>
      <w:r w:rsidRPr="004A2847">
        <w:rPr>
          <w:rStyle w:val="BookTitle"/>
          <w:rFonts w:asciiTheme="minorHAnsi" w:hAnsiTheme="minorHAnsi" w:cstheme="minorHAnsi"/>
          <w:b w:val="0"/>
          <w:bCs w:val="0"/>
          <w:color w:val="000000"/>
          <w:sz w:val="28"/>
          <w:szCs w:val="28"/>
        </w:rPr>
        <w:t xml:space="preserve">refers to a </w:t>
      </w:r>
      <w:r w:rsidRPr="004A2847">
        <w:rPr>
          <w:rStyle w:val="BookTitle"/>
          <w:rFonts w:asciiTheme="minorHAnsi" w:hAnsiTheme="minorHAnsi" w:cstheme="minorHAnsi"/>
          <w:b w:val="0"/>
          <w:bCs w:val="0"/>
          <w:i/>
          <w:iCs/>
          <w:color w:val="000000"/>
          <w:sz w:val="28"/>
          <w:szCs w:val="28"/>
        </w:rPr>
        <w:t>brāhmaṇa-bruva,</w:t>
      </w:r>
      <w:r w:rsidRPr="004A2847">
        <w:rPr>
          <w:rStyle w:val="BookTitle"/>
          <w:rFonts w:asciiTheme="minorHAnsi" w:hAnsiTheme="minorHAnsi" w:cstheme="minorHAnsi"/>
          <w:b w:val="0"/>
          <w:bCs w:val="0"/>
          <w:color w:val="000000"/>
          <w:sz w:val="28"/>
          <w:szCs w:val="28"/>
        </w:rPr>
        <w:t xml:space="preserve"> or a so-called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See the </w:t>
      </w:r>
      <w:r w:rsidRPr="004A2847">
        <w:rPr>
          <w:rStyle w:val="BookTitle"/>
          <w:rFonts w:asciiTheme="minorHAnsi" w:hAnsiTheme="minorHAnsi" w:cstheme="minorHAnsi"/>
          <w:b w:val="0"/>
          <w:bCs w:val="0"/>
          <w:i/>
          <w:iCs/>
          <w:color w:val="000000"/>
          <w:sz w:val="28"/>
          <w:szCs w:val="28"/>
        </w:rPr>
        <w:t>Padma Purāṇa</w:t>
      </w:r>
      <w:r w:rsidRPr="004A2847">
        <w:rPr>
          <w:rStyle w:val="BookTitle"/>
          <w:rFonts w:asciiTheme="minorHAnsi" w:hAnsiTheme="minorHAnsi" w:cstheme="minorHAnsi"/>
          <w:b w:val="0"/>
          <w:bCs w:val="0"/>
          <w:color w:val="000000"/>
          <w:sz w:val="28"/>
          <w:szCs w:val="28"/>
        </w:rPr>
        <w:t xml:space="preserve"> and the </w:t>
      </w:r>
      <w:r w:rsidRPr="004A2847">
        <w:rPr>
          <w:rStyle w:val="BookTitle"/>
          <w:rFonts w:asciiTheme="minorHAnsi" w:hAnsiTheme="minorHAnsi" w:cstheme="minorHAnsi"/>
          <w:b w:val="0"/>
          <w:bCs w:val="0"/>
          <w:i/>
          <w:iCs/>
          <w:color w:val="000000"/>
          <w:sz w:val="28"/>
          <w:szCs w:val="28"/>
        </w:rPr>
        <w:t>Manu-saṁhitā</w:t>
      </w:r>
      <w:r w:rsidRPr="004A2847">
        <w:rPr>
          <w:rStyle w:val="BookTitle"/>
          <w:rFonts w:asciiTheme="minorHAnsi" w:hAnsiTheme="minorHAnsi" w:cstheme="minorHAnsi"/>
          <w:b w:val="0"/>
          <w:bCs w:val="0"/>
          <w:color w:val="000000"/>
          <w:sz w:val="28"/>
          <w:szCs w:val="28"/>
        </w:rPr>
        <w:t xml:space="preserve"> (7.85) for definitions and symptoms of the </w:t>
      </w:r>
      <w:r w:rsidRPr="004A2847">
        <w:rPr>
          <w:rStyle w:val="BookTitle"/>
          <w:rFonts w:asciiTheme="minorHAnsi" w:hAnsiTheme="minorHAnsi" w:cstheme="minorHAnsi"/>
          <w:b w:val="0"/>
          <w:bCs w:val="0"/>
          <w:i/>
          <w:iCs/>
          <w:color w:val="000000"/>
          <w:sz w:val="28"/>
          <w:szCs w:val="28"/>
        </w:rPr>
        <w:t>brāhmaṇa-bruvas</w:t>
      </w:r>
      <w:r w:rsidRPr="004A2847">
        <w:rPr>
          <w:rStyle w:val="BookTitle"/>
          <w:rFonts w:asciiTheme="minorHAnsi" w:hAnsiTheme="minorHAnsi" w:cstheme="minorHAnsi"/>
          <w:b w:val="0"/>
          <w:bCs w:val="0"/>
          <w:color w:val="000000"/>
          <w:sz w:val="28"/>
          <w:szCs w:val="28"/>
        </w:rPr>
        <w:t>.</w:t>
      </w:r>
    </w:p>
    <w:p w14:paraId="477C18A8" w14:textId="6DA389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5.530</w:t>
      </w:r>
    </w:p>
    <w:p w14:paraId="7ECAB1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530</w:t>
      </w:r>
    </w:p>
    <w:p w14:paraId="40FB3A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para-vadhe dayā-mātra nāhika śarīre</w:t>
      </w:r>
      <w:r w:rsidRPr="004A2847">
        <w:rPr>
          <w:rStyle w:val="BookTitle"/>
          <w:rFonts w:asciiTheme="minorHAnsi" w:hAnsiTheme="minorHAnsi" w:cstheme="minorHAnsi"/>
          <w:b w:val="0"/>
          <w:bCs w:val="0"/>
          <w:color w:val="000000"/>
          <w:sz w:val="28"/>
          <w:szCs w:val="28"/>
        </w:rPr>
        <w:br/>
        <w:t>nirantara dasyu-gaṇa-saṁhati vihare</w:t>
      </w:r>
    </w:p>
    <w:p w14:paraId="00FA5B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mercilessly killed others and always remained in the company of other dacoits.</w:t>
      </w:r>
    </w:p>
    <w:p w14:paraId="1F83B8B9" w14:textId="1078EF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5.531</w:t>
      </w:r>
    </w:p>
    <w:p w14:paraId="1B5251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531</w:t>
      </w:r>
    </w:p>
    <w:p w14:paraId="3FFEF5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dekhi’ alaṅkāra</w:t>
      </w:r>
      <w:r w:rsidRPr="004A2847">
        <w:rPr>
          <w:rStyle w:val="BookTitle"/>
          <w:rFonts w:asciiTheme="minorHAnsi" w:hAnsiTheme="minorHAnsi" w:cstheme="minorHAnsi"/>
          <w:b w:val="0"/>
          <w:bCs w:val="0"/>
          <w:color w:val="000000"/>
          <w:sz w:val="28"/>
          <w:szCs w:val="28"/>
        </w:rPr>
        <w:br/>
        <w:t>suvarṇa prabāla-maṇi muktā divya-hāra</w:t>
      </w:r>
    </w:p>
    <w:p w14:paraId="331493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time he saw that Nityānanda Svarūpa was decorated with divine necklaces and ornaments made of gold, coral, jewels, and pearls.</w:t>
      </w:r>
    </w:p>
    <w:p w14:paraId="3762CAEF" w14:textId="256AB6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5.532</w:t>
      </w:r>
    </w:p>
    <w:p w14:paraId="640FF8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532</w:t>
      </w:r>
    </w:p>
    <w:p w14:paraId="53CBC9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śrī-aṅge dekhi’ bahuvidha dhana</w:t>
      </w:r>
      <w:r w:rsidRPr="004A2847">
        <w:rPr>
          <w:rStyle w:val="BookTitle"/>
          <w:rFonts w:asciiTheme="minorHAnsi" w:hAnsiTheme="minorHAnsi" w:cstheme="minorHAnsi"/>
          <w:b w:val="0"/>
          <w:bCs w:val="0"/>
          <w:color w:val="000000"/>
          <w:sz w:val="28"/>
          <w:szCs w:val="28"/>
        </w:rPr>
        <w:br/>
        <w:t>harite haila dasyu-brāhmaṇera mana</w:t>
      </w:r>
    </w:p>
    <w:p w14:paraId="4C00CD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various valuable ornaments on the Lord’s body, that dacoit</w:t>
      </w:r>
      <w:r w:rsidRPr="004A2847">
        <w:rPr>
          <w:rStyle w:val="BookTitle"/>
          <w:rFonts w:asciiTheme="minorHAnsi" w:hAnsiTheme="minorHAnsi" w:cstheme="minorHAnsi"/>
          <w:b/>
          <w:bCs/>
          <w:i/>
          <w:iCs/>
          <w:color w:val="800000"/>
          <w:sz w:val="28"/>
          <w:szCs w:val="28"/>
        </w:rPr>
        <w:t xml:space="preserve"> brāhmaṇa</w:t>
      </w:r>
      <w:r w:rsidRPr="004A2847">
        <w:rPr>
          <w:rStyle w:val="BookTitle"/>
          <w:rFonts w:asciiTheme="minorHAnsi" w:hAnsiTheme="minorHAnsi" w:cstheme="minorHAnsi"/>
          <w:b/>
          <w:bCs/>
          <w:color w:val="800000"/>
          <w:sz w:val="28"/>
          <w:szCs w:val="28"/>
        </w:rPr>
        <w:t xml:space="preserve"> decided to steal them.</w:t>
      </w:r>
    </w:p>
    <w:p w14:paraId="55CD9564" w14:textId="3BE030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5.533</w:t>
      </w:r>
    </w:p>
    <w:p w14:paraId="4AE8F2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533</w:t>
      </w:r>
    </w:p>
    <w:p w14:paraId="659B87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māyā kari’ niravadhi nityānanda-saṅge</w:t>
      </w:r>
      <w:r w:rsidRPr="004A2847">
        <w:rPr>
          <w:rStyle w:val="BookTitle"/>
          <w:rFonts w:asciiTheme="minorHAnsi" w:hAnsiTheme="minorHAnsi" w:cstheme="minorHAnsi"/>
          <w:b w:val="0"/>
          <w:bCs w:val="0"/>
          <w:color w:val="000000"/>
          <w:sz w:val="28"/>
          <w:szCs w:val="28"/>
        </w:rPr>
        <w:br/>
        <w:t>bhramaye tāhāna dhana haribāra raṅge</w:t>
      </w:r>
    </w:p>
    <w:p w14:paraId="1A9A3C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Wherever Nityānanda went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stealthily followed Him for the purpose of stealing His wealth.</w:t>
      </w:r>
    </w:p>
    <w:p w14:paraId="29FF59A7" w14:textId="4FE489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5.534</w:t>
      </w:r>
    </w:p>
    <w:p w14:paraId="441F30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534</w:t>
      </w:r>
    </w:p>
    <w:p w14:paraId="7B9C96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antare parama duṣṭa dvija bhāla naya</w:t>
      </w:r>
      <w:r w:rsidRPr="004A2847">
        <w:rPr>
          <w:rStyle w:val="BookTitle"/>
          <w:rFonts w:asciiTheme="minorHAnsi" w:hAnsiTheme="minorHAnsi" w:cstheme="minorHAnsi"/>
          <w:b w:val="0"/>
          <w:bCs w:val="0"/>
          <w:color w:val="000000"/>
          <w:sz w:val="28"/>
          <w:szCs w:val="28"/>
        </w:rPr>
        <w:br/>
        <w:t>jānilena nityānanda antara-hṛdaya</w:t>
      </w:r>
    </w:p>
    <w:p w14:paraId="413A10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as Supersoul in everyone’s heart, knew the intentions of that wicked-minded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6BA8CA3C" w14:textId="0D0A33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5.535</w:t>
      </w:r>
    </w:p>
    <w:p w14:paraId="456354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535</w:t>
      </w:r>
    </w:p>
    <w:p w14:paraId="0E9DA6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hiraṇya-paṇḍita-nāme eka subrāhmaṇa</w:t>
      </w:r>
      <w:r w:rsidRPr="004A2847">
        <w:rPr>
          <w:rStyle w:val="BookTitle"/>
          <w:rFonts w:asciiTheme="minorHAnsi" w:hAnsiTheme="minorHAnsi" w:cstheme="minorHAnsi"/>
          <w:b w:val="0"/>
          <w:bCs w:val="0"/>
          <w:color w:val="000000"/>
          <w:sz w:val="28"/>
          <w:szCs w:val="28"/>
        </w:rPr>
        <w:br/>
        <w:t>sei navadvīpe vaise—mahā-akiñcana</w:t>
      </w:r>
    </w:p>
    <w:p w14:paraId="50FF28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Navadvīpa there lived one qualified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named Hiraṇya Paṇḍita, who had no material assets.</w:t>
      </w:r>
    </w:p>
    <w:p w14:paraId="67B84B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symptom of a qualified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is freedom from material possessions.</w:t>
      </w:r>
    </w:p>
    <w:p w14:paraId="242FEB08" w14:textId="687CDD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5.536</w:t>
      </w:r>
    </w:p>
    <w:p w14:paraId="5D5846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536</w:t>
      </w:r>
    </w:p>
    <w:p w14:paraId="1EA40F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bhāgyavantera mandire nityānanda</w:t>
      </w:r>
      <w:r w:rsidRPr="004A2847">
        <w:rPr>
          <w:rStyle w:val="BookTitle"/>
          <w:rFonts w:asciiTheme="minorHAnsi" w:hAnsiTheme="minorHAnsi" w:cstheme="minorHAnsi"/>
          <w:b w:val="0"/>
          <w:bCs w:val="0"/>
          <w:color w:val="000000"/>
          <w:sz w:val="28"/>
          <w:szCs w:val="28"/>
        </w:rPr>
        <w:br/>
        <w:t>thākilā virale prabhu haiyā asaṅga</w:t>
      </w:r>
    </w:p>
    <w:p w14:paraId="16FAA6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left His associates and quietly resided in the house of that fortunate Hiraṇya Paṇḍita.</w:t>
      </w:r>
    </w:p>
    <w:p w14:paraId="28D76A92" w14:textId="00EED4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5.537</w:t>
      </w:r>
    </w:p>
    <w:p w14:paraId="6B2035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537</w:t>
      </w:r>
    </w:p>
    <w:p w14:paraId="4DA162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duṣṭa brāhmaṇa—parama duṣṭa-mati</w:t>
      </w:r>
      <w:r w:rsidRPr="004A2847">
        <w:rPr>
          <w:rStyle w:val="BookTitle"/>
          <w:rFonts w:asciiTheme="minorHAnsi" w:hAnsiTheme="minorHAnsi" w:cstheme="minorHAnsi"/>
          <w:b w:val="0"/>
          <w:bCs w:val="0"/>
          <w:color w:val="000000"/>
          <w:sz w:val="28"/>
          <w:szCs w:val="28"/>
        </w:rPr>
        <w:br/>
        <w:t>laiyā sakala dasyu karaye yukati</w:t>
      </w:r>
    </w:p>
    <w:p w14:paraId="435A72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sinful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was most wicked. He gathered the other dacoits and </w:t>
      </w:r>
      <w:proofErr w:type="gramStart"/>
      <w:r w:rsidRPr="004A2847">
        <w:rPr>
          <w:rStyle w:val="BookTitle"/>
          <w:rFonts w:asciiTheme="minorHAnsi" w:hAnsiTheme="minorHAnsi" w:cstheme="minorHAnsi"/>
          <w:b/>
          <w:bCs/>
          <w:color w:val="800000"/>
          <w:sz w:val="28"/>
          <w:szCs w:val="28"/>
        </w:rPr>
        <w:t>made a plan</w:t>
      </w:r>
      <w:proofErr w:type="gramEnd"/>
      <w:r w:rsidRPr="004A2847">
        <w:rPr>
          <w:rStyle w:val="BookTitle"/>
          <w:rFonts w:asciiTheme="minorHAnsi" w:hAnsiTheme="minorHAnsi" w:cstheme="minorHAnsi"/>
          <w:b/>
          <w:bCs/>
          <w:color w:val="800000"/>
          <w:sz w:val="28"/>
          <w:szCs w:val="28"/>
        </w:rPr>
        <w:t>.</w:t>
      </w:r>
    </w:p>
    <w:p w14:paraId="7FD65EA5" w14:textId="4C7AC4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5.538</w:t>
      </w:r>
    </w:p>
    <w:p w14:paraId="5DF9DE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538</w:t>
      </w:r>
    </w:p>
    <w:p w14:paraId="55E4FF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“āre bhāi, sabe āra kene duḥkha pāi</w:t>
      </w:r>
      <w:r w:rsidRPr="004A2847">
        <w:rPr>
          <w:rStyle w:val="BookTitle"/>
          <w:rFonts w:asciiTheme="minorHAnsi" w:hAnsiTheme="minorHAnsi" w:cstheme="minorHAnsi"/>
          <w:b w:val="0"/>
          <w:bCs w:val="0"/>
          <w:color w:val="000000"/>
          <w:sz w:val="28"/>
          <w:szCs w:val="28"/>
        </w:rPr>
        <w:br/>
        <w:t>caṇḍī-māye nidhi milāilā eka ṭhāñi</w:t>
      </w:r>
    </w:p>
    <w:p w14:paraId="4D2B48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why are we still suffering? Goddess Caṇḍī has provided for us a treasure in one place.</w:t>
      </w:r>
    </w:p>
    <w:p w14:paraId="10934A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Caṇḍī-mātā is the only shelter for fulfilling our material desires. She has mercifully provided the ingredients for our act of plundering.”</w:t>
      </w:r>
    </w:p>
    <w:p w14:paraId="7DA05B76" w14:textId="65C9DC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5.539</w:t>
      </w:r>
    </w:p>
    <w:p w14:paraId="0BE1C6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539</w:t>
      </w:r>
    </w:p>
    <w:p w14:paraId="6F81BC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avadhūtera aṅgete alaṅkāra</w:t>
      </w:r>
      <w:r w:rsidRPr="004A2847">
        <w:rPr>
          <w:rStyle w:val="BookTitle"/>
          <w:rFonts w:asciiTheme="minorHAnsi" w:hAnsiTheme="minorHAnsi" w:cstheme="minorHAnsi"/>
          <w:b w:val="0"/>
          <w:bCs w:val="0"/>
          <w:color w:val="000000"/>
          <w:sz w:val="28"/>
          <w:szCs w:val="28"/>
        </w:rPr>
        <w:br/>
        <w:t>sonā muktā hīrā kasā bai nāhi āra</w:t>
      </w:r>
    </w:p>
    <w:p w14:paraId="5F1872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ornaments decorating the body of this </w:t>
      </w:r>
      <w:r w:rsidRPr="004A2847">
        <w:rPr>
          <w:rStyle w:val="BookTitle"/>
          <w:rFonts w:asciiTheme="minorHAnsi" w:hAnsiTheme="minorHAnsi" w:cstheme="minorHAnsi"/>
          <w:b/>
          <w:bCs/>
          <w:i/>
          <w:iCs/>
          <w:color w:val="800000"/>
          <w:sz w:val="28"/>
          <w:szCs w:val="28"/>
        </w:rPr>
        <w:t xml:space="preserve">avadhūta </w:t>
      </w:r>
      <w:r w:rsidRPr="004A2847">
        <w:rPr>
          <w:rStyle w:val="BookTitle"/>
          <w:rFonts w:asciiTheme="minorHAnsi" w:hAnsiTheme="minorHAnsi" w:cstheme="minorHAnsi"/>
          <w:b/>
          <w:bCs/>
          <w:color w:val="800000"/>
          <w:sz w:val="28"/>
          <w:szCs w:val="28"/>
        </w:rPr>
        <w:t>are all made of gold, pearls, and diamonds.</w:t>
      </w:r>
    </w:p>
    <w:p w14:paraId="47FAE226" w14:textId="121BE1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5.540</w:t>
      </w:r>
    </w:p>
    <w:p w14:paraId="7EC294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540</w:t>
      </w:r>
    </w:p>
    <w:p w14:paraId="09BBBA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lakṣa ṭākāra padārtha nāhi jāni</w:t>
      </w:r>
      <w:r w:rsidRPr="004A2847">
        <w:rPr>
          <w:rStyle w:val="BookTitle"/>
          <w:rFonts w:asciiTheme="minorHAnsi" w:hAnsiTheme="minorHAnsi" w:cstheme="minorHAnsi"/>
          <w:b w:val="0"/>
          <w:bCs w:val="0"/>
          <w:color w:val="000000"/>
          <w:sz w:val="28"/>
          <w:szCs w:val="28"/>
        </w:rPr>
        <w:br/>
        <w:t>caṇḍī-māye eka ṭhāñi milāilā āni’</w:t>
      </w:r>
    </w:p>
    <w:p w14:paraId="01F80B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cannot say how many hundreds of thousands of rupees His ornaments are worth, and goddess Caṇḍī has brought them together in one place.</w:t>
      </w:r>
    </w:p>
    <w:p w14:paraId="23F04073" w14:textId="4ED0CF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5.541</w:t>
      </w:r>
    </w:p>
    <w:p w14:paraId="52E552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541</w:t>
      </w:r>
    </w:p>
    <w:p w14:paraId="4293FC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śūnya bāḍī-mājhe thāke hiraṇyera ghare</w:t>
      </w:r>
      <w:r w:rsidRPr="004A2847">
        <w:rPr>
          <w:rStyle w:val="BookTitle"/>
          <w:rFonts w:asciiTheme="minorHAnsi" w:hAnsiTheme="minorHAnsi" w:cstheme="minorHAnsi"/>
          <w:b w:val="0"/>
          <w:bCs w:val="0"/>
          <w:color w:val="000000"/>
          <w:sz w:val="28"/>
          <w:szCs w:val="28"/>
        </w:rPr>
        <w:br/>
        <w:t>kāḍiyā āniba eka daṇḍera bhitare</w:t>
      </w:r>
    </w:p>
    <w:p w14:paraId="4254B1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lives alone in the house of Hiraṇya. We can go there and take everything within a half hour.</w:t>
      </w:r>
    </w:p>
    <w:p w14:paraId="46188B33" w14:textId="1EC5B2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5.542</w:t>
      </w:r>
    </w:p>
    <w:p w14:paraId="36A0F0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542</w:t>
      </w:r>
    </w:p>
    <w:p w14:paraId="573F06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ḍhāla khāṅḍā lai’ sabe hao samavāya</w:t>
      </w:r>
      <w:r w:rsidRPr="004A2847">
        <w:rPr>
          <w:rStyle w:val="BookTitle"/>
          <w:rFonts w:asciiTheme="minorHAnsi" w:hAnsiTheme="minorHAnsi" w:cstheme="minorHAnsi"/>
          <w:b w:val="0"/>
          <w:bCs w:val="0"/>
          <w:color w:val="000000"/>
          <w:sz w:val="28"/>
          <w:szCs w:val="28"/>
        </w:rPr>
        <w:br/>
        <w:t>āji giyā hānā diba kataka niśāya”</w:t>
      </w:r>
    </w:p>
    <w:p w14:paraId="27EFFA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“Collect your swords and shields, for tonight we will raid that house.”</w:t>
      </w:r>
    </w:p>
    <w:p w14:paraId="3C5CAC2B" w14:textId="5AA10D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5.543</w:t>
      </w:r>
    </w:p>
    <w:p w14:paraId="4A45CD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543</w:t>
      </w:r>
    </w:p>
    <w:p w14:paraId="72D961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yukti kari’ saba dasyu-gaṇa</w:t>
      </w:r>
      <w:r w:rsidRPr="004A2847">
        <w:rPr>
          <w:rStyle w:val="BookTitle"/>
          <w:rFonts w:asciiTheme="minorHAnsi" w:hAnsiTheme="minorHAnsi" w:cstheme="minorHAnsi"/>
          <w:b w:val="0"/>
          <w:bCs w:val="0"/>
          <w:color w:val="000000"/>
          <w:sz w:val="28"/>
          <w:szCs w:val="28"/>
        </w:rPr>
        <w:br/>
        <w:t>sabe niśā-bhāga jāni’ karila gamana</w:t>
      </w:r>
    </w:p>
    <w:p w14:paraId="188B4C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making plans in this way, the dacoits waited for the night and then set out for the house.</w:t>
      </w:r>
    </w:p>
    <w:p w14:paraId="32FBD01D" w14:textId="6962B7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5.544</w:t>
      </w:r>
    </w:p>
    <w:p w14:paraId="016BB8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544</w:t>
      </w:r>
    </w:p>
    <w:p w14:paraId="1C99DF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khāṅḍā churi triśūla laiyā jane jane</w:t>
      </w:r>
      <w:r w:rsidRPr="004A2847">
        <w:rPr>
          <w:rStyle w:val="BookTitle"/>
          <w:rFonts w:asciiTheme="minorHAnsi" w:hAnsiTheme="minorHAnsi" w:cstheme="minorHAnsi"/>
          <w:b w:val="0"/>
          <w:bCs w:val="0"/>
          <w:color w:val="000000"/>
          <w:sz w:val="28"/>
          <w:szCs w:val="28"/>
        </w:rPr>
        <w:br/>
        <w:t>āsiyā veḍiyā nityānanda yei sthāne</w:t>
      </w:r>
    </w:p>
    <w:p w14:paraId="5615AE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Equipped with swords, knives, and tridents, they gathered near the house where Nityānanda was staying.</w:t>
      </w:r>
    </w:p>
    <w:p w14:paraId="18CEA8D3" w14:textId="0EF11B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5.545</w:t>
      </w:r>
    </w:p>
    <w:p w14:paraId="4B2F54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545</w:t>
      </w:r>
    </w:p>
    <w:p w14:paraId="71CF9F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sthāne rahiyā sakala dasyu-gaṇa</w:t>
      </w:r>
      <w:r w:rsidRPr="004A2847">
        <w:rPr>
          <w:rStyle w:val="BookTitle"/>
          <w:rFonts w:asciiTheme="minorHAnsi" w:hAnsiTheme="minorHAnsi" w:cstheme="minorHAnsi"/>
          <w:b w:val="0"/>
          <w:bCs w:val="0"/>
          <w:color w:val="000000"/>
          <w:sz w:val="28"/>
          <w:szCs w:val="28"/>
        </w:rPr>
        <w:br/>
        <w:t>āge cara pāṭhāiyā dila eka jana</w:t>
      </w:r>
    </w:p>
    <w:p w14:paraId="45177B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dacoits all waited at one place while they sent a spy to check out the situation.</w:t>
      </w:r>
    </w:p>
    <w:p w14:paraId="30F3E772" w14:textId="0CC877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5.546</w:t>
      </w:r>
    </w:p>
    <w:p w14:paraId="1802C0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546</w:t>
      </w:r>
    </w:p>
    <w:p w14:paraId="3CA78D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prabhuvara karena bhojana</w:t>
      </w:r>
      <w:r w:rsidRPr="004A2847">
        <w:rPr>
          <w:rStyle w:val="BookTitle"/>
          <w:rFonts w:asciiTheme="minorHAnsi" w:hAnsiTheme="minorHAnsi" w:cstheme="minorHAnsi"/>
          <w:b w:val="0"/>
          <w:bCs w:val="0"/>
          <w:color w:val="000000"/>
          <w:sz w:val="28"/>
          <w:szCs w:val="28"/>
        </w:rPr>
        <w:br/>
        <w:t>catur-dike hari-nāma laya bhakta-gaṇa</w:t>
      </w:r>
    </w:p>
    <w:p w14:paraId="02E7DA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was taking His meal, and the devotees were chanting the name of Hari in the four directions.</w:t>
      </w:r>
    </w:p>
    <w:p w14:paraId="13AA71BB" w14:textId="3AC842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5.547</w:t>
      </w:r>
    </w:p>
    <w:p w14:paraId="0CD9C3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547</w:t>
      </w:r>
    </w:p>
    <w:p w14:paraId="193EB7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kṛṣṇānande matta nityānanda-bhṛtya-gaṇa</w:t>
      </w:r>
      <w:r w:rsidRPr="004A2847">
        <w:rPr>
          <w:rStyle w:val="BookTitle"/>
          <w:rFonts w:asciiTheme="minorHAnsi" w:hAnsiTheme="minorHAnsi" w:cstheme="minorHAnsi"/>
          <w:b w:val="0"/>
          <w:bCs w:val="0"/>
          <w:color w:val="000000"/>
          <w:sz w:val="28"/>
          <w:szCs w:val="28"/>
        </w:rPr>
        <w:br/>
        <w:t>keha kare siṁha-nāda, keha vā garjana</w:t>
      </w:r>
    </w:p>
    <w:p w14:paraId="1602AC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servants of Nityānanda were so intoxicated in the ecstasy of Kṛṣṇa consciousness that some of them roared like lions and some thundered.</w:t>
      </w:r>
    </w:p>
    <w:p w14:paraId="7F95C964" w14:textId="6987AA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5.548</w:t>
      </w:r>
    </w:p>
    <w:p w14:paraId="305BF4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548</w:t>
      </w:r>
    </w:p>
    <w:p w14:paraId="52BF66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rodana karaye keha parānanda-rase</w:t>
      </w:r>
      <w:r w:rsidRPr="004A2847">
        <w:rPr>
          <w:rStyle w:val="BookTitle"/>
          <w:rFonts w:asciiTheme="minorHAnsi" w:hAnsiTheme="minorHAnsi" w:cstheme="minorHAnsi"/>
          <w:b w:val="0"/>
          <w:bCs w:val="0"/>
          <w:color w:val="000000"/>
          <w:sz w:val="28"/>
          <w:szCs w:val="28"/>
        </w:rPr>
        <w:br/>
        <w:t>keha karatāli diyā aṭṭa aṭṭa hāse</w:t>
      </w:r>
    </w:p>
    <w:p w14:paraId="13D20F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cried in the mellows of ecstatic love, while others laughed loudly and clapped their hands.</w:t>
      </w:r>
    </w:p>
    <w:p w14:paraId="7CAB69DD" w14:textId="721885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5.549</w:t>
      </w:r>
    </w:p>
    <w:p w14:paraId="570934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549</w:t>
      </w:r>
    </w:p>
    <w:p w14:paraId="17389D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hai</w:t>
      </w:r>
      <w:proofErr w:type="gramEnd"/>
      <w:r w:rsidRPr="004A2847">
        <w:rPr>
          <w:rStyle w:val="BookTitle"/>
          <w:rFonts w:asciiTheme="minorHAnsi" w:hAnsiTheme="minorHAnsi" w:cstheme="minorHAnsi"/>
          <w:b w:val="0"/>
          <w:bCs w:val="0"/>
          <w:color w:val="000000"/>
          <w:sz w:val="28"/>
          <w:szCs w:val="28"/>
        </w:rPr>
        <w:t xml:space="preserve"> hai hāya hāya’ kare kona jana</w:t>
      </w:r>
      <w:r w:rsidRPr="004A2847">
        <w:rPr>
          <w:rStyle w:val="BookTitle"/>
          <w:rFonts w:asciiTheme="minorHAnsi" w:hAnsiTheme="minorHAnsi" w:cstheme="minorHAnsi"/>
          <w:b w:val="0"/>
          <w:bCs w:val="0"/>
          <w:color w:val="000000"/>
          <w:sz w:val="28"/>
          <w:szCs w:val="28"/>
        </w:rPr>
        <w:br/>
        <w:t>kṛṣṇānande nidrā nāhi sabāi cetana</w:t>
      </w:r>
    </w:p>
    <w:p w14:paraId="720716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Others called out, “Haya! Haya!” In the ecstasy of Kṛṣṇa consciousness, no one slept.</w:t>
      </w:r>
    </w:p>
    <w:p w14:paraId="14EF50E1" w14:textId="34A67B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5.550</w:t>
      </w:r>
    </w:p>
    <w:p w14:paraId="3BFE97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550</w:t>
      </w:r>
    </w:p>
    <w:p w14:paraId="31084D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cara āsi’ kahileka dasyu-gaṇa-sthāne</w:t>
      </w:r>
      <w:r w:rsidRPr="004A2847">
        <w:rPr>
          <w:rStyle w:val="BookTitle"/>
          <w:rFonts w:asciiTheme="minorHAnsi" w:hAnsiTheme="minorHAnsi" w:cstheme="minorHAnsi"/>
          <w:b w:val="0"/>
          <w:bCs w:val="0"/>
          <w:color w:val="000000"/>
          <w:sz w:val="28"/>
          <w:szCs w:val="28"/>
        </w:rPr>
        <w:br/>
        <w:t>“bhāta khāya avadhūta, jāge sarva-jane”</w:t>
      </w:r>
    </w:p>
    <w:p w14:paraId="269C40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spy returned and said to the dacoits, “The Avadhūta is taking His meal, and the others are all awake.”</w:t>
      </w:r>
    </w:p>
    <w:p w14:paraId="536C0852" w14:textId="043B34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5.551</w:t>
      </w:r>
    </w:p>
    <w:p w14:paraId="728809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551</w:t>
      </w:r>
    </w:p>
    <w:p w14:paraId="67D135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dasyu-gaṇa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 xml:space="preserve">“sabe śu uka khāiyā </w:t>
      </w:r>
      <w:r w:rsidRPr="004A2847">
        <w:rPr>
          <w:rStyle w:val="BookTitle"/>
          <w:rFonts w:asciiTheme="minorHAnsi" w:hAnsiTheme="minorHAnsi" w:cstheme="minorHAnsi"/>
          <w:b w:val="0"/>
          <w:bCs w:val="0"/>
          <w:color w:val="000000"/>
          <w:sz w:val="28"/>
          <w:szCs w:val="28"/>
        </w:rPr>
        <w:br/>
        <w:t>āmarā o vasi’ sabe hānā diba giyā”</w:t>
      </w:r>
    </w:p>
    <w:p w14:paraId="60007B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dacoits replied, “Let them eat and go to sleep. We will wait a while and then raid the house.”</w:t>
      </w:r>
    </w:p>
    <w:p w14:paraId="0D7B96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hānā </w:t>
      </w:r>
      <w:r w:rsidRPr="004A2847">
        <w:rPr>
          <w:rStyle w:val="BookTitle"/>
          <w:rFonts w:asciiTheme="minorHAnsi" w:hAnsiTheme="minorHAnsi" w:cstheme="minorHAnsi"/>
          <w:b w:val="0"/>
          <w:bCs w:val="0"/>
          <w:color w:val="000000"/>
          <w:sz w:val="28"/>
          <w:szCs w:val="28"/>
        </w:rPr>
        <w:t>means “attacking with cries and shouts.”</w:t>
      </w:r>
    </w:p>
    <w:p w14:paraId="5956F998" w14:textId="785CAB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5.552</w:t>
      </w:r>
    </w:p>
    <w:p w14:paraId="78B212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552</w:t>
      </w:r>
    </w:p>
    <w:p w14:paraId="627275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vasilā sakala dasyu eka-vṛkṣa-tale</w:t>
      </w:r>
      <w:r w:rsidRPr="004A2847">
        <w:rPr>
          <w:rStyle w:val="BookTitle"/>
          <w:rFonts w:asciiTheme="minorHAnsi" w:hAnsiTheme="minorHAnsi" w:cstheme="minorHAnsi"/>
          <w:b w:val="0"/>
          <w:bCs w:val="0"/>
          <w:color w:val="000000"/>
          <w:sz w:val="28"/>
          <w:szCs w:val="28"/>
        </w:rPr>
        <w:br/>
        <w:t>para dhana laibeka—ei kutūhale</w:t>
      </w:r>
    </w:p>
    <w:p w14:paraId="5C1AD9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All the dacoits sat under a tree, satisfied that they would soon plunder someone’s wealth.</w:t>
      </w:r>
    </w:p>
    <w:p w14:paraId="0D0F476D" w14:textId="76CD64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5.553</w:t>
      </w:r>
    </w:p>
    <w:p w14:paraId="1E33DC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553</w:t>
      </w:r>
    </w:p>
    <w:p w14:paraId="468C60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“mohāra sonāra tāḍa-bālā”</w:t>
      </w:r>
      <w:r w:rsidRPr="004A2847">
        <w:rPr>
          <w:rStyle w:val="BookTitle"/>
          <w:rFonts w:asciiTheme="minorHAnsi" w:hAnsiTheme="minorHAnsi" w:cstheme="minorHAnsi"/>
          <w:b w:val="0"/>
          <w:bCs w:val="0"/>
          <w:color w:val="000000"/>
          <w:sz w:val="28"/>
          <w:szCs w:val="28"/>
        </w:rPr>
        <w:br/>
        <w:t>keha bale,—“muñi nimu mukutāra mālā”</w:t>
      </w:r>
    </w:p>
    <w:p w14:paraId="126CEF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of them said, “I will take His gold bracelets.” Another said, “I will take His pearl necklace.”</w:t>
      </w:r>
    </w:p>
    <w:p w14:paraId="78216D76" w14:textId="58AAEB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5.554</w:t>
      </w:r>
    </w:p>
    <w:p w14:paraId="357144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554</w:t>
      </w:r>
    </w:p>
    <w:p w14:paraId="5556F2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 xml:space="preserve">“muñi nimu karṇa-ābharaṇa” </w:t>
      </w:r>
      <w:r w:rsidRPr="004A2847">
        <w:rPr>
          <w:rStyle w:val="BookTitle"/>
          <w:rFonts w:asciiTheme="minorHAnsi" w:hAnsiTheme="minorHAnsi" w:cstheme="minorHAnsi"/>
          <w:b w:val="0"/>
          <w:bCs w:val="0"/>
          <w:color w:val="000000"/>
          <w:sz w:val="28"/>
          <w:szCs w:val="28"/>
        </w:rPr>
        <w:br/>
        <w:t>“svarṇa-hāra nimu muñi”bale kona jana</w:t>
      </w:r>
    </w:p>
    <w:p w14:paraId="03AB9E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“I will take His earrings.” One said, “I will take His gold necklace.”</w:t>
      </w:r>
    </w:p>
    <w:p w14:paraId="69E673B4" w14:textId="3261F0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5.555</w:t>
      </w:r>
    </w:p>
    <w:p w14:paraId="48F1A3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555</w:t>
      </w:r>
    </w:p>
    <w:p w14:paraId="790CAB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“muñi nimu rajata nūpura”</w:t>
      </w:r>
      <w:r w:rsidRPr="004A2847">
        <w:rPr>
          <w:rStyle w:val="BookTitle"/>
          <w:rFonts w:asciiTheme="minorHAnsi" w:hAnsiTheme="minorHAnsi" w:cstheme="minorHAnsi"/>
          <w:b w:val="0"/>
          <w:bCs w:val="0"/>
          <w:color w:val="000000"/>
          <w:sz w:val="28"/>
          <w:szCs w:val="28"/>
        </w:rPr>
        <w:br/>
        <w:t>sabe ei mana-kalā khāyena pracura</w:t>
      </w:r>
    </w:p>
    <w:p w14:paraId="76246D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“I will take His silver anklebells.” In this way they all dreamt about the wealth they expected to get.</w:t>
      </w:r>
    </w:p>
    <w:p w14:paraId="6E7D9EE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mana-kalā </w:t>
      </w:r>
      <w:r w:rsidRPr="004A2847">
        <w:rPr>
          <w:rStyle w:val="BookTitle"/>
          <w:rFonts w:asciiTheme="minorHAnsi" w:hAnsiTheme="minorHAnsi" w:cstheme="minorHAnsi"/>
          <w:b w:val="0"/>
          <w:bCs w:val="0"/>
          <w:color w:val="000000"/>
          <w:sz w:val="28"/>
          <w:szCs w:val="28"/>
        </w:rPr>
        <w:t>means “an object of enjoyment desired in a dream.”</w:t>
      </w:r>
    </w:p>
    <w:p w14:paraId="644512D9" w14:textId="44E04D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5.556</w:t>
      </w:r>
    </w:p>
    <w:p w14:paraId="48F10B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556</w:t>
      </w:r>
    </w:p>
    <w:p w14:paraId="6250A426" w14:textId="5EFB827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nityānandera icchāya</w:t>
      </w:r>
      <w:r w:rsidRPr="004A2847">
        <w:rPr>
          <w:rStyle w:val="BookTitle"/>
          <w:rFonts w:asciiTheme="minorHAnsi" w:hAnsiTheme="minorHAnsi" w:cstheme="minorHAnsi"/>
          <w:b w:val="0"/>
          <w:bCs w:val="0"/>
          <w:color w:val="000000"/>
          <w:sz w:val="28"/>
          <w:szCs w:val="28"/>
        </w:rPr>
        <w:br/>
        <w:t>nidrā-bhagavatī</w:t>
      </w:r>
      <w:ins w:id="239" w:author="your servant" w:date="2020-06-11T19:53:00Z">
        <w:r w:rsidR="00771DB9">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āsi’ cāpilā sabāya</w:t>
      </w:r>
    </w:p>
    <w:p w14:paraId="4AB625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will of Nityānanda, at that time the goddess of sleep cast her glance on the dacoits.</w:t>
      </w:r>
    </w:p>
    <w:p w14:paraId="48BD850B" w14:textId="682033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5.557</w:t>
      </w:r>
    </w:p>
    <w:p w14:paraId="29A5D2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557</w:t>
      </w:r>
    </w:p>
    <w:p w14:paraId="5982F0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khāne ghumāilā saba dasyu-gaṇa</w:t>
      </w:r>
      <w:r w:rsidRPr="004A2847">
        <w:rPr>
          <w:rStyle w:val="BookTitle"/>
          <w:rFonts w:asciiTheme="minorHAnsi" w:hAnsiTheme="minorHAnsi" w:cstheme="minorHAnsi"/>
          <w:b w:val="0"/>
          <w:bCs w:val="0"/>
          <w:color w:val="000000"/>
          <w:sz w:val="28"/>
          <w:szCs w:val="28"/>
        </w:rPr>
        <w:br/>
        <w:t>nidrāya hailā sabe mahā-acetana</w:t>
      </w:r>
    </w:p>
    <w:p w14:paraId="0F5DC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dacoits fell asleep at that place. They became practically unconscious in deep sleep.</w:t>
      </w:r>
    </w:p>
    <w:p w14:paraId="1BE9C3D6" w14:textId="5DB3A9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5.558</w:t>
      </w:r>
    </w:p>
    <w:p w14:paraId="720ABA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558</w:t>
      </w:r>
    </w:p>
    <w:p w14:paraId="20ACAD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māyāya hena haila mohita</w:t>
      </w:r>
      <w:r w:rsidRPr="004A2847">
        <w:rPr>
          <w:rStyle w:val="BookTitle"/>
          <w:rFonts w:asciiTheme="minorHAnsi" w:hAnsiTheme="minorHAnsi" w:cstheme="minorHAnsi"/>
          <w:b w:val="0"/>
          <w:bCs w:val="0"/>
          <w:color w:val="000000"/>
          <w:sz w:val="28"/>
          <w:szCs w:val="28"/>
        </w:rPr>
        <w:br/>
        <w:t>rātri pohāila, tabu nāhika samvita</w:t>
      </w:r>
    </w:p>
    <w:p w14:paraId="1B7F50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were so bewildered by the Lord’s potency that they did not wake up even when the night had passed.</w:t>
      </w:r>
    </w:p>
    <w:p w14:paraId="7E3B9B29" w14:textId="1E13B9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5.559</w:t>
      </w:r>
    </w:p>
    <w:p w14:paraId="4FBC72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559</w:t>
      </w:r>
    </w:p>
    <w:p w14:paraId="0B8AF7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kāka-rave jāgilā sakala dasyu-gaṇa</w:t>
      </w:r>
      <w:r w:rsidRPr="004A2847">
        <w:rPr>
          <w:rStyle w:val="BookTitle"/>
          <w:rFonts w:asciiTheme="minorHAnsi" w:hAnsiTheme="minorHAnsi" w:cstheme="minorHAnsi"/>
          <w:b w:val="0"/>
          <w:bCs w:val="0"/>
          <w:color w:val="000000"/>
          <w:sz w:val="28"/>
          <w:szCs w:val="28"/>
        </w:rPr>
        <w:br/>
        <w:t>rātri nāhi dekhi’ sabe haila duḥkha-mana</w:t>
      </w:r>
    </w:p>
    <w:p w14:paraId="6D3897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crows began to call out, and the dacoits awoke. They were all unhappy to see that night had already passed.</w:t>
      </w:r>
    </w:p>
    <w:p w14:paraId="2F12CE55" w14:textId="4479B6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5.560</w:t>
      </w:r>
    </w:p>
    <w:p w14:paraId="7F8251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560</w:t>
      </w:r>
    </w:p>
    <w:p w14:paraId="4586CF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āste-vyaste ḍhāla khāṅḍā phelāiyā vane</w:t>
      </w:r>
      <w:r w:rsidRPr="004A2847">
        <w:rPr>
          <w:rStyle w:val="BookTitle"/>
          <w:rFonts w:asciiTheme="minorHAnsi" w:hAnsiTheme="minorHAnsi" w:cstheme="minorHAnsi"/>
          <w:b w:val="0"/>
          <w:bCs w:val="0"/>
          <w:color w:val="000000"/>
          <w:sz w:val="28"/>
          <w:szCs w:val="28"/>
        </w:rPr>
        <w:br/>
        <w:t>satvare calilā saba dasyu gaṅgā-snāne</w:t>
      </w:r>
    </w:p>
    <w:p w14:paraId="5FC2D8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quickly hid their swords and shields in the forest and went to take bath in the Ganges.</w:t>
      </w:r>
    </w:p>
    <w:p w14:paraId="510611F0" w14:textId="37D00C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5.561</w:t>
      </w:r>
    </w:p>
    <w:p w14:paraId="70EB0F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561</w:t>
      </w:r>
    </w:p>
    <w:p w14:paraId="04CC45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śeṣe saba dasyu-gaṇa nija-sthāne gelā</w:t>
      </w:r>
      <w:r w:rsidRPr="004A2847">
        <w:rPr>
          <w:rStyle w:val="BookTitle"/>
          <w:rFonts w:asciiTheme="minorHAnsi" w:hAnsiTheme="minorHAnsi" w:cstheme="minorHAnsi"/>
          <w:b w:val="0"/>
          <w:bCs w:val="0"/>
          <w:color w:val="000000"/>
          <w:sz w:val="28"/>
          <w:szCs w:val="28"/>
        </w:rPr>
        <w:br/>
        <w:t>sabe sabāre gāli pāḍite lāgilā</w:t>
      </w:r>
    </w:p>
    <w:p w14:paraId="2B909D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Thereafter the dacoits abused each other as they returned to their homes.</w:t>
      </w:r>
    </w:p>
    <w:p w14:paraId="65F139FE" w14:textId="687801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5.562</w:t>
      </w:r>
    </w:p>
    <w:p w14:paraId="724ABD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562</w:t>
      </w:r>
    </w:p>
    <w:p w14:paraId="384A79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“tui āge ghumāye paḍili”</w:t>
      </w:r>
      <w:r w:rsidRPr="004A2847">
        <w:rPr>
          <w:rStyle w:val="BookTitle"/>
          <w:rFonts w:asciiTheme="minorHAnsi" w:hAnsiTheme="minorHAnsi" w:cstheme="minorHAnsi"/>
          <w:b w:val="0"/>
          <w:bCs w:val="0"/>
          <w:color w:val="000000"/>
          <w:sz w:val="28"/>
          <w:szCs w:val="28"/>
        </w:rPr>
        <w:br/>
        <w:t>keha bale,—“tui baḍa jāgiyā āchili”</w:t>
      </w:r>
    </w:p>
    <w:p w14:paraId="1C192B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dacoit said, “You fell asleep first,” and another replied, “As if you were awake!”</w:t>
      </w:r>
    </w:p>
    <w:p w14:paraId="0CADF0AF" w14:textId="7EFB41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5.563</w:t>
      </w:r>
    </w:p>
    <w:p w14:paraId="07F712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563</w:t>
      </w:r>
    </w:p>
    <w:p w14:paraId="2C959F3E" w14:textId="71C8775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“kalaha karaha kene āra</w:t>
      </w:r>
      <w:r w:rsidRPr="004A2847">
        <w:rPr>
          <w:rStyle w:val="BookTitle"/>
          <w:rFonts w:asciiTheme="minorHAnsi" w:hAnsiTheme="minorHAnsi" w:cstheme="minorHAnsi"/>
          <w:b w:val="0"/>
          <w:bCs w:val="0"/>
          <w:color w:val="000000"/>
          <w:sz w:val="28"/>
          <w:szCs w:val="28"/>
        </w:rPr>
        <w:br/>
        <w:t>lajjā-dharma caṇḍī</w:t>
      </w:r>
      <w:ins w:id="240" w:author="your servant" w:date="2020-06-11T19:55:00Z">
        <w:r w:rsidR="00771DB9">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āji rākhila sabāra”</w:t>
      </w:r>
    </w:p>
    <w:p w14:paraId="030AE0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Another said, “Why are you quarreling? Caṇḍī has saved us from embarrassment.”</w:t>
      </w:r>
    </w:p>
    <w:p w14:paraId="5346B8DF" w14:textId="7F7D39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5.564</w:t>
      </w:r>
    </w:p>
    <w:p w14:paraId="5B2F28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564</w:t>
      </w:r>
    </w:p>
    <w:p w14:paraId="3B2D6B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dasyu-senāpati ye brāhmaṇa durācāra</w:t>
      </w:r>
      <w:r w:rsidRPr="004A2847">
        <w:rPr>
          <w:rStyle w:val="BookTitle"/>
          <w:rFonts w:asciiTheme="minorHAnsi" w:hAnsiTheme="minorHAnsi" w:cstheme="minorHAnsi"/>
          <w:b w:val="0"/>
          <w:bCs w:val="0"/>
          <w:color w:val="000000"/>
          <w:sz w:val="28"/>
          <w:szCs w:val="28"/>
        </w:rPr>
        <w:br/>
        <w:t xml:space="preserve">se </w:t>
      </w:r>
      <w:proofErr w:type="gramStart"/>
      <w:r w:rsidRPr="004A2847">
        <w:rPr>
          <w:rStyle w:val="BookTitle"/>
          <w:rFonts w:asciiTheme="minorHAnsi" w:hAnsiTheme="minorHAnsi" w:cstheme="minorHAnsi"/>
          <w:b w:val="0"/>
          <w:bCs w:val="0"/>
          <w:color w:val="000000"/>
          <w:sz w:val="28"/>
          <w:szCs w:val="28"/>
        </w:rPr>
        <w:t>balaye,—</w:t>
      </w:r>
      <w:proofErr w:type="gramEnd"/>
      <w:r w:rsidRPr="004A2847">
        <w:rPr>
          <w:rStyle w:val="BookTitle"/>
          <w:rFonts w:asciiTheme="minorHAnsi" w:hAnsiTheme="minorHAnsi" w:cstheme="minorHAnsi"/>
          <w:b w:val="0"/>
          <w:bCs w:val="0"/>
          <w:color w:val="000000"/>
          <w:sz w:val="28"/>
          <w:szCs w:val="28"/>
        </w:rPr>
        <w:t>“kalaha karaha kene āra</w:t>
      </w:r>
    </w:p>
    <w:p w14:paraId="589351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sinful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who was the leader of the dacoits, said, “Why quarrel any more?</w:t>
      </w:r>
    </w:p>
    <w:p w14:paraId="26AA5785" w14:textId="7BD033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5.565</w:t>
      </w:r>
    </w:p>
    <w:p w14:paraId="6FEC4F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565</w:t>
      </w:r>
    </w:p>
    <w:p w14:paraId="57BC48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haila se haila caṇḍīra icchāya</w:t>
      </w:r>
      <w:r w:rsidRPr="004A2847">
        <w:rPr>
          <w:rStyle w:val="BookTitle"/>
          <w:rFonts w:asciiTheme="minorHAnsi" w:hAnsiTheme="minorHAnsi" w:cstheme="minorHAnsi"/>
          <w:b w:val="0"/>
          <w:bCs w:val="0"/>
          <w:color w:val="000000"/>
          <w:sz w:val="28"/>
          <w:szCs w:val="28"/>
        </w:rPr>
        <w:br/>
        <w:t>eka dina gele ki sakala dina yāya</w:t>
      </w:r>
    </w:p>
    <w:p w14:paraId="6D3DCD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“Whatever has happened took place by the will of Caṇḍī. We lost only one day, but there will be others.</w:t>
      </w:r>
    </w:p>
    <w:p w14:paraId="770826BC" w14:textId="43342D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5.566</w:t>
      </w:r>
    </w:p>
    <w:p w14:paraId="0EC2DF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566</w:t>
      </w:r>
    </w:p>
    <w:p w14:paraId="65118049" w14:textId="384E2FD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bujhilāma caṇḍī</w:t>
      </w:r>
      <w:ins w:id="241" w:author="your servant" w:date="2020-06-11T20:10:00Z">
        <w:r w:rsidR="003C2BD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āji mohilā āpane</w:t>
      </w:r>
      <w:r w:rsidRPr="004A2847">
        <w:rPr>
          <w:rStyle w:val="BookTitle"/>
          <w:rFonts w:asciiTheme="minorHAnsi" w:hAnsiTheme="minorHAnsi" w:cstheme="minorHAnsi"/>
          <w:b w:val="0"/>
          <w:bCs w:val="0"/>
          <w:color w:val="000000"/>
          <w:sz w:val="28"/>
          <w:szCs w:val="28"/>
        </w:rPr>
        <w:br/>
        <w:t>vini caṇḍī pūjiyā gelāṅa te-kāraṇe</w:t>
      </w:r>
    </w:p>
    <w:p w14:paraId="6B735A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think Caṇḍī has bewildered us today because we went without first worshiping her.</w:t>
      </w:r>
    </w:p>
    <w:p w14:paraId="435701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āji</w:t>
      </w:r>
      <w:r w:rsidRPr="004A2847">
        <w:rPr>
          <w:rStyle w:val="BookTitle"/>
          <w:rFonts w:asciiTheme="minorHAnsi" w:hAnsiTheme="minorHAnsi" w:cstheme="minorHAnsi"/>
          <w:b w:val="0"/>
          <w:bCs w:val="0"/>
          <w:color w:val="000000"/>
          <w:sz w:val="28"/>
          <w:szCs w:val="28"/>
        </w:rPr>
        <w:t xml:space="preserve"> (“today”) is </w:t>
      </w:r>
      <w:r w:rsidRPr="004A2847">
        <w:rPr>
          <w:rStyle w:val="BookTitle"/>
          <w:rFonts w:asciiTheme="minorHAnsi" w:hAnsiTheme="minorHAnsi" w:cstheme="minorHAnsi"/>
          <w:b w:val="0"/>
          <w:bCs w:val="0"/>
          <w:i/>
          <w:iCs/>
          <w:color w:val="000000"/>
          <w:sz w:val="28"/>
          <w:szCs w:val="28"/>
        </w:rPr>
        <w:t xml:space="preserve">āsi </w:t>
      </w:r>
      <w:r w:rsidRPr="004A2847">
        <w:rPr>
          <w:rStyle w:val="BookTitle"/>
          <w:rFonts w:asciiTheme="minorHAnsi" w:hAnsiTheme="minorHAnsi" w:cstheme="minorHAnsi"/>
          <w:b w:val="0"/>
          <w:bCs w:val="0"/>
          <w:color w:val="000000"/>
          <w:sz w:val="28"/>
          <w:szCs w:val="28"/>
        </w:rPr>
        <w:t>(“came”).</w:t>
      </w:r>
    </w:p>
    <w:p w14:paraId="7BED221C" w14:textId="7F7301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5.567</w:t>
      </w:r>
    </w:p>
    <w:p w14:paraId="53428A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567</w:t>
      </w:r>
    </w:p>
    <w:p w14:paraId="3AB6F4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bhāla kari’ āji sabe madya-māṁsa diyā</w:t>
      </w:r>
      <w:r w:rsidRPr="004A2847">
        <w:rPr>
          <w:rStyle w:val="BookTitle"/>
          <w:rFonts w:asciiTheme="minorHAnsi" w:hAnsiTheme="minorHAnsi" w:cstheme="minorHAnsi"/>
          <w:b w:val="0"/>
          <w:bCs w:val="0"/>
          <w:color w:val="000000"/>
          <w:sz w:val="28"/>
          <w:szCs w:val="28"/>
        </w:rPr>
        <w:br/>
        <w:t>cala sabe eka ṭhāñi caṇḍī pūji giyā”</w:t>
      </w:r>
    </w:p>
    <w:p w14:paraId="17D0D1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us go together and properly worship Caṇḍī with wine and meat.”</w:t>
      </w:r>
    </w:p>
    <w:p w14:paraId="4107433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Wine and meat are ingredients for the worship of goddess Caṇḍī.</w:t>
      </w:r>
    </w:p>
    <w:p w14:paraId="4EA974A2" w14:textId="2D1340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5.568</w:t>
      </w:r>
    </w:p>
    <w:p w14:paraId="55EC4F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568</w:t>
      </w:r>
    </w:p>
    <w:p w14:paraId="65BD78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eteka kariyā yukti saba dasyu-gaṇa</w:t>
      </w:r>
      <w:r w:rsidRPr="004A2847">
        <w:rPr>
          <w:rStyle w:val="BookTitle"/>
          <w:rFonts w:asciiTheme="minorHAnsi" w:hAnsiTheme="minorHAnsi" w:cstheme="minorHAnsi"/>
          <w:b w:val="0"/>
          <w:bCs w:val="0"/>
          <w:color w:val="000000"/>
          <w:sz w:val="28"/>
          <w:szCs w:val="28"/>
        </w:rPr>
        <w:br/>
        <w:t>madya-māṁsa diyā sabe karilā pūjana</w:t>
      </w:r>
    </w:p>
    <w:p w14:paraId="30D160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making plans in this way,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the dacoits worshiped Caṇḍī with wine and meat.</w:t>
      </w:r>
    </w:p>
    <w:p w14:paraId="6B763910" w14:textId="7DAF99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5.569</w:t>
      </w:r>
    </w:p>
    <w:p w14:paraId="31781C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569</w:t>
      </w:r>
    </w:p>
    <w:p w14:paraId="67F637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dina dasyu-gaṇa kāci’ nānā astra</w:t>
      </w:r>
      <w:r w:rsidRPr="004A2847">
        <w:rPr>
          <w:rStyle w:val="BookTitle"/>
          <w:rFonts w:asciiTheme="minorHAnsi" w:hAnsiTheme="minorHAnsi" w:cstheme="minorHAnsi"/>
          <w:b w:val="0"/>
          <w:bCs w:val="0"/>
          <w:color w:val="000000"/>
          <w:sz w:val="28"/>
          <w:szCs w:val="28"/>
        </w:rPr>
        <w:br/>
        <w:t>āilena vīra chāṅde pari’ nīla-vastra</w:t>
      </w:r>
    </w:p>
    <w:p w14:paraId="6BAC84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next day the dacoits took up various weapons. They dressed in blue cloth and looked like brave heroes.</w:t>
      </w:r>
    </w:p>
    <w:p w14:paraId="545AD16F" w14:textId="360BA0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5.570</w:t>
      </w:r>
    </w:p>
    <w:p w14:paraId="3B217A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570</w:t>
      </w:r>
    </w:p>
    <w:p w14:paraId="0E55E4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mahā-niśāsarva-loka āchaye śayane</w:t>
      </w:r>
      <w:r w:rsidRPr="004A2847">
        <w:rPr>
          <w:rStyle w:val="BookTitle"/>
          <w:rFonts w:asciiTheme="minorHAnsi" w:hAnsiTheme="minorHAnsi" w:cstheme="minorHAnsi"/>
          <w:b w:val="0"/>
          <w:bCs w:val="0"/>
          <w:color w:val="000000"/>
          <w:sz w:val="28"/>
          <w:szCs w:val="28"/>
        </w:rPr>
        <w:br/>
        <w:t>henai samaye veḍileka dasyu-gaṇe</w:t>
      </w:r>
    </w:p>
    <w:p w14:paraId="10339C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the dead of night, when everyone was asleep, the dacoits surrounded the house.</w:t>
      </w:r>
    </w:p>
    <w:p w14:paraId="26F9E73F" w14:textId="524D86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5.571</w:t>
      </w:r>
    </w:p>
    <w:p w14:paraId="5C2931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571</w:t>
      </w:r>
    </w:p>
    <w:p w14:paraId="335839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bāḍīra nikaṭe thāki’ dasyu-gaṇa dekhe</w:t>
      </w:r>
      <w:r w:rsidRPr="004A2847">
        <w:rPr>
          <w:rStyle w:val="BookTitle"/>
          <w:rFonts w:asciiTheme="minorHAnsi" w:hAnsiTheme="minorHAnsi" w:cstheme="minorHAnsi"/>
          <w:b w:val="0"/>
          <w:bCs w:val="0"/>
          <w:color w:val="000000"/>
          <w:sz w:val="28"/>
          <w:szCs w:val="28"/>
        </w:rPr>
        <w:br/>
        <w:t>catur-dike aneka pāike bāḍī rākhe</w:t>
      </w:r>
    </w:p>
    <w:p w14:paraId="5AAC10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dacoits came near the house, they saw that it was guarded by many soldiers.</w:t>
      </w:r>
    </w:p>
    <w:p w14:paraId="15F86C7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pāika </w:t>
      </w:r>
      <w:r w:rsidRPr="004A2847">
        <w:rPr>
          <w:rStyle w:val="BookTitle"/>
          <w:rFonts w:asciiTheme="minorHAnsi" w:hAnsiTheme="minorHAnsi" w:cstheme="minorHAnsi"/>
          <w:b w:val="0"/>
          <w:bCs w:val="0"/>
          <w:color w:val="000000"/>
          <w:sz w:val="28"/>
          <w:szCs w:val="28"/>
        </w:rPr>
        <w:t xml:space="preserve">means “infantry,” and the word </w:t>
      </w:r>
      <w:r w:rsidRPr="004A2847">
        <w:rPr>
          <w:rStyle w:val="BookTitle"/>
          <w:rFonts w:asciiTheme="minorHAnsi" w:hAnsiTheme="minorHAnsi" w:cstheme="minorHAnsi"/>
          <w:b w:val="0"/>
          <w:bCs w:val="0"/>
          <w:i/>
          <w:iCs/>
          <w:color w:val="000000"/>
          <w:sz w:val="28"/>
          <w:szCs w:val="28"/>
        </w:rPr>
        <w:t xml:space="preserve">rākhe </w:t>
      </w:r>
      <w:r w:rsidRPr="004A2847">
        <w:rPr>
          <w:rStyle w:val="BookTitle"/>
          <w:rFonts w:asciiTheme="minorHAnsi" w:hAnsiTheme="minorHAnsi" w:cstheme="minorHAnsi"/>
          <w:b w:val="0"/>
          <w:bCs w:val="0"/>
          <w:color w:val="000000"/>
          <w:sz w:val="28"/>
          <w:szCs w:val="28"/>
        </w:rPr>
        <w:t>means “protects</w:t>
      </w:r>
    </w:p>
    <w:p w14:paraId="76663625" w14:textId="419858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5.572</w:t>
      </w:r>
    </w:p>
    <w:p w14:paraId="4A3821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572</w:t>
      </w:r>
    </w:p>
    <w:p w14:paraId="666EDE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astradhārī padātika-gaṇa</w:t>
      </w:r>
      <w:r w:rsidRPr="004A2847">
        <w:rPr>
          <w:rStyle w:val="BookTitle"/>
          <w:rFonts w:asciiTheme="minorHAnsi" w:hAnsiTheme="minorHAnsi" w:cstheme="minorHAnsi"/>
          <w:b w:val="0"/>
          <w:bCs w:val="0"/>
          <w:color w:val="000000"/>
          <w:sz w:val="28"/>
          <w:szCs w:val="28"/>
        </w:rPr>
        <w:br/>
        <w:t>niravadhi hari-nāma karena grahaṇa</w:t>
      </w:r>
    </w:p>
    <w:p w14:paraId="4658CE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soldiers were armed, they surrounded the house on all four sides, and they constantly chanted the name of Hari.</w:t>
      </w:r>
    </w:p>
    <w:p w14:paraId="57E86E20" w14:textId="797901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5.573</w:t>
      </w:r>
    </w:p>
    <w:p w14:paraId="0AD5AC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573</w:t>
      </w:r>
    </w:p>
    <w:p w14:paraId="4257B7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prakāṇḍa-mūrti—sabei uddaṇḍa</w:t>
      </w:r>
      <w:r w:rsidRPr="004A2847">
        <w:rPr>
          <w:rStyle w:val="BookTitle"/>
          <w:rFonts w:asciiTheme="minorHAnsi" w:hAnsiTheme="minorHAnsi" w:cstheme="minorHAnsi"/>
          <w:b w:val="0"/>
          <w:bCs w:val="0"/>
          <w:color w:val="000000"/>
          <w:sz w:val="28"/>
          <w:szCs w:val="28"/>
        </w:rPr>
        <w:br/>
        <w:t>nānā-astradhārī sabe—parama pracaṇḍa</w:t>
      </w:r>
    </w:p>
    <w:p w14:paraId="3A31D8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had large, powerful bodies, and they looked most formidable, being equipped with various weapons.</w:t>
      </w:r>
    </w:p>
    <w:p w14:paraId="25583C2C" w14:textId="716DFF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5.574</w:t>
      </w:r>
    </w:p>
    <w:p w14:paraId="450920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574</w:t>
      </w:r>
    </w:p>
    <w:p w14:paraId="0A3D2B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sarva-dasyu-gaṇa dekhe tāra eko-jane</w:t>
      </w:r>
      <w:r w:rsidRPr="004A2847">
        <w:rPr>
          <w:rStyle w:val="BookTitle"/>
          <w:rFonts w:asciiTheme="minorHAnsi" w:hAnsiTheme="minorHAnsi" w:cstheme="minorHAnsi"/>
          <w:b w:val="0"/>
          <w:bCs w:val="0"/>
          <w:color w:val="000000"/>
          <w:sz w:val="28"/>
          <w:szCs w:val="28"/>
        </w:rPr>
        <w:br/>
        <w:t>śata-jano mārite pāraye sei-kṣaṇe</w:t>
      </w:r>
    </w:p>
    <w:p w14:paraId="67B5CA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dacoits could see that each of those soldiers was powerful enough to kill a hundred people in a moment.</w:t>
      </w:r>
    </w:p>
    <w:p w14:paraId="44340A40" w14:textId="2D8FFB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5.575</w:t>
      </w:r>
    </w:p>
    <w:p w14:paraId="1B7A19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575</w:t>
      </w:r>
    </w:p>
    <w:p w14:paraId="362400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galāya mālā, sarvāṅge candana</w:t>
      </w:r>
      <w:r w:rsidRPr="004A2847">
        <w:rPr>
          <w:rStyle w:val="BookTitle"/>
          <w:rFonts w:asciiTheme="minorHAnsi" w:hAnsiTheme="minorHAnsi" w:cstheme="minorHAnsi"/>
          <w:b w:val="0"/>
          <w:bCs w:val="0"/>
          <w:color w:val="000000"/>
          <w:sz w:val="28"/>
          <w:szCs w:val="28"/>
        </w:rPr>
        <w:br/>
        <w:t>niravadhi kariteche nāma-saṅkīrtana</w:t>
      </w:r>
    </w:p>
    <w:p w14:paraId="1E3606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had flower garlands, their bodies were smeared with sandalwood paste, and they continuously engaged in congregational chanting of the holy names.</w:t>
      </w:r>
    </w:p>
    <w:p w14:paraId="1993F37A" w14:textId="0F0C26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5.576</w:t>
      </w:r>
    </w:p>
    <w:p w14:paraId="5BF04A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576</w:t>
      </w:r>
    </w:p>
    <w:p w14:paraId="2C61B0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nityānanda-prabhuvara āchena śayane</w:t>
      </w:r>
      <w:r w:rsidRPr="004A2847">
        <w:rPr>
          <w:rStyle w:val="BookTitle"/>
          <w:rFonts w:asciiTheme="minorHAnsi" w:hAnsiTheme="minorHAnsi" w:cstheme="minorHAnsi"/>
          <w:b w:val="0"/>
          <w:bCs w:val="0"/>
          <w:color w:val="000000"/>
          <w:sz w:val="28"/>
          <w:szCs w:val="28"/>
        </w:rPr>
        <w:br/>
        <w:t>catur-dike ’kṛṣṇa’ gāya sei saba gaṇe</w:t>
      </w:r>
    </w:p>
    <w:p w14:paraId="3AC562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was sleeping as those soldiers chanted the name of Kṛṣṇa in the four directions.</w:t>
      </w:r>
    </w:p>
    <w:p w14:paraId="414D8E10" w14:textId="5082DC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5.577</w:t>
      </w:r>
    </w:p>
    <w:p w14:paraId="574FE3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577</w:t>
      </w:r>
    </w:p>
    <w:p w14:paraId="2ED801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dasyu-gaṇa dekhi’ baḍa hailā vismita</w:t>
      </w:r>
      <w:r w:rsidRPr="004A2847">
        <w:rPr>
          <w:rStyle w:val="BookTitle"/>
          <w:rFonts w:asciiTheme="minorHAnsi" w:hAnsiTheme="minorHAnsi" w:cstheme="minorHAnsi"/>
          <w:b w:val="0"/>
          <w:bCs w:val="0"/>
          <w:color w:val="000000"/>
          <w:sz w:val="28"/>
          <w:szCs w:val="28"/>
        </w:rPr>
        <w:br/>
        <w:t>bāḍī chāḍi’ sabe vasilena eka bhita</w:t>
      </w:r>
    </w:p>
    <w:p w14:paraId="2FBB1D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situation, the dacoits were struck with wonder. They went away from the house and sat down to one side.</w:t>
      </w:r>
    </w:p>
    <w:p w14:paraId="3871D560" w14:textId="2882DF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5.578</w:t>
      </w:r>
    </w:p>
    <w:p w14:paraId="021390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578</w:t>
      </w:r>
    </w:p>
    <w:p w14:paraId="4393BE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sarva-dasyu-gaṇe yukti lāgilā karite</w:t>
      </w:r>
      <w:r w:rsidRPr="004A2847">
        <w:rPr>
          <w:rStyle w:val="BookTitle"/>
          <w:rFonts w:asciiTheme="minorHAnsi" w:hAnsiTheme="minorHAnsi" w:cstheme="minorHAnsi"/>
          <w:b w:val="0"/>
          <w:bCs w:val="0"/>
          <w:color w:val="000000"/>
          <w:sz w:val="28"/>
          <w:szCs w:val="28"/>
        </w:rPr>
        <w:br/>
        <w:t>“kothākāra padātika āila ethāte”</w:t>
      </w:r>
    </w:p>
    <w:p w14:paraId="15F872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dacoits all began to discuss among themselves, “From where have all these soldiers come?”</w:t>
      </w:r>
    </w:p>
    <w:p w14:paraId="773F4AE1" w14:textId="523844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5.579</w:t>
      </w:r>
    </w:p>
    <w:p w14:paraId="522893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579</w:t>
      </w:r>
    </w:p>
    <w:p w14:paraId="79A98F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“avadhūta ke-mate jāniyā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kāhāra pāika āniñāchaye māgiyā”</w:t>
      </w:r>
    </w:p>
    <w:p w14:paraId="78F9D1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dacoit said, “The Avadhūta must have somehow understood our plan and borrowed these soldiers from someone.”</w:t>
      </w:r>
    </w:p>
    <w:p w14:paraId="22EA5D82" w14:textId="2F4529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5.580</w:t>
      </w:r>
    </w:p>
    <w:p w14:paraId="1411FB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580</w:t>
      </w:r>
    </w:p>
    <w:p w14:paraId="10D700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“bhāi, avadhūta baḍa ’jñānī’</w:t>
      </w:r>
      <w:r w:rsidRPr="004A2847">
        <w:rPr>
          <w:rStyle w:val="BookTitle"/>
          <w:rFonts w:asciiTheme="minorHAnsi" w:hAnsiTheme="minorHAnsi" w:cstheme="minorHAnsi"/>
          <w:b w:val="0"/>
          <w:bCs w:val="0"/>
          <w:color w:val="000000"/>
          <w:sz w:val="28"/>
          <w:szCs w:val="28"/>
        </w:rPr>
        <w:br/>
        <w:t>mājhe mājhe aneka lokera mukhe śuni</w:t>
      </w:r>
    </w:p>
    <w:p w14:paraId="233620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Another said, “O brothers, I have heard from </w:t>
      </w:r>
      <w:proofErr w:type="gramStart"/>
      <w:r w:rsidRPr="004A2847">
        <w:rPr>
          <w:rStyle w:val="BookTitle"/>
          <w:rFonts w:asciiTheme="minorHAnsi" w:hAnsiTheme="minorHAnsi" w:cstheme="minorHAnsi"/>
          <w:b/>
          <w:bCs/>
          <w:color w:val="800000"/>
          <w:sz w:val="28"/>
          <w:szCs w:val="28"/>
        </w:rPr>
        <w:t>a number of</w:t>
      </w:r>
      <w:proofErr w:type="gramEnd"/>
      <w:r w:rsidRPr="004A2847">
        <w:rPr>
          <w:rStyle w:val="BookTitle"/>
          <w:rFonts w:asciiTheme="minorHAnsi" w:hAnsiTheme="minorHAnsi" w:cstheme="minorHAnsi"/>
          <w:b/>
          <w:bCs/>
          <w:color w:val="800000"/>
          <w:sz w:val="28"/>
          <w:szCs w:val="28"/>
        </w:rPr>
        <w:t xml:space="preserve"> people that this Avadhūta is very wise.</w:t>
      </w:r>
    </w:p>
    <w:p w14:paraId="6E857B09" w14:textId="5F215A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5.581</w:t>
      </w:r>
    </w:p>
    <w:p w14:paraId="11CDF8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581</w:t>
      </w:r>
    </w:p>
    <w:p w14:paraId="25D1F6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jñānavān baḍa avadhūta mahāśaya</w:t>
      </w:r>
      <w:r w:rsidRPr="004A2847">
        <w:rPr>
          <w:rStyle w:val="BookTitle"/>
          <w:rFonts w:asciiTheme="minorHAnsi" w:hAnsiTheme="minorHAnsi" w:cstheme="minorHAnsi"/>
          <w:b w:val="0"/>
          <w:bCs w:val="0"/>
          <w:color w:val="000000"/>
          <w:sz w:val="28"/>
          <w:szCs w:val="28"/>
        </w:rPr>
        <w:br/>
        <w:t>āpanāra rakṣā kibā āpane karaya</w:t>
      </w:r>
    </w:p>
    <w:p w14:paraId="02EE5F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Avadhūta Mahāśaya is so intelligent He arranges for His own protection.</w:t>
      </w:r>
    </w:p>
    <w:p w14:paraId="0DD22DAF" w14:textId="2C7B52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5.582</w:t>
      </w:r>
    </w:p>
    <w:p w14:paraId="532F3B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582</w:t>
      </w:r>
    </w:p>
    <w:p w14:paraId="561B3A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anyathā ye saba dekhi padātika-gaṇa</w:t>
      </w:r>
      <w:r w:rsidRPr="004A2847">
        <w:rPr>
          <w:rStyle w:val="BookTitle"/>
          <w:rFonts w:asciiTheme="minorHAnsi" w:hAnsiTheme="minorHAnsi" w:cstheme="minorHAnsi"/>
          <w:b w:val="0"/>
          <w:bCs w:val="0"/>
          <w:color w:val="000000"/>
          <w:sz w:val="28"/>
          <w:szCs w:val="28"/>
        </w:rPr>
        <w:br/>
        <w:t>manuṣyera mata nāhi dekhi eka jana</w:t>
      </w:r>
    </w:p>
    <w:p w14:paraId="6DADC7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Otherwise</w:t>
      </w:r>
      <w:proofErr w:type="gramEnd"/>
      <w:r w:rsidRPr="004A2847">
        <w:rPr>
          <w:rStyle w:val="BookTitle"/>
          <w:rFonts w:asciiTheme="minorHAnsi" w:hAnsiTheme="minorHAnsi" w:cstheme="minorHAnsi"/>
          <w:b/>
          <w:bCs/>
          <w:color w:val="800000"/>
          <w:sz w:val="28"/>
          <w:szCs w:val="28"/>
        </w:rPr>
        <w:t xml:space="preserve"> those soldiers we saw did not even look like human beings.</w:t>
      </w:r>
    </w:p>
    <w:p w14:paraId="3EBD72EA" w14:textId="08870A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5.583</w:t>
      </w:r>
    </w:p>
    <w:p w14:paraId="04EE55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583</w:t>
      </w:r>
    </w:p>
    <w:p w14:paraId="465C58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bujhi—ei saba śaktira prabhāve</w:t>
      </w:r>
      <w:r w:rsidRPr="004A2847">
        <w:rPr>
          <w:rStyle w:val="BookTitle"/>
          <w:rFonts w:asciiTheme="minorHAnsi" w:hAnsiTheme="minorHAnsi" w:cstheme="minorHAnsi"/>
          <w:b w:val="0"/>
          <w:bCs w:val="0"/>
          <w:color w:val="000000"/>
          <w:sz w:val="28"/>
          <w:szCs w:val="28"/>
        </w:rPr>
        <w:br/>
        <w:t>’gosāñi’ kariyā tāne kahe sabe”</w:t>
      </w:r>
    </w:p>
    <w:p w14:paraId="5FCD56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think people call Him Gosāñi because He has such great influence.”</w:t>
      </w:r>
    </w:p>
    <w:p w14:paraId="638D2E45" w14:textId="166249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5.584</w:t>
      </w:r>
    </w:p>
    <w:p w14:paraId="3A34FB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584</w:t>
      </w:r>
    </w:p>
    <w:p w14:paraId="1D9900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āra 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“tumi abudha ye bhāi!</w:t>
      </w:r>
      <w:r w:rsidRPr="004A2847">
        <w:rPr>
          <w:rStyle w:val="BookTitle"/>
          <w:rFonts w:asciiTheme="minorHAnsi" w:hAnsiTheme="minorHAnsi" w:cstheme="minorHAnsi"/>
          <w:b w:val="0"/>
          <w:bCs w:val="0"/>
          <w:color w:val="000000"/>
          <w:sz w:val="28"/>
          <w:szCs w:val="28"/>
        </w:rPr>
        <w:br/>
        <w:t>ye khāya ye pare se vā ke-mata gosāñi”</w:t>
      </w:r>
    </w:p>
    <w:p w14:paraId="11BFA3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“O brother, you are a fool! How can one who eats and dresses like Him be called a Gosāñi?”</w:t>
      </w:r>
    </w:p>
    <w:p w14:paraId="7FE835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How can one who feasts and decorates himself with cloth and ornaments be called a self-controlled person?</w:t>
      </w:r>
    </w:p>
    <w:p w14:paraId="0A50FE79" w14:textId="17C23C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5.585</w:t>
      </w:r>
    </w:p>
    <w:p w14:paraId="603F30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585</w:t>
      </w:r>
    </w:p>
    <w:p w14:paraId="73311E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dasyura senāpati ye brāhmaṇa</w:t>
      </w:r>
      <w:r w:rsidRPr="004A2847">
        <w:rPr>
          <w:rStyle w:val="BookTitle"/>
          <w:rFonts w:asciiTheme="minorHAnsi" w:hAnsiTheme="minorHAnsi" w:cstheme="minorHAnsi"/>
          <w:b w:val="0"/>
          <w:bCs w:val="0"/>
          <w:color w:val="000000"/>
          <w:sz w:val="28"/>
          <w:szCs w:val="28"/>
        </w:rPr>
        <w:br/>
        <w:t xml:space="preserve">se </w:t>
      </w:r>
      <w:proofErr w:type="gramStart"/>
      <w:r w:rsidRPr="004A2847">
        <w:rPr>
          <w:rStyle w:val="BookTitle"/>
          <w:rFonts w:asciiTheme="minorHAnsi" w:hAnsiTheme="minorHAnsi" w:cstheme="minorHAnsi"/>
          <w:b w:val="0"/>
          <w:bCs w:val="0"/>
          <w:color w:val="000000"/>
          <w:sz w:val="28"/>
          <w:szCs w:val="28"/>
        </w:rPr>
        <w:t>balaye,—</w:t>
      </w:r>
      <w:proofErr w:type="gramEnd"/>
      <w:r w:rsidRPr="004A2847">
        <w:rPr>
          <w:rStyle w:val="BookTitle"/>
          <w:rFonts w:asciiTheme="minorHAnsi" w:hAnsiTheme="minorHAnsi" w:cstheme="minorHAnsi"/>
          <w:b w:val="0"/>
          <w:bCs w:val="0"/>
          <w:color w:val="000000"/>
          <w:sz w:val="28"/>
          <w:szCs w:val="28"/>
        </w:rPr>
        <w:t>“jānilāṅa sakala karāṇa</w:t>
      </w:r>
    </w:p>
    <w:p w14:paraId="3E76DB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leader of the dacoits said, “I know the reason.</w:t>
      </w:r>
    </w:p>
    <w:p w14:paraId="70CC359D" w14:textId="704322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5.586</w:t>
      </w:r>
    </w:p>
    <w:p w14:paraId="6531CC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586</w:t>
      </w:r>
    </w:p>
    <w:p w14:paraId="427F76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baḍa baḍa loka cāri-dik haite</w:t>
      </w:r>
      <w:r w:rsidRPr="004A2847">
        <w:rPr>
          <w:rStyle w:val="BookTitle"/>
          <w:rFonts w:asciiTheme="minorHAnsi" w:hAnsiTheme="minorHAnsi" w:cstheme="minorHAnsi"/>
          <w:b w:val="0"/>
          <w:bCs w:val="0"/>
          <w:color w:val="000000"/>
          <w:sz w:val="28"/>
          <w:szCs w:val="28"/>
        </w:rPr>
        <w:br/>
        <w:t>sabei āisena avadhūtera dekhite</w:t>
      </w:r>
    </w:p>
    <w:p w14:paraId="2EF061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“Many influential persons come from all over to see this Avadhūta.</w:t>
      </w:r>
    </w:p>
    <w:p w14:paraId="56DAA859" w14:textId="5E7931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5.587</w:t>
      </w:r>
    </w:p>
    <w:p w14:paraId="1D7947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587</w:t>
      </w:r>
    </w:p>
    <w:p w14:paraId="50BA07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kona dik haite kona rājāra laskara</w:t>
      </w:r>
      <w:r w:rsidRPr="004A2847">
        <w:rPr>
          <w:rStyle w:val="BookTitle"/>
          <w:rFonts w:asciiTheme="minorHAnsi" w:hAnsiTheme="minorHAnsi" w:cstheme="minorHAnsi"/>
          <w:b w:val="0"/>
          <w:bCs w:val="0"/>
          <w:color w:val="000000"/>
          <w:sz w:val="28"/>
          <w:szCs w:val="28"/>
        </w:rPr>
        <w:br/>
        <w:t>āsiyāche, tāra padātika bahutara</w:t>
      </w:r>
    </w:p>
    <w:p w14:paraId="0BB0EF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king’s military commander has come from somewhere with many of his soldiers.</w:t>
      </w:r>
    </w:p>
    <w:p w14:paraId="1DCDEE07" w14:textId="3C10C0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5.588</w:t>
      </w:r>
    </w:p>
    <w:p w14:paraId="003155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588</w:t>
      </w:r>
    </w:p>
    <w:p w14:paraId="7FA0D9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padātika sakala bhāvaka</w:t>
      </w:r>
      <w:r w:rsidRPr="004A2847">
        <w:rPr>
          <w:rStyle w:val="BookTitle"/>
          <w:rFonts w:asciiTheme="minorHAnsi" w:hAnsiTheme="minorHAnsi" w:cstheme="minorHAnsi"/>
          <w:b w:val="0"/>
          <w:bCs w:val="0"/>
          <w:color w:val="000000"/>
          <w:sz w:val="28"/>
          <w:szCs w:val="28"/>
        </w:rPr>
        <w:br/>
        <w:t>ei se kāraṇe ’hari hari’ kare japa</w:t>
      </w:r>
    </w:p>
    <w:p w14:paraId="58C724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soldiers are all sentimental, and therefore they chant the name of Hari.</w:t>
      </w:r>
    </w:p>
    <w:p w14:paraId="6AC4E4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The word </w:t>
      </w:r>
      <w:r w:rsidRPr="004A2847">
        <w:rPr>
          <w:rStyle w:val="BookTitle"/>
          <w:rFonts w:asciiTheme="minorHAnsi" w:hAnsiTheme="minorHAnsi" w:cstheme="minorHAnsi"/>
          <w:b w:val="0"/>
          <w:bCs w:val="0"/>
          <w:i/>
          <w:iCs/>
          <w:color w:val="000000"/>
          <w:sz w:val="28"/>
          <w:szCs w:val="28"/>
        </w:rPr>
        <w:t xml:space="preserve">bhāvaka </w:t>
      </w:r>
      <w:r w:rsidRPr="004A2847">
        <w:rPr>
          <w:rStyle w:val="BookTitle"/>
          <w:rFonts w:asciiTheme="minorHAnsi" w:hAnsiTheme="minorHAnsi" w:cstheme="minorHAnsi"/>
          <w:b w:val="0"/>
          <w:bCs w:val="0"/>
          <w:color w:val="000000"/>
          <w:sz w:val="28"/>
          <w:szCs w:val="28"/>
        </w:rPr>
        <w:t xml:space="preserve">is generally spelled </w:t>
      </w:r>
      <w:r w:rsidRPr="004A2847">
        <w:rPr>
          <w:rStyle w:val="BookTitle"/>
          <w:rFonts w:asciiTheme="minorHAnsi" w:hAnsiTheme="minorHAnsi" w:cstheme="minorHAnsi"/>
          <w:b w:val="0"/>
          <w:bCs w:val="0"/>
          <w:i/>
          <w:iCs/>
          <w:color w:val="000000"/>
          <w:sz w:val="28"/>
          <w:szCs w:val="28"/>
        </w:rPr>
        <w:t>bhāvuka</w:t>
      </w:r>
      <w:r w:rsidRPr="004A2847">
        <w:rPr>
          <w:rStyle w:val="BookTitle"/>
          <w:rFonts w:asciiTheme="minorHAnsi" w:hAnsiTheme="minorHAnsi" w:cstheme="minorHAnsi"/>
          <w:b w:val="0"/>
          <w:bCs w:val="0"/>
          <w:color w:val="000000"/>
          <w:sz w:val="28"/>
          <w:szCs w:val="28"/>
        </w:rPr>
        <w:t>, which means “sentimental.”</w:t>
      </w:r>
    </w:p>
    <w:p w14:paraId="1E8423D3" w14:textId="27EBFE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5.589</w:t>
      </w:r>
    </w:p>
    <w:p w14:paraId="4E5F0A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589</w:t>
      </w:r>
    </w:p>
    <w:p w14:paraId="2F2786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ebā nahe, kona padātika āni thāke</w:t>
      </w:r>
      <w:r w:rsidRPr="004A2847">
        <w:rPr>
          <w:rStyle w:val="BookTitle"/>
          <w:rFonts w:asciiTheme="minorHAnsi" w:hAnsiTheme="minorHAnsi" w:cstheme="minorHAnsi"/>
          <w:b w:val="0"/>
          <w:bCs w:val="0"/>
          <w:color w:val="000000"/>
          <w:sz w:val="28"/>
          <w:szCs w:val="28"/>
        </w:rPr>
        <w:br/>
        <w:t>tabe kata dina eḍāiba ei pāke</w:t>
      </w:r>
    </w:p>
    <w:p w14:paraId="1A4F5A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is not the right time. Since the soldiers are here, we will wait for a few days.</w:t>
      </w:r>
    </w:p>
    <w:p w14:paraId="7153754C" w14:textId="6B85A5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5.590</w:t>
      </w:r>
    </w:p>
    <w:p w14:paraId="29C7DD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590</w:t>
      </w:r>
    </w:p>
    <w:p w14:paraId="7376DE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cala sabe āji ghare yāi</w:t>
      </w:r>
      <w:r w:rsidRPr="004A2847">
        <w:rPr>
          <w:rStyle w:val="BookTitle"/>
          <w:rFonts w:asciiTheme="minorHAnsi" w:hAnsiTheme="minorHAnsi" w:cstheme="minorHAnsi"/>
          <w:b w:val="0"/>
          <w:bCs w:val="0"/>
          <w:color w:val="000000"/>
          <w:sz w:val="28"/>
          <w:szCs w:val="28"/>
        </w:rPr>
        <w:br/>
        <w:t>cupe cāpe dina daśa vasi’ thāki bhāi”</w:t>
      </w:r>
    </w:p>
    <w:p w14:paraId="324C9F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 let us all go home today, O brothers, we will wait quietly for about ten days.”</w:t>
      </w:r>
    </w:p>
    <w:p w14:paraId="408D089E" w14:textId="3D7A21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5.591</w:t>
      </w:r>
    </w:p>
    <w:p w14:paraId="7D905E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591</w:t>
      </w:r>
    </w:p>
    <w:p w14:paraId="267606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dasyu-gaṇa gela nija-ghare</w:t>
      </w:r>
      <w:r w:rsidRPr="004A2847">
        <w:rPr>
          <w:rStyle w:val="BookTitle"/>
          <w:rFonts w:asciiTheme="minorHAnsi" w:hAnsiTheme="minorHAnsi" w:cstheme="minorHAnsi"/>
          <w:b w:val="0"/>
          <w:bCs w:val="0"/>
          <w:color w:val="000000"/>
          <w:sz w:val="28"/>
          <w:szCs w:val="28"/>
        </w:rPr>
        <w:br/>
        <w:t>avadhūta-candra prabhu svacchande vihare</w:t>
      </w:r>
    </w:p>
    <w:p w14:paraId="18E233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their leader spoke in this way, the dacoits all returned to their homes. Meanwhile Avadhūta-candra Prabhu continued to enjoy His pastimes.</w:t>
      </w:r>
    </w:p>
    <w:p w14:paraId="38ED313B" w14:textId="75BBE1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5.592</w:t>
      </w:r>
    </w:p>
    <w:p w14:paraId="7E866C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592</w:t>
      </w:r>
    </w:p>
    <w:p w14:paraId="060C33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nityānanda-caraṇa bhajaye ye ye jane</w:t>
      </w:r>
      <w:r w:rsidRPr="004A2847">
        <w:rPr>
          <w:rStyle w:val="BookTitle"/>
          <w:rFonts w:asciiTheme="minorHAnsi" w:hAnsiTheme="minorHAnsi" w:cstheme="minorHAnsi"/>
          <w:b w:val="0"/>
          <w:bCs w:val="0"/>
          <w:color w:val="000000"/>
          <w:sz w:val="28"/>
          <w:szCs w:val="28"/>
        </w:rPr>
        <w:br/>
        <w:t>sarva-vighna khaṇḍe tāhā sabāra smaraṇe</w:t>
      </w:r>
    </w:p>
    <w:p w14:paraId="1D1169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remembering even those who worship the lotus feet of Nityānanda, all obstacles are vanquished.</w:t>
      </w:r>
    </w:p>
    <w:p w14:paraId="400373AB" w14:textId="00C08A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5.593</w:t>
      </w:r>
    </w:p>
    <w:p w14:paraId="5F7936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593</w:t>
      </w:r>
    </w:p>
    <w:p w14:paraId="481A41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nityānanda prabhu vihare āpane</w:t>
      </w:r>
      <w:r w:rsidRPr="004A2847">
        <w:rPr>
          <w:rStyle w:val="BookTitle"/>
          <w:rFonts w:asciiTheme="minorHAnsi" w:hAnsiTheme="minorHAnsi" w:cstheme="minorHAnsi"/>
          <w:b w:val="0"/>
          <w:bCs w:val="0"/>
          <w:color w:val="000000"/>
          <w:sz w:val="28"/>
          <w:szCs w:val="28"/>
        </w:rPr>
        <w:br/>
        <w:t>tāhāne karite vighna pāre kon jane</w:t>
      </w:r>
    </w:p>
    <w:p w14:paraId="325FC7FD"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So</w:t>
      </w:r>
      <w:proofErr w:type="gramEnd"/>
      <w:r w:rsidRPr="004A2847">
        <w:rPr>
          <w:rStyle w:val="BookTitle"/>
          <w:rFonts w:asciiTheme="minorHAnsi" w:hAnsiTheme="minorHAnsi" w:cstheme="minorHAnsi"/>
          <w:b/>
          <w:bCs/>
          <w:color w:val="800000"/>
          <w:sz w:val="28"/>
          <w:szCs w:val="28"/>
        </w:rPr>
        <w:t xml:space="preserve"> when Nityānanda Prabhu Himself enjoys His pastimes, who can create any obstacles?</w:t>
      </w:r>
    </w:p>
    <w:p w14:paraId="1F87F2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Envious people always try to create obstacles in the endeavors of saintly persons. Under the influence of their sinful mentality, they create obstacles for all sorts of beneficial activities in this world. But no envious person will ever be able to create obstacles in any of the activities Śrī Nityānanda performs in His desire to serve Lord Kṛṣṇa.</w:t>
      </w:r>
    </w:p>
    <w:p w14:paraId="3D7A7DA9" w14:textId="3BC008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5.594</w:t>
      </w:r>
    </w:p>
    <w:p w14:paraId="1F3398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594</w:t>
      </w:r>
    </w:p>
    <w:p w14:paraId="196AA9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avidyā khaṇḍaye yāṅra dāsera smaraṇe</w:t>
      </w:r>
      <w:r w:rsidRPr="004A2847">
        <w:rPr>
          <w:rStyle w:val="BookTitle"/>
          <w:rFonts w:asciiTheme="minorHAnsi" w:hAnsiTheme="minorHAnsi" w:cstheme="minorHAnsi"/>
          <w:b w:val="0"/>
          <w:bCs w:val="0"/>
          <w:color w:val="000000"/>
          <w:sz w:val="28"/>
          <w:szCs w:val="28"/>
        </w:rPr>
        <w:br/>
        <w:t>se prabhure vighna karibeka kon jane</w:t>
      </w:r>
    </w:p>
    <w:p w14:paraId="2BFDCC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place impediments before the Lord, when all ignorance is destroyed by remembering even His servant?</w:t>
      </w:r>
    </w:p>
    <w:p w14:paraId="42A720A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No one </w:t>
      </w:r>
      <w:proofErr w:type="gramStart"/>
      <w:r w:rsidRPr="004A2847">
        <w:rPr>
          <w:rStyle w:val="BookTitle"/>
          <w:rFonts w:asciiTheme="minorHAnsi" w:hAnsiTheme="minorHAnsi" w:cstheme="minorHAnsi"/>
          <w:b w:val="0"/>
          <w:bCs w:val="0"/>
          <w:color w:val="000000"/>
          <w:sz w:val="28"/>
          <w:szCs w:val="28"/>
        </w:rPr>
        <w:t>is able to</w:t>
      </w:r>
      <w:proofErr w:type="gramEnd"/>
      <w:r w:rsidRPr="004A2847">
        <w:rPr>
          <w:rStyle w:val="BookTitle"/>
          <w:rFonts w:asciiTheme="minorHAnsi" w:hAnsiTheme="minorHAnsi" w:cstheme="minorHAnsi"/>
          <w:b w:val="0"/>
          <w:bCs w:val="0"/>
          <w:color w:val="000000"/>
          <w:sz w:val="28"/>
          <w:szCs w:val="28"/>
        </w:rPr>
        <w:t xml:space="preserve"> place impediments before Śrī Nityānanda, who is the master of the Supreme Lord’s servants, for if a person remembers topics of even Śrī Nityānanda’s servants, the actions of ignorance, in the form of aversion to the Supreme Lord, cannot be maintained and all his sinful thoughts are destroyed.</w:t>
      </w:r>
    </w:p>
    <w:p w14:paraId="209C7F63" w14:textId="16EA3E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5.595-596</w:t>
      </w:r>
    </w:p>
    <w:p w14:paraId="2ECFAE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595-596</w:t>
      </w:r>
    </w:p>
    <w:p w14:paraId="707338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sarva-gaṇa-saha vighna-nātha yāṅra dāsa</w:t>
      </w:r>
      <w:r w:rsidRPr="004A2847">
        <w:rPr>
          <w:rStyle w:val="BookTitle"/>
          <w:rFonts w:asciiTheme="minorHAnsi" w:hAnsiTheme="minorHAnsi" w:cstheme="minorHAnsi"/>
          <w:b w:val="0"/>
          <w:bCs w:val="0"/>
          <w:color w:val="000000"/>
          <w:sz w:val="28"/>
          <w:szCs w:val="28"/>
        </w:rPr>
        <w:br/>
        <w:t>yāṅra aṁśa rudra kare jagata-vināśa</w:t>
      </w:r>
    </w:p>
    <w:p w14:paraId="0F4E9B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aṁśa naḍite bhuvana kampa haya</w:t>
      </w:r>
      <w:r w:rsidRPr="004A2847">
        <w:rPr>
          <w:rStyle w:val="BookTitle"/>
          <w:rFonts w:asciiTheme="minorHAnsi" w:hAnsiTheme="minorHAnsi" w:cstheme="minorHAnsi"/>
          <w:b w:val="0"/>
          <w:bCs w:val="0"/>
          <w:color w:val="000000"/>
          <w:sz w:val="28"/>
          <w:szCs w:val="28"/>
        </w:rPr>
        <w:br/>
        <w:t>hena prabhu nityānanda, kāre tāna bhaya</w:t>
      </w:r>
    </w:p>
    <w:p w14:paraId="55A0E8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Gaṇeśa, the destroyer of all obstacles, and his associates engage in His service. Rudra, His plenary portion, annihilates the universe. And when Ananta, His plenary portion, becomes restless the entire universe trembles. How, then, can that Nityānanda Prabhu be afraid of anyone?</w:t>
      </w:r>
    </w:p>
    <w:p w14:paraId="18FF59A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 </w:t>
      </w:r>
      <w:r w:rsidRPr="004A2847">
        <w:rPr>
          <w:rStyle w:val="BookTitle"/>
          <w:rFonts w:asciiTheme="minorHAnsi" w:hAnsiTheme="minorHAnsi" w:cstheme="minorHAnsi"/>
          <w:b w:val="0"/>
          <w:bCs w:val="0"/>
          <w:i/>
          <w:iCs/>
          <w:color w:val="000000"/>
          <w:sz w:val="28"/>
          <w:szCs w:val="28"/>
        </w:rPr>
        <w:t>guṇa-avatāra</w:t>
      </w:r>
      <w:r w:rsidRPr="004A2847">
        <w:rPr>
          <w:rStyle w:val="BookTitle"/>
          <w:rFonts w:asciiTheme="minorHAnsi" w:hAnsiTheme="minorHAnsi" w:cstheme="minorHAnsi"/>
          <w:b w:val="0"/>
          <w:bCs w:val="0"/>
          <w:color w:val="000000"/>
          <w:sz w:val="28"/>
          <w:szCs w:val="28"/>
        </w:rPr>
        <w:t xml:space="preserve"> Rudra, who is a portion of the plenary portion of Nityānanda Prabhu, is able to annihilate the universe; when Gaṇapati and his </w:t>
      </w:r>
      <w:r w:rsidRPr="004A2847">
        <w:rPr>
          <w:rStyle w:val="BookTitle"/>
          <w:rFonts w:asciiTheme="minorHAnsi" w:hAnsiTheme="minorHAnsi" w:cstheme="minorHAnsi"/>
          <w:b w:val="0"/>
          <w:bCs w:val="0"/>
          <w:color w:val="000000"/>
          <w:sz w:val="28"/>
          <w:szCs w:val="28"/>
        </w:rPr>
        <w:lastRenderedPageBreak/>
        <w:t xml:space="preserve">associates are always engaged in His service; and when </w:t>
      </w:r>
      <w:proofErr w:type="gramStart"/>
      <w:r w:rsidRPr="004A2847">
        <w:rPr>
          <w:rStyle w:val="BookTitle"/>
          <w:rFonts w:asciiTheme="minorHAnsi" w:hAnsiTheme="minorHAnsi" w:cstheme="minorHAnsi"/>
          <w:b w:val="0"/>
          <w:bCs w:val="0"/>
          <w:color w:val="000000"/>
          <w:sz w:val="28"/>
          <w:szCs w:val="28"/>
        </w:rPr>
        <w:t>His</w:t>
      </w:r>
      <w:proofErr w:type="gramEnd"/>
      <w:r w:rsidRPr="004A2847">
        <w:rPr>
          <w:rStyle w:val="BookTitle"/>
          <w:rFonts w:asciiTheme="minorHAnsi" w:hAnsiTheme="minorHAnsi" w:cstheme="minorHAnsi"/>
          <w:b w:val="0"/>
          <w:bCs w:val="0"/>
          <w:color w:val="000000"/>
          <w:sz w:val="28"/>
          <w:szCs w:val="28"/>
        </w:rPr>
        <w:t xml:space="preserve"> plenary portion Śrī Ananta, who supports the universe, becomes a little restless, the fourteen worlds tremble. Then how can that Nityānanda Prabhu be afraid of anyone?</w:t>
      </w:r>
    </w:p>
    <w:p w14:paraId="171E5C8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(10.85.31) it is stated:</w:t>
      </w:r>
    </w:p>
    <w:p w14:paraId="02D004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yasyāṁśāṁśāṁśa-bhāgena</w:t>
      </w:r>
      <w:r w:rsidRPr="004A2847">
        <w:rPr>
          <w:rStyle w:val="BookTitle"/>
          <w:rFonts w:asciiTheme="minorHAnsi" w:hAnsiTheme="minorHAnsi" w:cstheme="minorHAnsi"/>
          <w:b w:val="0"/>
          <w:bCs w:val="0"/>
          <w:color w:val="000000"/>
          <w:sz w:val="28"/>
          <w:szCs w:val="28"/>
        </w:rPr>
        <w:br/>
        <w:t>viśvotpatti-layodayāḥ</w:t>
      </w:r>
      <w:r w:rsidRPr="004A2847">
        <w:rPr>
          <w:rStyle w:val="BookTitle"/>
          <w:rFonts w:asciiTheme="minorHAnsi" w:hAnsiTheme="minorHAnsi" w:cstheme="minorHAnsi"/>
          <w:b w:val="0"/>
          <w:bCs w:val="0"/>
          <w:color w:val="000000"/>
          <w:sz w:val="28"/>
          <w:szCs w:val="28"/>
        </w:rPr>
        <w:br/>
        <w:t>bhavanti kila viśvātmaṁs</w:t>
      </w:r>
      <w:r w:rsidRPr="004A2847">
        <w:rPr>
          <w:rStyle w:val="BookTitle"/>
          <w:rFonts w:asciiTheme="minorHAnsi" w:hAnsiTheme="minorHAnsi" w:cstheme="minorHAnsi"/>
          <w:b w:val="0"/>
          <w:bCs w:val="0"/>
          <w:color w:val="000000"/>
          <w:sz w:val="28"/>
          <w:szCs w:val="28"/>
        </w:rPr>
        <w:br/>
        <w:t>taṁ tvādyāhaṁ gatiṁ gatā</w:t>
      </w:r>
    </w:p>
    <w:p w14:paraId="0146A6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Soul of all that be, the creation, maintenance and destruction of the universe are all carried out by a fraction of an expansion of an expansion of Your expansion. Today I have come to take shelter of You, the Supreme Lord.”</w:t>
      </w:r>
    </w:p>
    <w:p w14:paraId="0E718B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(3.25.42) it is stated:</w:t>
      </w:r>
    </w:p>
    <w:p w14:paraId="351206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mad-bhayād vāti vāto 'yaṁ</w:t>
      </w:r>
      <w:r w:rsidRPr="004A2847">
        <w:rPr>
          <w:rStyle w:val="BookTitle"/>
          <w:rFonts w:asciiTheme="minorHAnsi" w:hAnsiTheme="minorHAnsi" w:cstheme="minorHAnsi"/>
          <w:b w:val="0"/>
          <w:bCs w:val="0"/>
          <w:color w:val="000000"/>
          <w:sz w:val="28"/>
          <w:szCs w:val="28"/>
        </w:rPr>
        <w:br/>
        <w:t>sūryas tapati mad-bhayāt</w:t>
      </w:r>
      <w:r w:rsidRPr="004A2847">
        <w:rPr>
          <w:rStyle w:val="BookTitle"/>
          <w:rFonts w:asciiTheme="minorHAnsi" w:hAnsiTheme="minorHAnsi" w:cstheme="minorHAnsi"/>
          <w:b w:val="0"/>
          <w:bCs w:val="0"/>
          <w:color w:val="000000"/>
          <w:sz w:val="28"/>
          <w:szCs w:val="28"/>
        </w:rPr>
        <w:br/>
        <w:t>varṣatīndro dahaty agnir</w:t>
      </w:r>
      <w:r w:rsidRPr="004A2847">
        <w:rPr>
          <w:rStyle w:val="BookTitle"/>
          <w:rFonts w:asciiTheme="minorHAnsi" w:hAnsiTheme="minorHAnsi" w:cstheme="minorHAnsi"/>
          <w:b w:val="0"/>
          <w:bCs w:val="0"/>
          <w:color w:val="000000"/>
          <w:sz w:val="28"/>
          <w:szCs w:val="28"/>
        </w:rPr>
        <w:br/>
        <w:t>mṛtyuś carati mad-bhayāt</w:t>
      </w:r>
    </w:p>
    <w:p w14:paraId="0F8554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because of My supremacy that the wind blows, out of fear of Me; the sun shines out of fear of Me, and the lord of the clouds, Indra, sends forth showers out of fear of Me. Fire burns out of fear of Me, and death goes about taking its toll out of fear of Me.”</w:t>
      </w:r>
    </w:p>
    <w:p w14:paraId="08F8AA5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(3.29.38-45) it is stated:</w:t>
      </w:r>
    </w:p>
    <w:p w14:paraId="46AA87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 'ntaḥ praviśya bhūtāni</w:t>
      </w:r>
      <w:r w:rsidRPr="004A2847">
        <w:rPr>
          <w:rStyle w:val="BookTitle"/>
          <w:rFonts w:asciiTheme="minorHAnsi" w:hAnsiTheme="minorHAnsi" w:cstheme="minorHAnsi"/>
          <w:b w:val="0"/>
          <w:bCs w:val="0"/>
          <w:color w:val="000000"/>
          <w:sz w:val="28"/>
          <w:szCs w:val="28"/>
        </w:rPr>
        <w:br/>
        <w:t>bhūtair atty akhilāśrayaḥ</w:t>
      </w:r>
      <w:r w:rsidRPr="004A2847">
        <w:rPr>
          <w:rStyle w:val="BookTitle"/>
          <w:rFonts w:asciiTheme="minorHAnsi" w:hAnsiTheme="minorHAnsi" w:cstheme="minorHAnsi"/>
          <w:b w:val="0"/>
          <w:bCs w:val="0"/>
          <w:color w:val="000000"/>
          <w:sz w:val="28"/>
          <w:szCs w:val="28"/>
        </w:rPr>
        <w:br/>
        <w:t>sa viṣṇv-ākhyo 'dhiyajño 'sau</w:t>
      </w:r>
      <w:r w:rsidRPr="004A2847">
        <w:rPr>
          <w:rStyle w:val="BookTitle"/>
          <w:rFonts w:asciiTheme="minorHAnsi" w:hAnsiTheme="minorHAnsi" w:cstheme="minorHAnsi"/>
          <w:b w:val="0"/>
          <w:bCs w:val="0"/>
          <w:color w:val="000000"/>
          <w:sz w:val="28"/>
          <w:szCs w:val="28"/>
        </w:rPr>
        <w:br/>
        <w:t>kālaḥ kalayatāṁ prabhuḥ</w:t>
      </w:r>
    </w:p>
    <w:p w14:paraId="171805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Viṣṇu, the Supreme Personality of Godhead, who is the enjoyer of all sacrifices, is the time factor and the master of all masters. He enters everyone’s heart, He is the support of everyone, and He causes every being to be annihilated by another.</w:t>
      </w:r>
    </w:p>
    <w:p w14:paraId="0FA55A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cāsya kaścid dayito</w:t>
      </w:r>
      <w:r w:rsidRPr="004A2847">
        <w:rPr>
          <w:rStyle w:val="BookTitle"/>
          <w:rFonts w:asciiTheme="minorHAnsi" w:hAnsiTheme="minorHAnsi" w:cstheme="minorHAnsi"/>
          <w:b w:val="0"/>
          <w:bCs w:val="0"/>
          <w:color w:val="000000"/>
          <w:sz w:val="28"/>
          <w:szCs w:val="28"/>
        </w:rPr>
        <w:br/>
        <w:t>na dveṣyo na ca bāndhavaḥ</w:t>
      </w:r>
      <w:r w:rsidRPr="004A2847">
        <w:rPr>
          <w:rStyle w:val="BookTitle"/>
          <w:rFonts w:asciiTheme="minorHAnsi" w:hAnsiTheme="minorHAnsi" w:cstheme="minorHAnsi"/>
          <w:b w:val="0"/>
          <w:bCs w:val="0"/>
          <w:color w:val="000000"/>
          <w:sz w:val="28"/>
          <w:szCs w:val="28"/>
        </w:rPr>
        <w:br/>
        <w:t>āviśaty apramatto 'sau</w:t>
      </w:r>
      <w:r w:rsidRPr="004A2847">
        <w:rPr>
          <w:rStyle w:val="BookTitle"/>
          <w:rFonts w:asciiTheme="minorHAnsi" w:hAnsiTheme="minorHAnsi" w:cstheme="minorHAnsi"/>
          <w:b w:val="0"/>
          <w:bCs w:val="0"/>
          <w:color w:val="000000"/>
          <w:sz w:val="28"/>
          <w:szCs w:val="28"/>
        </w:rPr>
        <w:br/>
        <w:t>pramattaṁ janam anta-kṛt</w:t>
      </w:r>
    </w:p>
    <w:p w14:paraId="559A60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“No one is dear to the Supreme Personality of Godhead, nor is anyone His enemy or friend. But He gives inspiration to those who have not forgotten Him and destroys those who have.</w:t>
      </w:r>
    </w:p>
    <w:p w14:paraId="1E7B37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yad-bhayād vāti vāto 'yaṁ</w:t>
      </w:r>
      <w:r w:rsidRPr="004A2847">
        <w:rPr>
          <w:rStyle w:val="BookTitle"/>
          <w:rFonts w:asciiTheme="minorHAnsi" w:hAnsiTheme="minorHAnsi" w:cstheme="minorHAnsi"/>
          <w:b w:val="0"/>
          <w:bCs w:val="0"/>
          <w:color w:val="000000"/>
          <w:sz w:val="28"/>
          <w:szCs w:val="28"/>
        </w:rPr>
        <w:br/>
        <w:t>sūryas tapati yad-bhayāt</w:t>
      </w:r>
      <w:r w:rsidRPr="004A2847">
        <w:rPr>
          <w:rStyle w:val="BookTitle"/>
          <w:rFonts w:asciiTheme="minorHAnsi" w:hAnsiTheme="minorHAnsi" w:cstheme="minorHAnsi"/>
          <w:b w:val="0"/>
          <w:bCs w:val="0"/>
          <w:color w:val="000000"/>
          <w:sz w:val="28"/>
          <w:szCs w:val="28"/>
        </w:rPr>
        <w:br/>
        <w:t>yad-bhayād varṣate devo</w:t>
      </w:r>
      <w:r w:rsidRPr="004A2847">
        <w:rPr>
          <w:rStyle w:val="BookTitle"/>
          <w:rFonts w:asciiTheme="minorHAnsi" w:hAnsiTheme="minorHAnsi" w:cstheme="minorHAnsi"/>
          <w:b w:val="0"/>
          <w:bCs w:val="0"/>
          <w:color w:val="000000"/>
          <w:sz w:val="28"/>
          <w:szCs w:val="28"/>
        </w:rPr>
        <w:br/>
        <w:t>bha-gaṇo bhāti yad-bhayāt</w:t>
      </w:r>
    </w:p>
    <w:p w14:paraId="781DFEC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“Out of fear of the Supreme Personality of Godhead the wind blows, out of fear of Him the sun shines, out of fear of Him the rain pours forth showers, and out of fear of Him the host of heavenly bodies shed their luster.</w:t>
      </w:r>
    </w:p>
    <w:p w14:paraId="31C302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 vanaspatayo bhītā</w:t>
      </w:r>
      <w:r w:rsidRPr="004A2847">
        <w:rPr>
          <w:rStyle w:val="BookTitle"/>
          <w:rFonts w:asciiTheme="minorHAnsi" w:hAnsiTheme="minorHAnsi" w:cstheme="minorHAnsi"/>
          <w:b w:val="0"/>
          <w:bCs w:val="0"/>
          <w:color w:val="000000"/>
          <w:sz w:val="28"/>
          <w:szCs w:val="28"/>
        </w:rPr>
        <w:br/>
        <w:t>atāś cauṣadhibhiḥ saha</w:t>
      </w:r>
      <w:r w:rsidRPr="004A2847">
        <w:rPr>
          <w:rStyle w:val="BookTitle"/>
          <w:rFonts w:asciiTheme="minorHAnsi" w:hAnsiTheme="minorHAnsi" w:cstheme="minorHAnsi"/>
          <w:b w:val="0"/>
          <w:bCs w:val="0"/>
          <w:color w:val="000000"/>
          <w:sz w:val="28"/>
          <w:szCs w:val="28"/>
        </w:rPr>
        <w:br/>
        <w:t>sve sve kāle 'bhigṛhṇanti</w:t>
      </w:r>
      <w:r w:rsidRPr="004A2847">
        <w:rPr>
          <w:rStyle w:val="BookTitle"/>
          <w:rFonts w:asciiTheme="minorHAnsi" w:hAnsiTheme="minorHAnsi" w:cstheme="minorHAnsi"/>
          <w:b w:val="0"/>
          <w:bCs w:val="0"/>
          <w:color w:val="000000"/>
          <w:sz w:val="28"/>
          <w:szCs w:val="28"/>
        </w:rPr>
        <w:br/>
        <w:t>puṣpāṇi ca phalāni ca</w:t>
      </w:r>
    </w:p>
    <w:p w14:paraId="2149F16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“Out of fear of the Supreme Personality of Godhead the trees, creepers, herbs and seasonal plants and flowers blossom and fructify, each in its own season.</w:t>
      </w:r>
    </w:p>
    <w:p w14:paraId="2CBFA8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sravanti sarito bhītā</w:t>
      </w:r>
      <w:r w:rsidRPr="004A2847">
        <w:rPr>
          <w:rStyle w:val="BookTitle"/>
          <w:rFonts w:asciiTheme="minorHAnsi" w:hAnsiTheme="minorHAnsi" w:cstheme="minorHAnsi"/>
          <w:b w:val="0"/>
          <w:bCs w:val="0"/>
          <w:color w:val="000000"/>
          <w:sz w:val="28"/>
          <w:szCs w:val="28"/>
        </w:rPr>
        <w:br/>
        <w:t>notsarpaty udadhir yataḥ</w:t>
      </w:r>
      <w:r w:rsidRPr="004A2847">
        <w:rPr>
          <w:rStyle w:val="BookTitle"/>
          <w:rFonts w:asciiTheme="minorHAnsi" w:hAnsiTheme="minorHAnsi" w:cstheme="minorHAnsi"/>
          <w:b w:val="0"/>
          <w:bCs w:val="0"/>
          <w:color w:val="000000"/>
          <w:sz w:val="28"/>
          <w:szCs w:val="28"/>
        </w:rPr>
        <w:br/>
        <w:t>agnir indhe sa-giribhir</w:t>
      </w:r>
      <w:r w:rsidRPr="004A2847">
        <w:rPr>
          <w:rStyle w:val="BookTitle"/>
          <w:rFonts w:asciiTheme="minorHAnsi" w:hAnsiTheme="minorHAnsi" w:cstheme="minorHAnsi"/>
          <w:b w:val="0"/>
          <w:bCs w:val="0"/>
          <w:color w:val="000000"/>
          <w:sz w:val="28"/>
          <w:szCs w:val="28"/>
        </w:rPr>
        <w:br/>
        <w:t>bhūr na majjati yad-bhayāt</w:t>
      </w:r>
    </w:p>
    <w:p w14:paraId="4FBEA8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“Out of fear of the Supreme Personality of Godhead the rivers flow, and the ocean never overflows. Out of fear of Him only does fire burn and does the earth, with its mountains, not sink in the water of the universe.</w:t>
      </w:r>
    </w:p>
    <w:p w14:paraId="60443B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nabho dadāti śvasatāṁ</w:t>
      </w:r>
      <w:r w:rsidRPr="004A2847">
        <w:rPr>
          <w:rStyle w:val="BookTitle"/>
          <w:rFonts w:asciiTheme="minorHAnsi" w:hAnsiTheme="minorHAnsi" w:cstheme="minorHAnsi"/>
          <w:b w:val="0"/>
          <w:bCs w:val="0"/>
          <w:color w:val="000000"/>
          <w:sz w:val="28"/>
          <w:szCs w:val="28"/>
        </w:rPr>
        <w:br/>
        <w:t>padaṁ yan-niyamād adaḥ</w:t>
      </w:r>
      <w:r w:rsidRPr="004A2847">
        <w:rPr>
          <w:rStyle w:val="BookTitle"/>
          <w:rFonts w:asciiTheme="minorHAnsi" w:hAnsiTheme="minorHAnsi" w:cstheme="minorHAnsi"/>
          <w:b w:val="0"/>
          <w:bCs w:val="0"/>
          <w:color w:val="000000"/>
          <w:sz w:val="28"/>
          <w:szCs w:val="28"/>
        </w:rPr>
        <w:br/>
        <w:t>lokaṁ sva-dehaṁ tanute</w:t>
      </w:r>
      <w:r w:rsidRPr="004A2847">
        <w:rPr>
          <w:rStyle w:val="BookTitle"/>
          <w:rFonts w:asciiTheme="minorHAnsi" w:hAnsiTheme="minorHAnsi" w:cstheme="minorHAnsi"/>
          <w:b w:val="0"/>
          <w:bCs w:val="0"/>
          <w:color w:val="000000"/>
          <w:sz w:val="28"/>
          <w:szCs w:val="28"/>
        </w:rPr>
        <w:br/>
        <w:t>mahān saptabhir āvṛtam</w:t>
      </w:r>
    </w:p>
    <w:p w14:paraId="34A5A4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“Subject to the control of the Supreme Personality of Godhead, the sky allows outer space to accommodate all the various planets, which hold innumerable living entities. The total universal body expands with its seven coverings under His supreme control.</w:t>
      </w:r>
    </w:p>
    <w:p w14:paraId="51B2A2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guṇābhimānino devāḥ</w:t>
      </w:r>
      <w:r w:rsidRPr="004A2847">
        <w:rPr>
          <w:rStyle w:val="BookTitle"/>
          <w:rFonts w:asciiTheme="minorHAnsi" w:hAnsiTheme="minorHAnsi" w:cstheme="minorHAnsi"/>
          <w:b w:val="0"/>
          <w:bCs w:val="0"/>
          <w:color w:val="000000"/>
          <w:sz w:val="28"/>
          <w:szCs w:val="28"/>
        </w:rPr>
        <w:br/>
        <w:t>sargādiṣv asya yad-bhayāt</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vartante 'nuyugaṁ yeṣāṁ</w:t>
      </w:r>
      <w:r w:rsidRPr="004A2847">
        <w:rPr>
          <w:rStyle w:val="BookTitle"/>
          <w:rFonts w:asciiTheme="minorHAnsi" w:hAnsiTheme="minorHAnsi" w:cstheme="minorHAnsi"/>
          <w:b w:val="0"/>
          <w:bCs w:val="0"/>
          <w:color w:val="000000"/>
          <w:sz w:val="28"/>
          <w:szCs w:val="28"/>
        </w:rPr>
        <w:br/>
        <w:t>vaśa etac carācaram</w:t>
      </w:r>
    </w:p>
    <w:p w14:paraId="4D1D72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“Out of fear of the Supreme Personality of Godhead, the directing demigods in charge of the modes of material nature carry out the functions of creation, </w:t>
      </w:r>
      <w:proofErr w:type="gramStart"/>
      <w:r w:rsidRPr="004A2847">
        <w:rPr>
          <w:rStyle w:val="BookTitle"/>
          <w:rFonts w:asciiTheme="minorHAnsi" w:hAnsiTheme="minorHAnsi" w:cstheme="minorHAnsi"/>
          <w:b w:val="0"/>
          <w:bCs w:val="0"/>
          <w:color w:val="000000"/>
          <w:sz w:val="28"/>
          <w:szCs w:val="28"/>
        </w:rPr>
        <w:t>maintenance</w:t>
      </w:r>
      <w:proofErr w:type="gramEnd"/>
      <w:r w:rsidRPr="004A2847">
        <w:rPr>
          <w:rStyle w:val="BookTitle"/>
          <w:rFonts w:asciiTheme="minorHAnsi" w:hAnsiTheme="minorHAnsi" w:cstheme="minorHAnsi"/>
          <w:b w:val="0"/>
          <w:bCs w:val="0"/>
          <w:color w:val="000000"/>
          <w:sz w:val="28"/>
          <w:szCs w:val="28"/>
        </w:rPr>
        <w:t xml:space="preserve"> and destruction; everything animate and inanimate within this material world is under their control.</w:t>
      </w:r>
    </w:p>
    <w:p w14:paraId="7DAF86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so 'nanto 'nta-karaḥ kālo</w:t>
      </w:r>
      <w:r w:rsidRPr="004A2847">
        <w:rPr>
          <w:rStyle w:val="BookTitle"/>
          <w:rFonts w:asciiTheme="minorHAnsi" w:hAnsiTheme="minorHAnsi" w:cstheme="minorHAnsi"/>
          <w:b w:val="0"/>
          <w:bCs w:val="0"/>
          <w:color w:val="000000"/>
          <w:sz w:val="28"/>
          <w:szCs w:val="28"/>
        </w:rPr>
        <w:br/>
        <w:t>'nādir ādi-kṛd avyayaḥ</w:t>
      </w:r>
      <w:r w:rsidRPr="004A2847">
        <w:rPr>
          <w:rStyle w:val="BookTitle"/>
          <w:rFonts w:asciiTheme="minorHAnsi" w:hAnsiTheme="minorHAnsi" w:cstheme="minorHAnsi"/>
          <w:b w:val="0"/>
          <w:bCs w:val="0"/>
          <w:color w:val="000000"/>
          <w:sz w:val="28"/>
          <w:szCs w:val="28"/>
        </w:rPr>
        <w:br/>
        <w:t>janaṁ janena janayan</w:t>
      </w:r>
      <w:r w:rsidRPr="004A2847">
        <w:rPr>
          <w:rStyle w:val="BookTitle"/>
          <w:rFonts w:asciiTheme="minorHAnsi" w:hAnsiTheme="minorHAnsi" w:cstheme="minorHAnsi"/>
          <w:b w:val="0"/>
          <w:bCs w:val="0"/>
          <w:color w:val="000000"/>
          <w:sz w:val="28"/>
          <w:szCs w:val="28"/>
        </w:rPr>
        <w:br/>
        <w:t>mārayan mṛtyunāntakam</w:t>
      </w:r>
    </w:p>
    <w:p w14:paraId="51D5E5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eternal time factor has no beginning and no end. It is the representative of the Supreme Personality of Godhead, the maker of the criminal world. It brings about the end of the phenomenal world, it carries on the work of creation by bringing one individual into existence from another, and likewise it dissolves the universe by destroying even the lord of death, Yamarāja.”</w:t>
      </w:r>
    </w:p>
    <w:p w14:paraId="15D87D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Brahma-saṁhitā </w:t>
      </w:r>
      <w:r w:rsidRPr="004A2847">
        <w:rPr>
          <w:rStyle w:val="BookTitle"/>
          <w:rFonts w:asciiTheme="minorHAnsi" w:hAnsiTheme="minorHAnsi" w:cstheme="minorHAnsi"/>
          <w:b w:val="0"/>
          <w:bCs w:val="0"/>
          <w:color w:val="000000"/>
          <w:sz w:val="28"/>
          <w:szCs w:val="28"/>
        </w:rPr>
        <w:t>(5.50) it is stated:</w:t>
      </w:r>
    </w:p>
    <w:p w14:paraId="2D5B3F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yat-pāda-pallava-yugaṁ vinidhāya kumbha-</w:t>
      </w:r>
      <w:r w:rsidRPr="004A2847">
        <w:rPr>
          <w:rStyle w:val="BookTitle"/>
          <w:rFonts w:asciiTheme="minorHAnsi" w:hAnsiTheme="minorHAnsi" w:cstheme="minorHAnsi"/>
          <w:b w:val="0"/>
          <w:bCs w:val="0"/>
          <w:color w:val="000000"/>
          <w:sz w:val="28"/>
          <w:szCs w:val="28"/>
        </w:rPr>
        <w:br/>
        <w:t>dvandve praṇāma-samaye sa gaṇādhirājaḥ</w:t>
      </w:r>
      <w:r w:rsidRPr="004A2847">
        <w:rPr>
          <w:rStyle w:val="BookTitle"/>
          <w:rFonts w:asciiTheme="minorHAnsi" w:hAnsiTheme="minorHAnsi" w:cstheme="minorHAnsi"/>
          <w:b w:val="0"/>
          <w:bCs w:val="0"/>
          <w:color w:val="000000"/>
          <w:sz w:val="28"/>
          <w:szCs w:val="28"/>
        </w:rPr>
        <w:br/>
        <w:t>vighnān vihantum alam asya jagat-trayasya</w:t>
      </w:r>
      <w:r w:rsidRPr="004A2847">
        <w:rPr>
          <w:rStyle w:val="BookTitle"/>
          <w:rFonts w:asciiTheme="minorHAnsi" w:hAnsiTheme="minorHAnsi" w:cstheme="minorHAnsi"/>
          <w:b w:val="0"/>
          <w:bCs w:val="0"/>
          <w:color w:val="000000"/>
          <w:sz w:val="28"/>
          <w:szCs w:val="28"/>
        </w:rPr>
        <w:br/>
        <w:t>govindam ādi-puruṣaṁ tam ahaṁ bhajāmi</w:t>
      </w:r>
    </w:p>
    <w:p w14:paraId="2092901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worship the primeval Lord, Govinda. Gaṇeśa always holds His lotus feet upon the pair of </w:t>
      </w:r>
      <w:r w:rsidRPr="004A2847">
        <w:rPr>
          <w:rStyle w:val="BookTitle"/>
          <w:rFonts w:asciiTheme="minorHAnsi" w:hAnsiTheme="minorHAnsi" w:cstheme="minorHAnsi"/>
          <w:b w:val="0"/>
          <w:bCs w:val="0"/>
          <w:i/>
          <w:iCs/>
          <w:color w:val="000000"/>
          <w:sz w:val="28"/>
          <w:szCs w:val="28"/>
        </w:rPr>
        <w:t xml:space="preserve">tumuli </w:t>
      </w:r>
      <w:r w:rsidRPr="004A2847">
        <w:rPr>
          <w:rStyle w:val="BookTitle"/>
          <w:rFonts w:asciiTheme="minorHAnsi" w:hAnsiTheme="minorHAnsi" w:cstheme="minorHAnsi"/>
          <w:b w:val="0"/>
          <w:bCs w:val="0"/>
          <w:color w:val="000000"/>
          <w:sz w:val="28"/>
          <w:szCs w:val="28"/>
        </w:rPr>
        <w:t xml:space="preserve">protruding from his elephant head </w:t>
      </w:r>
      <w:proofErr w:type="gramStart"/>
      <w:r w:rsidRPr="004A2847">
        <w:rPr>
          <w:rStyle w:val="BookTitle"/>
          <w:rFonts w:asciiTheme="minorHAnsi" w:hAnsiTheme="minorHAnsi" w:cstheme="minorHAnsi"/>
          <w:b w:val="0"/>
          <w:bCs w:val="0"/>
          <w:color w:val="000000"/>
          <w:sz w:val="28"/>
          <w:szCs w:val="28"/>
        </w:rPr>
        <w:t>in order to</w:t>
      </w:r>
      <w:proofErr w:type="gramEnd"/>
      <w:r w:rsidRPr="004A2847">
        <w:rPr>
          <w:rStyle w:val="BookTitle"/>
          <w:rFonts w:asciiTheme="minorHAnsi" w:hAnsiTheme="minorHAnsi" w:cstheme="minorHAnsi"/>
          <w:b w:val="0"/>
          <w:bCs w:val="0"/>
          <w:color w:val="000000"/>
          <w:sz w:val="28"/>
          <w:szCs w:val="28"/>
        </w:rPr>
        <w:t xml:space="preserve"> obtain power for his function of destroying all obstacles on the path of progress in the three worlds.”</w:t>
      </w:r>
    </w:p>
    <w:p w14:paraId="31AD87EF" w14:textId="3856CD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5.597</w:t>
      </w:r>
    </w:p>
    <w:p w14:paraId="6944B8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597</w:t>
      </w:r>
    </w:p>
    <w:p w14:paraId="0C6D07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navadvīpe kare svacchande kīrtana</w:t>
      </w:r>
      <w:r w:rsidRPr="004A2847">
        <w:rPr>
          <w:rStyle w:val="BookTitle"/>
          <w:rFonts w:asciiTheme="minorHAnsi" w:hAnsiTheme="minorHAnsi" w:cstheme="minorHAnsi"/>
          <w:b w:val="0"/>
          <w:bCs w:val="0"/>
          <w:color w:val="000000"/>
          <w:sz w:val="28"/>
          <w:szCs w:val="28"/>
        </w:rPr>
        <w:br/>
        <w:t>svacchande karena krīḍā bhojana śayana</w:t>
      </w:r>
    </w:p>
    <w:p w14:paraId="4DBC3C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freely performed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throughout Navadvīpa, and He freely enjoyed pastimes of eating and sleeping.</w:t>
      </w:r>
    </w:p>
    <w:p w14:paraId="497C2008" w14:textId="5D0FA1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5.598</w:t>
      </w:r>
    </w:p>
    <w:p w14:paraId="39E5AB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598</w:t>
      </w:r>
    </w:p>
    <w:p w14:paraId="3AE76F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sarva-aṅge sakala amūlya alaṅkāra</w:t>
      </w:r>
      <w:r w:rsidRPr="004A2847">
        <w:rPr>
          <w:rStyle w:val="BookTitle"/>
          <w:rFonts w:asciiTheme="minorHAnsi" w:hAnsiTheme="minorHAnsi" w:cstheme="minorHAnsi"/>
          <w:b w:val="0"/>
          <w:bCs w:val="0"/>
          <w:color w:val="000000"/>
          <w:sz w:val="28"/>
          <w:szCs w:val="28"/>
        </w:rPr>
        <w:br/>
        <w:t>yena dekhi baladeva—rohiṇī-kumāra</w:t>
      </w:r>
    </w:p>
    <w:p w14:paraId="5BB2EC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 priceless ornaments decorating His entire body, He looked just like Baladeva, the son of Rohiṇī.</w:t>
      </w:r>
    </w:p>
    <w:p w14:paraId="7A158F46" w14:textId="3C4690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5.599</w:t>
      </w:r>
    </w:p>
    <w:p w14:paraId="28265C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599</w:t>
      </w:r>
    </w:p>
    <w:p w14:paraId="62ADEB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karpūra, tāmbūla prabhu karena carvaṇa</w:t>
      </w:r>
      <w:r w:rsidRPr="004A2847">
        <w:rPr>
          <w:rStyle w:val="BookTitle"/>
          <w:rFonts w:asciiTheme="minorHAnsi" w:hAnsiTheme="minorHAnsi" w:cstheme="minorHAnsi"/>
          <w:b w:val="0"/>
          <w:bCs w:val="0"/>
          <w:color w:val="000000"/>
          <w:sz w:val="28"/>
          <w:szCs w:val="28"/>
        </w:rPr>
        <w:br/>
        <w:t>īṣat hāsiyā mohe jaga-jana-mana</w:t>
      </w:r>
    </w:p>
    <w:p w14:paraId="453AF3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chewed betel nuts mixed with camphor, and </w:t>
      </w:r>
      <w:proofErr w:type="gramStart"/>
      <w:r w:rsidRPr="004A2847">
        <w:rPr>
          <w:rStyle w:val="BookTitle"/>
          <w:rFonts w:asciiTheme="minorHAnsi" w:hAnsiTheme="minorHAnsi" w:cstheme="minorHAnsi"/>
          <w:b/>
          <w:bCs/>
          <w:color w:val="800000"/>
          <w:sz w:val="28"/>
          <w:szCs w:val="28"/>
        </w:rPr>
        <w:t>His</w:t>
      </w:r>
      <w:proofErr w:type="gramEnd"/>
      <w:r w:rsidRPr="004A2847">
        <w:rPr>
          <w:rStyle w:val="BookTitle"/>
          <w:rFonts w:asciiTheme="minorHAnsi" w:hAnsiTheme="minorHAnsi" w:cstheme="minorHAnsi"/>
          <w:b/>
          <w:bCs/>
          <w:color w:val="800000"/>
          <w:sz w:val="28"/>
          <w:szCs w:val="28"/>
        </w:rPr>
        <w:t xml:space="preserve"> sweet smile enchanted people of the entire world.</w:t>
      </w:r>
    </w:p>
    <w:p w14:paraId="01A33182" w14:textId="71D846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5.600</w:t>
      </w:r>
    </w:p>
    <w:p w14:paraId="6CAEEC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600</w:t>
      </w:r>
    </w:p>
    <w:p w14:paraId="0DBEF3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abhaya-paramānanda būle sarva-sthāne</w:t>
      </w:r>
      <w:r w:rsidRPr="004A2847">
        <w:rPr>
          <w:rStyle w:val="BookTitle"/>
          <w:rFonts w:asciiTheme="minorHAnsi" w:hAnsiTheme="minorHAnsi" w:cstheme="minorHAnsi"/>
          <w:b w:val="0"/>
          <w:bCs w:val="0"/>
          <w:color w:val="000000"/>
          <w:sz w:val="28"/>
          <w:szCs w:val="28"/>
        </w:rPr>
        <w:br/>
        <w:t>abhaya-paramānanda bhakta-goṣṭhī-sane</w:t>
      </w:r>
    </w:p>
    <w:p w14:paraId="719BCC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fearlessly and happily wandered about everywhere in the company of the devotees.</w:t>
      </w:r>
    </w:p>
    <w:p w14:paraId="0103F9B9" w14:textId="678113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5.601</w:t>
      </w:r>
    </w:p>
    <w:p w14:paraId="108FEB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601</w:t>
      </w:r>
    </w:p>
    <w:p w14:paraId="7C41B7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āra-bāra yukti kari’ pāpī dasyu-gaṇe</w:t>
      </w:r>
      <w:r w:rsidRPr="004A2847">
        <w:rPr>
          <w:rStyle w:val="BookTitle"/>
          <w:rFonts w:asciiTheme="minorHAnsi" w:hAnsiTheme="minorHAnsi" w:cstheme="minorHAnsi"/>
          <w:b w:val="0"/>
          <w:bCs w:val="0"/>
          <w:color w:val="000000"/>
          <w:sz w:val="28"/>
          <w:szCs w:val="28"/>
        </w:rPr>
        <w:br/>
        <w:t>āilena nityānanda-candrera bhavane</w:t>
      </w:r>
    </w:p>
    <w:p w14:paraId="0030EF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sinful dacoits soon made another plan and gathered near the house where Nityānanda Candra was staying.</w:t>
      </w:r>
    </w:p>
    <w:p w14:paraId="706BB23B" w14:textId="76B2A7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5.602</w:t>
      </w:r>
    </w:p>
    <w:p w14:paraId="6EA174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602</w:t>
      </w:r>
    </w:p>
    <w:p w14:paraId="430BA063" w14:textId="7182FFF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sei dine mahā-meghe andhakāra</w:t>
      </w:r>
      <w:r w:rsidRPr="004A2847">
        <w:rPr>
          <w:rStyle w:val="BookTitle"/>
          <w:rFonts w:asciiTheme="minorHAnsi" w:hAnsiTheme="minorHAnsi" w:cstheme="minorHAnsi"/>
          <w:b w:val="0"/>
          <w:bCs w:val="0"/>
          <w:color w:val="000000"/>
          <w:sz w:val="28"/>
          <w:szCs w:val="28"/>
        </w:rPr>
        <w:br/>
        <w:t>mahā-ghora-niśā</w:t>
      </w:r>
      <w:ins w:id="242" w:author="your servant" w:date="2020-06-11T20:21:00Z">
        <w:r w:rsidR="000E266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nāhi lokera sañcāra</w:t>
      </w:r>
    </w:p>
    <w:p w14:paraId="3014D8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arrangement of providence, it was completely dark that night because of </w:t>
      </w:r>
      <w:r w:rsidRPr="004A2847">
        <w:rPr>
          <w:rStyle w:val="BookTitle"/>
          <w:rFonts w:asciiTheme="minorHAnsi" w:hAnsiTheme="minorHAnsi" w:cstheme="minorHAnsi"/>
          <w:b/>
          <w:bCs/>
          <w:color w:val="800000"/>
          <w:sz w:val="28"/>
          <w:szCs w:val="28"/>
        </w:rPr>
        <w:lastRenderedPageBreak/>
        <w:t>dense clouds. No other persons were out that night.</w:t>
      </w:r>
    </w:p>
    <w:p w14:paraId="2ACDD3FE" w14:textId="0E5ECD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5.603</w:t>
      </w:r>
    </w:p>
    <w:p w14:paraId="354A6E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603</w:t>
      </w:r>
    </w:p>
    <w:p w14:paraId="037DD2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mahā-bhayaṅkara-niśā cora-dasyu-gaṇa</w:t>
      </w:r>
      <w:r w:rsidRPr="004A2847">
        <w:rPr>
          <w:rStyle w:val="BookTitle"/>
          <w:rFonts w:asciiTheme="minorHAnsi" w:hAnsiTheme="minorHAnsi" w:cstheme="minorHAnsi"/>
          <w:b w:val="0"/>
          <w:bCs w:val="0"/>
          <w:color w:val="000000"/>
          <w:sz w:val="28"/>
          <w:szCs w:val="28"/>
        </w:rPr>
        <w:br/>
        <w:t>daśa-pāñca astra eko janera kācana</w:t>
      </w:r>
    </w:p>
    <w:p w14:paraId="0D12CC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that formidable night, each of those dacoits carried five to ten weapons.</w:t>
      </w:r>
    </w:p>
    <w:p w14:paraId="252EFB7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kācana </w:t>
      </w:r>
      <w:r w:rsidRPr="004A2847">
        <w:rPr>
          <w:rStyle w:val="BookTitle"/>
          <w:rFonts w:asciiTheme="minorHAnsi" w:hAnsiTheme="minorHAnsi" w:cstheme="minorHAnsi"/>
          <w:b w:val="0"/>
          <w:bCs w:val="0"/>
          <w:color w:val="000000"/>
          <w:sz w:val="28"/>
          <w:szCs w:val="28"/>
        </w:rPr>
        <w:t>means “carried.”</w:t>
      </w:r>
    </w:p>
    <w:p w14:paraId="1672C5E7" w14:textId="4D599D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5.604</w:t>
      </w:r>
    </w:p>
    <w:p w14:paraId="4C1EDA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604</w:t>
      </w:r>
    </w:p>
    <w:p w14:paraId="56A0FC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praviṣṭa haila mātra bāḍīra bhitare</w:t>
      </w:r>
      <w:r w:rsidRPr="004A2847">
        <w:rPr>
          <w:rStyle w:val="BookTitle"/>
          <w:rFonts w:asciiTheme="minorHAnsi" w:hAnsiTheme="minorHAnsi" w:cstheme="minorHAnsi"/>
          <w:b w:val="0"/>
          <w:bCs w:val="0"/>
          <w:color w:val="000000"/>
          <w:sz w:val="28"/>
          <w:szCs w:val="28"/>
        </w:rPr>
        <w:br/>
        <w:t>sabe haila andha, keha cāhite nā pāre</w:t>
      </w:r>
    </w:p>
    <w:p w14:paraId="790BF5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they entered the courtyard of the house, they were completely blinded and unable to see anything.</w:t>
      </w:r>
    </w:p>
    <w:p w14:paraId="5ACEC910" w14:textId="036654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5.605</w:t>
      </w:r>
    </w:p>
    <w:p w14:paraId="4A0464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605</w:t>
      </w:r>
    </w:p>
    <w:p w14:paraId="258795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nāhe dekhe, andha haila dasyu-gaṇa</w:t>
      </w:r>
      <w:r w:rsidRPr="004A2847">
        <w:rPr>
          <w:rStyle w:val="BookTitle"/>
          <w:rFonts w:asciiTheme="minorHAnsi" w:hAnsiTheme="minorHAnsi" w:cstheme="minorHAnsi"/>
          <w:b w:val="0"/>
          <w:bCs w:val="0"/>
          <w:color w:val="000000"/>
          <w:sz w:val="28"/>
          <w:szCs w:val="28"/>
        </w:rPr>
        <w:br/>
        <w:t>sabei haila hata-prāṇa-buddhi-mana</w:t>
      </w:r>
    </w:p>
    <w:p w14:paraId="5D894CDA" w14:textId="1D021983"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dacoits became so blind that they could not see a thing, and their life airs, their intelligence, and their minds became paralyzed</w:t>
      </w:r>
      <w:ins w:id="243" w:author="your servant" w:date="2020-06-11T20:22:00Z">
        <w:r w:rsidR="001F7815">
          <w:rPr>
            <w:rStyle w:val="BookTitle"/>
            <w:rFonts w:asciiTheme="minorHAnsi" w:hAnsiTheme="minorHAnsi" w:cstheme="minorHAnsi"/>
            <w:b/>
            <w:bCs/>
            <w:color w:val="800000"/>
            <w:sz w:val="28"/>
            <w:szCs w:val="28"/>
          </w:rPr>
          <w:t>.</w:t>
        </w:r>
      </w:ins>
    </w:p>
    <w:p w14:paraId="7756406D" w14:textId="1FD3F5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5.606</w:t>
      </w:r>
    </w:p>
    <w:p w14:paraId="42F291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606</w:t>
      </w:r>
    </w:p>
    <w:p w14:paraId="6ECE72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giyā paḍe gaḍa-khāira bhitare</w:t>
      </w:r>
      <w:r w:rsidRPr="004A2847">
        <w:rPr>
          <w:rStyle w:val="BookTitle"/>
          <w:rFonts w:asciiTheme="minorHAnsi" w:hAnsiTheme="minorHAnsi" w:cstheme="minorHAnsi"/>
          <w:b w:val="0"/>
          <w:bCs w:val="0"/>
          <w:color w:val="000000"/>
          <w:sz w:val="28"/>
          <w:szCs w:val="28"/>
        </w:rPr>
        <w:br/>
        <w:t>joṅke poke ḍāṅse tāre kāmaḍāi’ māre</w:t>
      </w:r>
    </w:p>
    <w:p w14:paraId="01000D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fell into the trench and were bitten by leeches, insects, and bees.</w:t>
      </w:r>
    </w:p>
    <w:p w14:paraId="7A16CF8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gaḍa-khāira </w:t>
      </w:r>
      <w:r w:rsidRPr="004A2847">
        <w:rPr>
          <w:rStyle w:val="BookTitle"/>
          <w:rFonts w:asciiTheme="minorHAnsi" w:hAnsiTheme="minorHAnsi" w:cstheme="minorHAnsi"/>
          <w:b w:val="0"/>
          <w:bCs w:val="0"/>
          <w:color w:val="000000"/>
          <w:sz w:val="28"/>
          <w:szCs w:val="28"/>
        </w:rPr>
        <w:t>refers to a trench surrounding the palace or residence of a king or landlord.</w:t>
      </w:r>
    </w:p>
    <w:p w14:paraId="5824F857" w14:textId="40999E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5.607</w:t>
      </w:r>
    </w:p>
    <w:p w14:paraId="1D57F5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607</w:t>
      </w:r>
    </w:p>
    <w:p w14:paraId="527B9F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ucchiṣṭa gartete keha keha giyā paḍe</w:t>
      </w:r>
      <w:r w:rsidRPr="004A2847">
        <w:rPr>
          <w:rStyle w:val="BookTitle"/>
          <w:rFonts w:asciiTheme="minorHAnsi" w:hAnsiTheme="minorHAnsi" w:cstheme="minorHAnsi"/>
          <w:b w:val="0"/>
          <w:bCs w:val="0"/>
          <w:color w:val="000000"/>
          <w:sz w:val="28"/>
          <w:szCs w:val="28"/>
        </w:rPr>
        <w:br/>
        <w:t>tathāya maraye vichā-pokera kāmaḍe</w:t>
      </w:r>
    </w:p>
    <w:p w14:paraId="6BB2B3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fell into a pit where food remnants were thrown and suffered from the bites of insects and scorpions.</w:t>
      </w:r>
    </w:p>
    <w:p w14:paraId="41A4656B" w14:textId="5F9BD4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5.608</w:t>
      </w:r>
    </w:p>
    <w:p w14:paraId="5AD384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608</w:t>
      </w:r>
    </w:p>
    <w:p w14:paraId="7F9798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keha paḍe giyā kāṅṭāra upare</w:t>
      </w:r>
      <w:r w:rsidRPr="004A2847">
        <w:rPr>
          <w:rStyle w:val="BookTitle"/>
          <w:rFonts w:asciiTheme="minorHAnsi" w:hAnsiTheme="minorHAnsi" w:cstheme="minorHAnsi"/>
          <w:b w:val="0"/>
          <w:bCs w:val="0"/>
          <w:color w:val="000000"/>
          <w:sz w:val="28"/>
          <w:szCs w:val="28"/>
        </w:rPr>
        <w:br/>
        <w:t>sarva aṅge phuṭe kāṅṭā, naḍite nā pāre</w:t>
      </w:r>
    </w:p>
    <w:p w14:paraId="75C82A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fell on thorns that pierced their entire bodies so they were unable to move.</w:t>
      </w:r>
    </w:p>
    <w:p w14:paraId="1B18A5AE" w14:textId="575C66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5.609</w:t>
      </w:r>
    </w:p>
    <w:p w14:paraId="1B98BE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609</w:t>
      </w:r>
    </w:p>
    <w:p w14:paraId="4DCE60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khālera bhitare giyā paḍe kona jana</w:t>
      </w:r>
      <w:r w:rsidRPr="004A2847">
        <w:rPr>
          <w:rStyle w:val="BookTitle"/>
          <w:rFonts w:asciiTheme="minorHAnsi" w:hAnsiTheme="minorHAnsi" w:cstheme="minorHAnsi"/>
          <w:b w:val="0"/>
          <w:bCs w:val="0"/>
          <w:color w:val="000000"/>
          <w:sz w:val="28"/>
          <w:szCs w:val="28"/>
        </w:rPr>
        <w:br/>
        <w:t>hasta-pada bhāṅgi’ keha karaye krandana</w:t>
      </w:r>
    </w:p>
    <w:p w14:paraId="016AF0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fell into a hole, wherein their hands and legs were broken, and they began to cry.</w:t>
      </w:r>
    </w:p>
    <w:p w14:paraId="7E8E8448" w14:textId="126CAE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5.610</w:t>
      </w:r>
    </w:p>
    <w:p w14:paraId="3C75CC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610</w:t>
      </w:r>
    </w:p>
    <w:p w14:paraId="0E36D4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seikhāne kāro kāro gāye āila jvara</w:t>
      </w:r>
      <w:r w:rsidRPr="004A2847">
        <w:rPr>
          <w:rStyle w:val="BookTitle"/>
          <w:rFonts w:asciiTheme="minorHAnsi" w:hAnsiTheme="minorHAnsi" w:cstheme="minorHAnsi"/>
          <w:b w:val="0"/>
          <w:bCs w:val="0"/>
          <w:color w:val="000000"/>
          <w:sz w:val="28"/>
          <w:szCs w:val="28"/>
        </w:rPr>
        <w:br/>
        <w:t>sarva dasyu-gaṇa cintā pāila antara</w:t>
      </w:r>
    </w:p>
    <w:p w14:paraId="687512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of the dacoits there were afflicted by fever, but every one of them became frightened.</w:t>
      </w:r>
    </w:p>
    <w:p w14:paraId="6E4B76F9" w14:textId="7F69E1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5.611</w:t>
      </w:r>
    </w:p>
    <w:p w14:paraId="602023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611</w:t>
      </w:r>
    </w:p>
    <w:p w14:paraId="4BF8CE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indra parama-kautukī</w:t>
      </w:r>
      <w:r w:rsidRPr="004A2847">
        <w:rPr>
          <w:rStyle w:val="BookTitle"/>
          <w:rFonts w:asciiTheme="minorHAnsi" w:hAnsiTheme="minorHAnsi" w:cstheme="minorHAnsi"/>
          <w:b w:val="0"/>
          <w:bCs w:val="0"/>
          <w:color w:val="000000"/>
          <w:sz w:val="28"/>
          <w:szCs w:val="28"/>
        </w:rPr>
        <w:br/>
        <w:t>karite lāgilā mahā-jhaḍa-vṛṣṭi tathi</w:t>
      </w:r>
    </w:p>
    <w:p w14:paraId="231A7F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At that time the mischievous Indra sent a great rainstorm there.</w:t>
      </w:r>
    </w:p>
    <w:p w14:paraId="4A89DE48" w14:textId="637D1F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5.612</w:t>
      </w:r>
    </w:p>
    <w:p w14:paraId="26215C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612</w:t>
      </w:r>
    </w:p>
    <w:p w14:paraId="68F7CC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 mare dasyu poka-joṅkera kāmaḍe</w:t>
      </w:r>
      <w:r w:rsidRPr="004A2847">
        <w:rPr>
          <w:rStyle w:val="BookTitle"/>
          <w:rFonts w:asciiTheme="minorHAnsi" w:hAnsiTheme="minorHAnsi" w:cstheme="minorHAnsi"/>
          <w:b w:val="0"/>
          <w:bCs w:val="0"/>
          <w:color w:val="000000"/>
          <w:sz w:val="28"/>
          <w:szCs w:val="28"/>
        </w:rPr>
        <w:br/>
        <w:t>viśeṣe maraye āro mahāvṛṣṭi-jhaḍe</w:t>
      </w:r>
    </w:p>
    <w:p w14:paraId="05708F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First the dacoits suffered the bites of leeches and insects, then they suffered further from the great rainstorm.</w:t>
      </w:r>
    </w:p>
    <w:p w14:paraId="4A3B28E1" w14:textId="1BEA0A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5.613</w:t>
      </w:r>
    </w:p>
    <w:p w14:paraId="5A9C29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613</w:t>
      </w:r>
    </w:p>
    <w:p w14:paraId="33E6D9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śilāvṛṣṭi paḍe saba aṅgera upare</w:t>
      </w:r>
      <w:r w:rsidRPr="004A2847">
        <w:rPr>
          <w:rStyle w:val="BookTitle"/>
          <w:rFonts w:asciiTheme="minorHAnsi" w:hAnsiTheme="minorHAnsi" w:cstheme="minorHAnsi"/>
          <w:b w:val="0"/>
          <w:bCs w:val="0"/>
          <w:color w:val="000000"/>
          <w:sz w:val="28"/>
          <w:szCs w:val="28"/>
        </w:rPr>
        <w:br/>
        <w:t>prāṇa nāhi yāya, bhāse duḥkhera sāgare</w:t>
      </w:r>
    </w:p>
    <w:p w14:paraId="3A2F59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Hail fell on them, yet they did not die but simply floated in an ocean of misery.</w:t>
      </w:r>
    </w:p>
    <w:p w14:paraId="457ED5DE" w14:textId="16F2DB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5.614</w:t>
      </w:r>
    </w:p>
    <w:p w14:paraId="2DDF90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614</w:t>
      </w:r>
    </w:p>
    <w:p w14:paraId="74BCF2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paḍaye eko mahā-jhanjhanā</w:t>
      </w:r>
      <w:r w:rsidRPr="004A2847">
        <w:rPr>
          <w:rStyle w:val="BookTitle"/>
          <w:rFonts w:asciiTheme="minorHAnsi" w:hAnsiTheme="minorHAnsi" w:cstheme="minorHAnsi"/>
          <w:b w:val="0"/>
          <w:bCs w:val="0"/>
          <w:color w:val="000000"/>
          <w:sz w:val="28"/>
          <w:szCs w:val="28"/>
        </w:rPr>
        <w:br/>
        <w:t>trāse mūrcchā yāya sabe pāsari’ āpanā</w:t>
      </w:r>
    </w:p>
    <w:p w14:paraId="0FAEA7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one lightning bolt struck there, and they forgot themselves and lost consciousness out of fear.</w:t>
      </w:r>
    </w:p>
    <w:p w14:paraId="3A6F1FA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mahā-jhanjhanā </w:t>
      </w:r>
      <w:r w:rsidRPr="004A2847">
        <w:rPr>
          <w:rStyle w:val="BookTitle"/>
          <w:rFonts w:asciiTheme="minorHAnsi" w:hAnsiTheme="minorHAnsi" w:cstheme="minorHAnsi"/>
          <w:b w:val="0"/>
          <w:bCs w:val="0"/>
          <w:color w:val="000000"/>
          <w:sz w:val="28"/>
          <w:szCs w:val="28"/>
        </w:rPr>
        <w:t>means “lightning bolt.”</w:t>
      </w:r>
    </w:p>
    <w:p w14:paraId="541D15FD" w14:textId="0EABDE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5.615</w:t>
      </w:r>
    </w:p>
    <w:p w14:paraId="7AE175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615</w:t>
      </w:r>
    </w:p>
    <w:p w14:paraId="36558F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mahāvṛṣṭi dasyu-gaṇa bhije nirantara</w:t>
      </w:r>
      <w:r w:rsidRPr="004A2847">
        <w:rPr>
          <w:rStyle w:val="BookTitle"/>
          <w:rFonts w:asciiTheme="minorHAnsi" w:hAnsiTheme="minorHAnsi" w:cstheme="minorHAnsi"/>
          <w:b w:val="0"/>
          <w:bCs w:val="0"/>
          <w:color w:val="000000"/>
          <w:sz w:val="28"/>
          <w:szCs w:val="28"/>
        </w:rPr>
        <w:br/>
        <w:t>mahā-śīte sabhāra kampita kalevara</w:t>
      </w:r>
    </w:p>
    <w:p w14:paraId="0B6493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Because of the heavy rain, the dacoits were completely soaked </w:t>
      </w:r>
      <w:commentRangeStart w:id="244"/>
      <w:r w:rsidRPr="004A2847">
        <w:rPr>
          <w:rStyle w:val="BookTitle"/>
          <w:rFonts w:asciiTheme="minorHAnsi" w:hAnsiTheme="minorHAnsi" w:cstheme="minorHAnsi"/>
          <w:b/>
          <w:bCs/>
          <w:color w:val="800000"/>
          <w:sz w:val="28"/>
          <w:szCs w:val="28"/>
        </w:rPr>
        <w:t>and began to shiver from the extreme cold.</w:t>
      </w:r>
      <w:commentRangeEnd w:id="244"/>
      <w:r w:rsidR="001F7815">
        <w:rPr>
          <w:rStyle w:val="CommentReference"/>
          <w:b w:val="0"/>
          <w:bCs w:val="0"/>
          <w:color w:val="auto"/>
        </w:rPr>
        <w:commentReference w:id="244"/>
      </w:r>
    </w:p>
    <w:p w14:paraId="2C867F8E" w14:textId="6E3E3A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5.616</w:t>
      </w:r>
    </w:p>
    <w:p w14:paraId="3ED835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616</w:t>
      </w:r>
    </w:p>
    <w:p w14:paraId="079834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andha haiyāche—kichu nā pāya dekhite</w:t>
      </w:r>
      <w:r w:rsidRPr="004A2847">
        <w:rPr>
          <w:rStyle w:val="BookTitle"/>
          <w:rFonts w:asciiTheme="minorHAnsi" w:hAnsiTheme="minorHAnsi" w:cstheme="minorHAnsi"/>
          <w:b w:val="0"/>
          <w:bCs w:val="0"/>
          <w:color w:val="000000"/>
          <w:sz w:val="28"/>
          <w:szCs w:val="28"/>
        </w:rPr>
        <w:br/>
        <w:t>mare dasyu-gaṇa mahā-jhaḍa-vṛṣṭi-śīte</w:t>
      </w:r>
    </w:p>
    <w:p w14:paraId="751D80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were blinded and unable to see a thing, and now they suffered from the great rainstorm and cold.</w:t>
      </w:r>
    </w:p>
    <w:p w14:paraId="07DDF265" w14:textId="370435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5.617</w:t>
      </w:r>
    </w:p>
    <w:p w14:paraId="68A8D1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617</w:t>
      </w:r>
    </w:p>
    <w:p w14:paraId="2F7065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nityānanda-drohe āsiyāche e jāniyā</w:t>
      </w:r>
      <w:r w:rsidRPr="004A2847">
        <w:rPr>
          <w:rStyle w:val="BookTitle"/>
          <w:rFonts w:asciiTheme="minorHAnsi" w:hAnsiTheme="minorHAnsi" w:cstheme="minorHAnsi"/>
          <w:b w:val="0"/>
          <w:bCs w:val="0"/>
          <w:color w:val="000000"/>
          <w:sz w:val="28"/>
          <w:szCs w:val="28"/>
        </w:rPr>
        <w:br/>
        <w:t>krodha indra viśeṣe mārena duḥkha diyā</w:t>
      </w:r>
    </w:p>
    <w:p w14:paraId="05FE7C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Realizing that they had come to trouble Nityānanda, the angry Indra awarded them severe punishment.</w:t>
      </w:r>
    </w:p>
    <w:p w14:paraId="0F0302AD" w14:textId="227062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5.618</w:t>
      </w:r>
    </w:p>
    <w:p w14:paraId="018A4E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618</w:t>
      </w:r>
    </w:p>
    <w:p w14:paraId="320307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kato-kṣaṇe dasyu-senāpati ye brāhmaṇa</w:t>
      </w:r>
      <w:r w:rsidRPr="004A2847">
        <w:rPr>
          <w:rStyle w:val="BookTitle"/>
          <w:rFonts w:asciiTheme="minorHAnsi" w:hAnsiTheme="minorHAnsi" w:cstheme="minorHAnsi"/>
          <w:b w:val="0"/>
          <w:bCs w:val="0"/>
          <w:color w:val="000000"/>
          <w:sz w:val="28"/>
          <w:szCs w:val="28"/>
        </w:rPr>
        <w:br/>
        <w:t>akasmāt bhāgye tāra haila smaraṇa</w:t>
      </w:r>
    </w:p>
    <w:p w14:paraId="3942DF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some </w:t>
      </w:r>
      <w:proofErr w:type="gramStart"/>
      <w:r w:rsidRPr="004A2847">
        <w:rPr>
          <w:rStyle w:val="BookTitle"/>
          <w:rFonts w:asciiTheme="minorHAnsi" w:hAnsiTheme="minorHAnsi" w:cstheme="minorHAnsi"/>
          <w:b/>
          <w:bCs/>
          <w:color w:val="800000"/>
          <w:sz w:val="28"/>
          <w:szCs w:val="28"/>
        </w:rPr>
        <w:t>time</w:t>
      </w:r>
      <w:proofErr w:type="gramEnd"/>
      <w:r w:rsidRPr="004A2847">
        <w:rPr>
          <w:rStyle w:val="BookTitle"/>
          <w:rFonts w:asciiTheme="minorHAnsi" w:hAnsiTheme="minorHAnsi" w:cstheme="minorHAnsi"/>
          <w:b/>
          <w:bCs/>
          <w:color w:val="800000"/>
          <w:sz w:val="28"/>
          <w:szCs w:val="28"/>
        </w:rPr>
        <w:t xml:space="preserve">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leader of those dacoits suddenly had a thought out of some good fortunate.</w:t>
      </w:r>
    </w:p>
    <w:p w14:paraId="558B43E7" w14:textId="559472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5.619</w:t>
      </w:r>
    </w:p>
    <w:p w14:paraId="5AB8CD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619</w:t>
      </w:r>
    </w:p>
    <w:p w14:paraId="7EAFDC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mane bhāve vipra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nityānanda nara nahe</w:t>
      </w:r>
      <w:r w:rsidRPr="004A2847">
        <w:rPr>
          <w:rStyle w:val="BookTitle"/>
          <w:rFonts w:asciiTheme="minorHAnsi" w:hAnsiTheme="minorHAnsi" w:cstheme="minorHAnsi"/>
          <w:b w:val="0"/>
          <w:bCs w:val="0"/>
          <w:color w:val="000000"/>
          <w:sz w:val="28"/>
          <w:szCs w:val="28"/>
        </w:rPr>
        <w:br/>
        <w:t>satya eho īśvara,—manuṣya kabhu kahe</w:t>
      </w:r>
    </w:p>
    <w:p w14:paraId="3BA515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thought, “Nityānanda is not a human being. He is certainly the Supreme Lord. He cannot be an ordinary man.</w:t>
      </w:r>
    </w:p>
    <w:p w14:paraId="472581F1" w14:textId="1E4036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5.620</w:t>
      </w:r>
    </w:p>
    <w:p w14:paraId="04F6DB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620</w:t>
      </w:r>
    </w:p>
    <w:p w14:paraId="0D5B6533" w14:textId="560C59D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mohilena sabāre nidrāya</w:t>
      </w:r>
      <w:r w:rsidRPr="004A2847">
        <w:rPr>
          <w:rStyle w:val="BookTitle"/>
          <w:rFonts w:asciiTheme="minorHAnsi" w:hAnsiTheme="minorHAnsi" w:cstheme="minorHAnsi"/>
          <w:b w:val="0"/>
          <w:bCs w:val="0"/>
          <w:color w:val="000000"/>
          <w:sz w:val="28"/>
          <w:szCs w:val="28"/>
        </w:rPr>
        <w:br/>
        <w:t>tathāpiha nā bujhiluṁ</w:t>
      </w:r>
      <w:ins w:id="245" w:author="your servant" w:date="2020-06-11T20:25:00Z">
        <w:r w:rsidR="009B3386">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īśvara-māyāya</w:t>
      </w:r>
    </w:p>
    <w:p w14:paraId="064616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day He bewildered us with sleep, yet we could not understand because of </w:t>
      </w:r>
      <w:r w:rsidRPr="004A2847">
        <w:rPr>
          <w:rStyle w:val="BookTitle"/>
          <w:rFonts w:asciiTheme="minorHAnsi" w:hAnsiTheme="minorHAnsi" w:cstheme="minorHAnsi"/>
          <w:b/>
          <w:bCs/>
          <w:color w:val="800000"/>
          <w:sz w:val="28"/>
          <w:szCs w:val="28"/>
        </w:rPr>
        <w:lastRenderedPageBreak/>
        <w:t>the influence of the Lord’s illusory energy.</w:t>
      </w:r>
    </w:p>
    <w:p w14:paraId="49DC85A0" w14:textId="5F162A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5.621</w:t>
      </w:r>
    </w:p>
    <w:p w14:paraId="2BFF39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621</w:t>
      </w:r>
    </w:p>
    <w:p w14:paraId="795BE5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dina mahā-adbhuta padātika-gaṇa</w:t>
      </w:r>
      <w:r w:rsidRPr="004A2847">
        <w:rPr>
          <w:rStyle w:val="BookTitle"/>
          <w:rFonts w:asciiTheme="minorHAnsi" w:hAnsiTheme="minorHAnsi" w:cstheme="minorHAnsi"/>
          <w:b w:val="0"/>
          <w:bCs w:val="0"/>
          <w:color w:val="000000"/>
          <w:sz w:val="28"/>
          <w:szCs w:val="28"/>
        </w:rPr>
        <w:br/>
        <w:t>dekhāila, tabu mora nahila cetana</w:t>
      </w:r>
    </w:p>
    <w:p w14:paraId="557955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“Another day He showed us those most wonderful soldiers, but still we did not come to our senses.</w:t>
      </w:r>
    </w:p>
    <w:p w14:paraId="2ACA54FF" w14:textId="446363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5.622</w:t>
      </w:r>
    </w:p>
    <w:p w14:paraId="2F2B95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622</w:t>
      </w:r>
    </w:p>
    <w:p w14:paraId="360B7C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yogya muñi-pāpiṣṭhera e saba durgati</w:t>
      </w:r>
      <w:r w:rsidRPr="004A2847">
        <w:rPr>
          <w:rStyle w:val="BookTitle"/>
          <w:rFonts w:asciiTheme="minorHAnsi" w:hAnsiTheme="minorHAnsi" w:cstheme="minorHAnsi"/>
          <w:b w:val="0"/>
          <w:bCs w:val="0"/>
          <w:color w:val="000000"/>
          <w:sz w:val="28"/>
          <w:szCs w:val="28"/>
        </w:rPr>
        <w:br/>
        <w:t>harite prabhura dhana yena kailuṅ mati</w:t>
      </w:r>
    </w:p>
    <w:p w14:paraId="71B6BF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suffering is appropriate for sinful persons like us, for we tried to plunder the Lord’s wealth.</w:t>
      </w:r>
    </w:p>
    <w:p w14:paraId="0ADBE438" w14:textId="7B45E8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5.623</w:t>
      </w:r>
    </w:p>
    <w:p w14:paraId="30CEDD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623</w:t>
      </w:r>
    </w:p>
    <w:p w14:paraId="0B11C1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mahāsaṅkaṭe more ke karibe pāra</w:t>
      </w:r>
      <w:r w:rsidRPr="004A2847">
        <w:rPr>
          <w:rStyle w:val="BookTitle"/>
          <w:rFonts w:asciiTheme="minorHAnsi" w:hAnsiTheme="minorHAnsi" w:cstheme="minorHAnsi"/>
          <w:b w:val="0"/>
          <w:bCs w:val="0"/>
          <w:color w:val="000000"/>
          <w:sz w:val="28"/>
          <w:szCs w:val="28"/>
        </w:rPr>
        <w:br/>
        <w:t>nityānanda bai mora gati nāhi āra”</w:t>
      </w:r>
    </w:p>
    <w:p w14:paraId="434453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So</w:t>
      </w:r>
      <w:proofErr w:type="gramEnd"/>
      <w:r w:rsidRPr="004A2847">
        <w:rPr>
          <w:rStyle w:val="BookTitle"/>
          <w:rFonts w:asciiTheme="minorHAnsi" w:hAnsiTheme="minorHAnsi" w:cstheme="minorHAnsi"/>
          <w:b/>
          <w:bCs/>
          <w:color w:val="800000"/>
          <w:sz w:val="28"/>
          <w:szCs w:val="28"/>
        </w:rPr>
        <w:t xml:space="preserve"> who can protect me from this great danger? I have no shelter other than Nityānanda.”</w:t>
      </w:r>
    </w:p>
    <w:p w14:paraId="2F4DBFC6" w14:textId="529113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5.624</w:t>
      </w:r>
    </w:p>
    <w:p w14:paraId="54C2CC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624</w:t>
      </w:r>
    </w:p>
    <w:p w14:paraId="502450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bhāvi’ dvija nityānandera caraṇa</w:t>
      </w:r>
      <w:r w:rsidRPr="004A2847">
        <w:rPr>
          <w:rStyle w:val="BookTitle"/>
          <w:rFonts w:asciiTheme="minorHAnsi" w:hAnsiTheme="minorHAnsi" w:cstheme="minorHAnsi"/>
          <w:b w:val="0"/>
          <w:bCs w:val="0"/>
          <w:color w:val="000000"/>
          <w:sz w:val="28"/>
          <w:szCs w:val="28"/>
        </w:rPr>
        <w:br/>
        <w:t>cintiyā ekānta-bhāve laila śaraṇa</w:t>
      </w:r>
    </w:p>
    <w:p w14:paraId="1C2C92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thinking in this way,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meditated on and took complete shelter of the lotus feet of Nityānanda.</w:t>
      </w:r>
    </w:p>
    <w:p w14:paraId="74EDA265" w14:textId="159452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5.625</w:t>
      </w:r>
    </w:p>
    <w:p w14:paraId="5B7BEA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625</w:t>
      </w:r>
    </w:p>
    <w:p w14:paraId="3BD8CF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se caraṇa cintile āpada nāhi āra</w:t>
      </w:r>
      <w:r w:rsidRPr="004A2847">
        <w:rPr>
          <w:rStyle w:val="BookTitle"/>
          <w:rFonts w:asciiTheme="minorHAnsi" w:hAnsiTheme="minorHAnsi" w:cstheme="minorHAnsi"/>
          <w:b w:val="0"/>
          <w:bCs w:val="0"/>
          <w:color w:val="000000"/>
          <w:sz w:val="28"/>
          <w:szCs w:val="28"/>
        </w:rPr>
        <w:br/>
        <w:t>sei-kṣaṇe koṭi aparādhīra o nistāra</w:t>
      </w:r>
    </w:p>
    <w:p w14:paraId="078A78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meditating on His lotus feet, even one who has committed millions of offenses is immediately delivered from all difficulties.</w:t>
      </w:r>
    </w:p>
    <w:p w14:paraId="6643CBAD" w14:textId="530EB6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5.626</w:t>
      </w:r>
    </w:p>
    <w:p w14:paraId="51E995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626</w:t>
      </w:r>
    </w:p>
    <w:p w14:paraId="091347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“rakṣa rakṣa nityānanda śrī-bāla-gopāla!</w:t>
      </w:r>
      <w:r w:rsidRPr="004A2847">
        <w:rPr>
          <w:rStyle w:val="BookTitle"/>
          <w:rFonts w:asciiTheme="minorHAnsi" w:hAnsiTheme="minorHAnsi" w:cstheme="minorHAnsi"/>
          <w:b w:val="0"/>
          <w:bCs w:val="0"/>
          <w:color w:val="000000"/>
          <w:sz w:val="28"/>
          <w:szCs w:val="28"/>
        </w:rPr>
        <w:br/>
        <w:t>rakṣā kara’ prabhu, tumi sarva-jīva-pāla</w:t>
      </w:r>
    </w:p>
    <w:p w14:paraId="43ADE7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Nityānanda, O Śrī Bāla-gopāla, please protect me! O Lord,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are the maintainer of all living entities, please protect me!</w:t>
      </w:r>
    </w:p>
    <w:p w14:paraId="018BD26C" w14:textId="3B37AA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5.627</w:t>
      </w:r>
    </w:p>
    <w:p w14:paraId="6C1417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627</w:t>
      </w:r>
    </w:p>
    <w:p w14:paraId="59D698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jana āchāḍa prabhu, pṛthivīte khāya</w:t>
      </w:r>
      <w:r w:rsidRPr="004A2847">
        <w:rPr>
          <w:rStyle w:val="BookTitle"/>
          <w:rFonts w:asciiTheme="minorHAnsi" w:hAnsiTheme="minorHAnsi" w:cstheme="minorHAnsi"/>
          <w:b w:val="0"/>
          <w:bCs w:val="0"/>
          <w:color w:val="000000"/>
          <w:sz w:val="28"/>
          <w:szCs w:val="28"/>
        </w:rPr>
        <w:br/>
        <w:t>punaś ca pṛthivī tāre hayena sahāya</w:t>
      </w:r>
    </w:p>
    <w:p w14:paraId="18A102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if a person falls forcefully to the ground, the earth again supports him.</w:t>
      </w:r>
    </w:p>
    <w:p w14:paraId="73E32D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a person falls to the ground, the earth does not allow him to fall further but kindly protects him.</w:t>
      </w:r>
    </w:p>
    <w:p w14:paraId="6D5E10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stated:</w:t>
      </w:r>
    </w:p>
    <w:p w14:paraId="4CBB9A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bhūmau skhalita-pādānāṁ   bhūmir evāvalambanam</w:t>
      </w:r>
      <w:r w:rsidRPr="004A2847">
        <w:rPr>
          <w:rStyle w:val="BookTitle"/>
          <w:rFonts w:asciiTheme="minorHAnsi" w:hAnsiTheme="minorHAnsi" w:cstheme="minorHAnsi"/>
          <w:b w:val="0"/>
          <w:bCs w:val="0"/>
          <w:color w:val="000000"/>
          <w:sz w:val="28"/>
          <w:szCs w:val="28"/>
        </w:rPr>
        <w:br/>
        <w:t>tvayi jātāparādhānāṁ   tvam eva śaraṇaṁ prabho</w:t>
      </w:r>
    </w:p>
    <w:p w14:paraId="54222072" w14:textId="77777777" w:rsidR="00A969AE" w:rsidRPr="004E63FE" w:rsidRDefault="00A969AE">
      <w:pPr>
        <w:pStyle w:val="Translation"/>
        <w:rPr>
          <w:rStyle w:val="BookTitle"/>
          <w:rFonts w:asciiTheme="minorHAnsi" w:hAnsiTheme="minorHAnsi" w:cstheme="minorHAnsi"/>
          <w:sz w:val="28"/>
          <w:szCs w:val="28"/>
          <w:rPrChange w:id="246" w:author="your servant" w:date="2020-06-11T20:27:00Z">
            <w:rPr>
              <w:rStyle w:val="BookTitle"/>
              <w:rFonts w:asciiTheme="minorHAnsi" w:hAnsiTheme="minorHAnsi" w:cstheme="minorHAnsi"/>
              <w:b/>
              <w:bCs/>
              <w:i/>
              <w:iCs/>
              <w:color w:val="800000"/>
              <w:sz w:val="28"/>
              <w:szCs w:val="28"/>
            </w:rPr>
          </w:rPrChange>
        </w:rPr>
      </w:pPr>
      <w:r w:rsidRPr="004E63FE">
        <w:rPr>
          <w:rStyle w:val="BookTitle"/>
          <w:rFonts w:asciiTheme="minorHAnsi" w:hAnsiTheme="minorHAnsi" w:cstheme="minorHAnsi"/>
          <w:sz w:val="28"/>
          <w:szCs w:val="28"/>
          <w:rPrChange w:id="247" w:author="your servant" w:date="2020-06-11T20:27:00Z">
            <w:rPr>
              <w:rStyle w:val="BookTitle"/>
              <w:rFonts w:asciiTheme="minorHAnsi" w:hAnsiTheme="minorHAnsi" w:cstheme="minorHAnsi"/>
              <w:b/>
              <w:bCs/>
              <w:color w:val="800000"/>
              <w:sz w:val="28"/>
              <w:szCs w:val="28"/>
            </w:rPr>
          </w:rPrChange>
        </w:rPr>
        <w:t xml:space="preserve">“Those who trip and fall have only the ground as support to again get up. Similarly, O Lord, those who commit offenses to You have </w:t>
      </w:r>
      <w:proofErr w:type="gramStart"/>
      <w:r w:rsidRPr="004E63FE">
        <w:rPr>
          <w:rStyle w:val="BookTitle"/>
          <w:rFonts w:asciiTheme="minorHAnsi" w:hAnsiTheme="minorHAnsi" w:cstheme="minorHAnsi"/>
          <w:sz w:val="28"/>
          <w:szCs w:val="28"/>
          <w:rPrChange w:id="248" w:author="your servant" w:date="2020-06-11T20:27:00Z">
            <w:rPr>
              <w:rStyle w:val="BookTitle"/>
              <w:rFonts w:asciiTheme="minorHAnsi" w:hAnsiTheme="minorHAnsi" w:cstheme="minorHAnsi"/>
              <w:b/>
              <w:bCs/>
              <w:color w:val="800000"/>
              <w:sz w:val="28"/>
              <w:szCs w:val="28"/>
            </w:rPr>
          </w:rPrChange>
        </w:rPr>
        <w:t>no one but</w:t>
      </w:r>
      <w:proofErr w:type="gramEnd"/>
      <w:r w:rsidRPr="004E63FE">
        <w:rPr>
          <w:rStyle w:val="BookTitle"/>
          <w:rFonts w:asciiTheme="minorHAnsi" w:hAnsiTheme="minorHAnsi" w:cstheme="minorHAnsi"/>
          <w:sz w:val="28"/>
          <w:szCs w:val="28"/>
          <w:rPrChange w:id="249" w:author="your servant" w:date="2020-06-11T20:27:00Z">
            <w:rPr>
              <w:rStyle w:val="BookTitle"/>
              <w:rFonts w:asciiTheme="minorHAnsi" w:hAnsiTheme="minorHAnsi" w:cstheme="minorHAnsi"/>
              <w:b/>
              <w:bCs/>
              <w:color w:val="800000"/>
              <w:sz w:val="28"/>
              <w:szCs w:val="28"/>
            </w:rPr>
          </w:rPrChange>
        </w:rPr>
        <w:t xml:space="preserve"> You for refuge.”</w:t>
      </w:r>
    </w:p>
    <w:p w14:paraId="3C43A55C" w14:textId="690923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5.628</w:t>
      </w:r>
    </w:p>
    <w:p w14:paraId="0A2B7C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628</w:t>
      </w:r>
    </w:p>
    <w:p w14:paraId="414609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e-mata ye tomāte aparādha kare</w:t>
      </w:r>
      <w:r w:rsidRPr="004A2847">
        <w:rPr>
          <w:rStyle w:val="BookTitle"/>
          <w:rFonts w:asciiTheme="minorHAnsi" w:hAnsiTheme="minorHAnsi" w:cstheme="minorHAnsi"/>
          <w:b w:val="0"/>
          <w:bCs w:val="0"/>
          <w:color w:val="000000"/>
          <w:sz w:val="28"/>
          <w:szCs w:val="28"/>
        </w:rPr>
        <w:br/>
        <w:t>śeṣe seho tomāra smaraṇe duḥkha tare</w:t>
      </w:r>
    </w:p>
    <w:p w14:paraId="36ED3B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same way, the distress of one who commits offenses at Your lotus feet is </w:t>
      </w:r>
      <w:r w:rsidRPr="004A2847">
        <w:rPr>
          <w:rStyle w:val="BookTitle"/>
          <w:rFonts w:asciiTheme="minorHAnsi" w:hAnsiTheme="minorHAnsi" w:cstheme="minorHAnsi"/>
          <w:b/>
          <w:bCs/>
          <w:color w:val="800000"/>
          <w:sz w:val="28"/>
          <w:szCs w:val="28"/>
        </w:rPr>
        <w:lastRenderedPageBreak/>
        <w:t>destroyed simply by remembering You.</w:t>
      </w:r>
    </w:p>
    <w:p w14:paraId="461797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a person who suffers distress or poverty becomes angry or disappointed with the Supreme Lord, then that angry or disappointed person commits an offense. For after facing some form of distress or poverty one can understand that You are the only protector.</w:t>
      </w:r>
    </w:p>
    <w:p w14:paraId="12206995" w14:textId="630083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5.629</w:t>
      </w:r>
    </w:p>
    <w:p w14:paraId="007F43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629</w:t>
      </w:r>
    </w:p>
    <w:p w14:paraId="2D4041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se jīvera kṣama sarva aparādha</w:t>
      </w:r>
      <w:r w:rsidRPr="004A2847">
        <w:rPr>
          <w:rStyle w:val="BookTitle"/>
          <w:rFonts w:asciiTheme="minorHAnsi" w:hAnsiTheme="minorHAnsi" w:cstheme="minorHAnsi"/>
          <w:b w:val="0"/>
          <w:bCs w:val="0"/>
          <w:color w:val="000000"/>
          <w:sz w:val="28"/>
          <w:szCs w:val="28"/>
        </w:rPr>
        <w:br/>
        <w:t>patita-janero tumi karaha prasāda</w:t>
      </w:r>
    </w:p>
    <w:p w14:paraId="150C82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forgive all offenses of the living entities, and You bestow mercy on the fallen souls.</w:t>
      </w:r>
    </w:p>
    <w:p w14:paraId="1BFD8B2A" w14:textId="69E8D5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5.630</w:t>
      </w:r>
    </w:p>
    <w:p w14:paraId="68D08C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630</w:t>
      </w:r>
    </w:p>
    <w:p w14:paraId="23A93D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yadyapi āmi brahmaghna govadhī</w:t>
      </w:r>
      <w:r w:rsidRPr="004A2847">
        <w:rPr>
          <w:rStyle w:val="BookTitle"/>
          <w:rFonts w:asciiTheme="minorHAnsi" w:hAnsiTheme="minorHAnsi" w:cstheme="minorHAnsi"/>
          <w:b w:val="0"/>
          <w:bCs w:val="0"/>
          <w:color w:val="000000"/>
          <w:sz w:val="28"/>
          <w:szCs w:val="28"/>
        </w:rPr>
        <w:br/>
        <w:t>mora vāḍā āra prabhu nāhi aparādhī</w:t>
      </w:r>
    </w:p>
    <w:p w14:paraId="2EAB59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have killed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and cows. O Lord, there is no greater offender than me.</w:t>
      </w:r>
    </w:p>
    <w:p w14:paraId="7E83900C" w14:textId="7FCE5F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5.631</w:t>
      </w:r>
    </w:p>
    <w:p w14:paraId="183A1E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631</w:t>
      </w:r>
    </w:p>
    <w:p w14:paraId="08A2EF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mahāpātakī o tomāra śaraṇa</w:t>
      </w:r>
      <w:r w:rsidRPr="004A2847">
        <w:rPr>
          <w:rStyle w:val="BookTitle"/>
          <w:rFonts w:asciiTheme="minorHAnsi" w:hAnsiTheme="minorHAnsi" w:cstheme="minorHAnsi"/>
          <w:b w:val="0"/>
          <w:bCs w:val="0"/>
          <w:color w:val="000000"/>
          <w:sz w:val="28"/>
          <w:szCs w:val="28"/>
        </w:rPr>
        <w:br/>
        <w:t>laile, khaṇḍaye tāra saṁsāra-bandhana</w:t>
      </w:r>
    </w:p>
    <w:p w14:paraId="6DC1F9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the most sinful person takes shelter of You, he is freed from all material bondage.</w:t>
      </w:r>
    </w:p>
    <w:p w14:paraId="4592DEAC" w14:textId="7A32CE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5.632</w:t>
      </w:r>
    </w:p>
    <w:p w14:paraId="2E753B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632</w:t>
      </w:r>
    </w:p>
    <w:p w14:paraId="626883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janmāvadhi tumi se jīvera rākha prāṇa</w:t>
      </w:r>
      <w:r w:rsidRPr="004A2847">
        <w:rPr>
          <w:rStyle w:val="BookTitle"/>
          <w:rFonts w:asciiTheme="minorHAnsi" w:hAnsiTheme="minorHAnsi" w:cstheme="minorHAnsi"/>
          <w:b w:val="0"/>
          <w:bCs w:val="0"/>
          <w:color w:val="000000"/>
          <w:sz w:val="28"/>
          <w:szCs w:val="28"/>
        </w:rPr>
        <w:br/>
        <w:t>ante o tumi se prabhu, kara paritrāṇa</w:t>
      </w:r>
    </w:p>
    <w:p w14:paraId="5E7EFF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protect the living entities from the time of their birth and also at </w:t>
      </w:r>
      <w:r w:rsidRPr="004A2847">
        <w:rPr>
          <w:rStyle w:val="BookTitle"/>
          <w:rFonts w:asciiTheme="minorHAnsi" w:hAnsiTheme="minorHAnsi" w:cstheme="minorHAnsi"/>
          <w:b/>
          <w:bCs/>
          <w:color w:val="800000"/>
          <w:sz w:val="28"/>
          <w:szCs w:val="28"/>
        </w:rPr>
        <w:lastRenderedPageBreak/>
        <w:t>the time of their death.</w:t>
      </w:r>
    </w:p>
    <w:p w14:paraId="491A74CE" w14:textId="7FD293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5.633</w:t>
      </w:r>
    </w:p>
    <w:p w14:paraId="16FFEC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633</w:t>
      </w:r>
    </w:p>
    <w:p w14:paraId="7311CF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saṅkaṭa haite prabhu, kara āji rakṣā</w:t>
      </w:r>
      <w:r w:rsidRPr="004A2847">
        <w:rPr>
          <w:rStyle w:val="BookTitle"/>
          <w:rFonts w:asciiTheme="minorHAnsi" w:hAnsiTheme="minorHAnsi" w:cstheme="minorHAnsi"/>
          <w:b w:val="0"/>
          <w:bCs w:val="0"/>
          <w:color w:val="000000"/>
          <w:sz w:val="28"/>
          <w:szCs w:val="28"/>
        </w:rPr>
        <w:br/>
        <w:t>yadi jīṅa prabhu, tabe kainu ei śikṣā</w:t>
      </w:r>
    </w:p>
    <w:p w14:paraId="0D60BF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please protect me from this calamity today. If I survive, I will remember this lesson.</w:t>
      </w:r>
    </w:p>
    <w:p w14:paraId="53933CD3" w14:textId="00AAF6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5.634</w:t>
      </w:r>
    </w:p>
    <w:p w14:paraId="529140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634</w:t>
      </w:r>
    </w:p>
    <w:p w14:paraId="29708D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janma janma prabhu tumi, muñi tora dāsa</w:t>
      </w:r>
      <w:r w:rsidRPr="004A2847">
        <w:rPr>
          <w:rStyle w:val="BookTitle"/>
          <w:rFonts w:asciiTheme="minorHAnsi" w:hAnsiTheme="minorHAnsi" w:cstheme="minorHAnsi"/>
          <w:b w:val="0"/>
          <w:bCs w:val="0"/>
          <w:color w:val="000000"/>
          <w:sz w:val="28"/>
          <w:szCs w:val="28"/>
        </w:rPr>
        <w:br/>
        <w:t>kibā jīṅa maroṅ ei hau mora āśa”</w:t>
      </w:r>
    </w:p>
    <w:p w14:paraId="5DFC15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“Birth after birth You are my Lord and I am Your servant. Whether I live or die, I have no other desire.”</w:t>
      </w:r>
    </w:p>
    <w:p w14:paraId="2AC4A821" w14:textId="277A69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5.635</w:t>
      </w:r>
    </w:p>
    <w:p w14:paraId="5572B2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635</w:t>
      </w:r>
    </w:p>
    <w:p w14:paraId="2C3617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kṛpā-maya nityānanda-candra avatāra</w:t>
      </w:r>
      <w:r w:rsidRPr="004A2847">
        <w:rPr>
          <w:rStyle w:val="BookTitle"/>
          <w:rFonts w:asciiTheme="minorHAnsi" w:hAnsiTheme="minorHAnsi" w:cstheme="minorHAnsi"/>
          <w:b w:val="0"/>
          <w:bCs w:val="0"/>
          <w:color w:val="000000"/>
          <w:sz w:val="28"/>
          <w:szCs w:val="28"/>
        </w:rPr>
        <w:br/>
        <w:t>śuni’ karilena dasyu-gaṇera uddhāra</w:t>
      </w:r>
    </w:p>
    <w:p w14:paraId="322650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most merciful Nityānanda Candra heard these prayers, He delivered those dacoits.</w:t>
      </w:r>
    </w:p>
    <w:p w14:paraId="02FD9484" w14:textId="72EFB3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5.636</w:t>
      </w:r>
    </w:p>
    <w:p w14:paraId="55372B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636</w:t>
      </w:r>
    </w:p>
    <w:p w14:paraId="408F72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cintite sakala dasyu-gaṇa</w:t>
      </w:r>
      <w:r w:rsidRPr="004A2847">
        <w:rPr>
          <w:rStyle w:val="BookTitle"/>
          <w:rFonts w:asciiTheme="minorHAnsi" w:hAnsiTheme="minorHAnsi" w:cstheme="minorHAnsi"/>
          <w:b w:val="0"/>
          <w:bCs w:val="0"/>
          <w:color w:val="000000"/>
          <w:sz w:val="28"/>
          <w:szCs w:val="28"/>
        </w:rPr>
        <w:br/>
        <w:t>sabāra haila dui cakṣu-vimocana</w:t>
      </w:r>
    </w:p>
    <w:p w14:paraId="5A380A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dacoits thought like this, they regained their eyesight.</w:t>
      </w:r>
    </w:p>
    <w:p w14:paraId="32ECDB50" w14:textId="51D18B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5.637</w:t>
      </w:r>
    </w:p>
    <w:p w14:paraId="43A665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637</w:t>
      </w:r>
    </w:p>
    <w:p w14:paraId="618361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nityānanda-svarūpera śaraṇa-prabhāve</w:t>
      </w:r>
      <w:r w:rsidRPr="004A2847">
        <w:rPr>
          <w:rStyle w:val="BookTitle"/>
          <w:rFonts w:asciiTheme="minorHAnsi" w:hAnsiTheme="minorHAnsi" w:cstheme="minorHAnsi"/>
          <w:b w:val="0"/>
          <w:bCs w:val="0"/>
          <w:color w:val="000000"/>
          <w:sz w:val="28"/>
          <w:szCs w:val="28"/>
        </w:rPr>
        <w:br/>
        <w:t>jhaḍa-vṛṣṭi āra kāra dehe nāhi lāge</w:t>
      </w:r>
    </w:p>
    <w:p w14:paraId="084EF7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influence of surrendering to Nityānanda Svarūpa, they were freed from the distress caused by the rainstorm.</w:t>
      </w:r>
    </w:p>
    <w:p w14:paraId="58738F15" w14:textId="1A365F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5.638</w:t>
      </w:r>
    </w:p>
    <w:p w14:paraId="644507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638</w:t>
      </w:r>
    </w:p>
    <w:p w14:paraId="474152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patha dekhi’ saba dasyu-gaṇa</w:t>
      </w:r>
      <w:r w:rsidRPr="004A2847">
        <w:rPr>
          <w:rStyle w:val="BookTitle"/>
          <w:rFonts w:asciiTheme="minorHAnsi" w:hAnsiTheme="minorHAnsi" w:cstheme="minorHAnsi"/>
          <w:b w:val="0"/>
          <w:bCs w:val="0"/>
          <w:color w:val="000000"/>
          <w:sz w:val="28"/>
          <w:szCs w:val="28"/>
        </w:rPr>
        <w:br/>
        <w:t>mṛta-prāya haye sabe karilā gamana</w:t>
      </w:r>
    </w:p>
    <w:p w14:paraId="30122A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Shortly thereafter the dacoits found their way and returned home almost dead.</w:t>
      </w:r>
    </w:p>
    <w:p w14:paraId="43EC1120" w14:textId="10DFBE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5.639</w:t>
      </w:r>
    </w:p>
    <w:p w14:paraId="5259C8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639</w:t>
      </w:r>
    </w:p>
    <w:p w14:paraId="597641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ghare giyā sei mate dasyu-gaṇa</w:t>
      </w:r>
      <w:r w:rsidRPr="004A2847">
        <w:rPr>
          <w:rStyle w:val="BookTitle"/>
          <w:rFonts w:asciiTheme="minorHAnsi" w:hAnsiTheme="minorHAnsi" w:cstheme="minorHAnsi"/>
          <w:b w:val="0"/>
          <w:bCs w:val="0"/>
          <w:color w:val="000000"/>
          <w:sz w:val="28"/>
          <w:szCs w:val="28"/>
        </w:rPr>
        <w:br/>
        <w:t>gaṅgā-snāna karilena giyā sei-kṣaṇa</w:t>
      </w:r>
    </w:p>
    <w:p w14:paraId="28C3E1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returning home in this way, the dacoits immediately went to take bath in the Ganges.</w:t>
      </w:r>
    </w:p>
    <w:p w14:paraId="7DAF9590" w14:textId="7A65DB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5.640</w:t>
      </w:r>
    </w:p>
    <w:p w14:paraId="5409A4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640</w:t>
      </w:r>
    </w:p>
    <w:p w14:paraId="110737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dasyu-senāpati dvija kāndite kāndite</w:t>
      </w:r>
      <w:r w:rsidRPr="004A2847">
        <w:rPr>
          <w:rStyle w:val="BookTitle"/>
          <w:rFonts w:asciiTheme="minorHAnsi" w:hAnsiTheme="minorHAnsi" w:cstheme="minorHAnsi"/>
          <w:b w:val="0"/>
          <w:bCs w:val="0"/>
          <w:color w:val="000000"/>
          <w:sz w:val="28"/>
          <w:szCs w:val="28"/>
        </w:rPr>
        <w:br/>
        <w:t>nityānanda-caraṇe āilā sei mate</w:t>
      </w:r>
    </w:p>
    <w:p w14:paraId="5CE591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leader of the dacoits then came crying to the lotus feet of Nityānanda.</w:t>
      </w:r>
    </w:p>
    <w:p w14:paraId="6E11C40D" w14:textId="25FF69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5.641</w:t>
      </w:r>
    </w:p>
    <w:p w14:paraId="3A9B27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641</w:t>
      </w:r>
    </w:p>
    <w:p w14:paraId="6D50C2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vasiyā āchena nityānanda viśvanātha</w:t>
      </w:r>
      <w:r w:rsidRPr="004A2847">
        <w:rPr>
          <w:rStyle w:val="BookTitle"/>
          <w:rFonts w:asciiTheme="minorHAnsi" w:hAnsiTheme="minorHAnsi" w:cstheme="minorHAnsi"/>
          <w:b w:val="0"/>
          <w:bCs w:val="0"/>
          <w:color w:val="000000"/>
          <w:sz w:val="28"/>
          <w:szCs w:val="28"/>
        </w:rPr>
        <w:br/>
        <w:t>patita-janere kari’ śubha dṛṣṭi-pāta</w:t>
      </w:r>
    </w:p>
    <w:p w14:paraId="4E4262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the Lord of the universe, was sitting casting His merciful glance on the fallen souls.</w:t>
      </w:r>
    </w:p>
    <w:p w14:paraId="63C96C64" w14:textId="79E0C5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5.642</w:t>
      </w:r>
    </w:p>
    <w:p w14:paraId="415012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642</w:t>
      </w:r>
    </w:p>
    <w:p w14:paraId="37DE6C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bhakta-gaṇa kare hari-dhvani</w:t>
      </w:r>
      <w:r w:rsidRPr="004A2847">
        <w:rPr>
          <w:rStyle w:val="BookTitle"/>
          <w:rFonts w:asciiTheme="minorHAnsi" w:hAnsiTheme="minorHAnsi" w:cstheme="minorHAnsi"/>
          <w:b w:val="0"/>
          <w:bCs w:val="0"/>
          <w:color w:val="000000"/>
          <w:sz w:val="28"/>
          <w:szCs w:val="28"/>
        </w:rPr>
        <w:br/>
        <w:t>ānande huṅkāra kare avadhūta-maṇi</w:t>
      </w:r>
    </w:p>
    <w:p w14:paraId="6B04CD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devotees in the four directions were chanting the name of Hari, and the crest jewel of the </w:t>
      </w:r>
      <w:r w:rsidRPr="004A2847">
        <w:rPr>
          <w:rStyle w:val="BookTitle"/>
          <w:rFonts w:asciiTheme="minorHAnsi" w:hAnsiTheme="minorHAnsi" w:cstheme="minorHAnsi"/>
          <w:b/>
          <w:bCs/>
          <w:i/>
          <w:iCs/>
          <w:color w:val="800000"/>
          <w:sz w:val="28"/>
          <w:szCs w:val="28"/>
        </w:rPr>
        <w:t>avadhūtas</w:t>
      </w:r>
      <w:r w:rsidRPr="004A2847">
        <w:rPr>
          <w:rStyle w:val="BookTitle"/>
          <w:rFonts w:asciiTheme="minorHAnsi" w:hAnsiTheme="minorHAnsi" w:cstheme="minorHAnsi"/>
          <w:b/>
          <w:bCs/>
          <w:color w:val="800000"/>
          <w:sz w:val="28"/>
          <w:szCs w:val="28"/>
        </w:rPr>
        <w:t xml:space="preserve"> roared in ecstasy.</w:t>
      </w:r>
    </w:p>
    <w:p w14:paraId="32451F0D" w14:textId="555396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5.643</w:t>
      </w:r>
    </w:p>
    <w:p w14:paraId="20C4F6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643</w:t>
      </w:r>
    </w:p>
    <w:p w14:paraId="3F4403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mahādasyu dvija henai samaya</w:t>
      </w:r>
      <w:r w:rsidRPr="004A2847">
        <w:rPr>
          <w:rStyle w:val="BookTitle"/>
          <w:rFonts w:asciiTheme="minorHAnsi" w:hAnsiTheme="minorHAnsi" w:cstheme="minorHAnsi"/>
          <w:b w:val="0"/>
          <w:bCs w:val="0"/>
          <w:color w:val="000000"/>
          <w:sz w:val="28"/>
          <w:szCs w:val="28"/>
        </w:rPr>
        <w:br/>
        <w:t>’trāhi’ bali’ bāhu tuli’ daṇḍavat haya</w:t>
      </w:r>
    </w:p>
    <w:p w14:paraId="2F4368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time that great dacoit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arrived there, raised his arms, called out, “Please protect me!” and offered his obeisances.</w:t>
      </w:r>
    </w:p>
    <w:p w14:paraId="481846E8" w14:textId="2492A5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5.644</w:t>
      </w:r>
    </w:p>
    <w:p w14:paraId="666502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644</w:t>
      </w:r>
    </w:p>
    <w:p w14:paraId="4C1364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āpāda-mastaka pulakita saba aṅga</w:t>
      </w:r>
      <w:r w:rsidRPr="004A2847">
        <w:rPr>
          <w:rStyle w:val="BookTitle"/>
          <w:rFonts w:asciiTheme="minorHAnsi" w:hAnsiTheme="minorHAnsi" w:cstheme="minorHAnsi"/>
          <w:b w:val="0"/>
          <w:bCs w:val="0"/>
          <w:color w:val="000000"/>
          <w:sz w:val="28"/>
          <w:szCs w:val="28"/>
        </w:rPr>
        <w:br/>
        <w:t>niravadhi aśru-dhārā vahe, mahākampa</w:t>
      </w:r>
    </w:p>
    <w:p w14:paraId="1EF05A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hairs of his entire body stood on end, and he shed incessant tears while his body trembled.</w:t>
      </w:r>
    </w:p>
    <w:p w14:paraId="05D25572" w14:textId="2B2185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5.645</w:t>
      </w:r>
    </w:p>
    <w:p w14:paraId="7124A0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645</w:t>
      </w:r>
    </w:p>
    <w:p w14:paraId="252672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huṅkāra garjana niravadhi kare preme</w:t>
      </w:r>
      <w:r w:rsidRPr="004A2847">
        <w:rPr>
          <w:rStyle w:val="BookTitle"/>
          <w:rFonts w:asciiTheme="minorHAnsi" w:hAnsiTheme="minorHAnsi" w:cstheme="minorHAnsi"/>
          <w:b w:val="0"/>
          <w:bCs w:val="0"/>
          <w:color w:val="000000"/>
          <w:sz w:val="28"/>
          <w:szCs w:val="28"/>
        </w:rPr>
        <w:br/>
        <w:t>bāhya nāhi jāne vipra karaye krandane</w:t>
      </w:r>
    </w:p>
    <w:p w14:paraId="4EF253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constantly roared and thundered in ecstatic love.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lost all external consciousness as he cried.</w:t>
      </w:r>
    </w:p>
    <w:p w14:paraId="416852D7" w14:textId="702B93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5.646</w:t>
      </w:r>
    </w:p>
    <w:p w14:paraId="5A3EE2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646</w:t>
      </w:r>
    </w:p>
    <w:p w14:paraId="397FD9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nityānanda-svarūpera prabhāva dekhiyā </w:t>
      </w:r>
      <w:r w:rsidRPr="004A2847">
        <w:rPr>
          <w:rStyle w:val="BookTitle"/>
          <w:rFonts w:asciiTheme="minorHAnsi" w:hAnsiTheme="minorHAnsi" w:cstheme="minorHAnsi"/>
          <w:b w:val="0"/>
          <w:bCs w:val="0"/>
          <w:color w:val="000000"/>
          <w:sz w:val="28"/>
          <w:szCs w:val="28"/>
        </w:rPr>
        <w:br/>
        <w:t>āpanā-āpani nāce haraṣita haiyā</w:t>
      </w:r>
    </w:p>
    <w:p w14:paraId="78C67A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seeing the opulences of Nityānanda Svarūpa, he began to dance in joy.</w:t>
      </w:r>
    </w:p>
    <w:p w14:paraId="715588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647</w:t>
      </w:r>
    </w:p>
    <w:p w14:paraId="796C97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bāpa nityānanda patita-pāvana!”</w:t>
      </w:r>
      <w:r w:rsidRPr="004A2847">
        <w:rPr>
          <w:rStyle w:val="BookTitle"/>
          <w:rFonts w:asciiTheme="minorHAnsi" w:hAnsiTheme="minorHAnsi" w:cstheme="minorHAnsi"/>
          <w:b w:val="0"/>
          <w:bCs w:val="0"/>
          <w:color w:val="000000"/>
          <w:sz w:val="28"/>
          <w:szCs w:val="28"/>
        </w:rPr>
        <w:br/>
        <w:t>bāhu tuli’ ei-mata bale ghane ghana</w:t>
      </w:r>
    </w:p>
    <w:p w14:paraId="55EF85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raised his arms and repeatedly called out, “O Nityānanda, deliverer of the fallen souls, save me!”</w:t>
      </w:r>
    </w:p>
    <w:p w14:paraId="60ED63E3" w14:textId="5AD859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5.648</w:t>
      </w:r>
    </w:p>
    <w:p w14:paraId="0E1DE7D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648</w:t>
      </w:r>
    </w:p>
    <w:p w14:paraId="2C52E3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hailena sabe parama vismita</w:t>
      </w:r>
      <w:r w:rsidRPr="004A2847">
        <w:rPr>
          <w:rStyle w:val="BookTitle"/>
          <w:rFonts w:asciiTheme="minorHAnsi" w:hAnsiTheme="minorHAnsi" w:cstheme="minorHAnsi"/>
          <w:b w:val="0"/>
          <w:bCs w:val="0"/>
          <w:color w:val="000000"/>
          <w:sz w:val="28"/>
          <w:szCs w:val="28"/>
        </w:rPr>
        <w:br/>
        <w:t>“e-mata dasyura kena e-mata carita”</w:t>
      </w:r>
    </w:p>
    <w:p w14:paraId="02DDC8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everyone saw the behavior of the dacoit, they were struck with wonder and thought, “How could such a dacoit behave like this?”</w:t>
      </w:r>
    </w:p>
    <w:p w14:paraId="1152B836" w14:textId="3A439A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5.649</w:t>
      </w:r>
    </w:p>
    <w:p w14:paraId="2D71A1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649</w:t>
      </w:r>
    </w:p>
    <w:p w14:paraId="7B4E5B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“māyā vā kariyā āsiyāche</w:t>
      </w:r>
      <w:r w:rsidRPr="004A2847">
        <w:rPr>
          <w:rStyle w:val="BookTitle"/>
          <w:rFonts w:asciiTheme="minorHAnsi" w:hAnsiTheme="minorHAnsi" w:cstheme="minorHAnsi"/>
          <w:b w:val="0"/>
          <w:bCs w:val="0"/>
          <w:color w:val="000000"/>
          <w:sz w:val="28"/>
          <w:szCs w:val="28"/>
        </w:rPr>
        <w:br/>
        <w:t>kona pāka kariyā vā hānā deya pāche”</w:t>
      </w:r>
    </w:p>
    <w:p w14:paraId="080A1B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“He must be playing some trick. Under this pretext he may raid the house latter.”</w:t>
      </w:r>
    </w:p>
    <w:p w14:paraId="06C693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nature, duplicitous people externally exhibit simplicity and humility, but when the opportunity </w:t>
      </w:r>
      <w:proofErr w:type="gramStart"/>
      <w:r w:rsidRPr="004A2847">
        <w:rPr>
          <w:rStyle w:val="BookTitle"/>
          <w:rFonts w:asciiTheme="minorHAnsi" w:hAnsiTheme="minorHAnsi" w:cstheme="minorHAnsi"/>
          <w:b w:val="0"/>
          <w:bCs w:val="0"/>
          <w:color w:val="000000"/>
          <w:sz w:val="28"/>
          <w:szCs w:val="28"/>
        </w:rPr>
        <w:t>arises</w:t>
      </w:r>
      <w:proofErr w:type="gramEnd"/>
      <w:r w:rsidRPr="004A2847">
        <w:rPr>
          <w:rStyle w:val="BookTitle"/>
          <w:rFonts w:asciiTheme="minorHAnsi" w:hAnsiTheme="minorHAnsi" w:cstheme="minorHAnsi"/>
          <w:b w:val="0"/>
          <w:bCs w:val="0"/>
          <w:color w:val="000000"/>
          <w:sz w:val="28"/>
          <w:szCs w:val="28"/>
        </w:rPr>
        <w:t xml:space="preserve"> they engage in illicit activities.</w:t>
      </w:r>
    </w:p>
    <w:p w14:paraId="0B0E80AB" w14:textId="1F7600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5.650</w:t>
      </w:r>
    </w:p>
    <w:p w14:paraId="466AC55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650</w:t>
      </w:r>
    </w:p>
    <w:p w14:paraId="09223E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“nityānanda patita-pāvana</w:t>
      </w:r>
      <w:r w:rsidRPr="004A2847">
        <w:rPr>
          <w:rStyle w:val="BookTitle"/>
          <w:rFonts w:asciiTheme="minorHAnsi" w:hAnsiTheme="minorHAnsi" w:cstheme="minorHAnsi"/>
          <w:b w:val="0"/>
          <w:bCs w:val="0"/>
          <w:color w:val="000000"/>
          <w:sz w:val="28"/>
          <w:szCs w:val="28"/>
        </w:rPr>
        <w:br/>
        <w:t>kṛpāya ihāra vā haila bhāla mana”</w:t>
      </w:r>
    </w:p>
    <w:p w14:paraId="01D10D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Someone else said, “Nityānanda is the deliverer of the fallen souls. By His mercy </w:t>
      </w:r>
      <w:r w:rsidRPr="004A2847">
        <w:rPr>
          <w:rStyle w:val="BookTitle"/>
          <w:rFonts w:asciiTheme="minorHAnsi" w:hAnsiTheme="minorHAnsi" w:cstheme="minorHAnsi"/>
          <w:b/>
          <w:bCs/>
          <w:color w:val="800000"/>
          <w:sz w:val="28"/>
          <w:szCs w:val="28"/>
        </w:rPr>
        <w:lastRenderedPageBreak/>
        <w:t>his heart has changed.”</w:t>
      </w:r>
    </w:p>
    <w:p w14:paraId="4C0A5F10" w14:textId="0BFFF0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5.651</w:t>
      </w:r>
    </w:p>
    <w:p w14:paraId="44EDC5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651</w:t>
      </w:r>
    </w:p>
    <w:p w14:paraId="70BEA46D" w14:textId="16E2C93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viprera atyanta prema-vikāra dekhiyā</w:t>
      </w:r>
      <w:ins w:id="250" w:author="your servant" w:date="2020-06-11T20:32:00Z">
        <w:r w:rsidR="004E63FE">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jijñāsila nityānanda īṣat hāsiyā</w:t>
      </w:r>
    </w:p>
    <w:p w14:paraId="5CB6DD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seeing the transformations of ecstatic love in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Nityānanda smiled and inquired from him.</w:t>
      </w:r>
    </w:p>
    <w:p w14:paraId="6E4E6526" w14:textId="4050F0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5.652</w:t>
      </w:r>
    </w:p>
    <w:p w14:paraId="508B50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652</w:t>
      </w:r>
    </w:p>
    <w:p w14:paraId="0B8AD6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“kaha dvija, ki tomāra rīta</w:t>
      </w:r>
      <w:r w:rsidRPr="004A2847">
        <w:rPr>
          <w:rStyle w:val="BookTitle"/>
          <w:rFonts w:asciiTheme="minorHAnsi" w:hAnsiTheme="minorHAnsi" w:cstheme="minorHAnsi"/>
          <w:b w:val="0"/>
          <w:bCs w:val="0"/>
          <w:color w:val="000000"/>
          <w:sz w:val="28"/>
          <w:szCs w:val="28"/>
        </w:rPr>
        <w:br/>
        <w:t>baḍa ta’ tomāra dekhi adbhuta-carita</w:t>
      </w:r>
    </w:p>
    <w:p w14:paraId="684ADC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“Tell Me,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what kind of behavior is this? I see your behavior appears most wonderful.</w:t>
      </w:r>
    </w:p>
    <w:p w14:paraId="1B074B20" w14:textId="16F8C5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5.653</w:t>
      </w:r>
    </w:p>
    <w:p w14:paraId="01D9B9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653</w:t>
      </w:r>
    </w:p>
    <w:p w14:paraId="18A9A5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dekhilā, ki śunilā kṛṣṇa-anubhava</w:t>
      </w:r>
      <w:r w:rsidRPr="004A2847">
        <w:rPr>
          <w:rStyle w:val="BookTitle"/>
          <w:rFonts w:asciiTheme="minorHAnsi" w:hAnsiTheme="minorHAnsi" w:cstheme="minorHAnsi"/>
          <w:b w:val="0"/>
          <w:bCs w:val="0"/>
          <w:color w:val="000000"/>
          <w:sz w:val="28"/>
          <w:szCs w:val="28"/>
        </w:rPr>
        <w:br/>
        <w:t>kichu cintā nāhi, akapaṭe kaha saba”</w:t>
      </w:r>
    </w:p>
    <w:p w14:paraId="3F35F2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“Did you see or hear something that gave you realization of Kṛṣṇa? Do not worry, tell everything frankly.”</w:t>
      </w:r>
    </w:p>
    <w:p w14:paraId="13989C57" w14:textId="1EF7DA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5.654</w:t>
      </w:r>
    </w:p>
    <w:p w14:paraId="60B26F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654</w:t>
      </w:r>
    </w:p>
    <w:p w14:paraId="387E90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sukṛti brāhmaṇa</w:t>
      </w:r>
      <w:r w:rsidRPr="004A2847">
        <w:rPr>
          <w:rStyle w:val="BookTitle"/>
          <w:rFonts w:asciiTheme="minorHAnsi" w:hAnsiTheme="minorHAnsi" w:cstheme="minorHAnsi"/>
          <w:b w:val="0"/>
          <w:bCs w:val="0"/>
          <w:color w:val="000000"/>
          <w:sz w:val="28"/>
          <w:szCs w:val="28"/>
        </w:rPr>
        <w:br/>
        <w:t>kahite nā pāre kichu, karaye krandana</w:t>
      </w:r>
    </w:p>
    <w:p w14:paraId="6A769D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Hearing the Lord’s words, the fortunate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could not speak but continued to cry.</w:t>
      </w:r>
    </w:p>
    <w:p w14:paraId="637D83AA" w14:textId="3ACEB0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5.655</w:t>
      </w:r>
    </w:p>
    <w:p w14:paraId="6130F1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655</w:t>
      </w:r>
    </w:p>
    <w:p w14:paraId="2DB8B4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gaḍāgaḍi’ yāya paḍi’ sakala aṅgane</w:t>
      </w:r>
      <w:r w:rsidRPr="004A2847">
        <w:rPr>
          <w:rStyle w:val="BookTitle"/>
          <w:rFonts w:asciiTheme="minorHAnsi" w:hAnsiTheme="minorHAnsi" w:cstheme="minorHAnsi"/>
          <w:b w:val="0"/>
          <w:bCs w:val="0"/>
          <w:color w:val="000000"/>
          <w:sz w:val="28"/>
          <w:szCs w:val="28"/>
        </w:rPr>
        <w:br/>
        <w:t>hāse, kānde nāce, gāya āpanā-āpane</w:t>
      </w:r>
    </w:p>
    <w:p w14:paraId="21FE69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rolled on the ground throughout the courtyard. He spontaneously laughed, cried, danced, and sang.</w:t>
      </w:r>
    </w:p>
    <w:p w14:paraId="38226C0E" w14:textId="2C500B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5.656</w:t>
      </w:r>
    </w:p>
    <w:p w14:paraId="1B9828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656</w:t>
      </w:r>
    </w:p>
    <w:p w14:paraId="374497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susthira haiyā dvija tabe kata-kṣaṇe</w:t>
      </w:r>
      <w:r w:rsidRPr="004A2847">
        <w:rPr>
          <w:rStyle w:val="BookTitle"/>
          <w:rFonts w:asciiTheme="minorHAnsi" w:hAnsiTheme="minorHAnsi" w:cstheme="minorHAnsi"/>
          <w:b w:val="0"/>
          <w:bCs w:val="0"/>
          <w:color w:val="000000"/>
          <w:sz w:val="28"/>
          <w:szCs w:val="28"/>
        </w:rPr>
        <w:br/>
        <w:t>kahite lāgilā saba prabhu-vidyamāne</w:t>
      </w:r>
    </w:p>
    <w:p w14:paraId="5D7B50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some </w:t>
      </w:r>
      <w:proofErr w:type="gramStart"/>
      <w:r w:rsidRPr="004A2847">
        <w:rPr>
          <w:rStyle w:val="BookTitle"/>
          <w:rFonts w:asciiTheme="minorHAnsi" w:hAnsiTheme="minorHAnsi" w:cstheme="minorHAnsi"/>
          <w:b/>
          <w:bCs/>
          <w:color w:val="800000"/>
          <w:sz w:val="28"/>
          <w:szCs w:val="28"/>
        </w:rPr>
        <w:t>time</w:t>
      </w:r>
      <w:proofErr w:type="gramEnd"/>
      <w:r w:rsidRPr="004A2847">
        <w:rPr>
          <w:rStyle w:val="BookTitle"/>
          <w:rFonts w:asciiTheme="minorHAnsi" w:hAnsiTheme="minorHAnsi" w:cstheme="minorHAnsi"/>
          <w:b/>
          <w:bCs/>
          <w:color w:val="800000"/>
          <w:sz w:val="28"/>
          <w:szCs w:val="28"/>
        </w:rPr>
        <w:t xml:space="preserve">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became pacified and began to speak to the Lord.</w:t>
      </w:r>
    </w:p>
    <w:p w14:paraId="5EB97B93" w14:textId="7408C5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5.657</w:t>
      </w:r>
    </w:p>
    <w:p w14:paraId="0CC693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657</w:t>
      </w:r>
    </w:p>
    <w:p w14:paraId="390B67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ei</w:t>
      </w:r>
      <w:proofErr w:type="gramEnd"/>
      <w:r w:rsidRPr="004A2847">
        <w:rPr>
          <w:rStyle w:val="BookTitle"/>
          <w:rFonts w:asciiTheme="minorHAnsi" w:hAnsiTheme="minorHAnsi" w:cstheme="minorHAnsi"/>
          <w:b w:val="0"/>
          <w:bCs w:val="0"/>
          <w:color w:val="000000"/>
          <w:sz w:val="28"/>
          <w:szCs w:val="28"/>
        </w:rPr>
        <w:t xml:space="preserve"> nadīyāya prabhu vasati āmāra</w:t>
      </w:r>
      <w:r w:rsidRPr="004A2847">
        <w:rPr>
          <w:rStyle w:val="BookTitle"/>
          <w:rFonts w:asciiTheme="minorHAnsi" w:hAnsiTheme="minorHAnsi" w:cstheme="minorHAnsi"/>
          <w:b w:val="0"/>
          <w:bCs w:val="0"/>
          <w:color w:val="000000"/>
          <w:sz w:val="28"/>
          <w:szCs w:val="28"/>
        </w:rPr>
        <w:br/>
        <w:t>nāma se ’brāhmaṇa’—vyādha-caṇḍāla-ācāra</w:t>
      </w:r>
    </w:p>
    <w:p w14:paraId="057C1F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I live in this Nadia. Although I am known as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my behavior is like that of a hunter or </w:t>
      </w:r>
      <w:commentRangeStart w:id="251"/>
      <w:r w:rsidRPr="004A2847">
        <w:rPr>
          <w:rStyle w:val="BookTitle"/>
          <w:rFonts w:asciiTheme="minorHAnsi" w:hAnsiTheme="minorHAnsi" w:cstheme="minorHAnsi"/>
          <w:b/>
          <w:bCs/>
          <w:color w:val="800000"/>
          <w:sz w:val="28"/>
          <w:szCs w:val="28"/>
        </w:rPr>
        <w:t>dog-eater.</w:t>
      </w:r>
      <w:commentRangeEnd w:id="251"/>
      <w:r w:rsidR="004E63FE">
        <w:rPr>
          <w:rStyle w:val="CommentReference"/>
          <w:b w:val="0"/>
          <w:bCs w:val="0"/>
          <w:color w:val="auto"/>
        </w:rPr>
        <w:commentReference w:id="251"/>
      </w:r>
    </w:p>
    <w:p w14:paraId="05C504ED" w14:textId="66DFB1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5.658</w:t>
      </w:r>
    </w:p>
    <w:p w14:paraId="725AAA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658</w:t>
      </w:r>
    </w:p>
    <w:p w14:paraId="1B3B7A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duṣṭa-saṅge kari ḍākācuri</w:t>
      </w:r>
      <w:r w:rsidRPr="004A2847">
        <w:rPr>
          <w:rStyle w:val="BookTitle"/>
          <w:rFonts w:asciiTheme="minorHAnsi" w:hAnsiTheme="minorHAnsi" w:cstheme="minorHAnsi"/>
          <w:b w:val="0"/>
          <w:bCs w:val="0"/>
          <w:color w:val="000000"/>
          <w:sz w:val="28"/>
          <w:szCs w:val="28"/>
        </w:rPr>
        <w:br/>
        <w:t>parahiṁsā vahi janme āra nāhi kari</w:t>
      </w:r>
    </w:p>
    <w:p w14:paraId="53DD84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always engage in thievery in the company of wicked people. Since birth I have done nothing but commit violence to others.</w:t>
      </w:r>
    </w:p>
    <w:p w14:paraId="7435E928" w14:textId="2D60FF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5.659</w:t>
      </w:r>
    </w:p>
    <w:p w14:paraId="533E87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659</w:t>
      </w:r>
    </w:p>
    <w:p w14:paraId="20D226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more dekhi’ sarva navadvīpa kāṅpe ḍare</w:t>
      </w:r>
      <w:r w:rsidRPr="004A2847">
        <w:rPr>
          <w:rStyle w:val="BookTitle"/>
          <w:rFonts w:asciiTheme="minorHAnsi" w:hAnsiTheme="minorHAnsi" w:cstheme="minorHAnsi"/>
          <w:b w:val="0"/>
          <w:bCs w:val="0"/>
          <w:color w:val="000000"/>
          <w:sz w:val="28"/>
          <w:szCs w:val="28"/>
        </w:rPr>
        <w:br/>
        <w:t>kibā pāpa nāhi haya āmāra śarīre</w:t>
      </w:r>
    </w:p>
    <w:p w14:paraId="3919C5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people of Navadvīpa tremble in fear when they see me. There is no sin that I have not committed.</w:t>
      </w:r>
    </w:p>
    <w:p w14:paraId="2CAC0AB5" w14:textId="7C52E6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5.660</w:t>
      </w:r>
    </w:p>
    <w:p w14:paraId="5F2390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660</w:t>
      </w:r>
    </w:p>
    <w:p w14:paraId="72689B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tomāra aṅge divya alaṅkāra</w:t>
      </w:r>
      <w:r w:rsidRPr="004A2847">
        <w:rPr>
          <w:rStyle w:val="BookTitle"/>
          <w:rFonts w:asciiTheme="minorHAnsi" w:hAnsiTheme="minorHAnsi" w:cstheme="minorHAnsi"/>
          <w:b w:val="0"/>
          <w:bCs w:val="0"/>
          <w:color w:val="000000"/>
          <w:sz w:val="28"/>
          <w:szCs w:val="28"/>
        </w:rPr>
        <w:br/>
        <w:t>tāhā haribāre citta haila āmāra</w:t>
      </w:r>
    </w:p>
    <w:p w14:paraId="32154D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I saw that Your body was decorated with valuable ornaments, I decided to steal them.</w:t>
      </w:r>
    </w:p>
    <w:p w14:paraId="764B575B" w14:textId="186E45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5.661</w:t>
      </w:r>
    </w:p>
    <w:p w14:paraId="436323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661</w:t>
      </w:r>
    </w:p>
    <w:p w14:paraId="4D61AF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dina sāji’ bahu lai’ dasyu-gaṇa</w:t>
      </w:r>
      <w:r w:rsidRPr="004A2847">
        <w:rPr>
          <w:rStyle w:val="BookTitle"/>
          <w:rFonts w:asciiTheme="minorHAnsi" w:hAnsiTheme="minorHAnsi" w:cstheme="minorHAnsi"/>
          <w:b w:val="0"/>
          <w:bCs w:val="0"/>
          <w:color w:val="000000"/>
          <w:sz w:val="28"/>
          <w:szCs w:val="28"/>
        </w:rPr>
        <w:br/>
        <w:t>harite āilu muñi śrī-aṅgera dhana</w:t>
      </w:r>
    </w:p>
    <w:p w14:paraId="37A2A2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I brought my band of armed dacoits to steal the ornaments from Your divine body.</w:t>
      </w:r>
    </w:p>
    <w:p w14:paraId="754D071C" w14:textId="1B4EA3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5.662</w:t>
      </w:r>
    </w:p>
    <w:p w14:paraId="2716BF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662</w:t>
      </w:r>
    </w:p>
    <w:p w14:paraId="2EBF39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se-dina nidrāya prabhu, mohilā sabāre</w:t>
      </w:r>
      <w:r w:rsidRPr="004A2847">
        <w:rPr>
          <w:rStyle w:val="BookTitle"/>
          <w:rFonts w:asciiTheme="minorHAnsi" w:hAnsiTheme="minorHAnsi" w:cstheme="minorHAnsi"/>
          <w:b w:val="0"/>
          <w:bCs w:val="0"/>
          <w:color w:val="000000"/>
          <w:sz w:val="28"/>
          <w:szCs w:val="28"/>
        </w:rPr>
        <w:br/>
        <w:t>tomāra māyāya nāhi jāniluṅ tomāre</w:t>
      </w:r>
    </w:p>
    <w:p w14:paraId="79191C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night, O Lord,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bewildered us with sleep, but by Your illusory energy, I could not understand You.</w:t>
      </w:r>
    </w:p>
    <w:p w14:paraId="5357045B" w14:textId="57EC61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5.663</w:t>
      </w:r>
    </w:p>
    <w:p w14:paraId="4C4EEF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663</w:t>
      </w:r>
    </w:p>
    <w:p w14:paraId="0B543B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āra-dina nānā-mate caṇḍikā pūjiyā </w:t>
      </w:r>
      <w:r w:rsidRPr="004A2847">
        <w:rPr>
          <w:rStyle w:val="BookTitle"/>
          <w:rFonts w:asciiTheme="minorHAnsi" w:hAnsiTheme="minorHAnsi" w:cstheme="minorHAnsi"/>
          <w:b w:val="0"/>
          <w:bCs w:val="0"/>
          <w:color w:val="000000"/>
          <w:sz w:val="28"/>
          <w:szCs w:val="28"/>
        </w:rPr>
        <w:br/>
        <w:t>āilāṅa khāṅḍā-churi-triśūla kāciyā</w:t>
      </w:r>
    </w:p>
    <w:p w14:paraId="3969B4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“Another night we worshiped Caṇḍī with various ingredients and then came with choppers, knives, and tridents.</w:t>
      </w:r>
    </w:p>
    <w:p w14:paraId="27513D41" w14:textId="04BA67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5.664</w:t>
      </w:r>
    </w:p>
    <w:p w14:paraId="72A7BD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664</w:t>
      </w:r>
    </w:p>
    <w:p w14:paraId="2816393F" w14:textId="028B55D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adbhuta mahimā dekhilāṅa sei-dine</w:t>
      </w:r>
      <w:r w:rsidRPr="004A2847">
        <w:rPr>
          <w:rStyle w:val="BookTitle"/>
          <w:rFonts w:asciiTheme="minorHAnsi" w:hAnsiTheme="minorHAnsi" w:cstheme="minorHAnsi"/>
          <w:b w:val="0"/>
          <w:bCs w:val="0"/>
          <w:color w:val="000000"/>
          <w:sz w:val="28"/>
          <w:szCs w:val="28"/>
        </w:rPr>
        <w:br/>
        <w:t>sarva bāḍī</w:t>
      </w:r>
      <w:ins w:id="252" w:author="your servant" w:date="2020-06-11T20:35:00Z">
        <w:r w:rsidR="00856C0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āche veḍi’ padātika-gaṇe</w:t>
      </w:r>
    </w:p>
    <w:p w14:paraId="779EEC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night we saw something wonderful. The entire house was surrounded by soldiers.</w:t>
      </w:r>
    </w:p>
    <w:p w14:paraId="26E5755A" w14:textId="2A9A8D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5.665</w:t>
      </w:r>
    </w:p>
    <w:p w14:paraId="4BD3C4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665</w:t>
      </w:r>
    </w:p>
    <w:p w14:paraId="161516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ekeka padātika yena matta-hasti-prāya</w:t>
      </w:r>
      <w:r w:rsidRPr="004A2847">
        <w:rPr>
          <w:rStyle w:val="BookTitle"/>
          <w:rFonts w:asciiTheme="minorHAnsi" w:hAnsiTheme="minorHAnsi" w:cstheme="minorHAnsi"/>
          <w:b w:val="0"/>
          <w:bCs w:val="0"/>
          <w:color w:val="000000"/>
          <w:sz w:val="28"/>
          <w:szCs w:val="28"/>
        </w:rPr>
        <w:br/>
        <w:t>ājānu-lambita mālā sabāra galāya</w:t>
      </w:r>
    </w:p>
    <w:p w14:paraId="41FC60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“Each soldier was as powerful as a mad elephant. They were all decorated with garlands that reached down to their knees.</w:t>
      </w:r>
    </w:p>
    <w:p w14:paraId="0A1D048F" w14:textId="077E3E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5.666</w:t>
      </w:r>
    </w:p>
    <w:p w14:paraId="1644A8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666</w:t>
      </w:r>
    </w:p>
    <w:p w14:paraId="630527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hari-dhvani sabāra vadane</w:t>
      </w:r>
      <w:r w:rsidRPr="004A2847">
        <w:rPr>
          <w:rStyle w:val="BookTitle"/>
          <w:rFonts w:asciiTheme="minorHAnsi" w:hAnsiTheme="minorHAnsi" w:cstheme="minorHAnsi"/>
          <w:b w:val="0"/>
          <w:bCs w:val="0"/>
          <w:color w:val="000000"/>
          <w:sz w:val="28"/>
          <w:szCs w:val="28"/>
        </w:rPr>
        <w:br/>
        <w:t>tumi ācha gṛha-mājhe ānande śayane</w:t>
      </w:r>
    </w:p>
    <w:p w14:paraId="57BC3C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incessantly chanted the name of Hari as You blissfully slept inside the house.</w:t>
      </w:r>
    </w:p>
    <w:p w14:paraId="6B6882A3" w14:textId="6F005D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5.667</w:t>
      </w:r>
    </w:p>
    <w:p w14:paraId="236886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667</w:t>
      </w:r>
    </w:p>
    <w:p w14:paraId="7BEF3F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pāpiṣṭha-citta āmā-sabākāra</w:t>
      </w:r>
      <w:r w:rsidRPr="004A2847">
        <w:rPr>
          <w:rStyle w:val="BookTitle"/>
          <w:rFonts w:asciiTheme="minorHAnsi" w:hAnsiTheme="minorHAnsi" w:cstheme="minorHAnsi"/>
          <w:b w:val="0"/>
          <w:bCs w:val="0"/>
          <w:color w:val="000000"/>
          <w:sz w:val="28"/>
          <w:szCs w:val="28"/>
        </w:rPr>
        <w:br/>
        <w:t>tabu nāhi bujhilāṅa mahimā tomāra</w:t>
      </w:r>
    </w:p>
    <w:p w14:paraId="245237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our hearts were so sinful that we could not understand Your glories.</w:t>
      </w:r>
    </w:p>
    <w:p w14:paraId="012068B5" w14:textId="5C8CA4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5.668</w:t>
      </w:r>
    </w:p>
    <w:p w14:paraId="535D92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668</w:t>
      </w:r>
    </w:p>
    <w:p w14:paraId="47BD27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’kāra padātika āsiyāche kothā haite’</w:t>
      </w:r>
      <w:r w:rsidRPr="004A2847">
        <w:rPr>
          <w:rStyle w:val="BookTitle"/>
          <w:rFonts w:asciiTheme="minorHAnsi" w:hAnsiTheme="minorHAnsi" w:cstheme="minorHAnsi"/>
          <w:b w:val="0"/>
          <w:bCs w:val="0"/>
          <w:color w:val="000000"/>
          <w:sz w:val="28"/>
          <w:szCs w:val="28"/>
        </w:rPr>
        <w:br/>
        <w:t>eta bhāvi’ se-dina gelāṅa sei-mate</w:t>
      </w:r>
    </w:p>
    <w:p w14:paraId="3EAAFB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commentRangeStart w:id="253"/>
      <w:r w:rsidRPr="004A2847">
        <w:rPr>
          <w:rStyle w:val="BookTitle"/>
          <w:rFonts w:asciiTheme="minorHAnsi" w:hAnsiTheme="minorHAnsi" w:cstheme="minorHAnsi"/>
          <w:b/>
          <w:bCs/>
          <w:color w:val="800000"/>
          <w:sz w:val="28"/>
          <w:szCs w:val="28"/>
        </w:rPr>
        <w:t xml:space="preserve">We thought that the soldiers had come from another place. Thinking </w:t>
      </w:r>
      <w:commentRangeEnd w:id="253"/>
      <w:r w:rsidR="002F2FE9">
        <w:rPr>
          <w:rStyle w:val="CommentReference"/>
          <w:b w:val="0"/>
          <w:bCs w:val="0"/>
          <w:color w:val="auto"/>
        </w:rPr>
        <w:commentReference w:id="253"/>
      </w:r>
      <w:r w:rsidRPr="004A2847">
        <w:rPr>
          <w:rStyle w:val="BookTitle"/>
          <w:rFonts w:asciiTheme="minorHAnsi" w:hAnsiTheme="minorHAnsi" w:cstheme="minorHAnsi"/>
          <w:b/>
          <w:bCs/>
          <w:color w:val="800000"/>
          <w:sz w:val="28"/>
          <w:szCs w:val="28"/>
        </w:rPr>
        <w:t>like this, we returned home that night.</w:t>
      </w:r>
    </w:p>
    <w:p w14:paraId="408E3F6E" w14:textId="4205A9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5.669</w:t>
      </w:r>
    </w:p>
    <w:p w14:paraId="2C2444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669</w:t>
      </w:r>
    </w:p>
    <w:p w14:paraId="06644D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 dina vyāje kāli āilāṅa</w:t>
      </w:r>
      <w:r w:rsidRPr="004A2847">
        <w:rPr>
          <w:rStyle w:val="BookTitle"/>
          <w:rFonts w:asciiTheme="minorHAnsi" w:hAnsiTheme="minorHAnsi" w:cstheme="minorHAnsi"/>
          <w:b w:val="0"/>
          <w:bCs w:val="0"/>
          <w:color w:val="000000"/>
          <w:sz w:val="28"/>
          <w:szCs w:val="28"/>
        </w:rPr>
        <w:br/>
        <w:t>āsiyāi mātra dui cakṣu khāilāṅa</w:t>
      </w:r>
    </w:p>
    <w:p w14:paraId="511005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after a few days we came again last night. But as soon as we came, we lost our vision.</w:t>
      </w:r>
    </w:p>
    <w:p w14:paraId="6EBA5F3C" w14:textId="01CA06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5.670</w:t>
      </w:r>
    </w:p>
    <w:p w14:paraId="7EE466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670</w:t>
      </w:r>
    </w:p>
    <w:p w14:paraId="1B41DC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bāḍite praviṣṭa hai’ saba dasyu-gaṇe</w:t>
      </w:r>
      <w:r w:rsidRPr="004A2847">
        <w:rPr>
          <w:rStyle w:val="BookTitle"/>
          <w:rFonts w:asciiTheme="minorHAnsi" w:hAnsiTheme="minorHAnsi" w:cstheme="minorHAnsi"/>
          <w:b w:val="0"/>
          <w:bCs w:val="0"/>
          <w:color w:val="000000"/>
          <w:sz w:val="28"/>
          <w:szCs w:val="28"/>
        </w:rPr>
        <w:br/>
        <w:t>andha hai’ sabe paḍilāṅa nānā-sthāne</w:t>
      </w:r>
    </w:p>
    <w:p w14:paraId="48AC1C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I entered the courtyard of the house with my band of dacoits, we all lost our vision and fell in various places.</w:t>
      </w:r>
    </w:p>
    <w:p w14:paraId="0DC6C2FE" w14:textId="457B70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5.671</w:t>
      </w:r>
    </w:p>
    <w:p w14:paraId="1D3337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671</w:t>
      </w:r>
    </w:p>
    <w:p w14:paraId="50F48A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kāṅṭā joṅka poka jhaḍa vṛṣṭi śilāghāte</w:t>
      </w:r>
      <w:r w:rsidRPr="004A2847">
        <w:rPr>
          <w:rStyle w:val="BookTitle"/>
          <w:rFonts w:asciiTheme="minorHAnsi" w:hAnsiTheme="minorHAnsi" w:cstheme="minorHAnsi"/>
          <w:b w:val="0"/>
          <w:bCs w:val="0"/>
          <w:color w:val="000000"/>
          <w:sz w:val="28"/>
          <w:szCs w:val="28"/>
        </w:rPr>
        <w:br/>
        <w:t>sabe mari, kāro śakti nāhika yāite</w:t>
      </w:r>
    </w:p>
    <w:p w14:paraId="507285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suffered greatly from thorns, leeches, insects, rainstorm, and hail. Being afflicted in this way, we had no strength to return home.</w:t>
      </w:r>
    </w:p>
    <w:p w14:paraId="546B0089" w14:textId="7463E9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5.672</w:t>
      </w:r>
    </w:p>
    <w:p w14:paraId="280059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672</w:t>
      </w:r>
    </w:p>
    <w:p w14:paraId="307CBD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mahā-yama-yātanā haila yadi bhoga</w:t>
      </w:r>
      <w:r w:rsidRPr="004A2847">
        <w:rPr>
          <w:rStyle w:val="BookTitle"/>
          <w:rFonts w:asciiTheme="minorHAnsi" w:hAnsiTheme="minorHAnsi" w:cstheme="minorHAnsi"/>
          <w:b w:val="0"/>
          <w:bCs w:val="0"/>
          <w:color w:val="000000"/>
          <w:sz w:val="28"/>
          <w:szCs w:val="28"/>
        </w:rPr>
        <w:br/>
        <w:t>tabe śeṣe sabāra haila bhakti-yoga</w:t>
      </w:r>
    </w:p>
    <w:p w14:paraId="3C6D83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we had thus suffered the punishment of Yamarāja, we eventually developed devotion to You.</w:t>
      </w:r>
    </w:p>
    <w:p w14:paraId="506BCE27" w14:textId="24407E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5.673</w:t>
      </w:r>
    </w:p>
    <w:p w14:paraId="52D095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673</w:t>
      </w:r>
    </w:p>
    <w:p w14:paraId="27152E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tomāra kṛpāya sabe to</w:t>
      </w:r>
      <w:commentRangeStart w:id="254"/>
      <w:r w:rsidRPr="004A2847">
        <w:rPr>
          <w:rStyle w:val="BookTitle"/>
          <w:rFonts w:asciiTheme="minorHAnsi" w:hAnsiTheme="minorHAnsi" w:cstheme="minorHAnsi"/>
          <w:b w:val="0"/>
          <w:bCs w:val="0"/>
          <w:color w:val="000000"/>
          <w:sz w:val="28"/>
          <w:szCs w:val="28"/>
        </w:rPr>
        <w:t>x</w:t>
      </w:r>
      <w:commentRangeEnd w:id="254"/>
      <w:r w:rsidR="00BA3705">
        <w:rPr>
          <w:rStyle w:val="CommentReference"/>
          <w:i w:val="0"/>
          <w:iCs w:val="0"/>
        </w:rPr>
        <w:commentReference w:id="254"/>
      </w:r>
      <w:r w:rsidRPr="004A2847">
        <w:rPr>
          <w:rStyle w:val="BookTitle"/>
          <w:rFonts w:asciiTheme="minorHAnsi" w:hAnsiTheme="minorHAnsi" w:cstheme="minorHAnsi"/>
          <w:b w:val="0"/>
          <w:bCs w:val="0"/>
          <w:color w:val="000000"/>
          <w:sz w:val="28"/>
          <w:szCs w:val="28"/>
        </w:rPr>
        <w:t>māra caraṇa</w:t>
      </w:r>
      <w:r w:rsidRPr="004A2847">
        <w:rPr>
          <w:rStyle w:val="BookTitle"/>
          <w:rFonts w:asciiTheme="minorHAnsi" w:hAnsiTheme="minorHAnsi" w:cstheme="minorHAnsi"/>
          <w:b w:val="0"/>
          <w:bCs w:val="0"/>
          <w:color w:val="000000"/>
          <w:sz w:val="28"/>
          <w:szCs w:val="28"/>
        </w:rPr>
        <w:br/>
        <w:t>kariluṅ ekānta-bhāve sabei smaraṇa</w:t>
      </w:r>
    </w:p>
    <w:p w14:paraId="729FC0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Your mercy we remembered Your lotus feet with full attention.</w:t>
      </w:r>
    </w:p>
    <w:p w14:paraId="7599B95A" w14:textId="6867D7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5.674</w:t>
      </w:r>
    </w:p>
    <w:p w14:paraId="2568A1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674</w:t>
      </w:r>
    </w:p>
    <w:p w14:paraId="39F9B3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haila sabāra tabe cakṣu-vimocana</w:t>
      </w:r>
      <w:r w:rsidRPr="004A2847">
        <w:rPr>
          <w:rStyle w:val="BookTitle"/>
          <w:rFonts w:asciiTheme="minorHAnsi" w:hAnsiTheme="minorHAnsi" w:cstheme="minorHAnsi"/>
          <w:b w:val="0"/>
          <w:bCs w:val="0"/>
          <w:color w:val="000000"/>
          <w:sz w:val="28"/>
          <w:szCs w:val="28"/>
        </w:rPr>
        <w:br/>
        <w:t>hena mahāprabhu tumi patita-pāvana</w:t>
      </w:r>
    </w:p>
    <w:p w14:paraId="3B5F40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our vision was restored. Such is Your greatness, O deliverer of the fallen!</w:t>
      </w:r>
    </w:p>
    <w:p w14:paraId="5046A190" w14:textId="78614B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5.675</w:t>
      </w:r>
    </w:p>
    <w:p w14:paraId="40B0F3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675</w:t>
      </w:r>
    </w:p>
    <w:p w14:paraId="5F67DB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āmi-saba eḍāiluṅ e saba yātanāe </w:t>
      </w:r>
      <w:r w:rsidRPr="004A2847">
        <w:rPr>
          <w:rStyle w:val="BookTitle"/>
          <w:rFonts w:asciiTheme="minorHAnsi" w:hAnsiTheme="minorHAnsi" w:cstheme="minorHAnsi"/>
          <w:b w:val="0"/>
          <w:bCs w:val="0"/>
          <w:color w:val="000000"/>
          <w:sz w:val="28"/>
          <w:szCs w:val="28"/>
        </w:rPr>
        <w:br/>
        <w:t>tomāra smaraṇera kon vā mahimā</w:t>
      </w:r>
    </w:p>
    <w:p w14:paraId="2E5368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we were all released from such suffering is not the real benefit of remembering You.</w:t>
      </w:r>
    </w:p>
    <w:p w14:paraId="50CA30A7" w14:textId="21BC5C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5.676</w:t>
      </w:r>
    </w:p>
    <w:p w14:paraId="77B950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676</w:t>
      </w:r>
    </w:p>
    <w:p w14:paraId="1B49BD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yāṅhāra smaraṇe khaṇḍe avidyā-bandhana</w:t>
      </w:r>
      <w:r w:rsidRPr="004A2847">
        <w:rPr>
          <w:rStyle w:val="BookTitle"/>
          <w:rFonts w:asciiTheme="minorHAnsi" w:hAnsiTheme="minorHAnsi" w:cstheme="minorHAnsi"/>
          <w:b w:val="0"/>
          <w:bCs w:val="0"/>
          <w:color w:val="000000"/>
          <w:sz w:val="28"/>
          <w:szCs w:val="28"/>
        </w:rPr>
        <w:br/>
        <w:t>anāyāse cali’ yāya vaikuṇṭha bhuvana”</w:t>
      </w:r>
    </w:p>
    <w:p w14:paraId="76EF7F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remembering You, one is freed from all bondage of ignorance and easily attains the abode of Vaikuṇṭha.”</w:t>
      </w:r>
    </w:p>
    <w:p w14:paraId="5CF54D66" w14:textId="2DBBBF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5.677</w:t>
      </w:r>
    </w:p>
    <w:p w14:paraId="49A73A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677</w:t>
      </w:r>
    </w:p>
    <w:p w14:paraId="2F863C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kahiyā kahiyā dvija kānde ūrddhvarāya</w:t>
      </w:r>
      <w:r w:rsidRPr="004A2847">
        <w:rPr>
          <w:rStyle w:val="BookTitle"/>
          <w:rFonts w:asciiTheme="minorHAnsi" w:hAnsiTheme="minorHAnsi" w:cstheme="minorHAnsi"/>
          <w:b w:val="0"/>
          <w:bCs w:val="0"/>
          <w:color w:val="000000"/>
          <w:sz w:val="28"/>
          <w:szCs w:val="28"/>
        </w:rPr>
        <w:br/>
        <w:t>hena līlā kare prabhu avadhūta-rāya</w:t>
      </w:r>
    </w:p>
    <w:p w14:paraId="4BCEEF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spoke, he cried loudly. Such are the pastimes of Avadhūta Nityānanda Prabhu.</w:t>
      </w:r>
    </w:p>
    <w:p w14:paraId="5CCBC29C" w14:textId="647C42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5.678</w:t>
      </w:r>
    </w:p>
    <w:p w14:paraId="0FF5D3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678</w:t>
      </w:r>
    </w:p>
    <w:p w14:paraId="64C6A1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sabāra haila mahāścarya-jñāna</w:t>
      </w:r>
      <w:r w:rsidRPr="004A2847">
        <w:rPr>
          <w:rStyle w:val="BookTitle"/>
          <w:rFonts w:asciiTheme="minorHAnsi" w:hAnsiTheme="minorHAnsi" w:cstheme="minorHAnsi"/>
          <w:b w:val="0"/>
          <w:bCs w:val="0"/>
          <w:color w:val="000000"/>
          <w:sz w:val="28"/>
          <w:szCs w:val="28"/>
        </w:rPr>
        <w:br/>
        <w:t>brāhmaṇera prati sabe karena praṇāma</w:t>
      </w:r>
    </w:p>
    <w:p w14:paraId="332D11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everyone heard what had happened, they were astonished. Then they all offered obeisances to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62FB6E82" w14:textId="198FCE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5.679</w:t>
      </w:r>
    </w:p>
    <w:p w14:paraId="62CB5C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679</w:t>
      </w:r>
    </w:p>
    <w:p w14:paraId="2E9AFF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dvija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“prabhu, ebe āmāra vidāya</w:t>
      </w:r>
      <w:r w:rsidRPr="004A2847">
        <w:rPr>
          <w:rStyle w:val="BookTitle"/>
          <w:rFonts w:asciiTheme="minorHAnsi" w:hAnsiTheme="minorHAnsi" w:cstheme="minorHAnsi"/>
          <w:b w:val="0"/>
          <w:bCs w:val="0"/>
          <w:color w:val="000000"/>
          <w:sz w:val="28"/>
          <w:szCs w:val="28"/>
        </w:rPr>
        <w:br/>
        <w:t>e deha rākhite āra more nāhi bhāya</w:t>
      </w:r>
    </w:p>
    <w:p w14:paraId="0B4359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said, “O Lord, now let me go. It is not proper for me to keep this body any longer.</w:t>
      </w:r>
    </w:p>
    <w:p w14:paraId="31C5692A" w14:textId="225CBE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5.680</w:t>
      </w:r>
    </w:p>
    <w:p w14:paraId="7D603E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680</w:t>
      </w:r>
    </w:p>
    <w:p w14:paraId="705286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mora citta haila tomāra hiṁsāya</w:t>
      </w:r>
      <w:r w:rsidRPr="004A2847">
        <w:rPr>
          <w:rStyle w:val="BookTitle"/>
          <w:rFonts w:asciiTheme="minorHAnsi" w:hAnsiTheme="minorHAnsi" w:cstheme="minorHAnsi"/>
          <w:b w:val="0"/>
          <w:bCs w:val="0"/>
          <w:color w:val="000000"/>
          <w:sz w:val="28"/>
          <w:szCs w:val="28"/>
        </w:rPr>
        <w:br/>
        <w:t>sei mora prāyaścitta—marimu gaṅgāya”</w:t>
      </w:r>
    </w:p>
    <w:p w14:paraId="28FB504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I intended to harm You, my atonement should be to drown myself in the Ganges.”</w:t>
      </w:r>
    </w:p>
    <w:p w14:paraId="4C435715" w14:textId="0DD940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5.681</w:t>
      </w:r>
    </w:p>
    <w:p w14:paraId="4E70AF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681</w:t>
      </w:r>
    </w:p>
    <w:p w14:paraId="54103A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ati akaitava dvijera vacana</w:t>
      </w:r>
      <w:r w:rsidRPr="004A2847">
        <w:rPr>
          <w:rStyle w:val="BookTitle"/>
          <w:rFonts w:asciiTheme="minorHAnsi" w:hAnsiTheme="minorHAnsi" w:cstheme="minorHAnsi"/>
          <w:b w:val="0"/>
          <w:bCs w:val="0"/>
          <w:color w:val="000000"/>
          <w:sz w:val="28"/>
          <w:szCs w:val="28"/>
        </w:rPr>
        <w:br/>
        <w:t>tuṣṭa hailena prabhu, sarva bhakta-gaṇa</w:t>
      </w:r>
    </w:p>
    <w:p w14:paraId="0DA77C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sincere words of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the Lord and the devotees became pleased.</w:t>
      </w:r>
    </w:p>
    <w:p w14:paraId="6D52A953" w14:textId="186473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5.682</w:t>
      </w:r>
    </w:p>
    <w:p w14:paraId="1736C8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682</w:t>
      </w:r>
    </w:p>
    <w:p w14:paraId="2BA70C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“dvija, tumi bhāgyavanta baḍa</w:t>
      </w:r>
      <w:r w:rsidRPr="004A2847">
        <w:rPr>
          <w:rStyle w:val="BookTitle"/>
          <w:rFonts w:asciiTheme="minorHAnsi" w:hAnsiTheme="minorHAnsi" w:cstheme="minorHAnsi"/>
          <w:b w:val="0"/>
          <w:bCs w:val="0"/>
          <w:color w:val="000000"/>
          <w:sz w:val="28"/>
          <w:szCs w:val="28"/>
        </w:rPr>
        <w:br/>
        <w:t>janma janma kṛṣṇera sevaka tumi daḍha</w:t>
      </w:r>
    </w:p>
    <w:p w14:paraId="42A1C9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The Lord said,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you are most fortunate. You are certainly Kṛṣṇa’s servant birth after birth.</w:t>
      </w:r>
    </w:p>
    <w:p w14:paraId="53B8DE45" w14:textId="699A31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5.683</w:t>
      </w:r>
    </w:p>
    <w:p w14:paraId="7633D3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683</w:t>
      </w:r>
    </w:p>
    <w:p w14:paraId="3D35BA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nahile e-mata kṛpā karibena kene</w:t>
      </w:r>
      <w:r w:rsidRPr="004A2847">
        <w:rPr>
          <w:rStyle w:val="BookTitle"/>
          <w:rFonts w:asciiTheme="minorHAnsi" w:hAnsiTheme="minorHAnsi" w:cstheme="minorHAnsi"/>
          <w:b w:val="0"/>
          <w:bCs w:val="0"/>
          <w:color w:val="000000"/>
          <w:sz w:val="28"/>
          <w:szCs w:val="28"/>
        </w:rPr>
        <w:br/>
        <w:t>e prakāśa anye ki dekhaye bhṛtya vine</w:t>
      </w:r>
    </w:p>
    <w:p w14:paraId="514278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Otherwise</w:t>
      </w:r>
      <w:proofErr w:type="gramEnd"/>
      <w:r w:rsidRPr="004A2847">
        <w:rPr>
          <w:rStyle w:val="BookTitle"/>
          <w:rFonts w:asciiTheme="minorHAnsi" w:hAnsiTheme="minorHAnsi" w:cstheme="minorHAnsi"/>
          <w:b/>
          <w:bCs/>
          <w:color w:val="800000"/>
          <w:sz w:val="28"/>
          <w:szCs w:val="28"/>
        </w:rPr>
        <w:t xml:space="preserve"> why would He bestow such mercy on you? Who other than His servant can see such opulence?</w:t>
      </w:r>
    </w:p>
    <w:p w14:paraId="7E1C93A8" w14:textId="2EE47B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5.684</w:t>
      </w:r>
    </w:p>
    <w:p w14:paraId="29599C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684</w:t>
      </w:r>
    </w:p>
    <w:p w14:paraId="6DC945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patita-tāraṇa-hetu caitanya-gosāñi</w:t>
      </w:r>
      <w:r w:rsidRPr="004A2847">
        <w:rPr>
          <w:rStyle w:val="BookTitle"/>
          <w:rFonts w:asciiTheme="minorHAnsi" w:hAnsiTheme="minorHAnsi" w:cstheme="minorHAnsi"/>
          <w:b w:val="0"/>
          <w:bCs w:val="0"/>
          <w:color w:val="000000"/>
          <w:sz w:val="28"/>
          <w:szCs w:val="28"/>
        </w:rPr>
        <w:br/>
        <w:t>avatari āchena ihāte anya nāñi</w:t>
      </w:r>
    </w:p>
    <w:p w14:paraId="5D88F4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“Caitanya Gosāñi has appeared to deliver the fallen souls. There is no doubt about this.</w:t>
      </w:r>
    </w:p>
    <w:p w14:paraId="6A0FA027" w14:textId="43DCB3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5.685</w:t>
      </w:r>
    </w:p>
    <w:p w14:paraId="747FF4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685</w:t>
      </w:r>
    </w:p>
    <w:p w14:paraId="6BE6CC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dvija, yateka pātaka kaili tui</w:t>
      </w:r>
      <w:r w:rsidRPr="004A2847">
        <w:rPr>
          <w:rStyle w:val="BookTitle"/>
          <w:rFonts w:asciiTheme="minorHAnsi" w:hAnsiTheme="minorHAnsi" w:cstheme="minorHAnsi"/>
          <w:b w:val="0"/>
          <w:bCs w:val="0"/>
          <w:color w:val="000000"/>
          <w:sz w:val="28"/>
          <w:szCs w:val="28"/>
        </w:rPr>
        <w:br/>
        <w:t>āra yadi nā karis saba nimu muñi</w:t>
      </w:r>
    </w:p>
    <w:p w14:paraId="102D15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“Listen,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I will relieve you of whatever sins you have committed if you do not commit them again.</w:t>
      </w:r>
    </w:p>
    <w:p w14:paraId="2C9D14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sins that are committed are confessed before a bona fide spiritual master, the sinner becomes relieved of the reactions. Then he no longer engages in such sinful activities. If a human being accepts the punishment that is prescribed by the rules of atonement, he learns for the future. In some cases, however, a punished person commits the same sin for which he had undergone punishment. When there is no longer a propensity for committing further sin, a person desires to be relieved of the reactions for the sins he has committed. If that desire is sincere, then there is no possibility of reviving the propensity to commit sin. But if one is not completely free from sin, then the seed of sin naturally induces one to engage again in sinful activities. As a bankrupt person unable to repay his debts is given a </w:t>
      </w:r>
      <w:r w:rsidRPr="004A2847">
        <w:rPr>
          <w:rStyle w:val="BookTitle"/>
          <w:rFonts w:asciiTheme="minorHAnsi" w:hAnsiTheme="minorHAnsi" w:cstheme="minorHAnsi"/>
          <w:b w:val="0"/>
          <w:bCs w:val="0"/>
          <w:color w:val="000000"/>
          <w:sz w:val="28"/>
          <w:szCs w:val="28"/>
        </w:rPr>
        <w:lastRenderedPageBreak/>
        <w:t xml:space="preserve">fresh opportunity to repay his debts under a formula prescribed by the judge, the mind of one who is inclined to lead a pious life by giving up desires to commit sinful activities like harming others does not run after sin. Śrī Nityānanda Prabhu excused the previous deeds of that sinful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and gave him a new life.</w:t>
      </w:r>
    </w:p>
    <w:p w14:paraId="211FBB6A" w14:textId="304EE5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5.686</w:t>
      </w:r>
    </w:p>
    <w:p w14:paraId="5965A0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686</w:t>
      </w:r>
    </w:p>
    <w:p w14:paraId="2AC1DA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parahiṁsā, ḍākā-curi, saba anācāra</w:t>
      </w:r>
      <w:r w:rsidRPr="004A2847">
        <w:rPr>
          <w:rStyle w:val="BookTitle"/>
          <w:rFonts w:asciiTheme="minorHAnsi" w:hAnsiTheme="minorHAnsi" w:cstheme="minorHAnsi"/>
          <w:b w:val="0"/>
          <w:bCs w:val="0"/>
          <w:color w:val="000000"/>
          <w:sz w:val="28"/>
          <w:szCs w:val="28"/>
        </w:rPr>
        <w:br/>
        <w:t>chāḍa giyā ihā tumi, nā kariha āra</w:t>
      </w:r>
    </w:p>
    <w:p w14:paraId="69DA92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“Give up violence to others, stealing, and other immoral activities. Do not do such things again.</w:t>
      </w:r>
    </w:p>
    <w:p w14:paraId="0143BE55" w14:textId="582A8D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5.687</w:t>
      </w:r>
    </w:p>
    <w:p w14:paraId="1EE97E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687</w:t>
      </w:r>
    </w:p>
    <w:p w14:paraId="7EB044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dharma-pathe giyā tumi laha hari-nāma</w:t>
      </w:r>
      <w:r w:rsidRPr="004A2847">
        <w:rPr>
          <w:rStyle w:val="BookTitle"/>
          <w:rFonts w:asciiTheme="minorHAnsi" w:hAnsiTheme="minorHAnsi" w:cstheme="minorHAnsi"/>
          <w:b w:val="0"/>
          <w:bCs w:val="0"/>
          <w:color w:val="000000"/>
          <w:sz w:val="28"/>
          <w:szCs w:val="28"/>
        </w:rPr>
        <w:br/>
        <w:t>tabe tumi anyere karibā paritrāṇa</w:t>
      </w:r>
    </w:p>
    <w:p w14:paraId="4B3708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“Lead a religious life and chant the name of Hari, then you can also deliver others.</w:t>
      </w:r>
    </w:p>
    <w:p w14:paraId="1950F65A" w14:textId="196649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5.688</w:t>
      </w:r>
    </w:p>
    <w:p w14:paraId="520793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688</w:t>
      </w:r>
    </w:p>
    <w:p w14:paraId="07AC56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saba dasyu-cora ḍākiyā āniyā</w:t>
      </w:r>
      <w:r w:rsidRPr="004A2847">
        <w:rPr>
          <w:rStyle w:val="BookTitle"/>
          <w:rFonts w:asciiTheme="minorHAnsi" w:hAnsiTheme="minorHAnsi" w:cstheme="minorHAnsi"/>
          <w:b w:val="0"/>
          <w:bCs w:val="0"/>
          <w:color w:val="000000"/>
          <w:sz w:val="28"/>
          <w:szCs w:val="28"/>
        </w:rPr>
        <w:br/>
        <w:t>dharma-pathe sabāre laoyāo tumi giyā”</w:t>
      </w:r>
    </w:p>
    <w:p w14:paraId="798833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should gather all the rogues and dacoits together and induce them to lead religious lives.”</w:t>
      </w:r>
    </w:p>
    <w:p w14:paraId="793B0072" w14:textId="06A211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5.689</w:t>
      </w:r>
    </w:p>
    <w:p w14:paraId="678D21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689</w:t>
      </w:r>
    </w:p>
    <w:p w14:paraId="2C3DCC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āpana-galāya mālā āni’</w:t>
      </w:r>
      <w:r w:rsidRPr="004A2847">
        <w:rPr>
          <w:rStyle w:val="BookTitle"/>
          <w:rFonts w:asciiTheme="minorHAnsi" w:hAnsiTheme="minorHAnsi" w:cstheme="minorHAnsi"/>
          <w:b w:val="0"/>
          <w:bCs w:val="0"/>
          <w:color w:val="000000"/>
          <w:sz w:val="28"/>
          <w:szCs w:val="28"/>
        </w:rPr>
        <w:br/>
        <w:t>tuṣṭa hai’ brāhmaṇere dilena āpani</w:t>
      </w:r>
    </w:p>
    <w:p w14:paraId="59D0BE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speaking these words, Nityānanda took the garland from His neck and happily gave it to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383AC0CE" w14:textId="7A5CD8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5.690</w:t>
      </w:r>
    </w:p>
    <w:p w14:paraId="410365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690</w:t>
      </w:r>
    </w:p>
    <w:p w14:paraId="3A6217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mahā-jaya-jaya-dhvani haila takhana</w:t>
      </w:r>
      <w:r w:rsidRPr="004A2847">
        <w:rPr>
          <w:rStyle w:val="BookTitle"/>
          <w:rFonts w:asciiTheme="minorHAnsi" w:hAnsiTheme="minorHAnsi" w:cstheme="minorHAnsi"/>
          <w:b w:val="0"/>
          <w:bCs w:val="0"/>
          <w:color w:val="000000"/>
          <w:sz w:val="28"/>
          <w:szCs w:val="28"/>
        </w:rPr>
        <w:br/>
        <w:t>dvijera haila sarva-bandha-vimocana</w:t>
      </w:r>
    </w:p>
    <w:p w14:paraId="60225F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Everyone then chanted, “Jaya! Jaya!” In this way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was relieved from all material bondage.</w:t>
      </w:r>
    </w:p>
    <w:p w14:paraId="21B17BAE" w14:textId="2013FF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5.691</w:t>
      </w:r>
    </w:p>
    <w:p w14:paraId="30E296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691</w:t>
      </w:r>
    </w:p>
    <w:p w14:paraId="7FB799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kāku kare dvija prabhu-caraṇe dhariyā</w:t>
      </w:r>
      <w:r w:rsidRPr="004A2847">
        <w:rPr>
          <w:rStyle w:val="BookTitle"/>
          <w:rFonts w:asciiTheme="minorHAnsi" w:hAnsiTheme="minorHAnsi" w:cstheme="minorHAnsi"/>
          <w:b w:val="0"/>
          <w:bCs w:val="0"/>
          <w:color w:val="000000"/>
          <w:sz w:val="28"/>
          <w:szCs w:val="28"/>
        </w:rPr>
        <w:br/>
        <w:t>krandana karaye bahu ḍākiyāḍākiyā</w:t>
      </w:r>
    </w:p>
    <w:p w14:paraId="41957A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caught hold of the Lord’s lotus feet, shed tears, and lamented with great humility.</w:t>
      </w:r>
    </w:p>
    <w:p w14:paraId="1E78910E" w14:textId="418CB8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5.692</w:t>
      </w:r>
    </w:p>
    <w:p w14:paraId="126186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692</w:t>
      </w:r>
    </w:p>
    <w:p w14:paraId="426CE4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ahe</w:t>
      </w:r>
      <w:proofErr w:type="gramEnd"/>
      <w:r w:rsidRPr="004A2847">
        <w:rPr>
          <w:rStyle w:val="BookTitle"/>
          <w:rFonts w:asciiTheme="minorHAnsi" w:hAnsiTheme="minorHAnsi" w:cstheme="minorHAnsi"/>
          <w:b w:val="0"/>
          <w:bCs w:val="0"/>
          <w:color w:val="000000"/>
          <w:sz w:val="28"/>
          <w:szCs w:val="28"/>
        </w:rPr>
        <w:t xml:space="preserve"> prabhu nityānanda pātakī-pāvana!</w:t>
      </w:r>
      <w:r w:rsidRPr="004A2847">
        <w:rPr>
          <w:rStyle w:val="BookTitle"/>
          <w:rFonts w:asciiTheme="minorHAnsi" w:hAnsiTheme="minorHAnsi" w:cstheme="minorHAnsi"/>
          <w:b w:val="0"/>
          <w:bCs w:val="0"/>
          <w:color w:val="000000"/>
          <w:sz w:val="28"/>
          <w:szCs w:val="28"/>
        </w:rPr>
        <w:br/>
        <w:t>muñi pātakīre deha’ caraṇe śaraṇa</w:t>
      </w:r>
    </w:p>
    <w:p w14:paraId="66950A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Nityānanda Prabhu, O deliverer of the fallen, please give this sinful person shelter at Your lotus feet!</w:t>
      </w:r>
    </w:p>
    <w:p w14:paraId="7EB6AE15" w14:textId="2951CA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5.693</w:t>
      </w:r>
    </w:p>
    <w:p w14:paraId="4141595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693</w:t>
      </w:r>
    </w:p>
    <w:p w14:paraId="030DF0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hiṁsāya se haila mora mati</w:t>
      </w:r>
      <w:r w:rsidRPr="004A2847">
        <w:rPr>
          <w:rStyle w:val="BookTitle"/>
          <w:rFonts w:asciiTheme="minorHAnsi" w:hAnsiTheme="minorHAnsi" w:cstheme="minorHAnsi"/>
          <w:b w:val="0"/>
          <w:bCs w:val="0"/>
          <w:color w:val="000000"/>
          <w:sz w:val="28"/>
          <w:szCs w:val="28"/>
        </w:rPr>
        <w:br/>
        <w:t>muñi pāpiṣṭhera kon loke haibe gati”</w:t>
      </w:r>
    </w:p>
    <w:p w14:paraId="48CF01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I desired to harm You, what will be the fate of this sinful person?”</w:t>
      </w:r>
    </w:p>
    <w:p w14:paraId="4877EBDA" w14:textId="0E2E00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5.694</w:t>
      </w:r>
    </w:p>
    <w:p w14:paraId="3B9FEE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694</w:t>
      </w:r>
    </w:p>
    <w:p w14:paraId="0199EC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prabhuvara—karuṇā-sāgara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pāda-padma dilā tāra mastaka-upara</w:t>
      </w:r>
    </w:p>
    <w:p w14:paraId="090BCD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Prabhu, the ocean of mercy, then placed His lotus feet on that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head.</w:t>
      </w:r>
    </w:p>
    <w:p w14:paraId="24CBD4FA" w14:textId="64ED27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5.695</w:t>
      </w:r>
    </w:p>
    <w:p w14:paraId="3AB649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695</w:t>
      </w:r>
    </w:p>
    <w:p w14:paraId="7E358C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caraṇāravinda pāi’ mastake prasāda</w:t>
      </w:r>
      <w:r w:rsidRPr="004A2847">
        <w:rPr>
          <w:rStyle w:val="BookTitle"/>
          <w:rFonts w:asciiTheme="minorHAnsi" w:hAnsiTheme="minorHAnsi" w:cstheme="minorHAnsi"/>
          <w:b w:val="0"/>
          <w:bCs w:val="0"/>
          <w:color w:val="000000"/>
          <w:sz w:val="28"/>
          <w:szCs w:val="28"/>
        </w:rPr>
        <w:br/>
        <w:t>brāhmaṇera khaṇḍila sakala aparādha</w:t>
      </w:r>
    </w:p>
    <w:p w14:paraId="674931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Having received the Lord’s lotus feet on his head,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offenses were nullified.</w:t>
      </w:r>
    </w:p>
    <w:p w14:paraId="7DFE9568" w14:textId="0992F8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5.696</w:t>
      </w:r>
    </w:p>
    <w:p w14:paraId="2AB6B6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696</w:t>
      </w:r>
    </w:p>
    <w:p w14:paraId="3E93D3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dvija-dvāre yata cora-dasyu-gaṇa</w:t>
      </w:r>
      <w:r w:rsidRPr="004A2847">
        <w:rPr>
          <w:rStyle w:val="BookTitle"/>
          <w:rFonts w:asciiTheme="minorHAnsi" w:hAnsiTheme="minorHAnsi" w:cstheme="minorHAnsi"/>
          <w:b w:val="0"/>
          <w:bCs w:val="0"/>
          <w:color w:val="000000"/>
          <w:sz w:val="28"/>
          <w:szCs w:val="28"/>
        </w:rPr>
        <w:br/>
        <w:t>dharma-pathe āsi’ laila caitanya-śaraṇa</w:t>
      </w:r>
    </w:p>
    <w:p w14:paraId="48259A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influence of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all sorts of dacoits took shelter of Lord Caitanya and led religious lives.</w:t>
      </w:r>
    </w:p>
    <w:p w14:paraId="65A83219" w14:textId="3751D2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5.697</w:t>
      </w:r>
    </w:p>
    <w:p w14:paraId="0096DF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697</w:t>
      </w:r>
    </w:p>
    <w:p w14:paraId="3707D8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ḍākā curi parahiṁsā chāḍi’ anācāra</w:t>
      </w:r>
      <w:r w:rsidRPr="004A2847">
        <w:rPr>
          <w:rStyle w:val="BookTitle"/>
          <w:rFonts w:asciiTheme="minorHAnsi" w:hAnsiTheme="minorHAnsi" w:cstheme="minorHAnsi"/>
          <w:b w:val="0"/>
          <w:bCs w:val="0"/>
          <w:color w:val="000000"/>
          <w:sz w:val="28"/>
          <w:szCs w:val="28"/>
        </w:rPr>
        <w:br/>
        <w:t>sabe lailena ati sādhu vyavahāra</w:t>
      </w:r>
    </w:p>
    <w:p w14:paraId="42FB6C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gave up thievery, violence to others, and immoral activities and behaved like great saintly persons.</w:t>
      </w:r>
    </w:p>
    <w:p w14:paraId="427ED2ED" w14:textId="453588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5.698</w:t>
      </w:r>
    </w:p>
    <w:p w14:paraId="166EB9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698</w:t>
      </w:r>
    </w:p>
    <w:p w14:paraId="30C296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layena hari-nāma lakṣa lakṣa</w:t>
      </w:r>
      <w:r w:rsidRPr="004A2847">
        <w:rPr>
          <w:rStyle w:val="BookTitle"/>
          <w:rFonts w:asciiTheme="minorHAnsi" w:hAnsiTheme="minorHAnsi" w:cstheme="minorHAnsi"/>
          <w:b w:val="0"/>
          <w:bCs w:val="0"/>
          <w:color w:val="000000"/>
          <w:sz w:val="28"/>
          <w:szCs w:val="28"/>
        </w:rPr>
        <w:br/>
        <w:t>sabe hailena viṣṇu-bhakti-yoge dakṣa</w:t>
      </w:r>
    </w:p>
    <w:p w14:paraId="3405BB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chanted the name of Hari hundreds of thousands of times, and they became expert in the devotional service of Lord Viṣṇu.</w:t>
      </w:r>
    </w:p>
    <w:p w14:paraId="5AEA11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There is a difference between devotion to Viṣṇu and devotion to objects other than Viṣṇu. In devotional service to Viṣṇu there is no sense gratification, but in devotion to demigods other than Viṣṇu there is the desire for fulfilling one’s selfish motives. Yet in devotional service to Viṣṇu there are three categories—</w:t>
      </w:r>
      <w:r w:rsidRPr="004A2847">
        <w:rPr>
          <w:rStyle w:val="BookTitle"/>
          <w:rFonts w:asciiTheme="minorHAnsi" w:hAnsiTheme="minorHAnsi" w:cstheme="minorHAnsi"/>
          <w:b w:val="0"/>
          <w:bCs w:val="0"/>
          <w:i/>
          <w:iCs/>
          <w:color w:val="000000"/>
          <w:sz w:val="28"/>
          <w:szCs w:val="28"/>
        </w:rPr>
        <w:t>kṣīṇa</w:t>
      </w:r>
      <w:r w:rsidRPr="004A2847">
        <w:rPr>
          <w:rStyle w:val="BookTitle"/>
          <w:rFonts w:asciiTheme="minorHAnsi" w:hAnsiTheme="minorHAnsi" w:cstheme="minorHAnsi"/>
          <w:b w:val="0"/>
          <w:bCs w:val="0"/>
          <w:color w:val="000000"/>
          <w:sz w:val="28"/>
          <w:szCs w:val="28"/>
        </w:rPr>
        <w:t xml:space="preserve"> (weak), </w:t>
      </w:r>
      <w:r w:rsidRPr="004A2847">
        <w:rPr>
          <w:rStyle w:val="BookTitle"/>
          <w:rFonts w:asciiTheme="minorHAnsi" w:hAnsiTheme="minorHAnsi" w:cstheme="minorHAnsi"/>
          <w:b w:val="0"/>
          <w:bCs w:val="0"/>
          <w:i/>
          <w:iCs/>
          <w:color w:val="000000"/>
          <w:sz w:val="28"/>
          <w:szCs w:val="28"/>
        </w:rPr>
        <w:t xml:space="preserve">madhyam </w:t>
      </w:r>
      <w:r w:rsidRPr="004A2847">
        <w:rPr>
          <w:rStyle w:val="BookTitle"/>
          <w:rFonts w:asciiTheme="minorHAnsi" w:hAnsiTheme="minorHAnsi" w:cstheme="minorHAnsi"/>
          <w:b w:val="0"/>
          <w:bCs w:val="0"/>
          <w:color w:val="000000"/>
          <w:sz w:val="28"/>
          <w:szCs w:val="28"/>
        </w:rPr>
        <w:t xml:space="preserve">(medium), and </w:t>
      </w:r>
      <w:r w:rsidRPr="004A2847">
        <w:rPr>
          <w:rStyle w:val="BookTitle"/>
          <w:rFonts w:asciiTheme="minorHAnsi" w:hAnsiTheme="minorHAnsi" w:cstheme="minorHAnsi"/>
          <w:b w:val="0"/>
          <w:bCs w:val="0"/>
          <w:i/>
          <w:iCs/>
          <w:color w:val="000000"/>
          <w:sz w:val="28"/>
          <w:szCs w:val="28"/>
        </w:rPr>
        <w:t xml:space="preserve">nipuṇa </w:t>
      </w:r>
      <w:r w:rsidRPr="004A2847">
        <w:rPr>
          <w:rStyle w:val="BookTitle"/>
          <w:rFonts w:asciiTheme="minorHAnsi" w:hAnsiTheme="minorHAnsi" w:cstheme="minorHAnsi"/>
          <w:b w:val="0"/>
          <w:bCs w:val="0"/>
          <w:color w:val="000000"/>
          <w:sz w:val="28"/>
          <w:szCs w:val="28"/>
        </w:rPr>
        <w:t>(expert). By chanting the name of Hari, love for Kṛṣṇa is awakened and one becomes qualified to relish the topmost transcendental mellows.</w:t>
      </w:r>
    </w:p>
    <w:p w14:paraId="60BE7881" w14:textId="315B0C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5.699</w:t>
      </w:r>
    </w:p>
    <w:p w14:paraId="0621CA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699</w:t>
      </w:r>
    </w:p>
    <w:p w14:paraId="596912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kṛṣṇa-preme matta, kṛṣṇa-gāna nirantara</w:t>
      </w:r>
      <w:r w:rsidRPr="004A2847">
        <w:rPr>
          <w:rStyle w:val="BookTitle"/>
          <w:rFonts w:asciiTheme="minorHAnsi" w:hAnsiTheme="minorHAnsi" w:cstheme="minorHAnsi"/>
          <w:b w:val="0"/>
          <w:bCs w:val="0"/>
          <w:color w:val="000000"/>
          <w:sz w:val="28"/>
          <w:szCs w:val="28"/>
        </w:rPr>
        <w:br/>
        <w:t>nityānanda-prabhu hena karuṇā-sāgara</w:t>
      </w:r>
    </w:p>
    <w:p w14:paraId="2EEC60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became intoxicated with love for Kṛṣṇa and constantly chanted Kṛṣṇa’s names. Śrī Nityānanda Prabhu is such an ocean of mercy.</w:t>
      </w:r>
    </w:p>
    <w:p w14:paraId="3D3B57DD" w14:textId="6DEC11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5.700</w:t>
      </w:r>
    </w:p>
    <w:p w14:paraId="28A68A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700</w:t>
      </w:r>
    </w:p>
    <w:p w14:paraId="1810F3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 avatāre keha jhāṭa nāhi pāya</w:t>
      </w:r>
      <w:r w:rsidRPr="004A2847">
        <w:rPr>
          <w:rStyle w:val="BookTitle"/>
          <w:rFonts w:asciiTheme="minorHAnsi" w:hAnsiTheme="minorHAnsi" w:cstheme="minorHAnsi"/>
          <w:b w:val="0"/>
          <w:bCs w:val="0"/>
          <w:color w:val="000000"/>
          <w:sz w:val="28"/>
          <w:szCs w:val="28"/>
        </w:rPr>
        <w:br/>
        <w:t>niravadhi nityānanda ’caitanya’ laoyāya</w:t>
      </w:r>
    </w:p>
    <w:p w14:paraId="5D6178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shelter of the Supreme Lord was not easily attainable in other incarnations, but Nityānanda always induced everyone to surrender to Lord Caitanya.</w:t>
      </w:r>
    </w:p>
    <w:p w14:paraId="7F45D318" w14:textId="494574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5.701</w:t>
      </w:r>
    </w:p>
    <w:p w14:paraId="34C02E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701</w:t>
      </w:r>
    </w:p>
    <w:p w14:paraId="4BD48F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brāhmaṇa nityānanda-svarūpa nā māne</w:t>
      </w:r>
      <w:r w:rsidRPr="004A2847">
        <w:rPr>
          <w:rStyle w:val="BookTitle"/>
          <w:rFonts w:asciiTheme="minorHAnsi" w:hAnsiTheme="minorHAnsi" w:cstheme="minorHAnsi"/>
          <w:b w:val="0"/>
          <w:bCs w:val="0"/>
          <w:color w:val="000000"/>
          <w:sz w:val="28"/>
          <w:szCs w:val="28"/>
        </w:rPr>
        <w:br/>
        <w:t>tāhāre laoyāya sei cora-dasyu-gaṇe</w:t>
      </w:r>
    </w:p>
    <w:p w14:paraId="349C13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Any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who does not accept Nityānanda Svarūpa is counted among the thieves and rogues.</w:t>
      </w:r>
    </w:p>
    <w:p w14:paraId="62B7BD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even the topmost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endowed with humility and knowledge does not accept subordination to Śrī Nityānanda Svarūpa, then that foolish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is welcomed by rogues and thieves as one of their own, or Śrī Nityānanda includes him in the category of rogues and thieves.</w:t>
      </w:r>
    </w:p>
    <w:p w14:paraId="3DE1799C" w14:textId="619D0E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5.702-703</w:t>
      </w:r>
    </w:p>
    <w:p w14:paraId="0E031E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702-703</w:t>
      </w:r>
    </w:p>
    <w:p w14:paraId="28BEA3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yogeśvara-sabe vāñche ye prema-vikāra</w:t>
      </w:r>
      <w:r w:rsidRPr="004A2847">
        <w:rPr>
          <w:rStyle w:val="BookTitle"/>
          <w:rFonts w:asciiTheme="minorHAnsi" w:hAnsiTheme="minorHAnsi" w:cstheme="minorHAnsi"/>
          <w:b w:val="0"/>
          <w:bCs w:val="0"/>
          <w:color w:val="000000"/>
          <w:sz w:val="28"/>
          <w:szCs w:val="28"/>
        </w:rPr>
        <w:br/>
        <w:t>ye aśru, ye kampa, ye vā pulaka huṅkāra</w:t>
      </w:r>
    </w:p>
    <w:p w14:paraId="3488EA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cora ḍākāite haila hena bhakti</w:t>
      </w:r>
      <w:r w:rsidRPr="004A2847">
        <w:rPr>
          <w:rStyle w:val="BookTitle"/>
          <w:rFonts w:asciiTheme="minorHAnsi" w:hAnsiTheme="minorHAnsi" w:cstheme="minorHAnsi"/>
          <w:b w:val="0"/>
          <w:bCs w:val="0"/>
          <w:color w:val="000000"/>
          <w:sz w:val="28"/>
          <w:szCs w:val="28"/>
        </w:rPr>
        <w:br/>
        <w:t>hena prabhu-nityānanda-svarūpera śakti</w:t>
      </w:r>
    </w:p>
    <w:p w14:paraId="038E53BE" w14:textId="5AC98832"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transformations of ecstatic love desired by the best of the </w:t>
      </w:r>
      <w:r w:rsidRPr="00632EC0">
        <w:rPr>
          <w:rStyle w:val="BookTitle"/>
          <w:rFonts w:asciiTheme="minorHAnsi" w:hAnsiTheme="minorHAnsi" w:cstheme="minorHAnsi"/>
          <w:b/>
          <w:bCs/>
          <w:i/>
          <w:iCs/>
          <w:color w:val="800000"/>
          <w:sz w:val="28"/>
          <w:szCs w:val="28"/>
          <w:rPrChange w:id="255" w:author="your servant" w:date="2020-06-11T20:46:00Z">
            <w:rPr>
              <w:rStyle w:val="BookTitle"/>
              <w:rFonts w:asciiTheme="minorHAnsi" w:hAnsiTheme="minorHAnsi" w:cstheme="minorHAnsi"/>
              <w:b/>
              <w:bCs/>
              <w:color w:val="800000"/>
              <w:sz w:val="28"/>
              <w:szCs w:val="28"/>
            </w:rPr>
          </w:rPrChange>
        </w:rPr>
        <w:t>yog</w:t>
      </w:r>
      <w:ins w:id="256" w:author="your servant" w:date="2020-06-11T20:46:00Z">
        <w:r w:rsidR="00632EC0" w:rsidRPr="00632EC0">
          <w:rPr>
            <w:rStyle w:val="BookTitle"/>
            <w:rFonts w:asciiTheme="minorHAnsi" w:hAnsiTheme="minorHAnsi" w:cstheme="minorHAnsi"/>
            <w:b/>
            <w:bCs/>
            <w:i/>
            <w:iCs/>
            <w:color w:val="800000"/>
            <w:sz w:val="28"/>
            <w:szCs w:val="28"/>
            <w:rPrChange w:id="257" w:author="your servant" w:date="2020-06-11T20:46:00Z">
              <w:rPr>
                <w:rStyle w:val="BookTitle"/>
                <w:rFonts w:asciiTheme="minorHAnsi" w:hAnsiTheme="minorHAnsi" w:cstheme="minorHAnsi"/>
                <w:b/>
                <w:bCs/>
                <w:color w:val="800000"/>
                <w:sz w:val="28"/>
                <w:szCs w:val="28"/>
              </w:rPr>
            </w:rPrChange>
          </w:rPr>
          <w:t>ī</w:t>
        </w:r>
      </w:ins>
      <w:r w:rsidRPr="00632EC0">
        <w:rPr>
          <w:rStyle w:val="BookTitle"/>
          <w:rFonts w:asciiTheme="minorHAnsi" w:hAnsiTheme="minorHAnsi" w:cstheme="minorHAnsi"/>
          <w:b/>
          <w:bCs/>
          <w:i/>
          <w:iCs/>
          <w:color w:val="800000"/>
          <w:sz w:val="28"/>
          <w:szCs w:val="28"/>
          <w:rPrChange w:id="258" w:author="your servant" w:date="2020-06-11T20:46: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 xml:space="preserve"> like shedding tears, shivering, hairs standing on end, and roaring were achieved by even thieves and rogues. Such was the potency of Nityānanda Svarūpa.</w:t>
      </w:r>
    </w:p>
    <w:p w14:paraId="062F5A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ḍākāita </w:t>
      </w:r>
      <w:r w:rsidRPr="004A2847">
        <w:rPr>
          <w:rStyle w:val="BookTitle"/>
          <w:rFonts w:asciiTheme="minorHAnsi" w:hAnsiTheme="minorHAnsi" w:cstheme="minorHAnsi"/>
          <w:b w:val="0"/>
          <w:bCs w:val="0"/>
          <w:color w:val="000000"/>
          <w:sz w:val="28"/>
          <w:szCs w:val="28"/>
        </w:rPr>
        <w:t>[Hindi] means “rogues” or “plunderers.”</w:t>
      </w:r>
    </w:p>
    <w:p w14:paraId="61C29A3D" w14:textId="70C62D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5.704</w:t>
      </w:r>
    </w:p>
    <w:p w14:paraId="01A3F9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704</w:t>
      </w:r>
    </w:p>
    <w:p w14:paraId="0AA531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bhaja bhaja bhāi, hena prabhu-nityānanda</w:t>
      </w:r>
      <w:r w:rsidRPr="004A2847">
        <w:rPr>
          <w:rStyle w:val="BookTitle"/>
          <w:rFonts w:asciiTheme="minorHAnsi" w:hAnsiTheme="minorHAnsi" w:cstheme="minorHAnsi"/>
          <w:b w:val="0"/>
          <w:bCs w:val="0"/>
          <w:color w:val="000000"/>
          <w:sz w:val="28"/>
          <w:szCs w:val="28"/>
        </w:rPr>
        <w:br/>
        <w:t>yāṅhāra prasāde pāi prabhu-gauracandra</w:t>
      </w:r>
    </w:p>
    <w:p w14:paraId="7E641B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just worship Nityānanda Prabhu, by whose mercy one can attain Lord Gauracandra.</w:t>
      </w:r>
    </w:p>
    <w:p w14:paraId="617070A6" w14:textId="3B533F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5.705</w:t>
      </w:r>
    </w:p>
    <w:p w14:paraId="319E7B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705</w:t>
      </w:r>
    </w:p>
    <w:p w14:paraId="27F001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śunaye nityānanda-prabhura ākhyāna</w:t>
      </w:r>
      <w:r w:rsidRPr="004A2847">
        <w:rPr>
          <w:rStyle w:val="BookTitle"/>
          <w:rFonts w:asciiTheme="minorHAnsi" w:hAnsiTheme="minorHAnsi" w:cstheme="minorHAnsi"/>
          <w:b w:val="0"/>
          <w:bCs w:val="0"/>
          <w:color w:val="000000"/>
          <w:sz w:val="28"/>
          <w:szCs w:val="28"/>
        </w:rPr>
        <w:br/>
        <w:t>tāhāre miliba gauracandra bhagavān</w:t>
      </w:r>
    </w:p>
    <w:p w14:paraId="3D7157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the topics of Nityānanda Prabhu will attain the lotus feet of Lord Gauracandra.</w:t>
      </w:r>
    </w:p>
    <w:p w14:paraId="404144F6" w14:textId="5D5FFC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5.706</w:t>
      </w:r>
    </w:p>
    <w:p w14:paraId="22FF58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706</w:t>
      </w:r>
    </w:p>
    <w:p w14:paraId="38FD81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dasyu-gaṇa-mocana ye citta diyāśune</w:t>
      </w:r>
      <w:r w:rsidRPr="004A2847">
        <w:rPr>
          <w:rStyle w:val="BookTitle"/>
          <w:rFonts w:asciiTheme="minorHAnsi" w:hAnsiTheme="minorHAnsi" w:cstheme="minorHAnsi"/>
          <w:b w:val="0"/>
          <w:bCs w:val="0"/>
          <w:color w:val="000000"/>
          <w:sz w:val="28"/>
          <w:szCs w:val="28"/>
        </w:rPr>
        <w:br/>
        <w:t>nityānanda-caitanya dekhibe sei jane</w:t>
      </w:r>
    </w:p>
    <w:p w14:paraId="706719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hears these topics of delivering the dacoits will see Nityānanda Prabhu and Lord Caitanya.</w:t>
      </w:r>
    </w:p>
    <w:p w14:paraId="3E45A9C1" w14:textId="49773E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5.707</w:t>
      </w:r>
    </w:p>
    <w:p w14:paraId="118E33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707</w:t>
      </w:r>
    </w:p>
    <w:p w14:paraId="175495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 parama-kautuke</w:t>
      </w:r>
      <w:r w:rsidRPr="004A2847">
        <w:rPr>
          <w:rStyle w:val="BookTitle"/>
          <w:rFonts w:asciiTheme="minorHAnsi" w:hAnsiTheme="minorHAnsi" w:cstheme="minorHAnsi"/>
          <w:b w:val="0"/>
          <w:bCs w:val="0"/>
          <w:color w:val="000000"/>
          <w:sz w:val="28"/>
          <w:szCs w:val="28"/>
        </w:rPr>
        <w:br/>
        <w:t>viharena abhaya-paramānanda-sukhe</w:t>
      </w:r>
    </w:p>
    <w:p w14:paraId="2304BE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fearlessly and happily enjoyed His pastimes.</w:t>
      </w:r>
    </w:p>
    <w:p w14:paraId="0801C914" w14:textId="00A89A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5.708</w:t>
      </w:r>
    </w:p>
    <w:p w14:paraId="478BC5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708</w:t>
      </w:r>
    </w:p>
    <w:p w14:paraId="581A2E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nityānanda sarva pāriṣada-saṅge</w:t>
      </w:r>
      <w:r w:rsidRPr="004A2847">
        <w:rPr>
          <w:rStyle w:val="BookTitle"/>
          <w:rFonts w:asciiTheme="minorHAnsi" w:hAnsiTheme="minorHAnsi" w:cstheme="minorHAnsi"/>
          <w:b w:val="0"/>
          <w:bCs w:val="0"/>
          <w:color w:val="000000"/>
          <w:sz w:val="28"/>
          <w:szCs w:val="28"/>
        </w:rPr>
        <w:br/>
        <w:t>prati-grāme grāme bhrame kīrtanera raṅge</w:t>
      </w:r>
    </w:p>
    <w:p w14:paraId="7F738B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Nityānanda in the company of His associates went from village to village and performed blissful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0EB6A6D0" w14:textId="228F0F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5.709</w:t>
      </w:r>
    </w:p>
    <w:p w14:paraId="102A31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709</w:t>
      </w:r>
    </w:p>
    <w:p w14:paraId="3DAFA3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khānacauḍā baḍagāchi āra dogāchiyā</w:t>
      </w:r>
      <w:r w:rsidRPr="004A2847">
        <w:rPr>
          <w:rStyle w:val="BookTitle"/>
          <w:rFonts w:asciiTheme="minorHAnsi" w:hAnsiTheme="minorHAnsi" w:cstheme="minorHAnsi"/>
          <w:b w:val="0"/>
          <w:bCs w:val="0"/>
          <w:color w:val="000000"/>
          <w:sz w:val="28"/>
          <w:szCs w:val="28"/>
        </w:rPr>
        <w:br/>
        <w:t>gaṅgāra opāra kabhu yāyena kuliyā</w:t>
      </w:r>
    </w:p>
    <w:p w14:paraId="160F75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visited Khānacauḍā, Baḍagāchi, and Dogāchiyā, and sometimes He went to Kuliyā, which is situated on the other side of the Ganges.</w:t>
      </w:r>
    </w:p>
    <w:p w14:paraId="6A1F78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Another reading for Khānacauḍā is Khālāchādā. Some people call it (Khānacauḍā) Khānājoḍā, Khānācautā, or Khānācauḍā. Khālāchādā refers to an old riverbed or a dried-up bed or ditch where the Ganges previously flowed. The village of Baḍagāchi exists even today and is situated near the villages of Kālaśira-khāla and Rukunapura. The house of Śrī Nityānanda’s father-in-law is in this village.</w:t>
      </w:r>
    </w:p>
    <w:p w14:paraId="5451368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village of Dogāchiyā is situated near Kṛṣṇanagara. One of Nityānanda’s servants used to live there.</w:t>
      </w:r>
    </w:p>
    <w:p w14:paraId="4AA5A20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Navadvīpa refers to Śrī Māyāpur, which is situated on the eastern bank of the Ganges. Koladvīpa, or Kuliyā, is situated on the western bank of the Ganges. According to the opinion of all learned persons, the present city of Navadvīpa was know as Kuliyā during the time of Mahāprabhu. Śrī Māyāpur-Navadvīpa is situated on the eastern bank, across from the village Kuliyā. According to the statement of </w:t>
      </w:r>
      <w:r w:rsidRPr="004A2847">
        <w:rPr>
          <w:rStyle w:val="BookTitle"/>
          <w:rFonts w:asciiTheme="minorHAnsi" w:hAnsiTheme="minorHAnsi" w:cstheme="minorHAnsi"/>
          <w:b w:val="0"/>
          <w:bCs w:val="0"/>
          <w:i/>
          <w:iCs/>
          <w:color w:val="000000"/>
          <w:sz w:val="28"/>
          <w:szCs w:val="28"/>
        </w:rPr>
        <w:t>Śrī 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sabe mātra gaṅgā nadīyāya kuliyāya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Only the Ganges lay between Nadia and Kuliyā,” Śrī Navadvīpa-Māyāpur is always situated on the eastern bank of the Ganges, and Kuliyā was and is always situated on the western </w:t>
      </w:r>
      <w:r w:rsidRPr="004A2847">
        <w:rPr>
          <w:rStyle w:val="BookTitle"/>
          <w:rFonts w:asciiTheme="minorHAnsi" w:hAnsiTheme="minorHAnsi" w:cstheme="minorHAnsi"/>
          <w:b w:val="0"/>
          <w:bCs w:val="0"/>
          <w:color w:val="000000"/>
          <w:sz w:val="28"/>
          <w:szCs w:val="28"/>
        </w:rPr>
        <w:lastRenderedPageBreak/>
        <w:t>bank of the Ganges. Even now, places like Kuliyāra-gañja, Āmāda-kola, Tegharira-kola, and Kuliyāra-daha indicate the location of ancient Kuliyā.</w:t>
      </w:r>
    </w:p>
    <w:p w14:paraId="4F4596DF" w14:textId="3CA702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5.710</w:t>
      </w:r>
    </w:p>
    <w:p w14:paraId="3BB9C8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710</w:t>
      </w:r>
    </w:p>
    <w:p w14:paraId="615DCC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viśeṣe sukṛti ati baḍagāchi-grāma</w:t>
      </w:r>
      <w:r w:rsidRPr="004A2847">
        <w:rPr>
          <w:rStyle w:val="BookTitle"/>
          <w:rFonts w:asciiTheme="minorHAnsi" w:hAnsiTheme="minorHAnsi" w:cstheme="minorHAnsi"/>
          <w:b w:val="0"/>
          <w:bCs w:val="0"/>
          <w:color w:val="000000"/>
          <w:sz w:val="28"/>
          <w:szCs w:val="28"/>
        </w:rPr>
        <w:br/>
        <w:t>nityānanda-svarūpera vihārera sthāna</w:t>
      </w:r>
    </w:p>
    <w:p w14:paraId="6676FD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village of Baḍagāchi is especially glorious, for Nityānanda Svarūpa enjoyed many pastimes there.</w:t>
      </w:r>
    </w:p>
    <w:p w14:paraId="7DDBBA47" w14:textId="746273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5.711</w:t>
      </w:r>
    </w:p>
    <w:p w14:paraId="71863D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711</w:t>
      </w:r>
    </w:p>
    <w:p w14:paraId="45F49C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baḍagāchi-grāmera yateka bhāgyodaya</w:t>
      </w:r>
      <w:r w:rsidRPr="004A2847">
        <w:rPr>
          <w:rStyle w:val="BookTitle"/>
          <w:rFonts w:asciiTheme="minorHAnsi" w:hAnsiTheme="minorHAnsi" w:cstheme="minorHAnsi"/>
          <w:b w:val="0"/>
          <w:bCs w:val="0"/>
          <w:color w:val="000000"/>
          <w:sz w:val="28"/>
          <w:szCs w:val="28"/>
        </w:rPr>
        <w:br/>
        <w:t>tāhāra karite nāi pāri samuccaya</w:t>
      </w:r>
    </w:p>
    <w:p w14:paraId="541AFC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difficult to estimate the good fortune of Baḍagāchi village.</w:t>
      </w:r>
    </w:p>
    <w:p w14:paraId="2A4705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samuccaya</w:t>
      </w:r>
      <w:r w:rsidRPr="004A2847">
        <w:rPr>
          <w:rStyle w:val="BookTitle"/>
          <w:rFonts w:asciiTheme="minorHAnsi" w:hAnsiTheme="minorHAnsi" w:cstheme="minorHAnsi"/>
          <w:b w:val="0"/>
          <w:bCs w:val="0"/>
          <w:color w:val="000000"/>
          <w:sz w:val="28"/>
          <w:szCs w:val="28"/>
        </w:rPr>
        <w:t xml:space="preserve"> means “to fathom,” “to count,” or “to estimate.”</w:t>
      </w:r>
    </w:p>
    <w:p w14:paraId="01BB5F0B" w14:textId="4B08CA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5.712</w:t>
      </w:r>
    </w:p>
    <w:p w14:paraId="0C39EB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712</w:t>
      </w:r>
    </w:p>
    <w:p w14:paraId="251925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pāriṣada-gaṇa</w:t>
      </w:r>
      <w:r w:rsidRPr="004A2847">
        <w:rPr>
          <w:rStyle w:val="BookTitle"/>
          <w:rFonts w:asciiTheme="minorHAnsi" w:hAnsiTheme="minorHAnsi" w:cstheme="minorHAnsi"/>
          <w:b w:val="0"/>
          <w:bCs w:val="0"/>
          <w:color w:val="000000"/>
          <w:sz w:val="28"/>
          <w:szCs w:val="28"/>
        </w:rPr>
        <w:br/>
        <w:t>niravadhi sabei paramānanda-mana</w:t>
      </w:r>
    </w:p>
    <w:p w14:paraId="50B1DF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associates of Nityānanda Svarūpa were always filled with great ecstasy.</w:t>
      </w:r>
    </w:p>
    <w:p w14:paraId="52D667DA" w14:textId="17AEBC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5.713</w:t>
      </w:r>
    </w:p>
    <w:p w14:paraId="065AFE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713</w:t>
      </w:r>
    </w:p>
    <w:p w14:paraId="6BDC62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kāro kona karma nāi saṅkīrtana-vine</w:t>
      </w:r>
      <w:r w:rsidRPr="004A2847">
        <w:rPr>
          <w:rStyle w:val="BookTitle"/>
          <w:rFonts w:asciiTheme="minorHAnsi" w:hAnsiTheme="minorHAnsi" w:cstheme="minorHAnsi"/>
          <w:b w:val="0"/>
          <w:bCs w:val="0"/>
          <w:color w:val="000000"/>
          <w:sz w:val="28"/>
          <w:szCs w:val="28"/>
        </w:rPr>
        <w:br/>
        <w:t>sabāra gopāla-bhāva bāḍe kṣaṇe kṣaṇe</w:t>
      </w:r>
    </w:p>
    <w:p w14:paraId="00B1AA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had no engagement other than to perform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and they all became increasingly absorbed in the mood of cowherd boys.</w:t>
      </w:r>
    </w:p>
    <w:p w14:paraId="3AD5CA81" w14:textId="5AB18D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5.714</w:t>
      </w:r>
    </w:p>
    <w:p w14:paraId="36C694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714</w:t>
      </w:r>
    </w:p>
    <w:p w14:paraId="7B3CBF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vetra vaṁśī siṅgā chāṅda-daḍi guñjā-hāra</w:t>
      </w:r>
      <w:r w:rsidRPr="004A2847">
        <w:rPr>
          <w:rStyle w:val="BookTitle"/>
          <w:rFonts w:asciiTheme="minorHAnsi" w:hAnsiTheme="minorHAnsi" w:cstheme="minorHAnsi"/>
          <w:b w:val="0"/>
          <w:bCs w:val="0"/>
          <w:color w:val="000000"/>
          <w:sz w:val="28"/>
          <w:szCs w:val="28"/>
        </w:rPr>
        <w:br/>
        <w:t>tāḍa khāḍu hāte, pāye nūpura sabāra</w:t>
      </w:r>
    </w:p>
    <w:p w14:paraId="649BF2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carried sticks, flutes, horns, and ropes, they wore necklaces of </w:t>
      </w:r>
      <w:r w:rsidRPr="004A2847">
        <w:rPr>
          <w:rStyle w:val="BookTitle"/>
          <w:rFonts w:asciiTheme="minorHAnsi" w:hAnsiTheme="minorHAnsi" w:cstheme="minorHAnsi"/>
          <w:b/>
          <w:bCs/>
          <w:i/>
          <w:iCs/>
          <w:color w:val="800000"/>
          <w:sz w:val="28"/>
          <w:szCs w:val="28"/>
        </w:rPr>
        <w:t>guñjā</w:t>
      </w:r>
      <w:r w:rsidRPr="004A2847">
        <w:rPr>
          <w:rStyle w:val="BookTitle"/>
          <w:rFonts w:asciiTheme="minorHAnsi" w:hAnsiTheme="minorHAnsi" w:cstheme="minorHAnsi"/>
          <w:b/>
          <w:bCs/>
          <w:color w:val="800000"/>
          <w:sz w:val="28"/>
          <w:szCs w:val="28"/>
        </w:rPr>
        <w:t>, and they decorated their wrists with bangles and bracelets and their ankles with anklebells.</w:t>
      </w:r>
    </w:p>
    <w:p w14:paraId="4DBFF2CD" w14:textId="0D900E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5.715</w:t>
      </w:r>
    </w:p>
    <w:p w14:paraId="57D294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715</w:t>
      </w:r>
    </w:p>
    <w:p w14:paraId="449291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sabāra śarīre kṛṣṇa-bhāva</w:t>
      </w:r>
      <w:r w:rsidRPr="004A2847">
        <w:rPr>
          <w:rStyle w:val="BookTitle"/>
          <w:rFonts w:asciiTheme="minorHAnsi" w:hAnsiTheme="minorHAnsi" w:cstheme="minorHAnsi"/>
          <w:b w:val="0"/>
          <w:bCs w:val="0"/>
          <w:color w:val="000000"/>
          <w:sz w:val="28"/>
          <w:szCs w:val="28"/>
        </w:rPr>
        <w:br/>
        <w:t>aśru-kampa-pulaka—yateka anurāga</w:t>
      </w:r>
    </w:p>
    <w:p w14:paraId="45D9FE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Their bodies were always filled with the ecstasy of Kṛṣṇa consciousness, and they manifested the symptoms of pure devotional service like crying, shivering, and hairs standing on end.</w:t>
      </w:r>
    </w:p>
    <w:p w14:paraId="5708BA40" w14:textId="4EB2AA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5.716</w:t>
      </w:r>
    </w:p>
    <w:p w14:paraId="04DE09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716</w:t>
      </w:r>
    </w:p>
    <w:p w14:paraId="551DB0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saundarya yena abhinna madana</w:t>
      </w:r>
      <w:r w:rsidRPr="004A2847">
        <w:rPr>
          <w:rStyle w:val="BookTitle"/>
          <w:rFonts w:asciiTheme="minorHAnsi" w:hAnsiTheme="minorHAnsi" w:cstheme="minorHAnsi"/>
          <w:b w:val="0"/>
          <w:bCs w:val="0"/>
          <w:color w:val="000000"/>
          <w:sz w:val="28"/>
          <w:szCs w:val="28"/>
        </w:rPr>
        <w:br/>
        <w:t>niravadhi sabei karena saṅkīrtana</w:t>
      </w:r>
    </w:p>
    <w:p w14:paraId="6EF71D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Their beauty was equal to that of Cupid, and they always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1938E44A" w14:textId="6926FB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5.717</w:t>
      </w:r>
    </w:p>
    <w:p w14:paraId="369A97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717</w:t>
      </w:r>
    </w:p>
    <w:p w14:paraId="63C2CC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pāiyā abhaya svāmī prabhu nityānanda</w:t>
      </w:r>
      <w:r w:rsidRPr="004A2847">
        <w:rPr>
          <w:rStyle w:val="BookTitle"/>
          <w:rFonts w:asciiTheme="minorHAnsi" w:hAnsiTheme="minorHAnsi" w:cstheme="minorHAnsi"/>
          <w:b w:val="0"/>
          <w:bCs w:val="0"/>
          <w:color w:val="000000"/>
          <w:sz w:val="28"/>
          <w:szCs w:val="28"/>
        </w:rPr>
        <w:br/>
        <w:t>niravadhi kautuke thākena bhakta-vṛnda</w:t>
      </w:r>
    </w:p>
    <w:p w14:paraId="43213C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attained their fearless master, Nityānanda Prabhu, the devotees were always joyful.</w:t>
      </w:r>
    </w:p>
    <w:p w14:paraId="6D1B41F5" w14:textId="556B1F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5.718</w:t>
      </w:r>
    </w:p>
    <w:p w14:paraId="49BE42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718</w:t>
      </w:r>
    </w:p>
    <w:p w14:paraId="22F9A6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dāsera mahimā</w:t>
      </w:r>
      <w:r w:rsidRPr="004A2847">
        <w:rPr>
          <w:rStyle w:val="BookTitle"/>
          <w:rFonts w:asciiTheme="minorHAnsi" w:hAnsiTheme="minorHAnsi" w:cstheme="minorHAnsi"/>
          <w:b w:val="0"/>
          <w:bCs w:val="0"/>
          <w:color w:val="000000"/>
          <w:sz w:val="28"/>
          <w:szCs w:val="28"/>
        </w:rPr>
        <w:br/>
        <w:t>śata vatsare o karibāre nāhi sīmā</w:t>
      </w:r>
    </w:p>
    <w:p w14:paraId="5E6D91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 cannot describe all the glories of Nityānanda Svarūpa’s servants even in a hundred years.</w:t>
      </w:r>
    </w:p>
    <w:p w14:paraId="2C7FE175" w14:textId="1EB810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5.719</w:t>
      </w:r>
    </w:p>
    <w:p w14:paraId="40F919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719</w:t>
      </w:r>
    </w:p>
    <w:p w14:paraId="2F626E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nāma kahi—jāni yāṅra yāṅra</w:t>
      </w:r>
      <w:r w:rsidRPr="004A2847">
        <w:rPr>
          <w:rStyle w:val="BookTitle"/>
          <w:rFonts w:asciiTheme="minorHAnsi" w:hAnsiTheme="minorHAnsi" w:cstheme="minorHAnsi"/>
          <w:b w:val="0"/>
          <w:bCs w:val="0"/>
          <w:color w:val="000000"/>
          <w:sz w:val="28"/>
          <w:szCs w:val="28"/>
        </w:rPr>
        <w:br/>
        <w:t>nāma mātra smaraṇe o tariye saṁsāra</w:t>
      </w:r>
    </w:p>
    <w:p w14:paraId="6E25EEF2"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Still</w:t>
      </w:r>
      <w:proofErr w:type="gramEnd"/>
      <w:r w:rsidRPr="004A2847">
        <w:rPr>
          <w:rStyle w:val="BookTitle"/>
          <w:rFonts w:asciiTheme="minorHAnsi" w:hAnsiTheme="minorHAnsi" w:cstheme="minorHAnsi"/>
          <w:b/>
          <w:bCs/>
          <w:color w:val="800000"/>
          <w:sz w:val="28"/>
          <w:szCs w:val="28"/>
        </w:rPr>
        <w:t xml:space="preserve"> I will mention the names of those whom I know, for simply by remembering their names one is delivered from material existence.</w:t>
      </w:r>
    </w:p>
    <w:p w14:paraId="404CB984" w14:textId="50D02B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5.720</w:t>
      </w:r>
    </w:p>
    <w:p w14:paraId="5A75E3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720</w:t>
      </w:r>
    </w:p>
    <w:p w14:paraId="77AC65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yāṅra saṅge nityānandera vihāra</w:t>
      </w:r>
      <w:r w:rsidRPr="004A2847">
        <w:rPr>
          <w:rStyle w:val="BookTitle"/>
          <w:rFonts w:asciiTheme="minorHAnsi" w:hAnsiTheme="minorHAnsi" w:cstheme="minorHAnsi"/>
          <w:b w:val="0"/>
          <w:bCs w:val="0"/>
          <w:color w:val="000000"/>
          <w:sz w:val="28"/>
          <w:szCs w:val="28"/>
        </w:rPr>
        <w:br/>
        <w:t>sabe nanda-goṣṭhī gopa-gopī-avatāra</w:t>
      </w:r>
    </w:p>
    <w:p w14:paraId="2BB236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with whom Nityānanda enjoyed pastimes were all incarnations of the cowherd boy and cowherd girl associates of Nanda Mahārāja.</w:t>
      </w:r>
    </w:p>
    <w:p w14:paraId="6EDFE8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associates of Śrī Nityānanda were cowherd boys, cowherd girls, and family members of Nanda Mahārāja in Kṛṣṇa’s pastimes.</w:t>
      </w:r>
    </w:p>
    <w:p w14:paraId="1EE7EAC5" w14:textId="5DEF27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5.721</w:t>
      </w:r>
    </w:p>
    <w:p w14:paraId="422640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721</w:t>
      </w:r>
    </w:p>
    <w:p w14:paraId="508E5CD7" w14:textId="2633474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niṣedha lāgiyā</w:t>
      </w:r>
      <w:ins w:id="259" w:author="your servant" w:date="2020-06-11T20:50:00Z">
        <w:r w:rsidR="00632EC0">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pūrva-nāma nā likhila vidita kariyā</w:t>
      </w:r>
    </w:p>
    <w:p w14:paraId="008C77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prohibited by Nityānanda Svarūpa, I am not disclosing their previous names.</w:t>
      </w:r>
    </w:p>
    <w:p w14:paraId="27C5CA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prohibited His devotees from discussing in public the names by which His associates and companions were known during the pastimes of Kṛṣṇa. But for the information of the devotees, the names by which Śrī Nityānanda’s associates in the pastimes of Gaura were known in the pastimes of Kṛṣṇa are described by Śrī Kavi-karṇapūra in the book </w:t>
      </w:r>
      <w:r w:rsidRPr="004A2847">
        <w:rPr>
          <w:rStyle w:val="BookTitle"/>
          <w:rFonts w:asciiTheme="minorHAnsi" w:hAnsiTheme="minorHAnsi" w:cstheme="minorHAnsi"/>
          <w:b w:val="0"/>
          <w:bCs w:val="0"/>
          <w:i/>
          <w:iCs/>
          <w:color w:val="000000"/>
          <w:sz w:val="28"/>
          <w:szCs w:val="28"/>
        </w:rPr>
        <w:t>Śrī Gaura-gaṇoddeśa-dīpikā</w:t>
      </w:r>
      <w:r w:rsidRPr="004A2847">
        <w:rPr>
          <w:rStyle w:val="BookTitle"/>
          <w:rFonts w:asciiTheme="minorHAnsi" w:hAnsiTheme="minorHAnsi" w:cstheme="minorHAnsi"/>
          <w:b w:val="0"/>
          <w:bCs w:val="0"/>
          <w:color w:val="000000"/>
          <w:sz w:val="28"/>
          <w:szCs w:val="28"/>
        </w:rPr>
        <w:t>.</w:t>
      </w:r>
    </w:p>
    <w:p w14:paraId="69EBDFB9" w14:textId="7689E0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5.722</w:t>
      </w:r>
    </w:p>
    <w:p w14:paraId="18F29A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722</w:t>
      </w:r>
    </w:p>
    <w:p w14:paraId="2E2104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parama pārṣada—rāmadāsa mahāśaya</w:t>
      </w:r>
      <w:r w:rsidRPr="004A2847">
        <w:rPr>
          <w:rStyle w:val="BookTitle"/>
          <w:rFonts w:asciiTheme="minorHAnsi" w:hAnsiTheme="minorHAnsi" w:cstheme="minorHAnsi"/>
          <w:b w:val="0"/>
          <w:bCs w:val="0"/>
          <w:color w:val="000000"/>
          <w:sz w:val="28"/>
          <w:szCs w:val="28"/>
        </w:rPr>
        <w:br/>
        <w:t>niravadhi īśvara-bhāve se kathā kaya</w:t>
      </w:r>
    </w:p>
    <w:p w14:paraId="43A9CE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principal associate was Rāmadāsa Mahāśaya, who always spoke in the mood of the Supreme Lord.</w:t>
      </w:r>
    </w:p>
    <w:p w14:paraId="646D4928" w14:textId="389E7D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5.723</w:t>
      </w:r>
    </w:p>
    <w:p w14:paraId="4F9C60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723</w:t>
      </w:r>
    </w:p>
    <w:p w14:paraId="3D2412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vākya keha jhāṭa nā pāre bujhite</w:t>
      </w:r>
      <w:r w:rsidRPr="004A2847">
        <w:rPr>
          <w:rStyle w:val="BookTitle"/>
          <w:rFonts w:asciiTheme="minorHAnsi" w:hAnsiTheme="minorHAnsi" w:cstheme="minorHAnsi"/>
          <w:b w:val="0"/>
          <w:bCs w:val="0"/>
          <w:color w:val="000000"/>
          <w:sz w:val="28"/>
          <w:szCs w:val="28"/>
        </w:rPr>
        <w:br/>
        <w:t>niravadhi nityānanda yāṅra hṛdayete</w:t>
      </w:r>
    </w:p>
    <w:p w14:paraId="2BDDB7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could easily understand his words. Nityānanda always resided in his heart.</w:t>
      </w:r>
    </w:p>
    <w:p w14:paraId="73CE2E28" w14:textId="38308E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5.724</w:t>
      </w:r>
    </w:p>
    <w:p w14:paraId="47CDBA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724</w:t>
      </w:r>
    </w:p>
    <w:p w14:paraId="3A7018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adhika bhāva-grasta rāmadāsa</w:t>
      </w:r>
      <w:r w:rsidRPr="004A2847">
        <w:rPr>
          <w:rStyle w:val="BookTitle"/>
          <w:rFonts w:asciiTheme="minorHAnsi" w:hAnsiTheme="minorHAnsi" w:cstheme="minorHAnsi"/>
          <w:b w:val="0"/>
          <w:bCs w:val="0"/>
          <w:color w:val="000000"/>
          <w:sz w:val="28"/>
          <w:szCs w:val="28"/>
        </w:rPr>
        <w:br/>
        <w:t>yāṅra dehe kṛṣṇa āchilena tina māsa</w:t>
      </w:r>
    </w:p>
    <w:p w14:paraId="7967BC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Of all the devotees, Rāmadāsa had the most intense feelings of ecstatic love. Kṛṣṇa resided in his body for three months.</w:t>
      </w:r>
    </w:p>
    <w:p w14:paraId="1BAE3C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Rāmadāsa, who was the topmost associate of Śrī Nityānanda, always spoke in the mood of the </w:t>
      </w:r>
      <w:r w:rsidRPr="004A2847">
        <w:rPr>
          <w:rStyle w:val="BookTitle"/>
          <w:rFonts w:asciiTheme="minorHAnsi" w:hAnsiTheme="minorHAnsi" w:cstheme="minorHAnsi"/>
          <w:b w:val="0"/>
          <w:bCs w:val="0"/>
          <w:i/>
          <w:iCs/>
          <w:color w:val="000000"/>
          <w:sz w:val="28"/>
          <w:szCs w:val="28"/>
        </w:rPr>
        <w:t>viṣaya-vigraha</w:t>
      </w:r>
      <w:r w:rsidRPr="004A2847">
        <w:rPr>
          <w:rStyle w:val="BookTitle"/>
          <w:rFonts w:asciiTheme="minorHAnsi" w:hAnsiTheme="minorHAnsi" w:cstheme="minorHAnsi"/>
          <w:b w:val="0"/>
          <w:bCs w:val="0"/>
          <w:color w:val="000000"/>
          <w:sz w:val="28"/>
          <w:szCs w:val="28"/>
        </w:rPr>
        <w:t xml:space="preserve">, the object of worship, yet he was not a Māyāvādī follower of Śaṅkarācārya. Many people who did not understand his actual position misunderstood him as an </w:t>
      </w:r>
      <w:r w:rsidRPr="004A2847">
        <w:rPr>
          <w:rStyle w:val="BookTitle"/>
          <w:rFonts w:asciiTheme="minorHAnsi" w:hAnsiTheme="minorHAnsi" w:cstheme="minorHAnsi"/>
          <w:b w:val="0"/>
          <w:bCs w:val="0"/>
          <w:i/>
          <w:iCs/>
          <w:color w:val="000000"/>
          <w:sz w:val="28"/>
          <w:szCs w:val="28"/>
        </w:rPr>
        <w:t>ahaṅgrahopāsaka</w:t>
      </w:r>
      <w:r w:rsidRPr="004A2847">
        <w:rPr>
          <w:rStyle w:val="BookTitle"/>
          <w:rFonts w:asciiTheme="minorHAnsi" w:hAnsiTheme="minorHAnsi" w:cstheme="minorHAnsi"/>
          <w:b w:val="0"/>
          <w:bCs w:val="0"/>
          <w:color w:val="000000"/>
          <w:sz w:val="28"/>
          <w:szCs w:val="28"/>
        </w:rPr>
        <w:t xml:space="preserve">, or one who worships himself as the Supreme. </w:t>
      </w:r>
      <w:proofErr w:type="gramStart"/>
      <w:r w:rsidRPr="004A2847">
        <w:rPr>
          <w:rStyle w:val="BookTitle"/>
          <w:rFonts w:asciiTheme="minorHAnsi" w:hAnsiTheme="minorHAnsi" w:cstheme="minorHAnsi"/>
          <w:b w:val="0"/>
          <w:bCs w:val="0"/>
          <w:color w:val="000000"/>
          <w:sz w:val="28"/>
          <w:szCs w:val="28"/>
        </w:rPr>
        <w:t>Actually</w:t>
      </w:r>
      <w:proofErr w:type="gramEnd"/>
      <w:r w:rsidRPr="004A2847">
        <w:rPr>
          <w:rStyle w:val="BookTitle"/>
          <w:rFonts w:asciiTheme="minorHAnsi" w:hAnsiTheme="minorHAnsi" w:cstheme="minorHAnsi"/>
          <w:b w:val="0"/>
          <w:bCs w:val="0"/>
          <w:color w:val="000000"/>
          <w:sz w:val="28"/>
          <w:szCs w:val="28"/>
        </w:rPr>
        <w:t xml:space="preserve"> Rāmadāsa was always eager to gratify the senses of the Supreme Lord. Since foolish Māyāvādīs consider the living entities and the Supreme Brahman as one, they cannot understand the endeavors of the devotees. Once Śrī Rāmadāsa concealed his mood as a servant and Kṛṣṇa entered his body and resided there for three months. If one takes advantage of this incident and independently acts like Kṛṣṇa, his attainment of hell is guaranteed. Many followers of the Rāmānandi-sampradāya [This </w:t>
      </w:r>
      <w:r w:rsidRPr="004A2847">
        <w:rPr>
          <w:rStyle w:val="BookTitle"/>
          <w:rFonts w:asciiTheme="minorHAnsi" w:hAnsiTheme="minorHAnsi" w:cstheme="minorHAnsi"/>
          <w:b w:val="0"/>
          <w:bCs w:val="0"/>
          <w:i/>
          <w:iCs/>
          <w:color w:val="000000"/>
          <w:sz w:val="28"/>
          <w:szCs w:val="28"/>
        </w:rPr>
        <w:t>sampradāya</w:t>
      </w:r>
      <w:r w:rsidRPr="004A2847">
        <w:rPr>
          <w:rStyle w:val="BookTitle"/>
          <w:rFonts w:asciiTheme="minorHAnsi" w:hAnsiTheme="minorHAnsi" w:cstheme="minorHAnsi"/>
          <w:b w:val="0"/>
          <w:bCs w:val="0"/>
          <w:color w:val="000000"/>
          <w:sz w:val="28"/>
          <w:szCs w:val="28"/>
        </w:rPr>
        <w:t xml:space="preserve"> is a branch of the Rāmānuja-sampradāya and is not associated with Rāmadāsa.] follow the path of </w:t>
      </w:r>
      <w:r w:rsidRPr="004A2847">
        <w:rPr>
          <w:rStyle w:val="BookTitle"/>
          <w:rFonts w:asciiTheme="minorHAnsi" w:hAnsiTheme="minorHAnsi" w:cstheme="minorHAnsi"/>
          <w:b w:val="0"/>
          <w:bCs w:val="0"/>
          <w:i/>
          <w:iCs/>
          <w:color w:val="000000"/>
          <w:sz w:val="28"/>
          <w:szCs w:val="28"/>
        </w:rPr>
        <w:t>ahaṅgrahopāsanā</w:t>
      </w:r>
      <w:r w:rsidRPr="004A2847">
        <w:rPr>
          <w:rStyle w:val="BookTitle"/>
          <w:rFonts w:asciiTheme="minorHAnsi" w:hAnsiTheme="minorHAnsi" w:cstheme="minorHAnsi"/>
          <w:b w:val="0"/>
          <w:bCs w:val="0"/>
          <w:color w:val="000000"/>
          <w:sz w:val="28"/>
          <w:szCs w:val="28"/>
        </w:rPr>
        <w:t xml:space="preserve">. Since the Māyāvāda philosophy is prominently found in their literature, the Vaiṣṇavas of the four authorized </w:t>
      </w:r>
      <w:r w:rsidRPr="004A2847">
        <w:rPr>
          <w:rStyle w:val="BookTitle"/>
          <w:rFonts w:asciiTheme="minorHAnsi" w:hAnsiTheme="minorHAnsi" w:cstheme="minorHAnsi"/>
          <w:b w:val="0"/>
          <w:bCs w:val="0"/>
          <w:i/>
          <w:iCs/>
          <w:color w:val="000000"/>
          <w:sz w:val="28"/>
          <w:szCs w:val="28"/>
        </w:rPr>
        <w:t xml:space="preserve">sampradāyas </w:t>
      </w:r>
      <w:r w:rsidRPr="004A2847">
        <w:rPr>
          <w:rStyle w:val="BookTitle"/>
          <w:rFonts w:asciiTheme="minorHAnsi" w:hAnsiTheme="minorHAnsi" w:cstheme="minorHAnsi"/>
          <w:b w:val="0"/>
          <w:bCs w:val="0"/>
          <w:color w:val="000000"/>
          <w:sz w:val="28"/>
          <w:szCs w:val="28"/>
        </w:rPr>
        <w:t>do not agree with them on all matters.</w:t>
      </w:r>
    </w:p>
    <w:p w14:paraId="064711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Rāmadāsa,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w:t>
      </w:r>
      <w:r w:rsidRPr="004A2847">
        <w:rPr>
          <w:rStyle w:val="BookTitle"/>
          <w:rFonts w:asciiTheme="minorHAnsi" w:hAnsiTheme="minorHAnsi" w:cstheme="minorHAnsi"/>
          <w:b w:val="0"/>
          <w:bCs w:val="0"/>
          <w:color w:val="000000"/>
          <w:sz w:val="28"/>
          <w:szCs w:val="28"/>
        </w:rPr>
        <w:lastRenderedPageBreak/>
        <w:t xml:space="preserve">text 13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6F81655D" w14:textId="6838ED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5.725</w:t>
      </w:r>
    </w:p>
    <w:p w14:paraId="521AA6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725</w:t>
      </w:r>
    </w:p>
    <w:p w14:paraId="637F11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prasiddha caitanya-dāsa murāri paṇḍita</w:t>
      </w:r>
      <w:r w:rsidRPr="004A2847">
        <w:rPr>
          <w:rStyle w:val="BookTitle"/>
          <w:rFonts w:asciiTheme="minorHAnsi" w:hAnsiTheme="minorHAnsi" w:cstheme="minorHAnsi"/>
          <w:b w:val="0"/>
          <w:bCs w:val="0"/>
          <w:color w:val="000000"/>
          <w:sz w:val="28"/>
          <w:szCs w:val="28"/>
        </w:rPr>
        <w:br/>
        <w:t>yāṅra khelā mahāsarpa-vyāghrera sahita</w:t>
      </w:r>
    </w:p>
    <w:p w14:paraId="1CD1DF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Murāri Caitanya dāsa was a renowned associate who sported with large snakes and tigers.</w:t>
      </w:r>
    </w:p>
    <w:p w14:paraId="3A85E2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Murāri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20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D45773C" w14:textId="531648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5.726</w:t>
      </w:r>
    </w:p>
    <w:p w14:paraId="012EDC3A" w14:textId="07C413D8" w:rsidR="00632EC0" w:rsidRPr="00632EC0" w:rsidRDefault="00632EC0">
      <w:pPr>
        <w:pStyle w:val="Titles"/>
        <w:rPr>
          <w:rStyle w:val="BookTitle"/>
          <w:rFonts w:asciiTheme="minorHAnsi" w:hAnsiTheme="minorHAnsi" w:cstheme="minorHAnsi"/>
          <w:i/>
          <w:iCs/>
          <w:vanish/>
          <w:color w:val="008000"/>
          <w:sz w:val="28"/>
          <w:szCs w:val="28"/>
        </w:rPr>
        <w:pPrChange w:id="260" w:author="your servant" w:date="2020-06-11T20:52:00Z">
          <w:pPr>
            <w:pStyle w:val="Verse"/>
          </w:pPr>
        </w:pPrChange>
      </w:pPr>
      <w:r w:rsidRPr="004A2847">
        <w:rPr>
          <w:rStyle w:val="BookTitle"/>
          <w:rFonts w:asciiTheme="minorHAnsi" w:hAnsiTheme="minorHAnsi" w:cstheme="minorHAnsi"/>
          <w:b/>
          <w:bCs/>
          <w:color w:val="008000"/>
          <w:sz w:val="28"/>
          <w:szCs w:val="28"/>
        </w:rPr>
        <w:t>TEXT 72</w:t>
      </w:r>
      <w:ins w:id="261" w:author="your servant" w:date="2020-06-11T20:52:00Z">
        <w:r>
          <w:rPr>
            <w:rStyle w:val="BookTitle"/>
            <w:rFonts w:asciiTheme="minorHAnsi" w:hAnsiTheme="minorHAnsi" w:cstheme="minorHAnsi"/>
            <w:b/>
            <w:bCs/>
            <w:color w:val="008000"/>
            <w:sz w:val="28"/>
            <w:szCs w:val="28"/>
          </w:rPr>
          <w:t>6</w:t>
        </w:r>
      </w:ins>
    </w:p>
    <w:p w14:paraId="2CFC054D" w14:textId="61F4A37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raghunātha-vaidya upādhyāya mahāmati</w:t>
      </w:r>
      <w:r w:rsidRPr="004A2847">
        <w:rPr>
          <w:rStyle w:val="BookTitle"/>
          <w:rFonts w:asciiTheme="minorHAnsi" w:hAnsiTheme="minorHAnsi" w:cstheme="minorHAnsi"/>
          <w:b w:val="0"/>
          <w:bCs w:val="0"/>
          <w:color w:val="000000"/>
          <w:sz w:val="28"/>
          <w:szCs w:val="28"/>
        </w:rPr>
        <w:br/>
        <w:t>yāṅra dṛṣṭi-pāte kṛṣṇe haya rati mati</w:t>
      </w:r>
    </w:p>
    <w:p w14:paraId="5B641F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Raghunātha Vaidya Upādhyāya was most magnanimous. By his glance attachment for Kṛṣṇa would awaken in one’s mind.</w:t>
      </w:r>
    </w:p>
    <w:p w14:paraId="2B28E55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Raghunātha Vaidya Upādhyāya,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22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AF22CB1" w14:textId="73F42A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5.727</w:t>
      </w:r>
    </w:p>
    <w:p w14:paraId="17A95B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727</w:t>
      </w:r>
    </w:p>
    <w:p w14:paraId="571864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prema-bhakti-rasamaya gadādhara-dāsa</w:t>
      </w:r>
      <w:r w:rsidRPr="004A2847">
        <w:rPr>
          <w:rStyle w:val="BookTitle"/>
          <w:rFonts w:asciiTheme="minorHAnsi" w:hAnsiTheme="minorHAnsi" w:cstheme="minorHAnsi"/>
          <w:b w:val="0"/>
          <w:bCs w:val="0"/>
          <w:color w:val="000000"/>
          <w:sz w:val="28"/>
          <w:szCs w:val="28"/>
        </w:rPr>
        <w:br/>
        <w:t>yāṅra daraśana-mātra sarva-pāpa-nāśa</w:t>
      </w:r>
    </w:p>
    <w:p w14:paraId="5DD6AE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dāsa was filled with the transcendental mellows of ecstatic love. Simply by seeing him, all sinful reactions were destroyed.</w:t>
      </w:r>
    </w:p>
    <w:p w14:paraId="0FF7C5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Gadādhara 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Ten, text 53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2F5F3CED" w14:textId="0DA2E8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5.728</w:t>
      </w:r>
    </w:p>
    <w:p w14:paraId="73B109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728</w:t>
      </w:r>
    </w:p>
    <w:p w14:paraId="69CBC5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prema-rasa-samudra—sundarānanda nāma</w:t>
      </w:r>
      <w:r w:rsidRPr="004A2847">
        <w:rPr>
          <w:rStyle w:val="BookTitle"/>
          <w:rFonts w:asciiTheme="minorHAnsi" w:hAnsiTheme="minorHAnsi" w:cstheme="minorHAnsi"/>
          <w:b w:val="0"/>
          <w:bCs w:val="0"/>
          <w:color w:val="000000"/>
          <w:sz w:val="28"/>
          <w:szCs w:val="28"/>
        </w:rPr>
        <w:br/>
        <w:t>nityānanda-svarūpera pārṣada-pradhāna</w:t>
      </w:r>
    </w:p>
    <w:p w14:paraId="496863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Sundarānanda was an ocean of the mellows of ecstatic love. He was the chief of </w:t>
      </w:r>
      <w:r w:rsidRPr="004A2847">
        <w:rPr>
          <w:rStyle w:val="BookTitle"/>
          <w:rFonts w:asciiTheme="minorHAnsi" w:hAnsiTheme="minorHAnsi" w:cstheme="minorHAnsi"/>
          <w:b/>
          <w:bCs/>
          <w:color w:val="800000"/>
          <w:sz w:val="28"/>
          <w:szCs w:val="28"/>
        </w:rPr>
        <w:lastRenderedPageBreak/>
        <w:t>Nityānanda Svarūpa’s associates.</w:t>
      </w:r>
    </w:p>
    <w:p w14:paraId="44BE65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Sundarānanda,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752ED7D" w14:textId="643867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5.729</w:t>
      </w:r>
    </w:p>
    <w:p w14:paraId="236DB3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729</w:t>
      </w:r>
    </w:p>
    <w:p w14:paraId="429475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paṇḍita-kamalākānta—parama-uddāma</w:t>
      </w:r>
      <w:r w:rsidRPr="004A2847">
        <w:rPr>
          <w:rStyle w:val="BookTitle"/>
          <w:rFonts w:asciiTheme="minorHAnsi" w:hAnsiTheme="minorHAnsi" w:cstheme="minorHAnsi"/>
          <w:b w:val="0"/>
          <w:bCs w:val="0"/>
          <w:color w:val="000000"/>
          <w:sz w:val="28"/>
          <w:szCs w:val="28"/>
        </w:rPr>
        <w:br/>
        <w:t>yāṅhāre dilena nityānanda saptagrāma</w:t>
      </w:r>
    </w:p>
    <w:p w14:paraId="546BCF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Paṇḍita Kamalākānta was most grave. Nityānanda entrusted the village of Saptagrāma to him.</w:t>
      </w:r>
    </w:p>
    <w:p w14:paraId="46F681A7" w14:textId="700314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5.730</w:t>
      </w:r>
    </w:p>
    <w:p w14:paraId="79D8BA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730</w:t>
      </w:r>
    </w:p>
    <w:p w14:paraId="0A865A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gaurīdāsa-paṇḍita—parama-bhāgyavān</w:t>
      </w:r>
      <w:r w:rsidRPr="004A2847">
        <w:rPr>
          <w:rStyle w:val="BookTitle"/>
          <w:rFonts w:asciiTheme="minorHAnsi" w:hAnsiTheme="minorHAnsi" w:cstheme="minorHAnsi"/>
          <w:b w:val="0"/>
          <w:bCs w:val="0"/>
          <w:color w:val="000000"/>
          <w:sz w:val="28"/>
          <w:szCs w:val="28"/>
        </w:rPr>
        <w:br/>
        <w:t>kāya-mano-vākye nityānanda yāṅra prāṇa</w:t>
      </w:r>
    </w:p>
    <w:p w14:paraId="5F47D7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Gaurīdāsa Paṇḍita was most fortunate, for he accepted Nityānanda as his life and soul with his body, mind, and speech.</w:t>
      </w:r>
    </w:p>
    <w:p w14:paraId="623067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Gaurīdāsa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26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760F4BCE" w14:textId="504DBF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5.731</w:t>
      </w:r>
    </w:p>
    <w:p w14:paraId="43DC08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731</w:t>
      </w:r>
    </w:p>
    <w:p w14:paraId="6B4BBB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purandara-paṇḍita—parama śānta-dānta</w:t>
      </w:r>
      <w:r w:rsidRPr="004A2847">
        <w:rPr>
          <w:rStyle w:val="BookTitle"/>
          <w:rFonts w:asciiTheme="minorHAnsi" w:hAnsiTheme="minorHAnsi" w:cstheme="minorHAnsi"/>
          <w:b w:val="0"/>
          <w:bCs w:val="0"/>
          <w:color w:val="000000"/>
          <w:sz w:val="28"/>
          <w:szCs w:val="28"/>
        </w:rPr>
        <w:br/>
        <w:t>nityānanda-svarūpera vallabha ekānta</w:t>
      </w:r>
    </w:p>
    <w:p w14:paraId="537475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Purandara Paṇḍita was greatly peaceful and self-controlled. He was extremely dear to Nityānanda Svarūpa.</w:t>
      </w:r>
    </w:p>
    <w:p w14:paraId="35D2F8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Purandara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28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7996852D" w14:textId="400DB2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5.732</w:t>
      </w:r>
    </w:p>
    <w:p w14:paraId="2497D5D5" w14:textId="77777777" w:rsidR="00632EC0" w:rsidRPr="004A2847" w:rsidRDefault="00632EC0" w:rsidP="00632EC0">
      <w:pPr>
        <w:pStyle w:val="Titles"/>
        <w:rPr>
          <w:ins w:id="262" w:author="your servant" w:date="2020-06-11T20:53:00Z"/>
          <w:rStyle w:val="BookTitle"/>
          <w:rFonts w:asciiTheme="minorHAnsi" w:hAnsiTheme="minorHAnsi" w:cstheme="minorHAnsi"/>
          <w:b/>
          <w:bCs/>
          <w:color w:val="008000"/>
          <w:sz w:val="28"/>
          <w:szCs w:val="28"/>
        </w:rPr>
      </w:pPr>
      <w:ins w:id="263" w:author="your servant" w:date="2020-06-11T20:53:00Z">
        <w:r w:rsidRPr="004A2847">
          <w:rPr>
            <w:rStyle w:val="BookTitle"/>
            <w:rFonts w:asciiTheme="minorHAnsi" w:hAnsiTheme="minorHAnsi" w:cstheme="minorHAnsi"/>
            <w:b/>
            <w:bCs/>
            <w:color w:val="008000"/>
            <w:sz w:val="28"/>
            <w:szCs w:val="28"/>
          </w:rPr>
          <w:t>TEXT 732</w:t>
        </w:r>
      </w:ins>
    </w:p>
    <w:p w14:paraId="1E7FF9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nityānanda-jīvana parameśvarī-dāsa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yāṅhāra vigrahe nityānandera vilāsa</w:t>
      </w:r>
    </w:p>
    <w:p w14:paraId="2E944B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was the life and soul of Parameśvarī dāsa. Nityānanda enjoyed pastimes in his body.</w:t>
      </w:r>
    </w:p>
    <w:p w14:paraId="0CACFF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Parameśvarī 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29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63D7B587" w14:textId="6CD753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5.733</w:t>
      </w:r>
    </w:p>
    <w:p w14:paraId="655BE7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733</w:t>
      </w:r>
    </w:p>
    <w:p w14:paraId="11C9B2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dhanañjaya-paṇḍita—mahānta vilakṣaṇa</w:t>
      </w:r>
      <w:r w:rsidRPr="004A2847">
        <w:rPr>
          <w:rStyle w:val="BookTitle"/>
          <w:rFonts w:asciiTheme="minorHAnsi" w:hAnsiTheme="minorHAnsi" w:cstheme="minorHAnsi"/>
          <w:b w:val="0"/>
          <w:bCs w:val="0"/>
          <w:color w:val="000000"/>
          <w:sz w:val="28"/>
          <w:szCs w:val="28"/>
        </w:rPr>
        <w:br/>
        <w:t>yāṅhāra hṛdaye nityānanda sarva-kṣaṇa</w:t>
      </w:r>
    </w:p>
    <w:p w14:paraId="01D21F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Dhanañjaya Paṇḍita was an extraordinary devotee. Nityānanda always resided in his heart.</w:t>
      </w:r>
    </w:p>
    <w:p w14:paraId="751848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Dhanañjaya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31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FA0B68E" w14:textId="35812A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5.734</w:t>
      </w:r>
    </w:p>
    <w:p w14:paraId="13882E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734</w:t>
      </w:r>
    </w:p>
    <w:p w14:paraId="6A66A7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prema-rase mahāmatta—balarāma-dāsa</w:t>
      </w:r>
      <w:r w:rsidRPr="004A2847">
        <w:rPr>
          <w:rStyle w:val="BookTitle"/>
          <w:rFonts w:asciiTheme="minorHAnsi" w:hAnsiTheme="minorHAnsi" w:cstheme="minorHAnsi"/>
          <w:b w:val="0"/>
          <w:bCs w:val="0"/>
          <w:color w:val="000000"/>
          <w:sz w:val="28"/>
          <w:szCs w:val="28"/>
        </w:rPr>
        <w:br/>
        <w:t>yāṅhāra vātāse saba pāpa yāya nāśa</w:t>
      </w:r>
    </w:p>
    <w:p w14:paraId="7F3E83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Balarāma dāsa was intoxicated with the mellows of ecstatic love. The breezes that touched his body destroyed all sins.</w:t>
      </w:r>
    </w:p>
    <w:p w14:paraId="1C4332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Balarāma 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34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8F5218E" w14:textId="040D79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5.735</w:t>
      </w:r>
    </w:p>
    <w:p w14:paraId="4F1522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735</w:t>
      </w:r>
    </w:p>
    <w:p w14:paraId="78CFA6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yadunātha kavicandra—prema-rasa-maya</w:t>
      </w:r>
      <w:r w:rsidRPr="004A2847">
        <w:rPr>
          <w:rStyle w:val="BookTitle"/>
          <w:rFonts w:asciiTheme="minorHAnsi" w:hAnsiTheme="minorHAnsi" w:cstheme="minorHAnsi"/>
          <w:b w:val="0"/>
          <w:bCs w:val="0"/>
          <w:color w:val="000000"/>
          <w:sz w:val="28"/>
          <w:szCs w:val="28"/>
        </w:rPr>
        <w:br/>
        <w:t>niravadhi nityānanda yāṅhāre sadaya</w:t>
      </w:r>
    </w:p>
    <w:p w14:paraId="513A01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Yadunātha Kavicandra was filled with the mellows of ecstatic love. Nityānanda was always merciful to him.</w:t>
      </w:r>
    </w:p>
    <w:p w14:paraId="3966F6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Yadunātha Kavicandra,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35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DFAE881" w14:textId="2DDF2B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5.736</w:t>
      </w:r>
    </w:p>
    <w:p w14:paraId="5DB680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736</w:t>
      </w:r>
    </w:p>
    <w:p w14:paraId="3D5ED8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jagadīśa-paṇḍita—parama-jyotir-dhāma</w:t>
      </w:r>
      <w:r w:rsidRPr="004A2847">
        <w:rPr>
          <w:rStyle w:val="BookTitle"/>
          <w:rFonts w:asciiTheme="minorHAnsi" w:hAnsiTheme="minorHAnsi" w:cstheme="minorHAnsi"/>
          <w:b w:val="0"/>
          <w:bCs w:val="0"/>
          <w:color w:val="000000"/>
          <w:sz w:val="28"/>
          <w:szCs w:val="28"/>
        </w:rPr>
        <w:br/>
        <w:t>sa-pārṣade nityānanda yāṅra dhana prāṇa</w:t>
      </w:r>
    </w:p>
    <w:p w14:paraId="7AAEC2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Jagadīśa Paṇḍita was the abode of great effulgence. Nityānanda and His associates were his life and soul.</w:t>
      </w:r>
    </w:p>
    <w:p w14:paraId="1D65A6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Jagadīśa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30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FB7A44B" w14:textId="43E5AB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5.737</w:t>
      </w:r>
    </w:p>
    <w:p w14:paraId="2326B7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737</w:t>
      </w:r>
    </w:p>
    <w:p w14:paraId="1F5E47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paṇḍita puruṣottama—navadvīpe janma</w:t>
      </w:r>
      <w:r w:rsidRPr="004A2847">
        <w:rPr>
          <w:rStyle w:val="BookTitle"/>
          <w:rFonts w:asciiTheme="minorHAnsi" w:hAnsiTheme="minorHAnsi" w:cstheme="minorHAnsi"/>
          <w:b w:val="0"/>
          <w:bCs w:val="0"/>
          <w:color w:val="000000"/>
          <w:sz w:val="28"/>
          <w:szCs w:val="28"/>
        </w:rPr>
        <w:br/>
        <w:t>nityānanda-svarūpera mahābhṛtya marma</w:t>
      </w:r>
    </w:p>
    <w:p w14:paraId="7ED932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Paṇḍita Puruṣottama took birth in Navadvīpa. He was a confidential servant of Nityānanda Svarūpa.</w:t>
      </w:r>
    </w:p>
    <w:p w14:paraId="6D8214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Paṇḍita Puruṣottama,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268545B" w14:textId="461AF3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5.738</w:t>
      </w:r>
    </w:p>
    <w:p w14:paraId="677905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738</w:t>
      </w:r>
    </w:p>
    <w:p w14:paraId="28DC40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yāṅra ghare nityānandera vasati</w:t>
      </w:r>
      <w:r w:rsidRPr="004A2847">
        <w:rPr>
          <w:rStyle w:val="BookTitle"/>
          <w:rFonts w:asciiTheme="minorHAnsi" w:hAnsiTheme="minorHAnsi" w:cstheme="minorHAnsi"/>
          <w:b w:val="0"/>
          <w:bCs w:val="0"/>
          <w:color w:val="000000"/>
          <w:sz w:val="28"/>
          <w:szCs w:val="28"/>
        </w:rPr>
        <w:br/>
        <w:t>yāṅhāra prasāde haya nityānande mati</w:t>
      </w:r>
    </w:p>
    <w:p w14:paraId="24B488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had previously stayed in his house. By his mercy one’s mind would be fixed on Nityānanda.</w:t>
      </w:r>
    </w:p>
    <w:p w14:paraId="3CE3FD12" w14:textId="6B5155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5.739</w:t>
      </w:r>
    </w:p>
    <w:p w14:paraId="11706C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739</w:t>
      </w:r>
    </w:p>
    <w:p w14:paraId="20EF6B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rāḍhe janma mahāśaya dvija-kṛṣṇadāsa</w:t>
      </w:r>
      <w:r w:rsidRPr="004A2847">
        <w:rPr>
          <w:rStyle w:val="BookTitle"/>
          <w:rFonts w:asciiTheme="minorHAnsi" w:hAnsiTheme="minorHAnsi" w:cstheme="minorHAnsi"/>
          <w:b w:val="0"/>
          <w:bCs w:val="0"/>
          <w:color w:val="000000"/>
          <w:sz w:val="28"/>
          <w:szCs w:val="28"/>
        </w:rPr>
        <w:br/>
        <w:t>nityānanda-pāriṣade yāṅhāra vilāsa</w:t>
      </w:r>
    </w:p>
    <w:p w14:paraId="1C0D08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Dvija Kṛṣṇadāsa Mahāśaya was born in Rāḍha-deśa. He enjoyed the association of Nityānanda’s associates.</w:t>
      </w:r>
    </w:p>
    <w:p w14:paraId="3B0F75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Dvija Kṛṣṇadāsa,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w:t>
      </w:r>
      <w:r w:rsidRPr="004A2847">
        <w:rPr>
          <w:rStyle w:val="BookTitle"/>
          <w:rFonts w:asciiTheme="minorHAnsi" w:hAnsiTheme="minorHAnsi" w:cstheme="minorHAnsi"/>
          <w:b w:val="0"/>
          <w:bCs w:val="0"/>
          <w:color w:val="000000"/>
          <w:sz w:val="28"/>
          <w:szCs w:val="28"/>
        </w:rPr>
        <w:lastRenderedPageBreak/>
        <w:t xml:space="preserve">Eleven, text 36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B15D822" w14:textId="239352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5.740</w:t>
      </w:r>
    </w:p>
    <w:p w14:paraId="701173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740</w:t>
      </w:r>
    </w:p>
    <w:p w14:paraId="68853B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prasiddha kāliyā-kṛṣṇadāsa tribhuvane</w:t>
      </w:r>
      <w:r w:rsidRPr="004A2847">
        <w:rPr>
          <w:rStyle w:val="BookTitle"/>
          <w:rFonts w:asciiTheme="minorHAnsi" w:hAnsiTheme="minorHAnsi" w:cstheme="minorHAnsi"/>
          <w:b w:val="0"/>
          <w:bCs w:val="0"/>
          <w:color w:val="000000"/>
          <w:sz w:val="28"/>
          <w:szCs w:val="28"/>
        </w:rPr>
        <w:br/>
        <w:t>gauracandra labhya haya yāṅhāra smaraṇe</w:t>
      </w:r>
    </w:p>
    <w:p w14:paraId="5A4AFA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Kāliyā Kṛṣṇadāsa was famous throughout the three worlds. By remembering him one can attain Gauracandra.</w:t>
      </w:r>
    </w:p>
    <w:p w14:paraId="098AFF5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Kālā-Kṛṣṇa (Kāliyā Kṛṣṇadāsa),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37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4739BFB" w14:textId="3ACF33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5.741</w:t>
      </w:r>
    </w:p>
    <w:p w14:paraId="5233B6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741</w:t>
      </w:r>
    </w:p>
    <w:p w14:paraId="24DC61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sadāśiva-kavirāja—mahā-bhāgyavān</w:t>
      </w:r>
      <w:r w:rsidRPr="004A2847">
        <w:rPr>
          <w:rStyle w:val="BookTitle"/>
          <w:rFonts w:asciiTheme="minorHAnsi" w:hAnsiTheme="minorHAnsi" w:cstheme="minorHAnsi"/>
          <w:b w:val="0"/>
          <w:bCs w:val="0"/>
          <w:color w:val="000000"/>
          <w:sz w:val="28"/>
          <w:szCs w:val="28"/>
        </w:rPr>
        <w:br/>
        <w:t>yāṅra putra—puruṣottama-dāsa-nāma</w:t>
      </w:r>
    </w:p>
    <w:p w14:paraId="35915A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Sadāśiva Kavirāja was most fortunate. He had a son named Puruṣottama dāsa.</w:t>
      </w:r>
    </w:p>
    <w:p w14:paraId="24580E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Sadāśiva Kavirāja,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38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613232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Puruṣottama 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38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DB5057C" w14:textId="64A425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5.742</w:t>
      </w:r>
    </w:p>
    <w:p w14:paraId="04A05D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742</w:t>
      </w:r>
    </w:p>
    <w:p w14:paraId="174065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puruṣottama dāsera śarīre</w:t>
      </w:r>
      <w:r w:rsidRPr="004A2847">
        <w:rPr>
          <w:rStyle w:val="BookTitle"/>
          <w:rFonts w:asciiTheme="minorHAnsi" w:hAnsiTheme="minorHAnsi" w:cstheme="minorHAnsi"/>
          <w:b w:val="0"/>
          <w:bCs w:val="0"/>
          <w:color w:val="000000"/>
          <w:sz w:val="28"/>
          <w:szCs w:val="28"/>
        </w:rPr>
        <w:br/>
        <w:t>nityānanda-candra yāṅra hṛdaye vihare</w:t>
      </w:r>
    </w:p>
    <w:p w14:paraId="1C7A2B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body of Puruṣottama dāsa displayed no external consciousness, for Nityānanda Candra resided in his heart.</w:t>
      </w:r>
    </w:p>
    <w:p w14:paraId="15DA7459" w14:textId="6EDBB5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5.743</w:t>
      </w:r>
    </w:p>
    <w:p w14:paraId="78AE26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743</w:t>
      </w:r>
    </w:p>
    <w:p w14:paraId="4C1A9B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uddhāraṇa-datta—mahā-vaiṣṇava udāra</w:t>
      </w:r>
      <w:r w:rsidRPr="004A2847">
        <w:rPr>
          <w:rStyle w:val="BookTitle"/>
          <w:rFonts w:asciiTheme="minorHAnsi" w:hAnsiTheme="minorHAnsi" w:cstheme="minorHAnsi"/>
          <w:b w:val="0"/>
          <w:bCs w:val="0"/>
          <w:color w:val="000000"/>
          <w:sz w:val="28"/>
          <w:szCs w:val="28"/>
        </w:rPr>
        <w:br/>
        <w:t>nityānanda-sevāya yāṅhāra adhikāra</w:t>
      </w:r>
    </w:p>
    <w:p w14:paraId="33D1B3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Uddhāraṇa Datta was a great magnanimous Vaiṣṇava. He was qualified for the service of Nityānanda.</w:t>
      </w:r>
    </w:p>
    <w:p w14:paraId="0EDD361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Uddhāraṇa Datta,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41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76FD901" w14:textId="12F0B4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5.744</w:t>
      </w:r>
    </w:p>
    <w:p w14:paraId="78E4E9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744</w:t>
      </w:r>
    </w:p>
    <w:p w14:paraId="00D93A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maheśa-paṇḍita—ati parama mahānta</w:t>
      </w:r>
      <w:r w:rsidRPr="004A2847">
        <w:rPr>
          <w:rStyle w:val="BookTitle"/>
          <w:rFonts w:asciiTheme="minorHAnsi" w:hAnsiTheme="minorHAnsi" w:cstheme="minorHAnsi"/>
          <w:b w:val="0"/>
          <w:bCs w:val="0"/>
          <w:color w:val="000000"/>
          <w:sz w:val="28"/>
          <w:szCs w:val="28"/>
        </w:rPr>
        <w:br/>
        <w:t>paramānanda-upādhyāya—vaiṣṇava ekānta</w:t>
      </w:r>
    </w:p>
    <w:p w14:paraId="28B09B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Maheśa Paṇḍita was the most exalted devotee. Paramānanda Upādhyāya was an unalloyed Vaiṣṇava.</w:t>
      </w:r>
    </w:p>
    <w:p w14:paraId="1A452C0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Maheśa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32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6AB70D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Paramānanda Upādhyāya,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44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0B996055" w14:textId="06C68D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5.745</w:t>
      </w:r>
    </w:p>
    <w:p w14:paraId="161159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745</w:t>
      </w:r>
    </w:p>
    <w:p w14:paraId="32A055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caturbhuja-paṇḍita-nandana gaṅgādāsa</w:t>
      </w:r>
      <w:r w:rsidRPr="004A2847">
        <w:rPr>
          <w:rStyle w:val="BookTitle"/>
          <w:rFonts w:asciiTheme="minorHAnsi" w:hAnsiTheme="minorHAnsi" w:cstheme="minorHAnsi"/>
          <w:b w:val="0"/>
          <w:bCs w:val="0"/>
          <w:color w:val="000000"/>
          <w:sz w:val="28"/>
          <w:szCs w:val="28"/>
        </w:rPr>
        <w:br/>
        <w:t>pūrve yāṅra ghare nityānanadera vilāsa</w:t>
      </w:r>
    </w:p>
    <w:p w14:paraId="4BECE0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Gaṅgādāsa was the son of Caturbhuja Paṇḍita. Nityānanda had previously stayed in his house.</w:t>
      </w:r>
    </w:p>
    <w:p w14:paraId="595DCD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Gaṅgādāsa,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7EB151A3" w14:textId="1F9977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5.746</w:t>
      </w:r>
    </w:p>
    <w:p w14:paraId="7395CC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746</w:t>
      </w:r>
    </w:p>
    <w:p w14:paraId="54E3A3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 vaiṣṇavānanda—parama-udāra</w:t>
      </w:r>
      <w:r w:rsidRPr="004A2847">
        <w:rPr>
          <w:rStyle w:val="BookTitle"/>
          <w:rFonts w:asciiTheme="minorHAnsi" w:hAnsiTheme="minorHAnsi" w:cstheme="minorHAnsi"/>
          <w:b w:val="0"/>
          <w:bCs w:val="0"/>
          <w:color w:val="000000"/>
          <w:sz w:val="28"/>
          <w:szCs w:val="28"/>
        </w:rPr>
        <w:br/>
        <w:t>pūrve raghunātha-purī nāma khyāti yāṅra</w:t>
      </w:r>
    </w:p>
    <w:p w14:paraId="3C1375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Ācārya Vaiṣṇavānanda was most magnanimous. He was formerly known as Raghunātha Purī.</w:t>
      </w:r>
    </w:p>
    <w:p w14:paraId="518FFCF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Ācārya Vaiṣṇavānanda,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42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1BE7F8BB" w14:textId="616D5C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5.747</w:t>
      </w:r>
    </w:p>
    <w:p w14:paraId="2D3DDA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747</w:t>
      </w:r>
    </w:p>
    <w:p w14:paraId="38F34B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prasiddha paramānanda-gupta mahāśaya</w:t>
      </w:r>
      <w:r w:rsidRPr="004A2847">
        <w:rPr>
          <w:rStyle w:val="BookTitle"/>
          <w:rFonts w:asciiTheme="minorHAnsi" w:hAnsiTheme="minorHAnsi" w:cstheme="minorHAnsi"/>
          <w:b w:val="0"/>
          <w:bCs w:val="0"/>
          <w:color w:val="000000"/>
          <w:sz w:val="28"/>
          <w:szCs w:val="28"/>
        </w:rPr>
        <w:br/>
        <w:t>pūrve yāṅra ghare nityānandera ālaya</w:t>
      </w:r>
    </w:p>
    <w:p w14:paraId="68978A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Paramānanda Gupta Mahāśaya was well known. Nityānanda enjoyed pastimes in his house.</w:t>
      </w:r>
    </w:p>
    <w:p w14:paraId="1899433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Paramānanda Gupta,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45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4AB35012" w14:textId="0480CE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5.748</w:t>
      </w:r>
    </w:p>
    <w:p w14:paraId="5C138E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748</w:t>
      </w:r>
    </w:p>
    <w:p w14:paraId="755D9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baḍagāchi-nivāsī sukṛti kṛṣṇadāsa</w:t>
      </w:r>
      <w:r w:rsidRPr="004A2847">
        <w:rPr>
          <w:rStyle w:val="BookTitle"/>
          <w:rFonts w:asciiTheme="minorHAnsi" w:hAnsiTheme="minorHAnsi" w:cstheme="minorHAnsi"/>
          <w:b w:val="0"/>
          <w:bCs w:val="0"/>
          <w:color w:val="000000"/>
          <w:sz w:val="28"/>
          <w:szCs w:val="28"/>
        </w:rPr>
        <w:br/>
        <w:t>yāṅhāra mandire nityānandera vilāsa</w:t>
      </w:r>
    </w:p>
    <w:p w14:paraId="238A7D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fortunate Kṛṣṇadāsa was a resident of Baḍagāchi. Nityānanda enjoyed pastimes in his house.</w:t>
      </w:r>
    </w:p>
    <w:p w14:paraId="1305AD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Kṛṣṇadāsa (the resident of Baḍagāchi),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BCD7257" w14:textId="5B21D7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5.749</w:t>
      </w:r>
    </w:p>
    <w:p w14:paraId="73A855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749</w:t>
      </w:r>
    </w:p>
    <w:p w14:paraId="1BE652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kṛṣṇadāsa, devānanda—dui śuddha-mati</w:t>
      </w:r>
      <w:r w:rsidRPr="004A2847">
        <w:rPr>
          <w:rStyle w:val="BookTitle"/>
          <w:rFonts w:asciiTheme="minorHAnsi" w:hAnsiTheme="minorHAnsi" w:cstheme="minorHAnsi"/>
          <w:b w:val="0"/>
          <w:bCs w:val="0"/>
          <w:color w:val="000000"/>
          <w:sz w:val="28"/>
          <w:szCs w:val="28"/>
        </w:rPr>
        <w:br/>
        <w:t>mahānta ācāryacandra—nityānanda-gati</w:t>
      </w:r>
    </w:p>
    <w:p w14:paraId="6DE931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Kṛṣṇadāsa and Devānanda were both pure-hearted. The exalted devotee Ācāryacandra accepted Nityānanda as his goal of life.</w:t>
      </w:r>
    </w:p>
    <w:p w14:paraId="262564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Kṛṣṇadāsa,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46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038C168E" w14:textId="3E9B10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5.750</w:t>
      </w:r>
    </w:p>
    <w:p w14:paraId="3049F9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750</w:t>
      </w:r>
    </w:p>
    <w:p w14:paraId="20F8CB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gāyana mādhavānanda-ghoṣa mahāśaya</w:t>
      </w:r>
      <w:r w:rsidRPr="004A2847">
        <w:rPr>
          <w:rStyle w:val="BookTitle"/>
          <w:rFonts w:asciiTheme="minorHAnsi" w:hAnsiTheme="minorHAnsi" w:cstheme="minorHAnsi"/>
          <w:b w:val="0"/>
          <w:bCs w:val="0"/>
          <w:color w:val="000000"/>
          <w:sz w:val="28"/>
          <w:szCs w:val="28"/>
        </w:rPr>
        <w:br/>
        <w:t>vāsudeva-ghoṣa—ati prema-rasa-maya</w:t>
      </w:r>
    </w:p>
    <w:p w14:paraId="03A6CF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Mādhavānanda Ghoṣa Mahāśaya was a singer. Vāsudeva Ghoṣa was filled with the mellows of ecstatic love.</w:t>
      </w:r>
    </w:p>
    <w:p w14:paraId="3179CA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Mādhava Ghoṣa,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15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2853F85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Vāsudeva Ghoṣa,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15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86B1D2A" w14:textId="14C56B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5.751</w:t>
      </w:r>
    </w:p>
    <w:p w14:paraId="004A9B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751</w:t>
      </w:r>
    </w:p>
    <w:p w14:paraId="494B46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mahābhāgyavanta jīva-paṇḍita udāra</w:t>
      </w:r>
      <w:r w:rsidRPr="004A2847">
        <w:rPr>
          <w:rStyle w:val="BookTitle"/>
          <w:rFonts w:asciiTheme="minorHAnsi" w:hAnsiTheme="minorHAnsi" w:cstheme="minorHAnsi"/>
          <w:b w:val="0"/>
          <w:bCs w:val="0"/>
          <w:color w:val="000000"/>
          <w:sz w:val="28"/>
          <w:szCs w:val="28"/>
        </w:rPr>
        <w:br/>
        <w:t>yāṅra ghare nityānanda-candrera vihāra</w:t>
      </w:r>
    </w:p>
    <w:p w14:paraId="67D030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fortunate Jīva Paṇḍita was magnanimous. Nityānanda Candra enjoyed pastimes in his house.</w:t>
      </w:r>
    </w:p>
    <w:p w14:paraId="38D117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Jīva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44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4873F89C" w14:textId="7329CB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5.752</w:t>
      </w:r>
    </w:p>
    <w:p w14:paraId="241566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752</w:t>
      </w:r>
    </w:p>
    <w:p w14:paraId="64191A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nityānanda-priya—manohara, nārāyaṇa</w:t>
      </w:r>
      <w:r w:rsidRPr="004A2847">
        <w:rPr>
          <w:rStyle w:val="BookTitle"/>
          <w:rFonts w:asciiTheme="minorHAnsi" w:hAnsiTheme="minorHAnsi" w:cstheme="minorHAnsi"/>
          <w:b w:val="0"/>
          <w:bCs w:val="0"/>
          <w:color w:val="000000"/>
          <w:sz w:val="28"/>
          <w:szCs w:val="28"/>
        </w:rPr>
        <w:br/>
        <w:t>kṛṣṇadāsa, devānanda—ei cāri-jana</w:t>
      </w:r>
    </w:p>
    <w:p w14:paraId="320A8E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four devotees—Manohara, Nārāyaṇa, Kṛṣṇadāsa, and Devānanda—were dear to Nityānanda.</w:t>
      </w:r>
    </w:p>
    <w:p w14:paraId="5A1C67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descriptions of Manohara, Nārāyaṇa, Kṛṣṇadāsa, and Devānanda,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46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0EB43504" w14:textId="360919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5.753</w:t>
      </w:r>
    </w:p>
    <w:p w14:paraId="3262A2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753</w:t>
      </w:r>
    </w:p>
    <w:p w14:paraId="0D0DB1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bhṛtya nityānanda-candrera sahite</w:t>
      </w:r>
      <w:r w:rsidRPr="004A2847">
        <w:rPr>
          <w:rStyle w:val="BookTitle"/>
          <w:rFonts w:asciiTheme="minorHAnsi" w:hAnsiTheme="minorHAnsi" w:cstheme="minorHAnsi"/>
          <w:b w:val="0"/>
          <w:bCs w:val="0"/>
          <w:color w:val="000000"/>
          <w:sz w:val="28"/>
          <w:szCs w:val="28"/>
        </w:rPr>
        <w:br/>
        <w:t>śata-vatsare o tāhā nā pāri likhite</w:t>
      </w:r>
    </w:p>
    <w:p w14:paraId="614E1A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unable to write about all the servants of Nityānanda Candra even in a hundred years.</w:t>
      </w:r>
    </w:p>
    <w:p w14:paraId="0C5159D3" w14:textId="128892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5.754</w:t>
      </w:r>
    </w:p>
    <w:p w14:paraId="27EFA7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754</w:t>
      </w:r>
    </w:p>
    <w:p w14:paraId="300B0D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eko sevakera gaṇa</w:t>
      </w:r>
      <w:r w:rsidRPr="004A2847">
        <w:rPr>
          <w:rStyle w:val="BookTitle"/>
          <w:rFonts w:asciiTheme="minorHAnsi" w:hAnsiTheme="minorHAnsi" w:cstheme="minorHAnsi"/>
          <w:b w:val="0"/>
          <w:bCs w:val="0"/>
          <w:color w:val="000000"/>
          <w:sz w:val="28"/>
          <w:szCs w:val="28"/>
        </w:rPr>
        <w:br/>
        <w:t>sabāra caitanya-nityānanda dhana-prāṇa</w:t>
      </w:r>
    </w:p>
    <w:p w14:paraId="3307AF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Each of those servants had thousands of followers. They all accepted Lord Caitanya and Nityānanda Prabhu as their wealth and life.</w:t>
      </w:r>
    </w:p>
    <w:p w14:paraId="48E7B97A" w14:textId="05EB41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5.755</w:t>
      </w:r>
    </w:p>
    <w:p w14:paraId="7CC348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755</w:t>
      </w:r>
    </w:p>
    <w:p w14:paraId="6AC8CA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nityānanda-prasāde tāṅhārā guru-sama</w:t>
      </w:r>
      <w:r w:rsidRPr="004A2847">
        <w:rPr>
          <w:rStyle w:val="BookTitle"/>
          <w:rFonts w:asciiTheme="minorHAnsi" w:hAnsiTheme="minorHAnsi" w:cstheme="minorHAnsi"/>
          <w:b w:val="0"/>
          <w:bCs w:val="0"/>
          <w:color w:val="000000"/>
          <w:sz w:val="28"/>
          <w:szCs w:val="28"/>
        </w:rPr>
        <w:br/>
        <w:t>śrī-caitanya-rase sabe parama uddāma</w:t>
      </w:r>
    </w:p>
    <w:p w14:paraId="340E6C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Nityānanda, they were all qualified spiritual masters. They were all greatly intoxicated by the mellows of love for Lord Caitanya.</w:t>
      </w:r>
    </w:p>
    <w:p w14:paraId="285B6037" w14:textId="5F05AD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5.756</w:t>
      </w:r>
    </w:p>
    <w:p w14:paraId="5486E1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756</w:t>
      </w:r>
    </w:p>
    <w:p w14:paraId="558E0B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kichu-mātra āmi likhilāṅa jāni’ yāṅre</w:t>
      </w:r>
      <w:r w:rsidRPr="004A2847">
        <w:rPr>
          <w:rStyle w:val="BookTitle"/>
          <w:rFonts w:asciiTheme="minorHAnsi" w:hAnsiTheme="minorHAnsi" w:cstheme="minorHAnsi"/>
          <w:b w:val="0"/>
          <w:bCs w:val="0"/>
          <w:color w:val="000000"/>
          <w:sz w:val="28"/>
          <w:szCs w:val="28"/>
        </w:rPr>
        <w:br/>
        <w:t>sakala vidita haiba vedavyāsa-dvāre</w:t>
      </w:r>
    </w:p>
    <w:p w14:paraId="454D25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mentioned only those whom I know. The others will be described by Vedavyāsa.</w:t>
      </w:r>
    </w:p>
    <w:p w14:paraId="3B91B6E3" w14:textId="1CAFE5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5.757</w:t>
      </w:r>
    </w:p>
    <w:p w14:paraId="6021F1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757</w:t>
      </w:r>
    </w:p>
    <w:p w14:paraId="113281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sarva-śeṣa-bhṛtya tāna—vṛndāvana-dāsa</w:t>
      </w:r>
      <w:r w:rsidRPr="004A2847">
        <w:rPr>
          <w:rStyle w:val="BookTitle"/>
          <w:rFonts w:asciiTheme="minorHAnsi" w:hAnsiTheme="minorHAnsi" w:cstheme="minorHAnsi"/>
          <w:b w:val="0"/>
          <w:bCs w:val="0"/>
          <w:color w:val="000000"/>
          <w:sz w:val="28"/>
          <w:szCs w:val="28"/>
        </w:rPr>
        <w:br/>
        <w:t>avaśeṣa-pātra-nārāyaṇī-garbha-jāta</w:t>
      </w:r>
    </w:p>
    <w:p w14:paraId="598C6E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last of His servants is Vṛndāvana dāsa. He took birth from the womb of Nārāyaṇī, who was the recipient of the Lord’s remnants.</w:t>
      </w:r>
    </w:p>
    <w:p w14:paraId="7B6C0B5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author, Śrī Vṛndāvana dāsa Ṭhākura, is not identified as a descendent by his paternal line. Rather he became famous for his relationship with his mother, who was a devotee of Gaura. It is well known that his mother, Śrī Nārāyaṇī devī, accepted the remnants of Śrī Caitanyadeva. Śrī Vṛndāvana dāsa Ṭhākura, the son of this Nārāyaṇī, was the final servant of Śrī Nityānanda Prabhu.</w:t>
      </w:r>
    </w:p>
    <w:p w14:paraId="7AFB0122" w14:textId="78A457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5.758</w:t>
      </w:r>
    </w:p>
    <w:p w14:paraId="0A6765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758</w:t>
      </w:r>
    </w:p>
    <w:p w14:paraId="3BBFB5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adyāpiha vaiṣṇava-maṇḍale yāṅra dhvani</w:t>
      </w:r>
      <w:r w:rsidRPr="004A2847">
        <w:rPr>
          <w:rStyle w:val="BookTitle"/>
          <w:rFonts w:asciiTheme="minorHAnsi" w:hAnsiTheme="minorHAnsi" w:cstheme="minorHAnsi"/>
          <w:b w:val="0"/>
          <w:bCs w:val="0"/>
          <w:color w:val="000000"/>
          <w:sz w:val="28"/>
          <w:szCs w:val="28"/>
        </w:rPr>
        <w:br/>
        <w:t>’caitanyera avaśeṣa-pātra nārāyaṇī’</w:t>
      </w:r>
    </w:p>
    <w:p w14:paraId="449885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today the Vaiṣṇavas glorify Nārāyaṇī as the recipient of Lord Caitanya’s remnants.</w:t>
      </w:r>
    </w:p>
    <w:p w14:paraId="2A58B717" w14:textId="19D8F3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5.759</w:t>
      </w:r>
    </w:p>
    <w:p w14:paraId="2874BD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759</w:t>
      </w:r>
    </w:p>
    <w:p w14:paraId="21868C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vṛndāvanadāsa tachu pada-yuge gāna</w:t>
      </w:r>
    </w:p>
    <w:p w14:paraId="41C105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250BE435"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Five, entitled “The Pastimes of Nityānanda.”</w:t>
      </w:r>
    </w:p>
    <w:p w14:paraId="543E79B4" w14:textId="081714F2"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 xml:space="preserve">CBP 6: The Glories of </w:t>
      </w:r>
      <w:ins w:id="264" w:author="your servant" w:date="2020-06-11T21:20:00Z">
        <w:r w:rsidR="008F4049">
          <w:rPr>
            <w:rStyle w:val="BookTitle"/>
            <w:rFonts w:asciiTheme="minorHAnsi" w:hAnsiTheme="minorHAnsi" w:cstheme="minorHAnsi"/>
            <w:b w:val="0"/>
            <w:bCs w:val="0"/>
            <w:vanish w:val="0"/>
            <w:color w:val="004080"/>
            <w:sz w:val="20"/>
            <w:szCs w:val="20"/>
          </w:rPr>
          <w:t>Ś</w:t>
        </w:r>
      </w:ins>
      <w:r w:rsidRPr="004A2847">
        <w:rPr>
          <w:rStyle w:val="BookTitle"/>
          <w:rFonts w:asciiTheme="minorHAnsi" w:hAnsiTheme="minorHAnsi" w:cstheme="minorHAnsi"/>
          <w:b w:val="0"/>
          <w:bCs w:val="0"/>
          <w:vanish w:val="0"/>
          <w:color w:val="004080"/>
          <w:sz w:val="20"/>
          <w:szCs w:val="20"/>
        </w:rPr>
        <w:t>r</w:t>
      </w:r>
      <w:ins w:id="265" w:author="your servant" w:date="2020-06-11T21:20:00Z">
        <w:r w:rsidR="008F4049">
          <w:rPr>
            <w:rStyle w:val="BookTitle"/>
            <w:rFonts w:asciiTheme="minorHAnsi" w:hAnsiTheme="minorHAnsi" w:cstheme="minorHAnsi"/>
            <w:b w:val="0"/>
            <w:bCs w:val="0"/>
            <w:vanish w:val="0"/>
            <w:color w:val="004080"/>
            <w:sz w:val="20"/>
            <w:szCs w:val="20"/>
          </w:rPr>
          <w:t>ī</w:t>
        </w:r>
      </w:ins>
      <w:r w:rsidRPr="004A2847">
        <w:rPr>
          <w:rStyle w:val="BookTitle"/>
          <w:rFonts w:asciiTheme="minorHAnsi" w:hAnsiTheme="minorHAnsi" w:cstheme="minorHAnsi"/>
          <w:b w:val="0"/>
          <w:bCs w:val="0"/>
          <w:vanish w:val="0"/>
          <w:color w:val="004080"/>
          <w:sz w:val="20"/>
          <w:szCs w:val="20"/>
        </w:rPr>
        <w:t xml:space="preserve"> Nity</w:t>
      </w:r>
      <w:ins w:id="266" w:author="your servant" w:date="2020-06-11T21:20:00Z">
        <w:r w:rsidR="008F4049">
          <w:rPr>
            <w:rStyle w:val="BookTitle"/>
            <w:rFonts w:asciiTheme="minorHAnsi" w:hAnsiTheme="minorHAnsi" w:cstheme="minorHAnsi"/>
            <w:b w:val="0"/>
            <w:bCs w:val="0"/>
            <w:vanish w:val="0"/>
            <w:color w:val="004080"/>
            <w:sz w:val="20"/>
            <w:szCs w:val="20"/>
          </w:rPr>
          <w:t>ā</w:t>
        </w:r>
      </w:ins>
      <w:r w:rsidRPr="004A2847">
        <w:rPr>
          <w:rStyle w:val="BookTitle"/>
          <w:rFonts w:asciiTheme="minorHAnsi" w:hAnsiTheme="minorHAnsi" w:cstheme="minorHAnsi"/>
          <w:b w:val="0"/>
          <w:bCs w:val="0"/>
          <w:vanish w:val="0"/>
          <w:color w:val="004080"/>
          <w:sz w:val="20"/>
          <w:szCs w:val="20"/>
        </w:rPr>
        <w:t>nanda Prabhu</w:t>
      </w:r>
    </w:p>
    <w:p w14:paraId="7BCFCDEC" w14:textId="77777777" w:rsidR="00A969AE" w:rsidRPr="004A2847" w:rsidRDefault="00A969AE">
      <w:pPr>
        <w:pStyle w:val="ChapterDesc"/>
        <w:rPr>
          <w:rStyle w:val="BookTitle"/>
          <w:rFonts w:asciiTheme="minorHAnsi" w:hAnsiTheme="minorHAnsi" w:cstheme="minorHAnsi"/>
          <w:b/>
          <w:bCs/>
          <w:color w:val="FFFFFF"/>
          <w:sz w:val="36"/>
          <w:szCs w:val="36"/>
        </w:rPr>
      </w:pPr>
      <w:r w:rsidRPr="004A2847">
        <w:rPr>
          <w:rStyle w:val="BookTitle"/>
          <w:rFonts w:asciiTheme="minorHAnsi" w:hAnsiTheme="minorHAnsi" w:cstheme="minorHAnsi"/>
          <w:b/>
          <w:bCs/>
          <w:color w:val="FFFFFF"/>
          <w:sz w:val="36"/>
          <w:szCs w:val="36"/>
        </w:rPr>
        <w:t>Chapter Six: The Glories of Śrī Nityānanda Prabhu</w:t>
      </w:r>
    </w:p>
    <w:p w14:paraId="6E1BC7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how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colleague of Śrī Mahāprabhu became suspicious on seeing the dress and behavior of Śrī Nityānanda Prabhu and inquired from Śrī Gaurasundara about his doubts, and then how by scriptural evidence Śrī Gaurahari removed that </w:t>
      </w:r>
      <w:r w:rsidRPr="004A2847">
        <w:rPr>
          <w:rStyle w:val="BookTitle"/>
          <w:rFonts w:asciiTheme="minorHAnsi" w:hAnsiTheme="minorHAnsi" w:cstheme="minorHAnsi"/>
          <w:b w:val="0"/>
          <w:bCs w:val="0"/>
          <w:i/>
          <w:iCs/>
          <w:color w:val="000000"/>
          <w:sz w:val="28"/>
          <w:szCs w:val="28"/>
        </w:rPr>
        <w:t xml:space="preserve">brāhmaṇa’s </w:t>
      </w:r>
      <w:r w:rsidRPr="004A2847">
        <w:rPr>
          <w:rStyle w:val="BookTitle"/>
          <w:rFonts w:asciiTheme="minorHAnsi" w:hAnsiTheme="minorHAnsi" w:cstheme="minorHAnsi"/>
          <w:b w:val="0"/>
          <w:bCs w:val="0"/>
          <w:color w:val="000000"/>
          <w:sz w:val="28"/>
          <w:szCs w:val="28"/>
        </w:rPr>
        <w:t xml:space="preserve">doubts concerning Śrī Nityānanda </w:t>
      </w:r>
      <w:proofErr w:type="gramStart"/>
      <w:r w:rsidRPr="004A2847">
        <w:rPr>
          <w:rStyle w:val="BookTitle"/>
          <w:rFonts w:asciiTheme="minorHAnsi" w:hAnsiTheme="minorHAnsi" w:cstheme="minorHAnsi"/>
          <w:b w:val="0"/>
          <w:bCs w:val="0"/>
          <w:color w:val="000000"/>
          <w:sz w:val="28"/>
          <w:szCs w:val="28"/>
        </w:rPr>
        <w:t>and also</w:t>
      </w:r>
      <w:proofErr w:type="gramEnd"/>
      <w:r w:rsidRPr="004A2847">
        <w:rPr>
          <w:rStyle w:val="BookTitle"/>
          <w:rFonts w:asciiTheme="minorHAnsi" w:hAnsiTheme="minorHAnsi" w:cstheme="minorHAnsi"/>
          <w:b w:val="0"/>
          <w:bCs w:val="0"/>
          <w:color w:val="000000"/>
          <w:sz w:val="28"/>
          <w:szCs w:val="28"/>
        </w:rPr>
        <w:t xml:space="preserve"> described to him the glories of both the transcendental Vaiṣṇavas and Śrī Nityānanda, who is beyond the jurisdiction of rules and regulations.</w:t>
      </w:r>
    </w:p>
    <w:p w14:paraId="3AB8C2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Śrī Nityānanda Prabhu, who is nondifferent from Baladeva, was enacting various pastimes in Navadvīpa and attracting people to the lotus feet of Śrī Kṛṣṇa Caitanya while dressing with various ornaments and clothing, while accepting sandalwood pulp and flower garlands, and while chewing betel nuts with camphor; one of Śrī Gaurasundara’s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classmates from Navadvīpa became suspicious on seeing Śrī Nityānanda engage in such pastimes and behavior contrary to the rules and regulations prescribed in the scriptures. Even </w:t>
      </w:r>
      <w:r w:rsidRPr="004A2847">
        <w:rPr>
          <w:rStyle w:val="BookTitle"/>
          <w:rFonts w:asciiTheme="minorHAnsi" w:hAnsiTheme="minorHAnsi" w:cstheme="minorHAnsi"/>
          <w:b w:val="0"/>
          <w:bCs w:val="0"/>
          <w:color w:val="000000"/>
          <w:sz w:val="28"/>
          <w:szCs w:val="28"/>
        </w:rPr>
        <w:lastRenderedPageBreak/>
        <w:t xml:space="preserve">though that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had firm faith in the lotus feet of Śrī Caitanya, he developed some doubt in Nityānanda Prabhu’ s behavior, which was beyond Vedic rules and regulations. This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went one time to Nīlācala and secretly revealed to Śrīman Mahāprabhu his doubts about Śrī Nityānanda. He said that everyone calls Nityānanda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and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prohibited to touch any object made of metal; but Nityānanda is always decorated with various gold, silver, and jewel-studded ornaments; He wears fine silk cloth rather than saffron loincloth; He carries an iron rod rather than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He always stays and eats at the houses of </w:t>
      </w:r>
      <w:r w:rsidRPr="004A2847">
        <w:rPr>
          <w:rStyle w:val="BookTitle"/>
          <w:rFonts w:asciiTheme="minorHAnsi" w:hAnsiTheme="minorHAnsi" w:cstheme="minorHAnsi"/>
          <w:b w:val="0"/>
          <w:bCs w:val="0"/>
          <w:i/>
          <w:iCs/>
          <w:color w:val="000000"/>
          <w:sz w:val="28"/>
          <w:szCs w:val="28"/>
        </w:rPr>
        <w:t>śūdras</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 xml:space="preserve">and as such His behavior is not seen to be in accordance with the </w:t>
      </w:r>
      <w:r w:rsidRPr="004A2847">
        <w:rPr>
          <w:rStyle w:val="BookTitle"/>
          <w:rFonts w:asciiTheme="minorHAnsi" w:hAnsiTheme="minorHAnsi" w:cstheme="minorHAnsi"/>
          <w:b w:val="0"/>
          <w:bCs w:val="0"/>
          <w:i/>
          <w:iCs/>
          <w:color w:val="000000"/>
          <w:sz w:val="28"/>
          <w:szCs w:val="28"/>
        </w:rPr>
        <w:t>śāstras</w:t>
      </w:r>
      <w:r w:rsidRPr="004A2847">
        <w:rPr>
          <w:rStyle w:val="BookTitle"/>
          <w:rFonts w:asciiTheme="minorHAnsi" w:hAnsiTheme="minorHAnsi" w:cstheme="minorHAnsi"/>
          <w:b w:val="0"/>
          <w:bCs w:val="0"/>
          <w:color w:val="000000"/>
          <w:sz w:val="28"/>
          <w:szCs w:val="28"/>
        </w:rPr>
        <w:t xml:space="preserve">. Why should a person who is accepted by everyone as a great personality act in a way that is contrary to the principles of </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w:t>
      </w:r>
    </w:p>
    <w:p w14:paraId="5CF8CBF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To remove the doubts of that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Mahāprabhu quoted evidence from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to establish that the faults seen through mundane vision in </w:t>
      </w:r>
      <w:r w:rsidRPr="004A2847">
        <w:rPr>
          <w:rStyle w:val="BookTitle"/>
          <w:rFonts w:asciiTheme="minorHAnsi" w:hAnsiTheme="minorHAnsi" w:cstheme="minorHAnsi"/>
          <w:b w:val="0"/>
          <w:bCs w:val="0"/>
          <w:i/>
          <w:iCs/>
          <w:color w:val="000000"/>
          <w:sz w:val="28"/>
          <w:szCs w:val="28"/>
        </w:rPr>
        <w:t xml:space="preserve">uttama-adhikārī </w:t>
      </w:r>
      <w:r w:rsidRPr="004A2847">
        <w:rPr>
          <w:rStyle w:val="BookTitle"/>
          <w:rFonts w:asciiTheme="minorHAnsi" w:hAnsiTheme="minorHAnsi" w:cstheme="minorHAnsi"/>
          <w:b w:val="0"/>
          <w:bCs w:val="0"/>
          <w:color w:val="000000"/>
          <w:sz w:val="28"/>
          <w:szCs w:val="28"/>
        </w:rPr>
        <w:t xml:space="preserve">Vaiṣṇavas are not actually faults. Lord Kṛṣṇacandra is supremely independent, and as such He constantly resides and enjoys pastimes within the body of the </w:t>
      </w:r>
      <w:r w:rsidRPr="004A2847">
        <w:rPr>
          <w:rStyle w:val="BookTitle"/>
          <w:rFonts w:asciiTheme="minorHAnsi" w:hAnsiTheme="minorHAnsi" w:cstheme="minorHAnsi"/>
          <w:b w:val="0"/>
          <w:bCs w:val="0"/>
          <w:i/>
          <w:iCs/>
          <w:color w:val="000000"/>
          <w:sz w:val="28"/>
          <w:szCs w:val="28"/>
        </w:rPr>
        <w:t xml:space="preserve">uttama-adhikārī </w:t>
      </w:r>
      <w:r w:rsidRPr="004A2847">
        <w:rPr>
          <w:rStyle w:val="BookTitle"/>
          <w:rFonts w:asciiTheme="minorHAnsi" w:hAnsiTheme="minorHAnsi" w:cstheme="minorHAnsi"/>
          <w:b w:val="0"/>
          <w:bCs w:val="0"/>
          <w:color w:val="000000"/>
          <w:sz w:val="28"/>
          <w:szCs w:val="28"/>
        </w:rPr>
        <w:t xml:space="preserve">Vaiṣṇava.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all activities of an </w:t>
      </w:r>
      <w:r w:rsidRPr="004A2847">
        <w:rPr>
          <w:rStyle w:val="BookTitle"/>
          <w:rFonts w:asciiTheme="minorHAnsi" w:hAnsiTheme="minorHAnsi" w:cstheme="minorHAnsi"/>
          <w:b w:val="0"/>
          <w:bCs w:val="0"/>
          <w:i/>
          <w:iCs/>
          <w:color w:val="000000"/>
          <w:sz w:val="28"/>
          <w:szCs w:val="28"/>
        </w:rPr>
        <w:t xml:space="preserve">uttama-adhikārī </w:t>
      </w:r>
      <w:r w:rsidRPr="004A2847">
        <w:rPr>
          <w:rStyle w:val="BookTitle"/>
          <w:rFonts w:asciiTheme="minorHAnsi" w:hAnsiTheme="minorHAnsi" w:cstheme="minorHAnsi"/>
          <w:b w:val="0"/>
          <w:bCs w:val="0"/>
          <w:color w:val="000000"/>
          <w:sz w:val="28"/>
          <w:szCs w:val="28"/>
        </w:rPr>
        <w:t xml:space="preserve">are meant for Kṛṣṇa’s pleasure. This is possible only for a nonduplicitous </w:t>
      </w:r>
      <w:r w:rsidRPr="004A2847">
        <w:rPr>
          <w:rStyle w:val="BookTitle"/>
          <w:rFonts w:asciiTheme="minorHAnsi" w:hAnsiTheme="minorHAnsi" w:cstheme="minorHAnsi"/>
          <w:b w:val="0"/>
          <w:bCs w:val="0"/>
          <w:i/>
          <w:iCs/>
          <w:color w:val="000000"/>
          <w:sz w:val="28"/>
          <w:szCs w:val="28"/>
        </w:rPr>
        <w:t xml:space="preserve">uttama-adhikārī </w:t>
      </w:r>
      <w:r w:rsidRPr="004A2847">
        <w:rPr>
          <w:rStyle w:val="BookTitle"/>
          <w:rFonts w:asciiTheme="minorHAnsi" w:hAnsiTheme="minorHAnsi" w:cstheme="minorHAnsi"/>
          <w:b w:val="0"/>
          <w:bCs w:val="0"/>
          <w:color w:val="000000"/>
          <w:sz w:val="28"/>
          <w:szCs w:val="28"/>
        </w:rPr>
        <w:t xml:space="preserve">Vaiṣṇava. Only Rudra can drink poison and be addressed as Nīlakaṇṭha; it is not possible for others. By imitating the activities and behavior of an </w:t>
      </w:r>
      <w:r w:rsidRPr="004A2847">
        <w:rPr>
          <w:rStyle w:val="BookTitle"/>
          <w:rFonts w:asciiTheme="minorHAnsi" w:hAnsiTheme="minorHAnsi" w:cstheme="minorHAnsi"/>
          <w:b w:val="0"/>
          <w:bCs w:val="0"/>
          <w:i/>
          <w:iCs/>
          <w:color w:val="000000"/>
          <w:sz w:val="28"/>
          <w:szCs w:val="28"/>
        </w:rPr>
        <w:t xml:space="preserve">uttama-adhikārī, </w:t>
      </w:r>
      <w:r w:rsidRPr="004A2847">
        <w:rPr>
          <w:rStyle w:val="BookTitle"/>
          <w:rFonts w:asciiTheme="minorHAnsi" w:hAnsiTheme="minorHAnsi" w:cstheme="minorHAnsi"/>
          <w:b w:val="0"/>
          <w:bCs w:val="0"/>
          <w:color w:val="000000"/>
          <w:sz w:val="28"/>
          <w:szCs w:val="28"/>
        </w:rPr>
        <w:t xml:space="preserve">one’s destruction is inevitable. In this regard Śrī Gaurasundara quoted two verses from the Tenth Canto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as evidence. He also described an incident from the Eighty-fifth Chapter of the Tenth Canto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as an example of how severely one </w:t>
      </w:r>
      <w:proofErr w:type="gramStart"/>
      <w:r w:rsidRPr="004A2847">
        <w:rPr>
          <w:rStyle w:val="BookTitle"/>
          <w:rFonts w:asciiTheme="minorHAnsi" w:hAnsiTheme="minorHAnsi" w:cstheme="minorHAnsi"/>
          <w:b w:val="0"/>
          <w:bCs w:val="0"/>
          <w:color w:val="000000"/>
          <w:sz w:val="28"/>
          <w:szCs w:val="28"/>
        </w:rPr>
        <w:t>has to</w:t>
      </w:r>
      <w:proofErr w:type="gramEnd"/>
      <w:r w:rsidRPr="004A2847">
        <w:rPr>
          <w:rStyle w:val="BookTitle"/>
          <w:rFonts w:asciiTheme="minorHAnsi" w:hAnsiTheme="minorHAnsi" w:cstheme="minorHAnsi"/>
          <w:b w:val="0"/>
          <w:bCs w:val="0"/>
          <w:color w:val="000000"/>
          <w:sz w:val="28"/>
          <w:szCs w:val="28"/>
        </w:rPr>
        <w:t xml:space="preserve"> suffer and take birth in sinful species of life if he even makes comments on the external so-called sinful activities of nonduplicitous exalted personalities. When even perfected personalities can suffer unlimited miseries and fall into the pit of karma by ridiculing the behavior of a transcendental </w:t>
      </w:r>
      <w:r w:rsidRPr="004A2847">
        <w:rPr>
          <w:rStyle w:val="BookTitle"/>
          <w:rFonts w:asciiTheme="minorHAnsi" w:hAnsiTheme="minorHAnsi" w:cstheme="minorHAnsi"/>
          <w:b w:val="0"/>
          <w:bCs w:val="0"/>
          <w:i/>
          <w:iCs/>
          <w:color w:val="000000"/>
          <w:sz w:val="28"/>
          <w:szCs w:val="28"/>
        </w:rPr>
        <w:t xml:space="preserve">mahā-bhāgavata </w:t>
      </w:r>
      <w:r w:rsidRPr="004A2847">
        <w:rPr>
          <w:rStyle w:val="BookTitle"/>
          <w:rFonts w:asciiTheme="minorHAnsi" w:hAnsiTheme="minorHAnsi" w:cstheme="minorHAnsi"/>
          <w:b w:val="0"/>
          <w:bCs w:val="0"/>
          <w:color w:val="000000"/>
          <w:sz w:val="28"/>
          <w:szCs w:val="28"/>
        </w:rPr>
        <w:t xml:space="preserve">Vaiṣṇava, then what can be said about ordinary people? The worship and pretension of chanting the holy names performed by a person who worships Viṣṇu and chants the holy name (?) of Hari but blasphemes the devotees of Hari are all useless. And a person who engages with love and devotion in the service of the devotees of the Supreme Lord can undoubtedly attain the service of Kṛṣṇa. A person who makes a show of worshiping Viṣṇu but disregards the worship of a Vaiṣṇava is a proud person. The characteristics of the supremely independent Śrī Nityānanda, who is nondifferent from Baladeva, are incomprehensible and inconceivable to ordinary living entities. They are beyond all rules and regulations. If anyone even unknowingly blasphemes Nityānanda, he will </w:t>
      </w:r>
      <w:proofErr w:type="gramStart"/>
      <w:r w:rsidRPr="004A2847">
        <w:rPr>
          <w:rStyle w:val="BookTitle"/>
          <w:rFonts w:asciiTheme="minorHAnsi" w:hAnsiTheme="minorHAnsi" w:cstheme="minorHAnsi"/>
          <w:b w:val="0"/>
          <w:bCs w:val="0"/>
          <w:color w:val="000000"/>
          <w:sz w:val="28"/>
          <w:szCs w:val="28"/>
        </w:rPr>
        <w:t>fall down</w:t>
      </w:r>
      <w:proofErr w:type="gramEnd"/>
      <w:r w:rsidRPr="004A2847">
        <w:rPr>
          <w:rStyle w:val="BookTitle"/>
          <w:rFonts w:asciiTheme="minorHAnsi" w:hAnsiTheme="minorHAnsi" w:cstheme="minorHAnsi"/>
          <w:b w:val="0"/>
          <w:bCs w:val="0"/>
          <w:color w:val="000000"/>
          <w:sz w:val="28"/>
          <w:szCs w:val="28"/>
        </w:rPr>
        <w:t xml:space="preserve"> forever even after </w:t>
      </w:r>
      <w:r w:rsidRPr="004A2847">
        <w:rPr>
          <w:rStyle w:val="BookTitle"/>
          <w:rFonts w:asciiTheme="minorHAnsi" w:hAnsiTheme="minorHAnsi" w:cstheme="minorHAnsi"/>
          <w:b w:val="0"/>
          <w:bCs w:val="0"/>
          <w:color w:val="000000"/>
          <w:sz w:val="28"/>
          <w:szCs w:val="28"/>
        </w:rPr>
        <w:lastRenderedPageBreak/>
        <w:t>achieving the devotional service of Viṣṇu.</w:t>
      </w:r>
    </w:p>
    <w:p w14:paraId="4FB627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To inform everyone of these instructions, Śrī Gaurasundara immediately sent that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to Navadvīpa.</w:t>
      </w:r>
    </w:p>
    <w:p w14:paraId="1A188E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“Anyone who has unflinching love for Nityānanda certainly has love for Me also. Of this, there is no doubt. Being nondifferent from Baladeva, Śrī Nityānanda is the Supreme Personality of Godhead. Even if He ever appears to drink wine or associate with women, He is eternally worshipable for Lord Brahmā.”</w:t>
      </w:r>
    </w:p>
    <w:p w14:paraId="3B2B90B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hearing these words from Śrī Mahāprabhu, the doubts of that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were destroyed and he developed faith in the lotus feet of Śrī Nityānanda. The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went to Navadvīpa and immediately begged forgiveness for his offences from Śrī Nityānanda Prabhu and thus attained His mercy.</w:t>
      </w:r>
    </w:p>
    <w:p w14:paraId="115A82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conclusion, Ṭhākura Vṛndāvana explains that even if different people from different statuses of life say anything about Śrī Nityānanda, if a living entity somehow or other takes shelter of Nityānanda and Gauracandra, then, as a worshiper of the spiritual master and Gaurāṅga, that person certainly becomes worshipable to the author. “Nityānanda alone is my eternal master, and I am His eternal servant, birth after birth. I beg everyone for servitorship to Nityānanda. If, </w:t>
      </w:r>
      <w:proofErr w:type="gramStart"/>
      <w:r w:rsidRPr="004A2847">
        <w:rPr>
          <w:rStyle w:val="BookTitle"/>
          <w:rFonts w:asciiTheme="minorHAnsi" w:hAnsiTheme="minorHAnsi" w:cstheme="minorHAnsi"/>
          <w:b w:val="0"/>
          <w:bCs w:val="0"/>
          <w:color w:val="000000"/>
          <w:sz w:val="28"/>
          <w:szCs w:val="28"/>
        </w:rPr>
        <w:t>in spite of</w:t>
      </w:r>
      <w:proofErr w:type="gramEnd"/>
      <w:r w:rsidRPr="004A2847">
        <w:rPr>
          <w:rStyle w:val="BookTitle"/>
          <w:rFonts w:asciiTheme="minorHAnsi" w:hAnsiTheme="minorHAnsi" w:cstheme="minorHAnsi"/>
          <w:b w:val="0"/>
          <w:bCs w:val="0"/>
          <w:color w:val="000000"/>
          <w:sz w:val="28"/>
          <w:szCs w:val="28"/>
        </w:rPr>
        <w:t xml:space="preserve"> Śrī Nityānanda’s matchless glories, a person blasphemes Him, then there is no possibility of auspiciousness for that person other than a kick from the lotus feet of Nityānanda’s servants.” The author concludes this chapter by describing the service of Śrī Nitāi-Gaura along with Their associates and attributes.</w:t>
      </w:r>
    </w:p>
    <w:p w14:paraId="58507561" w14:textId="35D1C9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6.001</w:t>
      </w:r>
    </w:p>
    <w:p w14:paraId="21B3EF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0EFC51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gauracandra jaya nityānanda</w:t>
      </w:r>
      <w:r w:rsidRPr="004A2847">
        <w:rPr>
          <w:rStyle w:val="BookTitle"/>
          <w:rFonts w:asciiTheme="minorHAnsi" w:hAnsiTheme="minorHAnsi" w:cstheme="minorHAnsi"/>
          <w:b w:val="0"/>
          <w:bCs w:val="0"/>
          <w:color w:val="000000"/>
          <w:sz w:val="28"/>
          <w:szCs w:val="28"/>
        </w:rPr>
        <w:br/>
        <w:t>jaya jaya prabhura yateka bhakta-vṛnda</w:t>
      </w:r>
    </w:p>
    <w:p w14:paraId="00BD17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Gauracandra! All glories to Nityānanda! All glories to the devotees of the Lord!</w:t>
      </w:r>
    </w:p>
    <w:p w14:paraId="71448F37" w14:textId="40F16D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6.002</w:t>
      </w:r>
    </w:p>
    <w:p w14:paraId="6E371D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538116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mahāprabhu nityānanda-candra</w:t>
      </w:r>
      <w:r w:rsidRPr="004A2847">
        <w:rPr>
          <w:rStyle w:val="BookTitle"/>
          <w:rFonts w:asciiTheme="minorHAnsi" w:hAnsiTheme="minorHAnsi" w:cstheme="minorHAnsi"/>
          <w:b w:val="0"/>
          <w:bCs w:val="0"/>
          <w:color w:val="000000"/>
          <w:sz w:val="28"/>
          <w:szCs w:val="28"/>
        </w:rPr>
        <w:br/>
        <w:t>sarva-dāsa-saha kare kīrtana-ānanda</w:t>
      </w:r>
    </w:p>
    <w:p w14:paraId="1A51B2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In this way Lord Nityānanda Candra enjoyed the ecstasy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with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His servants.</w:t>
      </w:r>
    </w:p>
    <w:p w14:paraId="4B271221" w14:textId="59FD83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6.003</w:t>
      </w:r>
    </w:p>
    <w:p w14:paraId="34EF4B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5B244A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vṛndāvana-madhye yena karilena līlā</w:t>
      </w:r>
      <w:r w:rsidRPr="004A2847">
        <w:rPr>
          <w:rStyle w:val="BookTitle"/>
          <w:rFonts w:asciiTheme="minorHAnsi" w:hAnsiTheme="minorHAnsi" w:cstheme="minorHAnsi"/>
          <w:b w:val="0"/>
          <w:bCs w:val="0"/>
          <w:color w:val="000000"/>
          <w:sz w:val="28"/>
          <w:szCs w:val="28"/>
        </w:rPr>
        <w:br/>
        <w:t>sei-mata nityānanda-svarūpera khelā</w:t>
      </w:r>
    </w:p>
    <w:p w14:paraId="1A39B7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enjoyed His pastimes as He did in Vṛndāvana.</w:t>
      </w:r>
    </w:p>
    <w:p w14:paraId="334F0BF3" w14:textId="1FA5AD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6.004</w:t>
      </w:r>
    </w:p>
    <w:p w14:paraId="7A8A36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2354FD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akaitava-rūpe sarva-jagatera prati</w:t>
      </w:r>
      <w:r w:rsidRPr="004A2847">
        <w:rPr>
          <w:rStyle w:val="BookTitle"/>
          <w:rFonts w:asciiTheme="minorHAnsi" w:hAnsiTheme="minorHAnsi" w:cstheme="minorHAnsi"/>
          <w:b w:val="0"/>
          <w:bCs w:val="0"/>
          <w:color w:val="000000"/>
          <w:sz w:val="28"/>
          <w:szCs w:val="28"/>
        </w:rPr>
        <w:br/>
        <w:t>laoyāyena śrī-kṛṣṇa-caitanya rati-mati</w:t>
      </w:r>
    </w:p>
    <w:p w14:paraId="0E9014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sincerely induced everyone in the world to become attached to Śrī Kṛṣṇa Caitanya.</w:t>
      </w:r>
    </w:p>
    <w:p w14:paraId="485CB8B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proofErr w:type="gramStart"/>
      <w:r w:rsidRPr="004A2847">
        <w:rPr>
          <w:rStyle w:val="BookTitle"/>
          <w:rFonts w:asciiTheme="minorHAnsi" w:hAnsiTheme="minorHAnsi" w:cstheme="minorHAnsi"/>
          <w:b w:val="0"/>
          <w:bCs w:val="0"/>
          <w:color w:val="000000"/>
          <w:sz w:val="28"/>
          <w:szCs w:val="28"/>
        </w:rPr>
        <w:t>The majority of</w:t>
      </w:r>
      <w:proofErr w:type="gramEnd"/>
      <w:r w:rsidRPr="004A2847">
        <w:rPr>
          <w:rStyle w:val="BookTitle"/>
          <w:rFonts w:asciiTheme="minorHAnsi" w:hAnsiTheme="minorHAnsi" w:cstheme="minorHAnsi"/>
          <w:b w:val="0"/>
          <w:bCs w:val="0"/>
          <w:color w:val="000000"/>
          <w:sz w:val="28"/>
          <w:szCs w:val="28"/>
        </w:rPr>
        <w:t xml:space="preserve"> the people in the world are attracted to sense gratification and liberation. On the pretext of presenting religiosity, economic development, sense gratification, and liberation, Śrī Nityānanda Prabhu attracted everyone to the pure devotional service propagated by Śrī Kṛṣṇa Caitanya.</w:t>
      </w:r>
    </w:p>
    <w:p w14:paraId="28272776" w14:textId="216F07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6.005</w:t>
      </w:r>
    </w:p>
    <w:p w14:paraId="0121B1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04AA5B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saṅge pāriṣada-gaṇa—parama uddāma</w:t>
      </w:r>
      <w:r w:rsidRPr="004A2847">
        <w:rPr>
          <w:rStyle w:val="BookTitle"/>
          <w:rFonts w:asciiTheme="minorHAnsi" w:hAnsiTheme="minorHAnsi" w:cstheme="minorHAnsi"/>
          <w:b w:val="0"/>
          <w:bCs w:val="0"/>
          <w:color w:val="000000"/>
          <w:sz w:val="28"/>
          <w:szCs w:val="28"/>
        </w:rPr>
        <w:br/>
        <w:t>sarva navadvīpe bhrame mahājyotir-dhāma</w:t>
      </w:r>
    </w:p>
    <w:p w14:paraId="16951B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greatly effulgent Nityānanda wandered throughout Navadvīpa in the company of His enthusiastic associates.</w:t>
      </w:r>
    </w:p>
    <w:p w14:paraId="715DBC28" w14:textId="447A3B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6.006</w:t>
      </w:r>
    </w:p>
    <w:p w14:paraId="34082F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391976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alaṅkāra-mālāya pūrṇita kalevara</w:t>
      </w:r>
      <w:r w:rsidRPr="004A2847">
        <w:rPr>
          <w:rStyle w:val="BookTitle"/>
          <w:rFonts w:asciiTheme="minorHAnsi" w:hAnsiTheme="minorHAnsi" w:cstheme="minorHAnsi"/>
          <w:b w:val="0"/>
          <w:bCs w:val="0"/>
          <w:color w:val="000000"/>
          <w:sz w:val="28"/>
          <w:szCs w:val="28"/>
        </w:rPr>
        <w:br/>
        <w:t>karpūra-tāmbūla śobhe suraṅga adhara</w:t>
      </w:r>
    </w:p>
    <w:p w14:paraId="20EEB1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body was decorated with ornaments and garlands. Because He chewed betel </w:t>
      </w:r>
      <w:r w:rsidRPr="004A2847">
        <w:rPr>
          <w:rStyle w:val="BookTitle"/>
          <w:rFonts w:asciiTheme="minorHAnsi" w:hAnsiTheme="minorHAnsi" w:cstheme="minorHAnsi"/>
          <w:b/>
          <w:bCs/>
          <w:color w:val="800000"/>
          <w:sz w:val="28"/>
          <w:szCs w:val="28"/>
        </w:rPr>
        <w:lastRenderedPageBreak/>
        <w:t>nuts mixed with camphor, His lips were reddish.</w:t>
      </w:r>
    </w:p>
    <w:p w14:paraId="0015686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suraṅga </w:t>
      </w:r>
      <w:r w:rsidRPr="004A2847">
        <w:rPr>
          <w:rStyle w:val="BookTitle"/>
          <w:rFonts w:asciiTheme="minorHAnsi" w:hAnsiTheme="minorHAnsi" w:cstheme="minorHAnsi"/>
          <w:b w:val="0"/>
          <w:bCs w:val="0"/>
          <w:color w:val="000000"/>
          <w:sz w:val="28"/>
          <w:szCs w:val="28"/>
        </w:rPr>
        <w:t>means “red” or “blood red.”</w:t>
      </w:r>
    </w:p>
    <w:p w14:paraId="50527063" w14:textId="6AA299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6.007</w:t>
      </w:r>
    </w:p>
    <w:p w14:paraId="05AE58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0C7ECE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rāma-nityānanda prabhura vilāsa</w:t>
      </w:r>
      <w:r w:rsidRPr="004A2847">
        <w:rPr>
          <w:rStyle w:val="BookTitle"/>
          <w:rFonts w:asciiTheme="minorHAnsi" w:hAnsiTheme="minorHAnsi" w:cstheme="minorHAnsi"/>
          <w:b w:val="0"/>
          <w:bCs w:val="0"/>
          <w:color w:val="000000"/>
          <w:sz w:val="28"/>
          <w:szCs w:val="28"/>
        </w:rPr>
        <w:br/>
        <w:t>keho sukha pāya, kāro nā janme viśvāsa</w:t>
      </w:r>
    </w:p>
    <w:p w14:paraId="77B4A7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pastimes of Nityānanda Rāma Prabhu, some people became happy and some felt no faith in Him.</w:t>
      </w:r>
    </w:p>
    <w:p w14:paraId="6877FE72" w14:textId="541132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6.008</w:t>
      </w:r>
    </w:p>
    <w:p w14:paraId="5E694C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0896A8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navadvīpe eka āchena brāhmaṇa</w:t>
      </w:r>
      <w:r w:rsidRPr="004A2847">
        <w:rPr>
          <w:rStyle w:val="BookTitle"/>
          <w:rFonts w:asciiTheme="minorHAnsi" w:hAnsiTheme="minorHAnsi" w:cstheme="minorHAnsi"/>
          <w:b w:val="0"/>
          <w:bCs w:val="0"/>
          <w:color w:val="000000"/>
          <w:sz w:val="28"/>
          <w:szCs w:val="28"/>
        </w:rPr>
        <w:br/>
        <w:t>caitanyera saṅge tāna pūrva adhyayana</w:t>
      </w:r>
    </w:p>
    <w:p w14:paraId="16DD18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Navadvīpa there was one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who previously studied with Lord Caitanya.</w:t>
      </w:r>
    </w:p>
    <w:p w14:paraId="3B084B83" w14:textId="504226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6.009</w:t>
      </w:r>
    </w:p>
    <w:p w14:paraId="4845AF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347B71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dekhiyā vilāsa</w:t>
      </w:r>
      <w:r w:rsidRPr="004A2847">
        <w:rPr>
          <w:rStyle w:val="BookTitle"/>
          <w:rFonts w:asciiTheme="minorHAnsi" w:hAnsiTheme="minorHAnsi" w:cstheme="minorHAnsi"/>
          <w:b w:val="0"/>
          <w:bCs w:val="0"/>
          <w:color w:val="000000"/>
          <w:sz w:val="28"/>
          <w:szCs w:val="28"/>
        </w:rPr>
        <w:br/>
        <w:t>citte kichu tāna janmiyāche aviśvāsa</w:t>
      </w:r>
    </w:p>
    <w:p w14:paraId="7EC73A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Nityānanda Svarūpa’s activities, he developed some doubts.</w:t>
      </w:r>
    </w:p>
    <w:p w14:paraId="3C1DF35D" w14:textId="672A84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6.010</w:t>
      </w:r>
    </w:p>
    <w:p w14:paraId="640DFC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07A9BD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caitanya-candrete tāra baḍa dṛḍha-bhakti</w:t>
      </w:r>
      <w:r w:rsidRPr="004A2847">
        <w:rPr>
          <w:rStyle w:val="BookTitle"/>
          <w:rFonts w:asciiTheme="minorHAnsi" w:hAnsiTheme="minorHAnsi" w:cstheme="minorHAnsi"/>
          <w:b w:val="0"/>
          <w:bCs w:val="0"/>
          <w:color w:val="000000"/>
          <w:sz w:val="28"/>
          <w:szCs w:val="28"/>
        </w:rPr>
        <w:br/>
        <w:t>nityānanda-svarūpera nā jānena śakti</w:t>
      </w:r>
    </w:p>
    <w:p w14:paraId="15E887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had firm devotion in Caitanya Candra, but He was not aware of the potency of Nityānanda Svarūpa.</w:t>
      </w:r>
    </w:p>
    <w:p w14:paraId="149DD933" w14:textId="6DC0BF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6.011</w:t>
      </w:r>
    </w:p>
    <w:p w14:paraId="06A227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15E1D9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daive sei brāhmaṇa gelena nīlācale</w:t>
      </w:r>
      <w:r w:rsidRPr="004A2847">
        <w:rPr>
          <w:rStyle w:val="BookTitle"/>
          <w:rFonts w:asciiTheme="minorHAnsi" w:hAnsiTheme="minorHAnsi" w:cstheme="minorHAnsi"/>
          <w:b w:val="0"/>
          <w:bCs w:val="0"/>
          <w:color w:val="000000"/>
          <w:sz w:val="28"/>
          <w:szCs w:val="28"/>
        </w:rPr>
        <w:br/>
        <w:t>tathāi āchena kata-dina kutūhale</w:t>
      </w:r>
    </w:p>
    <w:p w14:paraId="146E7F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arrangement of providence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went to Nīlācala and happily stayed there for some time.</w:t>
      </w:r>
    </w:p>
    <w:p w14:paraId="6E0E96D4" w14:textId="202FFC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6.012</w:t>
      </w:r>
    </w:p>
    <w:p w14:paraId="40BD3E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371095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prati-dina yāya vipra śrī-caitanyera sthāne</w:t>
      </w:r>
      <w:r w:rsidRPr="004A2847">
        <w:rPr>
          <w:rStyle w:val="BookTitle"/>
          <w:rFonts w:asciiTheme="minorHAnsi" w:hAnsiTheme="minorHAnsi" w:cstheme="minorHAnsi"/>
          <w:b w:val="0"/>
          <w:bCs w:val="0"/>
          <w:color w:val="000000"/>
          <w:sz w:val="28"/>
          <w:szCs w:val="28"/>
        </w:rPr>
        <w:br/>
        <w:t>parama viśvāsa tāna prabhura caraṇe</w:t>
      </w:r>
    </w:p>
    <w:p w14:paraId="123F12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went daily to see Lord Caitanya, for he had great faith in the lotus feet of the Lord.</w:t>
      </w:r>
    </w:p>
    <w:p w14:paraId="18BDA89C" w14:textId="102069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6.013</w:t>
      </w:r>
    </w:p>
    <w:p w14:paraId="3EFA30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1F106D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eka dina sei brāhmaṇa nibhṛte</w:t>
      </w:r>
      <w:r w:rsidRPr="004A2847">
        <w:rPr>
          <w:rStyle w:val="BookTitle"/>
          <w:rFonts w:asciiTheme="minorHAnsi" w:hAnsiTheme="minorHAnsi" w:cstheme="minorHAnsi"/>
          <w:b w:val="0"/>
          <w:bCs w:val="0"/>
          <w:color w:val="000000"/>
          <w:sz w:val="28"/>
          <w:szCs w:val="28"/>
        </w:rPr>
        <w:br/>
        <w:t>citte icchā karilena kichu jijñāsite</w:t>
      </w:r>
    </w:p>
    <w:p w14:paraId="543A51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day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found an opportunity to privately ask the Lord about something he had on his mind.</w:t>
      </w:r>
    </w:p>
    <w:p w14:paraId="5C5E7E13" w14:textId="70C595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6.014</w:t>
      </w:r>
    </w:p>
    <w:p w14:paraId="301784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11432E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vipra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“prabhu, mora eka nivedana</w:t>
      </w:r>
      <w:r w:rsidRPr="004A2847">
        <w:rPr>
          <w:rStyle w:val="BookTitle"/>
          <w:rFonts w:asciiTheme="minorHAnsi" w:hAnsiTheme="minorHAnsi" w:cstheme="minorHAnsi"/>
          <w:b w:val="0"/>
          <w:bCs w:val="0"/>
          <w:color w:val="000000"/>
          <w:sz w:val="28"/>
          <w:szCs w:val="28"/>
        </w:rPr>
        <w:br/>
        <w:t>karimu tomāra sthāne, yadi deha’ mana</w:t>
      </w:r>
    </w:p>
    <w:p w14:paraId="595790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said, “O Lord, I have something to ask You. Kindly hear me.</w:t>
      </w:r>
    </w:p>
    <w:p w14:paraId="0F5E3726" w14:textId="6C3F4B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6.015</w:t>
      </w:r>
    </w:p>
    <w:p w14:paraId="2C7668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559D4D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more yadi ’bhṛtya’ hena jñāna thāke mane</w:t>
      </w:r>
      <w:r w:rsidRPr="004A2847">
        <w:rPr>
          <w:rStyle w:val="BookTitle"/>
          <w:rFonts w:asciiTheme="minorHAnsi" w:hAnsiTheme="minorHAnsi" w:cstheme="minorHAnsi"/>
          <w:b w:val="0"/>
          <w:bCs w:val="0"/>
          <w:color w:val="000000"/>
          <w:sz w:val="28"/>
          <w:szCs w:val="28"/>
        </w:rPr>
        <w:br/>
        <w:t>ihāra kāraṇa prabhu kaha śrī-vadane</w:t>
      </w:r>
    </w:p>
    <w:p w14:paraId="0EA80B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if you consider me Your servant, then please personally explain something for me.</w:t>
      </w:r>
    </w:p>
    <w:p w14:paraId="5FBCC3EB" w14:textId="413BD8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6.016</w:t>
      </w:r>
    </w:p>
    <w:p w14:paraId="67B4F2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23BB80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navadvīpe giyā nityānanda-avadhūta</w:t>
      </w:r>
      <w:r w:rsidRPr="004A2847">
        <w:rPr>
          <w:rStyle w:val="BookTitle"/>
          <w:rFonts w:asciiTheme="minorHAnsi" w:hAnsiTheme="minorHAnsi" w:cstheme="minorHAnsi"/>
          <w:b w:val="0"/>
          <w:bCs w:val="0"/>
          <w:color w:val="000000"/>
          <w:sz w:val="28"/>
          <w:szCs w:val="28"/>
        </w:rPr>
        <w:br/>
        <w:t>kichu ta’ nā bujhoṅ muñi karena ki-rūpa</w:t>
      </w:r>
    </w:p>
    <w:p w14:paraId="6B2DC0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cannot understand anything about what Nityānanda Avadhūta is doing in Navadvīpa.</w:t>
      </w:r>
    </w:p>
    <w:p w14:paraId="55479F9F" w14:textId="50EE6D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6.017</w:t>
      </w:r>
    </w:p>
    <w:p w14:paraId="37C380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623639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sannyāsa-āśrama tāna bale sarva-jana</w:t>
      </w:r>
      <w:r w:rsidRPr="004A2847">
        <w:rPr>
          <w:rStyle w:val="BookTitle"/>
          <w:rFonts w:asciiTheme="minorHAnsi" w:hAnsiTheme="minorHAnsi" w:cstheme="minorHAnsi"/>
          <w:b w:val="0"/>
          <w:bCs w:val="0"/>
          <w:color w:val="000000"/>
          <w:sz w:val="28"/>
          <w:szCs w:val="28"/>
        </w:rPr>
        <w:br/>
        <w:t>karpūra-tāmbūla se bhojana sarva-kṣaṇa</w:t>
      </w:r>
    </w:p>
    <w:p w14:paraId="5545D3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“Everyone says He is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but He always chews betel nuts mixed with camphor.</w:t>
      </w:r>
    </w:p>
    <w:p w14:paraId="72E10AC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Śrī Nityānanda Prabhu taught the people of this world to accept scented oils, sandalwood paste, fine dress, and ornaments as the remnants of Kṛṣṇa, foolish people branded Him as “fond of enjoyment.” As a result, many people had no faith in Him. Then again, the intelligent persons who considered that giving up objects related to Hari was </w:t>
      </w:r>
      <w:r w:rsidRPr="004A2847">
        <w:rPr>
          <w:rStyle w:val="BookTitle"/>
          <w:rFonts w:asciiTheme="minorHAnsi" w:hAnsiTheme="minorHAnsi" w:cstheme="minorHAnsi"/>
          <w:b w:val="0"/>
          <w:bCs w:val="0"/>
          <w:i/>
          <w:iCs/>
          <w:color w:val="000000"/>
          <w:sz w:val="28"/>
          <w:szCs w:val="28"/>
        </w:rPr>
        <w:t>phalgu-vairāgya</w:t>
      </w:r>
      <w:r w:rsidRPr="004A2847">
        <w:rPr>
          <w:rStyle w:val="BookTitle"/>
          <w:rFonts w:asciiTheme="minorHAnsi" w:hAnsiTheme="minorHAnsi" w:cstheme="minorHAnsi"/>
          <w:b w:val="0"/>
          <w:bCs w:val="0"/>
          <w:color w:val="000000"/>
          <w:sz w:val="28"/>
          <w:szCs w:val="28"/>
        </w:rPr>
        <w:t>, or false renunciation, took pleasure in Nityānanda Prabhu’s preaching.</w:t>
      </w:r>
    </w:p>
    <w:p w14:paraId="3E6898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According to the injunctions of the scriptures,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prohibited from accepting objects of enjoyment like scented oil, sandalwood paste, and betel nuts, but the precocious, proud,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freely enjoy an abundance of betel nuts on the pretext of honoring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Since the imitation of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behavior by such unqualified people is always condemnable, ordinary foolish people fell into illusion by considering even Śrī Nityānanda, the original shelter of </w:t>
      </w:r>
      <w:r w:rsidRPr="004A2847">
        <w:rPr>
          <w:rStyle w:val="BookTitle"/>
          <w:rFonts w:asciiTheme="minorHAnsi" w:hAnsiTheme="minorHAnsi" w:cstheme="minorHAnsi"/>
          <w:b w:val="0"/>
          <w:bCs w:val="0"/>
          <w:i/>
          <w:iCs/>
          <w:color w:val="000000"/>
          <w:sz w:val="28"/>
          <w:szCs w:val="28"/>
        </w:rPr>
        <w:t xml:space="preserve">paramahaṁsa </w:t>
      </w:r>
      <w:r w:rsidRPr="004A2847">
        <w:rPr>
          <w:rStyle w:val="BookTitle"/>
          <w:rFonts w:asciiTheme="minorHAnsi" w:hAnsiTheme="minorHAnsi" w:cstheme="minorHAnsi"/>
          <w:b w:val="0"/>
          <w:bCs w:val="0"/>
          <w:color w:val="000000"/>
          <w:sz w:val="28"/>
          <w:szCs w:val="28"/>
        </w:rPr>
        <w:t xml:space="preserve">principles, as a </w:t>
      </w:r>
      <w:r w:rsidRPr="004A2847">
        <w:rPr>
          <w:rStyle w:val="BookTitle"/>
          <w:rFonts w:asciiTheme="minorHAnsi" w:hAnsiTheme="minorHAnsi" w:cstheme="minorHAnsi"/>
          <w:b w:val="0"/>
          <w:bCs w:val="0"/>
          <w:i/>
          <w:iCs/>
          <w:color w:val="000000"/>
          <w:sz w:val="28"/>
          <w:szCs w:val="28"/>
        </w:rPr>
        <w:t>vivikta</w:t>
      </w:r>
      <w:r w:rsidRPr="004A2847">
        <w:rPr>
          <w:rStyle w:val="BookTitle"/>
          <w:rFonts w:asciiTheme="minorHAnsi" w:hAnsiTheme="minorHAnsi" w:cstheme="minorHAnsi"/>
          <w:b w:val="0"/>
          <w:bCs w:val="0"/>
          <w:color w:val="000000"/>
          <w:sz w:val="28"/>
          <w:szCs w:val="28"/>
        </w:rPr>
        <w:t xml:space="preserve"> (dry renunciant) or a </w:t>
      </w:r>
      <w:r w:rsidRPr="004A2847">
        <w:rPr>
          <w:rStyle w:val="BookTitle"/>
          <w:rFonts w:asciiTheme="minorHAnsi" w:hAnsiTheme="minorHAnsi" w:cstheme="minorHAnsi"/>
          <w:b w:val="0"/>
          <w:bCs w:val="0"/>
          <w:i/>
          <w:iCs/>
          <w:color w:val="000000"/>
          <w:sz w:val="28"/>
          <w:szCs w:val="28"/>
        </w:rPr>
        <w:t>dhīra-sannyāsī</w:t>
      </w:r>
      <w:r w:rsidRPr="004A2847">
        <w:rPr>
          <w:rStyle w:val="BookTitle"/>
          <w:rFonts w:asciiTheme="minorHAnsi" w:hAnsiTheme="minorHAnsi" w:cstheme="minorHAnsi"/>
          <w:b w:val="0"/>
          <w:bCs w:val="0"/>
          <w:color w:val="000000"/>
          <w:sz w:val="28"/>
          <w:szCs w:val="28"/>
        </w:rPr>
        <w:t xml:space="preserve"> (neophyte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w:t>
      </w:r>
    </w:p>
    <w:p w14:paraId="4DBD4541" w14:textId="623D93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6.018</w:t>
      </w:r>
    </w:p>
    <w:p w14:paraId="7116A8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0D579B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dhātu-dravya paraśite nāhi sannyāsīre</w:t>
      </w:r>
      <w:r w:rsidRPr="004A2847">
        <w:rPr>
          <w:rStyle w:val="BookTitle"/>
          <w:rFonts w:asciiTheme="minorHAnsi" w:hAnsiTheme="minorHAnsi" w:cstheme="minorHAnsi"/>
          <w:b w:val="0"/>
          <w:bCs w:val="0"/>
          <w:color w:val="000000"/>
          <w:sz w:val="28"/>
          <w:szCs w:val="28"/>
        </w:rPr>
        <w:br/>
        <w:t>sonā, rūpā, muktā se tāṅhāra kalevare</w:t>
      </w:r>
    </w:p>
    <w:p w14:paraId="74E885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is prohibited from touching items made of metal, but His body is decorated with gold, silver, and pearls.</w:t>
      </w:r>
    </w:p>
    <w:p w14:paraId="175596C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say that at the present time Śrī Rāmakṛṣṇa dāsa has protected the honor of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by refusing to accept items made of metal. A devotee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should not use gold and silver like Śrī Nityānanda. There is no doubt that the principles of the independent Vedic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become polluted by using these items, but if one internally considers himself a </w:t>
      </w:r>
      <w:r w:rsidRPr="004A2847">
        <w:rPr>
          <w:rStyle w:val="BookTitle"/>
          <w:rFonts w:asciiTheme="minorHAnsi" w:hAnsiTheme="minorHAnsi" w:cstheme="minorHAnsi"/>
          <w:b w:val="0"/>
          <w:bCs w:val="0"/>
          <w:i/>
          <w:iCs/>
          <w:color w:val="000000"/>
          <w:sz w:val="28"/>
          <w:szCs w:val="28"/>
        </w:rPr>
        <w:t xml:space="preserve">paramahaṁsa </w:t>
      </w:r>
      <w:r w:rsidRPr="004A2847">
        <w:rPr>
          <w:rStyle w:val="BookTitle"/>
          <w:rFonts w:asciiTheme="minorHAnsi" w:hAnsiTheme="minorHAnsi" w:cstheme="minorHAnsi"/>
          <w:b w:val="0"/>
          <w:bCs w:val="0"/>
          <w:color w:val="000000"/>
          <w:sz w:val="28"/>
          <w:szCs w:val="28"/>
        </w:rPr>
        <w:t xml:space="preserve">and externally does not use items made of metal, the desire for fame will capture his heart and, </w:t>
      </w:r>
      <w:proofErr w:type="gramStart"/>
      <w:r w:rsidRPr="004A2847">
        <w:rPr>
          <w:rStyle w:val="BookTitle"/>
          <w:rFonts w:asciiTheme="minorHAnsi" w:hAnsiTheme="minorHAnsi" w:cstheme="minorHAnsi"/>
          <w:b w:val="0"/>
          <w:bCs w:val="0"/>
          <w:color w:val="000000"/>
          <w:sz w:val="28"/>
          <w:szCs w:val="28"/>
        </w:rPr>
        <w:t>as a result of</w:t>
      </w:r>
      <w:proofErr w:type="gramEnd"/>
      <w:r w:rsidRPr="004A2847">
        <w:rPr>
          <w:rStyle w:val="BookTitle"/>
          <w:rFonts w:asciiTheme="minorHAnsi" w:hAnsiTheme="minorHAnsi" w:cstheme="minorHAnsi"/>
          <w:b w:val="0"/>
          <w:bCs w:val="0"/>
          <w:color w:val="000000"/>
          <w:sz w:val="28"/>
          <w:szCs w:val="28"/>
        </w:rPr>
        <w:t xml:space="preserve"> cheating people, such behavior will be accepted as low-class.</w:t>
      </w:r>
    </w:p>
    <w:p w14:paraId="4985204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one refrains from using items made of metal during processions and festivals because people will criticize, and if one displays poverty in the performance of the Lord’s service, then the misguided, materialistic philanthropists will not be able to understand the purport of the verse beginning </w:t>
      </w:r>
      <w:r w:rsidRPr="004A2847">
        <w:rPr>
          <w:rStyle w:val="BookTitle"/>
          <w:rFonts w:asciiTheme="minorHAnsi" w:hAnsiTheme="minorHAnsi" w:cstheme="minorHAnsi"/>
          <w:b w:val="0"/>
          <w:bCs w:val="0"/>
          <w:i/>
          <w:iCs/>
          <w:color w:val="000000"/>
          <w:sz w:val="28"/>
          <w:szCs w:val="28"/>
        </w:rPr>
        <w:t>ārādhanānāṁ sarveṣāṁ</w:t>
      </w:r>
      <w:r w:rsidRPr="004A2847">
        <w:rPr>
          <w:rStyle w:val="BookTitle"/>
          <w:rFonts w:asciiTheme="minorHAnsi" w:hAnsiTheme="minorHAnsi" w:cstheme="minorHAnsi"/>
          <w:b w:val="0"/>
          <w:bCs w:val="0"/>
          <w:color w:val="000000"/>
          <w:sz w:val="28"/>
          <w:szCs w:val="28"/>
        </w:rPr>
        <w:t xml:space="preserve">. If in the present day one gives up saffron loincloth and becomes misguided by wearing fine silk cloth and decorating his body with sandalwood paste and flower garlands, then, </w:t>
      </w:r>
      <w:proofErr w:type="gramStart"/>
      <w:r w:rsidRPr="004A2847">
        <w:rPr>
          <w:rStyle w:val="BookTitle"/>
          <w:rFonts w:asciiTheme="minorHAnsi" w:hAnsiTheme="minorHAnsi" w:cstheme="minorHAnsi"/>
          <w:b w:val="0"/>
          <w:bCs w:val="0"/>
          <w:color w:val="000000"/>
          <w:sz w:val="28"/>
          <w:szCs w:val="28"/>
        </w:rPr>
        <w:t>as a result of</w:t>
      </w:r>
      <w:proofErr w:type="gramEnd"/>
      <w:r w:rsidRPr="004A2847">
        <w:rPr>
          <w:rStyle w:val="BookTitle"/>
          <w:rFonts w:asciiTheme="minorHAnsi" w:hAnsiTheme="minorHAnsi" w:cstheme="minorHAnsi"/>
          <w:b w:val="0"/>
          <w:bCs w:val="0"/>
          <w:color w:val="000000"/>
          <w:sz w:val="28"/>
          <w:szCs w:val="28"/>
        </w:rPr>
        <w:t xml:space="preserve"> imitating the behavior of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he will bring about his own ruination. And if some portion of the ideal characteristics of Śrī Puṇḍarīka Vidyānidhi, Śrī Rāmānanda Rāya, and Śrīmat Nityānanda Prabhu is seen in a devotee situated in </w:t>
      </w:r>
      <w:r w:rsidRPr="004A2847">
        <w:rPr>
          <w:rStyle w:val="BookTitle"/>
          <w:rFonts w:asciiTheme="minorHAnsi" w:hAnsiTheme="minorHAnsi" w:cstheme="minorHAnsi"/>
          <w:b w:val="0"/>
          <w:bCs w:val="0"/>
          <w:i/>
          <w:iCs/>
          <w:color w:val="000000"/>
          <w:sz w:val="28"/>
          <w:szCs w:val="28"/>
        </w:rPr>
        <w:t xml:space="preserve">paramahaṁsa </w:t>
      </w:r>
      <w:r w:rsidRPr="004A2847">
        <w:rPr>
          <w:rStyle w:val="BookTitle"/>
          <w:rFonts w:asciiTheme="minorHAnsi" w:hAnsiTheme="minorHAnsi" w:cstheme="minorHAnsi"/>
          <w:b w:val="0"/>
          <w:bCs w:val="0"/>
          <w:color w:val="000000"/>
          <w:sz w:val="28"/>
          <w:szCs w:val="28"/>
        </w:rPr>
        <w:t>principles and devoid by nature of the desire for fame, then every intelligent person will understand. Unfortunate people accumulate offenses by seeing materialism in Vaiṣṇavas.</w:t>
      </w:r>
    </w:p>
    <w:p w14:paraId="133476E0" w14:textId="1229C8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6.019</w:t>
      </w:r>
    </w:p>
    <w:p w14:paraId="5EC127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33150E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kāṣāya kaupīna chāḍi’ divya paṭṭavāsa</w:t>
      </w:r>
      <w:r w:rsidRPr="004A2847">
        <w:rPr>
          <w:rStyle w:val="BookTitle"/>
          <w:rFonts w:asciiTheme="minorHAnsi" w:hAnsiTheme="minorHAnsi" w:cstheme="minorHAnsi"/>
          <w:b w:val="0"/>
          <w:bCs w:val="0"/>
          <w:color w:val="000000"/>
          <w:sz w:val="28"/>
          <w:szCs w:val="28"/>
        </w:rPr>
        <w:br/>
        <w:t>dharena candana mālā sadāi vilāsa</w:t>
      </w:r>
    </w:p>
    <w:p w14:paraId="49E781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has given up saffron loincloth and wears fine silk cloth. He always decorates Himself with sandalwood paste and flower garlands.</w:t>
      </w:r>
    </w:p>
    <w:p w14:paraId="5156A66E" w14:textId="159E12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6.020</w:t>
      </w:r>
    </w:p>
    <w:p w14:paraId="043BA1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7EB185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 chāḍi’ lauha-daṇḍa dharena vā kene</w:t>
      </w:r>
      <w:r w:rsidRPr="004A2847">
        <w:rPr>
          <w:rStyle w:val="BookTitle"/>
          <w:rFonts w:asciiTheme="minorHAnsi" w:hAnsiTheme="minorHAnsi" w:cstheme="minorHAnsi"/>
          <w:b w:val="0"/>
          <w:bCs w:val="0"/>
          <w:color w:val="000000"/>
          <w:sz w:val="28"/>
          <w:szCs w:val="28"/>
        </w:rPr>
        <w:br/>
        <w:t>śūdrera āśrame se thākena sarva-kṣaṇe</w:t>
      </w:r>
    </w:p>
    <w:p w14:paraId="7B4919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“Why did He give up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take up an iron staff? Why does He always </w:t>
      </w:r>
      <w:r w:rsidRPr="004A2847">
        <w:rPr>
          <w:rStyle w:val="BookTitle"/>
          <w:rFonts w:asciiTheme="minorHAnsi" w:hAnsiTheme="minorHAnsi" w:cstheme="minorHAnsi"/>
          <w:b/>
          <w:bCs/>
          <w:color w:val="800000"/>
          <w:sz w:val="28"/>
          <w:szCs w:val="28"/>
        </w:rPr>
        <w:lastRenderedPageBreak/>
        <w:t xml:space="preserve">live in the homes of </w:t>
      </w:r>
      <w:r w:rsidRPr="004A2847">
        <w:rPr>
          <w:rStyle w:val="BookTitle"/>
          <w:rFonts w:asciiTheme="minorHAnsi" w:hAnsiTheme="minorHAnsi" w:cstheme="minorHAnsi"/>
          <w:b/>
          <w:bCs/>
          <w:i/>
          <w:iCs/>
          <w:color w:val="800000"/>
          <w:sz w:val="28"/>
          <w:szCs w:val="28"/>
        </w:rPr>
        <w:t>śūdras</w:t>
      </w:r>
      <w:r w:rsidRPr="004A2847">
        <w:rPr>
          <w:rStyle w:val="BookTitle"/>
          <w:rFonts w:asciiTheme="minorHAnsi" w:hAnsiTheme="minorHAnsi" w:cstheme="minorHAnsi"/>
          <w:b/>
          <w:bCs/>
          <w:color w:val="800000"/>
          <w:sz w:val="28"/>
          <w:szCs w:val="28"/>
        </w:rPr>
        <w:t>?</w:t>
      </w:r>
    </w:p>
    <w:p w14:paraId="3E55309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While explaining the activities of Śrī Nityānanda to Śrī Gaurasundara, the enthusiastic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with superficial vision said that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supposed to carry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but instead of doing that, Śrī Nityānanda Prabhu has taken up an iron staff and spends time with unseeable and untouchable </w:t>
      </w:r>
      <w:r w:rsidRPr="004A2847">
        <w:rPr>
          <w:rStyle w:val="BookTitle"/>
          <w:rFonts w:asciiTheme="minorHAnsi" w:hAnsiTheme="minorHAnsi" w:cstheme="minorHAnsi"/>
          <w:b w:val="0"/>
          <w:bCs w:val="0"/>
          <w:i/>
          <w:iCs/>
          <w:color w:val="000000"/>
          <w:sz w:val="28"/>
          <w:szCs w:val="28"/>
        </w:rPr>
        <w:t>śūdras</w:t>
      </w:r>
      <w:r w:rsidRPr="004A2847">
        <w:rPr>
          <w:rStyle w:val="BookTitle"/>
          <w:rFonts w:asciiTheme="minorHAnsi" w:hAnsiTheme="minorHAnsi" w:cstheme="minorHAnsi"/>
          <w:b w:val="0"/>
          <w:bCs w:val="0"/>
          <w:color w:val="000000"/>
          <w:sz w:val="28"/>
          <w:szCs w:val="28"/>
        </w:rPr>
        <w:t xml:space="preserve"> rather than giving up their association. Since Śrī Nityānanda exhibited such behavior, which was opposed to the scriptural injunctions, the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had no faith in Him and was therefore doubtful.</w:t>
      </w:r>
    </w:p>
    <w:p w14:paraId="653626EF" w14:textId="6AFE72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6.021</w:t>
      </w:r>
    </w:p>
    <w:p w14:paraId="698098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0561CCBB" w14:textId="49FC18D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śāstra-mata muñi tāna nā dekhoṅ</w:t>
      </w:r>
      <w:ins w:id="267" w:author="your servant" w:date="2020-06-12T19:06:00Z">
        <w:r w:rsidR="0043487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ācāra</w:t>
      </w:r>
      <w:r w:rsidRPr="004A2847">
        <w:rPr>
          <w:rStyle w:val="BookTitle"/>
          <w:rFonts w:asciiTheme="minorHAnsi" w:hAnsiTheme="minorHAnsi" w:cstheme="minorHAnsi"/>
          <w:b w:val="0"/>
          <w:bCs w:val="0"/>
          <w:color w:val="000000"/>
          <w:sz w:val="28"/>
          <w:szCs w:val="28"/>
        </w:rPr>
        <w:br/>
        <w:t>eteke mohāra citte sandeha apāra</w:t>
      </w:r>
    </w:p>
    <w:p w14:paraId="13F7C4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find His behavior in accordance with the scriptures, so my mind has become full of doubts.</w:t>
      </w:r>
    </w:p>
    <w:p w14:paraId="232AEC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Brahma-vaivarta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Śrī Kṛṣṇa-janma-khaṇḍa</w:t>
      </w:r>
      <w:r w:rsidRPr="004A2847">
        <w:rPr>
          <w:rStyle w:val="BookTitle"/>
          <w:rFonts w:asciiTheme="minorHAnsi" w:hAnsiTheme="minorHAnsi" w:cstheme="minorHAnsi"/>
          <w:b w:val="0"/>
          <w:bCs w:val="0"/>
          <w:color w:val="000000"/>
          <w:sz w:val="28"/>
          <w:szCs w:val="28"/>
        </w:rPr>
        <w:t>, Chapter 83, it is stated:</w:t>
      </w:r>
    </w:p>
    <w:p w14:paraId="40C714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tāmbūlaṁ vidhavā-strīṇāṁ   yatīnāṁ brahmacarinām</w:t>
      </w:r>
      <w:r w:rsidRPr="004A2847">
        <w:rPr>
          <w:rStyle w:val="BookTitle"/>
          <w:rFonts w:asciiTheme="minorHAnsi" w:hAnsiTheme="minorHAnsi" w:cstheme="minorHAnsi"/>
          <w:b w:val="0"/>
          <w:bCs w:val="0"/>
          <w:color w:val="000000"/>
          <w:sz w:val="28"/>
          <w:szCs w:val="28"/>
        </w:rPr>
        <w:br/>
        <w:t>sannyāsināṁ ca go-māṁsa   surā-tulyaṁśrutau śrutam</w:t>
      </w:r>
    </w:p>
    <w:p w14:paraId="306D0F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widow, a </w:t>
      </w:r>
      <w:r w:rsidRPr="004A2847">
        <w:rPr>
          <w:rStyle w:val="BookTitle"/>
          <w:rFonts w:asciiTheme="minorHAnsi" w:hAnsiTheme="minorHAnsi" w:cstheme="minorHAnsi"/>
          <w:b w:val="0"/>
          <w:bCs w:val="0"/>
          <w:i/>
          <w:iCs/>
          <w:color w:val="000000"/>
          <w:sz w:val="28"/>
          <w:szCs w:val="28"/>
        </w:rPr>
        <w:t>brahmacārī</w:t>
      </w:r>
      <w:r w:rsidRPr="004A2847">
        <w:rPr>
          <w:rStyle w:val="BookTitle"/>
          <w:rFonts w:asciiTheme="minorHAnsi" w:hAnsiTheme="minorHAnsi" w:cstheme="minorHAnsi"/>
          <w:b w:val="0"/>
          <w:bCs w:val="0"/>
          <w:color w:val="000000"/>
          <w:sz w:val="28"/>
          <w:szCs w:val="28"/>
        </w:rPr>
        <w:t xml:space="preserve">, a renunciate, or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to eat betel nuts is as good as eating beef and drinking wine. This is heard in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w:t>
      </w:r>
    </w:p>
    <w:p w14:paraId="630472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Paramahaṁsa Upaniṣad </w:t>
      </w:r>
      <w:r w:rsidRPr="004A2847">
        <w:rPr>
          <w:rStyle w:val="BookTitle"/>
          <w:rFonts w:asciiTheme="minorHAnsi" w:hAnsiTheme="minorHAnsi" w:cstheme="minorHAnsi"/>
          <w:b w:val="0"/>
          <w:bCs w:val="0"/>
          <w:color w:val="000000"/>
          <w:sz w:val="28"/>
          <w:szCs w:val="28"/>
        </w:rPr>
        <w:t>it is stated:</w:t>
      </w:r>
    </w:p>
    <w:p w14:paraId="3C9D43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aniketa-sthitir eva sa bhikṣur </w:t>
      </w:r>
      <w:r w:rsidRPr="004A2847">
        <w:rPr>
          <w:rStyle w:val="BookTitle"/>
          <w:rFonts w:asciiTheme="minorHAnsi" w:hAnsiTheme="minorHAnsi" w:cstheme="minorHAnsi"/>
          <w:b w:val="0"/>
          <w:bCs w:val="0"/>
          <w:color w:val="000000"/>
          <w:sz w:val="28"/>
          <w:szCs w:val="28"/>
        </w:rPr>
        <w:br/>
        <w:t>hāṭakādīnāṁ naiva parigrahet</w:t>
      </w:r>
    </w:p>
    <w:p w14:paraId="783FCB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should not have a fixed residence and should never accept opulent items like gold.”</w:t>
      </w:r>
    </w:p>
    <w:p w14:paraId="427B0C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Kūrma Purāṇa</w:t>
      </w:r>
      <w:r w:rsidRPr="004A2847">
        <w:rPr>
          <w:rStyle w:val="BookTitle"/>
          <w:rFonts w:asciiTheme="minorHAnsi" w:hAnsiTheme="minorHAnsi" w:cstheme="minorHAnsi"/>
          <w:b w:val="0"/>
          <w:bCs w:val="0"/>
          <w:color w:val="000000"/>
          <w:sz w:val="28"/>
          <w:szCs w:val="28"/>
        </w:rPr>
        <w:t xml:space="preserve"> it is stated:</w:t>
      </w:r>
    </w:p>
    <w:p w14:paraId="05A638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grāmānte vṛkṣa-mule vā   vāsaṁ devālaye ’pi </w:t>
      </w:r>
      <w:r w:rsidRPr="004A2847">
        <w:rPr>
          <w:rStyle w:val="BookTitle"/>
          <w:rFonts w:asciiTheme="minorHAnsi" w:hAnsiTheme="minorHAnsi" w:cstheme="minorHAnsi"/>
          <w:b w:val="0"/>
          <w:bCs w:val="0"/>
          <w:color w:val="000000"/>
          <w:sz w:val="28"/>
          <w:szCs w:val="28"/>
        </w:rPr>
        <w:br/>
        <w:t>vādhauta-kāṣāya-vasano   bhasmac channatanūruhaḥ</w:t>
      </w:r>
    </w:p>
    <w:p w14:paraId="54C83E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should live outside the village, under a tree, or in a temple. He should wear clean saffron cloth and cover his body with ashes.”</w:t>
      </w:r>
    </w:p>
    <w:p w14:paraId="212597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(7.13.2) it is stated:</w:t>
      </w:r>
    </w:p>
    <w:p w14:paraId="3A2D16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bibhṛyād yady asau vāsaḥ   </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kaupīnācchādanaṁ param</w:t>
      </w:r>
    </w:p>
    <w:p w14:paraId="6EC2BB5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person in the renounced order of life may try to avoid even a dress to cover himself. If he wears anything at all, it should be only a loincloth.”</w:t>
      </w:r>
    </w:p>
    <w:p w14:paraId="3F9A3E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commentary on the </w:t>
      </w:r>
      <w:r w:rsidRPr="004A2847">
        <w:rPr>
          <w:rStyle w:val="BookTitle"/>
          <w:rFonts w:asciiTheme="minorHAnsi" w:hAnsiTheme="minorHAnsi" w:cstheme="minorHAnsi"/>
          <w:b w:val="0"/>
          <w:bCs w:val="0"/>
          <w:i/>
          <w:iCs/>
          <w:color w:val="000000"/>
          <w:sz w:val="28"/>
          <w:szCs w:val="28"/>
        </w:rPr>
        <w:t xml:space="preserve">Paramahaṁsa Upaniṣad </w:t>
      </w:r>
      <w:r w:rsidRPr="004A2847">
        <w:rPr>
          <w:rStyle w:val="BookTitle"/>
          <w:rFonts w:asciiTheme="minorHAnsi" w:hAnsiTheme="minorHAnsi" w:cstheme="minorHAnsi"/>
          <w:b w:val="0"/>
          <w:bCs w:val="0"/>
          <w:color w:val="000000"/>
          <w:sz w:val="28"/>
          <w:szCs w:val="28"/>
        </w:rPr>
        <w:t>it is stated:</w:t>
      </w:r>
    </w:p>
    <w:p w14:paraId="1B5956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hiraṇmayāni pātrāṇi   kṛṣṇāya-samayāni ca</w:t>
      </w:r>
      <w:r w:rsidRPr="004A2847">
        <w:rPr>
          <w:rStyle w:val="BookTitle"/>
          <w:rFonts w:asciiTheme="minorHAnsi" w:hAnsiTheme="minorHAnsi" w:cstheme="minorHAnsi"/>
          <w:b w:val="0"/>
          <w:bCs w:val="0"/>
          <w:color w:val="000000"/>
          <w:sz w:val="28"/>
          <w:szCs w:val="28"/>
        </w:rPr>
        <w:br/>
        <w:t>yatīnāṁ tany apātrāṇi   varjayet jñāni bhikṣukaḥ</w:t>
      </w:r>
    </w:p>
    <w:p w14:paraId="4D60FE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yasmāt bhikṣur hiraṇyaṁ rasena </w:t>
      </w:r>
      <w:r w:rsidRPr="004A2847">
        <w:rPr>
          <w:rStyle w:val="BookTitle"/>
          <w:rFonts w:asciiTheme="minorHAnsi" w:hAnsiTheme="minorHAnsi" w:cstheme="minorHAnsi"/>
          <w:b w:val="0"/>
          <w:bCs w:val="0"/>
          <w:color w:val="000000"/>
          <w:sz w:val="28"/>
          <w:szCs w:val="28"/>
        </w:rPr>
        <w:br/>
        <w:t>dṛṣṭaṁ ca sa brahmahā bhavet</w:t>
      </w:r>
    </w:p>
    <w:p w14:paraId="1D1CDC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yasmāt bhikṣuṛ hiraṇyaṁ rasena </w:t>
      </w:r>
      <w:r w:rsidRPr="004A2847">
        <w:rPr>
          <w:rStyle w:val="BookTitle"/>
          <w:rFonts w:asciiTheme="minorHAnsi" w:hAnsiTheme="minorHAnsi" w:cstheme="minorHAnsi"/>
          <w:b w:val="0"/>
          <w:bCs w:val="0"/>
          <w:color w:val="000000"/>
          <w:sz w:val="28"/>
          <w:szCs w:val="28"/>
        </w:rPr>
        <w:br/>
        <w:t>spṛṣṭaṁ ca sa paulkaśo bhavet</w:t>
      </w:r>
    </w:p>
    <w:p w14:paraId="773146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yasmāt bhikṣuṛ hiraṇyaṁ rasena </w:t>
      </w:r>
      <w:r w:rsidRPr="004A2847">
        <w:rPr>
          <w:rStyle w:val="BookTitle"/>
          <w:rFonts w:asciiTheme="minorHAnsi" w:hAnsiTheme="minorHAnsi" w:cstheme="minorHAnsi"/>
          <w:b w:val="0"/>
          <w:bCs w:val="0"/>
          <w:color w:val="000000"/>
          <w:sz w:val="28"/>
          <w:szCs w:val="28"/>
        </w:rPr>
        <w:br/>
        <w:t>grāhyaṁ ca sa ātmahā bhavet</w:t>
      </w:r>
    </w:p>
    <w:p w14:paraId="386A1C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wise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should give up gold utensils for the pleasure of Kṛṣṇa, because if he decorates himself with </w:t>
      </w:r>
      <w:proofErr w:type="gramStart"/>
      <w:r w:rsidRPr="004A2847">
        <w:rPr>
          <w:rStyle w:val="BookTitle"/>
          <w:rFonts w:asciiTheme="minorHAnsi" w:hAnsiTheme="minorHAnsi" w:cstheme="minorHAnsi"/>
          <w:b w:val="0"/>
          <w:bCs w:val="0"/>
          <w:color w:val="000000"/>
          <w:sz w:val="28"/>
          <w:szCs w:val="28"/>
        </w:rPr>
        <w:t>gold</w:t>
      </w:r>
      <w:proofErr w:type="gramEnd"/>
      <w:r w:rsidRPr="004A2847">
        <w:rPr>
          <w:rStyle w:val="BookTitle"/>
          <w:rFonts w:asciiTheme="minorHAnsi" w:hAnsiTheme="minorHAnsi" w:cstheme="minorHAnsi"/>
          <w:b w:val="0"/>
          <w:bCs w:val="0"/>
          <w:color w:val="000000"/>
          <w:sz w:val="28"/>
          <w:szCs w:val="28"/>
        </w:rPr>
        <w:t xml:space="preserve"> he becomes the killer of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if he touches gold with the spirit of enjoyment he becomes a dog-eater, and if he accepts gold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becomes the killer of the self.</w:t>
      </w:r>
    </w:p>
    <w:p w14:paraId="59DCD40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Āruṇeya Upaniṣad</w:t>
      </w:r>
      <w:r w:rsidRPr="004A2847">
        <w:rPr>
          <w:rStyle w:val="BookTitle"/>
          <w:rFonts w:asciiTheme="minorHAnsi" w:hAnsiTheme="minorHAnsi" w:cstheme="minorHAnsi"/>
          <w:b w:val="0"/>
          <w:bCs w:val="0"/>
          <w:color w:val="000000"/>
          <w:sz w:val="28"/>
          <w:szCs w:val="28"/>
        </w:rPr>
        <w:t xml:space="preserve"> it is stated:</w:t>
      </w:r>
    </w:p>
    <w:p w14:paraId="07BEDC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daṇḍam ācchādanaṁ ca kaupīnaṁ ca </w:t>
      </w:r>
      <w:r w:rsidRPr="004A2847">
        <w:rPr>
          <w:rStyle w:val="BookTitle"/>
          <w:rFonts w:asciiTheme="minorHAnsi" w:hAnsiTheme="minorHAnsi" w:cstheme="minorHAnsi"/>
          <w:b w:val="0"/>
          <w:bCs w:val="0"/>
          <w:color w:val="000000"/>
          <w:sz w:val="28"/>
          <w:szCs w:val="28"/>
        </w:rPr>
        <w:br/>
        <w:t>parigrahet śeṣaṁ visṛjet śeṣaṁ visṛjet</w:t>
      </w:r>
    </w:p>
    <w:p w14:paraId="402A3A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should accept only a </w:t>
      </w:r>
      <w:r w:rsidRPr="004A2847">
        <w:rPr>
          <w:rStyle w:val="BookTitle"/>
          <w:rFonts w:asciiTheme="minorHAnsi" w:hAnsiTheme="minorHAnsi" w:cstheme="minorHAnsi"/>
          <w:b w:val="0"/>
          <w:bCs w:val="0"/>
          <w:i/>
          <w:iCs/>
          <w:color w:val="000000"/>
          <w:sz w:val="28"/>
          <w:szCs w:val="28"/>
        </w:rPr>
        <w:t>sannyāsa daṇḍa</w:t>
      </w:r>
      <w:r w:rsidRPr="004A2847">
        <w:rPr>
          <w:rStyle w:val="BookTitle"/>
          <w:rFonts w:asciiTheme="minorHAnsi" w:hAnsiTheme="minorHAnsi" w:cstheme="minorHAnsi"/>
          <w:b w:val="0"/>
          <w:bCs w:val="0"/>
          <w:color w:val="000000"/>
          <w:sz w:val="28"/>
          <w:szCs w:val="28"/>
        </w:rPr>
        <w:t>, loincloth, and outer cloth and give up everything else.”</w:t>
      </w:r>
    </w:p>
    <w:p w14:paraId="2F1A0F9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Brahma-vaivarta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Prakṛti-khaṇḍa</w:t>
      </w:r>
      <w:r w:rsidRPr="004A2847">
        <w:rPr>
          <w:rStyle w:val="BookTitle"/>
          <w:rFonts w:asciiTheme="minorHAnsi" w:hAnsiTheme="minorHAnsi" w:cstheme="minorHAnsi"/>
          <w:b w:val="0"/>
          <w:bCs w:val="0"/>
          <w:color w:val="000000"/>
          <w:sz w:val="28"/>
          <w:szCs w:val="28"/>
        </w:rPr>
        <w:t>, Chapter 33, it is stated:</w:t>
      </w:r>
    </w:p>
    <w:p w14:paraId="15D5AA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daṇḍaṁ kamaṇḍaluṁ rakta-   </w:t>
      </w:r>
      <w:r w:rsidRPr="004A2847">
        <w:rPr>
          <w:rStyle w:val="BookTitle"/>
          <w:rFonts w:asciiTheme="minorHAnsi" w:hAnsiTheme="minorHAnsi" w:cstheme="minorHAnsi"/>
          <w:b w:val="0"/>
          <w:bCs w:val="0"/>
          <w:color w:val="000000"/>
          <w:sz w:val="28"/>
          <w:szCs w:val="28"/>
        </w:rPr>
        <w:br/>
        <w:t>vastra-mātraṁ ca dhārayet</w:t>
      </w:r>
      <w:r w:rsidRPr="004A2847">
        <w:rPr>
          <w:rStyle w:val="BookTitle"/>
          <w:rFonts w:asciiTheme="minorHAnsi" w:hAnsiTheme="minorHAnsi" w:cstheme="minorHAnsi"/>
          <w:b w:val="0"/>
          <w:bCs w:val="0"/>
          <w:color w:val="000000"/>
          <w:sz w:val="28"/>
          <w:szCs w:val="28"/>
        </w:rPr>
        <w:br/>
        <w:t xml:space="preserve">nityaṁ pravāsī naikatra   </w:t>
      </w:r>
      <w:r w:rsidRPr="004A2847">
        <w:rPr>
          <w:rStyle w:val="BookTitle"/>
          <w:rFonts w:asciiTheme="minorHAnsi" w:hAnsiTheme="minorHAnsi" w:cstheme="minorHAnsi"/>
          <w:b w:val="0"/>
          <w:bCs w:val="0"/>
          <w:color w:val="000000"/>
          <w:sz w:val="28"/>
          <w:szCs w:val="28"/>
        </w:rPr>
        <w:br/>
        <w:t>sa sannyāsīti kīrtitaḥ</w:t>
      </w:r>
      <w:r w:rsidRPr="004A2847">
        <w:rPr>
          <w:rStyle w:val="BookTitle"/>
          <w:rFonts w:asciiTheme="minorHAnsi" w:hAnsiTheme="minorHAnsi" w:cstheme="minorHAnsi"/>
          <w:b w:val="0"/>
          <w:bCs w:val="0"/>
          <w:color w:val="000000"/>
          <w:sz w:val="28"/>
          <w:szCs w:val="28"/>
        </w:rPr>
        <w:br/>
        <w:t xml:space="preserve">śuddhācāra dvijānaṁ ca  </w:t>
      </w:r>
      <w:r w:rsidRPr="004A2847">
        <w:rPr>
          <w:rStyle w:val="BookTitle"/>
          <w:rFonts w:asciiTheme="minorHAnsi" w:hAnsiTheme="minorHAnsi" w:cstheme="minorHAnsi"/>
          <w:b w:val="0"/>
          <w:bCs w:val="0"/>
          <w:color w:val="000000"/>
          <w:sz w:val="28"/>
          <w:szCs w:val="28"/>
        </w:rPr>
        <w:br/>
        <w:t xml:space="preserve"> bhuṅkte lobhādi varjitaḥ</w:t>
      </w:r>
    </w:p>
    <w:p w14:paraId="4106D0E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one who keeps only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a waterpot, and saffron cloth and who always travels and does not stay at one place. He should maintain his livelihood by giving up greed and accepting meals at the houses of pious </w:t>
      </w:r>
      <w:r w:rsidRPr="004A2847">
        <w:rPr>
          <w:rStyle w:val="BookTitle"/>
          <w:rFonts w:asciiTheme="minorHAnsi" w:hAnsiTheme="minorHAnsi" w:cstheme="minorHAnsi"/>
          <w:b w:val="0"/>
          <w:bCs w:val="0"/>
          <w:i/>
          <w:iCs/>
          <w:color w:val="000000"/>
          <w:sz w:val="28"/>
          <w:szCs w:val="28"/>
        </w:rPr>
        <w:lastRenderedPageBreak/>
        <w:t>brāhmaṇas</w:t>
      </w:r>
      <w:r w:rsidRPr="004A2847">
        <w:rPr>
          <w:rStyle w:val="BookTitle"/>
          <w:rFonts w:asciiTheme="minorHAnsi" w:hAnsiTheme="minorHAnsi" w:cstheme="minorHAnsi"/>
          <w:b w:val="0"/>
          <w:bCs w:val="0"/>
          <w:color w:val="000000"/>
          <w:sz w:val="28"/>
          <w:szCs w:val="28"/>
        </w:rPr>
        <w:t>.”</w:t>
      </w:r>
    </w:p>
    <w:p w14:paraId="3D899BAA" w14:textId="1BD403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6.022</w:t>
      </w:r>
    </w:p>
    <w:p w14:paraId="6325AF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37D862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’baḍa-loka’ bali’ tāṅre bale sarva-jane</w:t>
      </w:r>
      <w:r w:rsidRPr="004A2847">
        <w:rPr>
          <w:rStyle w:val="BookTitle"/>
          <w:rFonts w:asciiTheme="minorHAnsi" w:hAnsiTheme="minorHAnsi" w:cstheme="minorHAnsi"/>
          <w:b w:val="0"/>
          <w:bCs w:val="0"/>
          <w:color w:val="000000"/>
          <w:sz w:val="28"/>
          <w:szCs w:val="28"/>
        </w:rPr>
        <w:br/>
        <w:t>tathāpi āśramācāra nā karena kene</w:t>
      </w:r>
    </w:p>
    <w:p w14:paraId="034262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“Everyone says He is a great personality, but then why doesn’t He behave according to His </w:t>
      </w:r>
      <w:r w:rsidRPr="004A2847">
        <w:rPr>
          <w:rStyle w:val="BookTitle"/>
          <w:rFonts w:asciiTheme="minorHAnsi" w:hAnsiTheme="minorHAnsi" w:cstheme="minorHAnsi"/>
          <w:b/>
          <w:bCs/>
          <w:i/>
          <w:iCs/>
          <w:color w:val="800000"/>
          <w:sz w:val="28"/>
          <w:szCs w:val="28"/>
        </w:rPr>
        <w:t>āśrama</w:t>
      </w:r>
      <w:r w:rsidRPr="004A2847">
        <w:rPr>
          <w:rStyle w:val="BookTitle"/>
          <w:rFonts w:asciiTheme="minorHAnsi" w:hAnsiTheme="minorHAnsi" w:cstheme="minorHAnsi"/>
          <w:b/>
          <w:bCs/>
          <w:color w:val="800000"/>
          <w:sz w:val="28"/>
          <w:szCs w:val="28"/>
        </w:rPr>
        <w:t>?</w:t>
      </w:r>
    </w:p>
    <w:p w14:paraId="24CF647B" w14:textId="3DB26F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6.023</w:t>
      </w:r>
    </w:p>
    <w:p w14:paraId="434E84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364E32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more ’bhṛtya’ hena jñāna thāke mane</w:t>
      </w:r>
      <w:r w:rsidRPr="004A2847">
        <w:rPr>
          <w:rStyle w:val="BookTitle"/>
          <w:rFonts w:asciiTheme="minorHAnsi" w:hAnsiTheme="minorHAnsi" w:cstheme="minorHAnsi"/>
          <w:b w:val="0"/>
          <w:bCs w:val="0"/>
          <w:color w:val="000000"/>
          <w:sz w:val="28"/>
          <w:szCs w:val="28"/>
        </w:rPr>
        <w:br/>
        <w:t>ki marma ihāra? prabhu, kaha śrī-vadane”</w:t>
      </w:r>
    </w:p>
    <w:p w14:paraId="70E48C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consider me Your servant, O Lord, then please explain this mystery.”</w:t>
      </w:r>
    </w:p>
    <w:p w14:paraId="0AFB46C8" w14:textId="6BC399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6.024</w:t>
      </w:r>
    </w:p>
    <w:p w14:paraId="64D72F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2E3737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sukṛti brāhmaṇa praśna kaila śubha-kṣaṇe</w:t>
      </w:r>
      <w:r w:rsidRPr="004A2847">
        <w:rPr>
          <w:rStyle w:val="BookTitle"/>
          <w:rFonts w:asciiTheme="minorHAnsi" w:hAnsiTheme="minorHAnsi" w:cstheme="minorHAnsi"/>
          <w:b w:val="0"/>
          <w:bCs w:val="0"/>
          <w:color w:val="000000"/>
          <w:sz w:val="28"/>
          <w:szCs w:val="28"/>
        </w:rPr>
        <w:br/>
        <w:t>amāyāya prabhu tattva kahilena tāne</w:t>
      </w:r>
    </w:p>
    <w:p w14:paraId="1764FC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pious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had made this inquiry at a proper time, so the Lord explained the truth without reservation.</w:t>
      </w:r>
    </w:p>
    <w:p w14:paraId="184907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doubt that the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developed on seeing Śrī Nityānanda Prabhu’s deviation from proper behavior was actually an indication of his good fortune.</w:t>
      </w:r>
    </w:p>
    <w:p w14:paraId="449FE1C6" w14:textId="28669E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6.025</w:t>
      </w:r>
    </w:p>
    <w:p w14:paraId="44A54C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146C60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śuniñā viprera vākya śrī-gaurasundara</w:t>
      </w:r>
      <w:r w:rsidRPr="004A2847">
        <w:rPr>
          <w:rStyle w:val="BookTitle"/>
          <w:rFonts w:asciiTheme="minorHAnsi" w:hAnsiTheme="minorHAnsi" w:cstheme="minorHAnsi"/>
          <w:b w:val="0"/>
          <w:bCs w:val="0"/>
          <w:color w:val="000000"/>
          <w:sz w:val="28"/>
          <w:szCs w:val="28"/>
        </w:rPr>
        <w:br/>
        <w:t>hāsiyā viprera prati karilā uttara</w:t>
      </w:r>
    </w:p>
    <w:p w14:paraId="1CCAF2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words of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Śrī Gaurasundara smiled and replied.</w:t>
      </w:r>
    </w:p>
    <w:p w14:paraId="30CC3B33" w14:textId="0C857D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6.026</w:t>
      </w:r>
    </w:p>
    <w:p w14:paraId="2607EC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1904A2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“śuna vipra, mahā-adhikārī yebā haya</w:t>
      </w:r>
      <w:r w:rsidRPr="004A2847">
        <w:rPr>
          <w:rStyle w:val="BookTitle"/>
          <w:rFonts w:asciiTheme="minorHAnsi" w:hAnsiTheme="minorHAnsi" w:cstheme="minorHAnsi"/>
          <w:b w:val="0"/>
          <w:bCs w:val="0"/>
          <w:color w:val="000000"/>
          <w:sz w:val="28"/>
          <w:szCs w:val="28"/>
        </w:rPr>
        <w:br/>
        <w:t>tabe tāna doṣa-guṇa kichu nā janmaya</w:t>
      </w:r>
    </w:p>
    <w:p w14:paraId="61DAF1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“Listen, O </w:t>
      </w:r>
      <w:r w:rsidRPr="0043487A">
        <w:rPr>
          <w:rStyle w:val="BookTitle"/>
          <w:rFonts w:asciiTheme="minorHAnsi" w:hAnsiTheme="minorHAnsi" w:cstheme="minorHAnsi"/>
          <w:b/>
          <w:bCs/>
          <w:color w:val="800000"/>
          <w:sz w:val="28"/>
          <w:szCs w:val="28"/>
          <w:rPrChange w:id="268" w:author="your servant" w:date="2020-06-12T19:10:00Z">
            <w:rPr>
              <w:rStyle w:val="BookTitle"/>
              <w:rFonts w:asciiTheme="minorHAnsi" w:hAnsiTheme="minorHAnsi" w:cstheme="minorHAnsi"/>
              <w:b/>
              <w:bCs/>
              <w:i/>
              <w:iCs/>
              <w:color w:val="800000"/>
              <w:sz w:val="28"/>
              <w:szCs w:val="28"/>
            </w:rPr>
          </w:rPrChange>
        </w:rPr>
        <w:t>brāhmaṇa</w:t>
      </w:r>
      <w:r w:rsidRPr="004A2847">
        <w:rPr>
          <w:rStyle w:val="BookTitle"/>
          <w:rFonts w:asciiTheme="minorHAnsi" w:hAnsiTheme="minorHAnsi" w:cstheme="minorHAnsi"/>
          <w:b/>
          <w:bCs/>
          <w:color w:val="800000"/>
          <w:sz w:val="28"/>
          <w:szCs w:val="28"/>
        </w:rPr>
        <w:t>, when one is highly qualified, one is not affected by faults and virtues.</w:t>
      </w:r>
    </w:p>
    <w:p w14:paraId="27603B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Gaurasundara said to that pious, doubtful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“Material qualification, or superficial vision, is one thing, and to grasp the profound meaning through keen vision is another thing. The qualification of those who always favorably cultivate Kṛṣṇa consciousness after giving up the coverings of extraneous desires, </w:t>
      </w:r>
      <w:r w:rsidRPr="0043487A">
        <w:rPr>
          <w:rStyle w:val="BookTitle"/>
          <w:rFonts w:asciiTheme="minorHAnsi" w:hAnsiTheme="minorHAnsi" w:cstheme="minorHAnsi"/>
          <w:b w:val="0"/>
          <w:bCs w:val="0"/>
          <w:i/>
          <w:iCs/>
          <w:color w:val="000000"/>
          <w:sz w:val="28"/>
          <w:szCs w:val="28"/>
          <w:rPrChange w:id="269" w:author="your servant" w:date="2020-06-12T19:09:00Z">
            <w:rPr>
              <w:rStyle w:val="BookTitle"/>
              <w:rFonts w:asciiTheme="minorHAnsi" w:hAnsiTheme="minorHAnsi" w:cstheme="minorHAnsi"/>
              <w:b w:val="0"/>
              <w:bCs w:val="0"/>
              <w:color w:val="000000"/>
              <w:sz w:val="28"/>
              <w:szCs w:val="28"/>
            </w:rPr>
          </w:rPrChange>
        </w:rPr>
        <w:t>karma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xml:space="preserve"> is different from that of others. Materialistic people are under the control of their mind, intelligence, and false ego. Material faults and virtues cannot enter the transcendental realm. As a lotus leaf cannot hold mercury or water, a heart engaged in giving pleasure to Kṛṣṇa never invites inauspiciousness based on selfish interest.”</w:t>
      </w:r>
    </w:p>
    <w:p w14:paraId="31E2FAA5" w14:textId="6EFFA6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6.027</w:t>
      </w:r>
    </w:p>
    <w:p w14:paraId="6BB657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4D3DD4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stated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(11.20.36):</w:t>
      </w:r>
    </w:p>
    <w:p w14:paraId="580AE0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mayy ekānta-bhaktānāṁ</w:t>
      </w:r>
      <w:r w:rsidRPr="004A2847">
        <w:rPr>
          <w:rStyle w:val="BookTitle"/>
          <w:rFonts w:asciiTheme="minorHAnsi" w:hAnsiTheme="minorHAnsi" w:cstheme="minorHAnsi"/>
          <w:b w:val="0"/>
          <w:bCs w:val="0"/>
          <w:color w:val="000000"/>
          <w:sz w:val="28"/>
          <w:szCs w:val="28"/>
        </w:rPr>
        <w:br/>
        <w:t>guṇa-doṣodbhavā guṇāḥ</w:t>
      </w:r>
      <w:r w:rsidRPr="004A2847">
        <w:rPr>
          <w:rStyle w:val="BookTitle"/>
          <w:rFonts w:asciiTheme="minorHAnsi" w:hAnsiTheme="minorHAnsi" w:cstheme="minorHAnsi"/>
          <w:b w:val="0"/>
          <w:bCs w:val="0"/>
          <w:color w:val="000000"/>
          <w:sz w:val="28"/>
          <w:szCs w:val="28"/>
        </w:rPr>
        <w:br/>
        <w:t>sādhūnāṁ sama-cittānāṁ</w:t>
      </w:r>
      <w:r w:rsidRPr="004A2847">
        <w:rPr>
          <w:rStyle w:val="BookTitle"/>
          <w:rFonts w:asciiTheme="minorHAnsi" w:hAnsiTheme="minorHAnsi" w:cstheme="minorHAnsi"/>
          <w:b w:val="0"/>
          <w:bCs w:val="0"/>
          <w:color w:val="000000"/>
          <w:sz w:val="28"/>
          <w:szCs w:val="28"/>
        </w:rPr>
        <w:br/>
        <w:t>buddheḥ param upeyuṣām</w:t>
      </w:r>
    </w:p>
    <w:p w14:paraId="3444B12C" w14:textId="77777777" w:rsidR="00A969AE" w:rsidRPr="004A2847" w:rsidRDefault="00A969AE">
      <w:pPr>
        <w:pStyle w:val="Translation"/>
        <w:rPr>
          <w:rStyle w:val="BookTitle"/>
          <w:rFonts w:asciiTheme="minorHAnsi" w:hAnsiTheme="minorHAnsi" w:cstheme="minorHAnsi"/>
          <w:i/>
          <w:iCs/>
          <w:color w:val="000000"/>
          <w:sz w:val="28"/>
          <w:szCs w:val="28"/>
        </w:rPr>
        <w:pPrChange w:id="270" w:author="your servant" w:date="2020-06-12T19:09:00Z">
          <w:pPr>
            <w:spacing w:before="0" w:after="0"/>
            <w:ind w:firstLine="0"/>
          </w:pPr>
        </w:pPrChange>
      </w:pPr>
      <w:r w:rsidRPr="0043487A">
        <w:rPr>
          <w:rStyle w:val="BookTitle"/>
          <w:rFonts w:asciiTheme="minorHAnsi" w:hAnsiTheme="minorHAnsi" w:cstheme="minorHAnsi"/>
          <w:b/>
          <w:bCs/>
          <w:color w:val="800000"/>
          <w:sz w:val="28"/>
          <w:szCs w:val="28"/>
          <w:rPrChange w:id="271" w:author="your servant" w:date="2020-06-12T19:09:00Z">
            <w:rPr>
              <w:rStyle w:val="BookTitle"/>
              <w:rFonts w:asciiTheme="minorHAnsi" w:hAnsiTheme="minorHAnsi" w:cstheme="minorHAnsi"/>
              <w:color w:val="000000"/>
              <w:sz w:val="28"/>
              <w:szCs w:val="28"/>
            </w:rPr>
          </w:rPrChange>
        </w:rPr>
        <w:t>“Material piety and sin, which arise from the good and evil of this world, cannot exist within My unalloyed devotees, who, being free from material hankering, maintain steady spiritual consciousness in all circumstances. Indeed, such devotees have achieved Me, the Supreme Lord, who am beyond anything that can be conceived by material intelligence.’</w:t>
      </w:r>
    </w:p>
    <w:p w14:paraId="4A4DA965" w14:textId="43C707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6.028</w:t>
      </w:r>
    </w:p>
    <w:p w14:paraId="20685B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5E83DA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padma</w:t>
      </w:r>
      <w:proofErr w:type="gramEnd"/>
      <w:r w:rsidRPr="004A2847">
        <w:rPr>
          <w:rStyle w:val="BookTitle"/>
          <w:rFonts w:asciiTheme="minorHAnsi" w:hAnsiTheme="minorHAnsi" w:cstheme="minorHAnsi"/>
          <w:b w:val="0"/>
          <w:bCs w:val="0"/>
          <w:color w:val="000000"/>
          <w:sz w:val="28"/>
          <w:szCs w:val="28"/>
        </w:rPr>
        <w:t>-patre yena kabhu nāhi lāge jala</w:t>
      </w:r>
      <w:r w:rsidRPr="004A2847">
        <w:rPr>
          <w:rStyle w:val="BookTitle"/>
          <w:rFonts w:asciiTheme="minorHAnsi" w:hAnsiTheme="minorHAnsi" w:cstheme="minorHAnsi"/>
          <w:b w:val="0"/>
          <w:bCs w:val="0"/>
          <w:color w:val="000000"/>
          <w:sz w:val="28"/>
          <w:szCs w:val="28"/>
        </w:rPr>
        <w:br/>
        <w:t>ei-mata nityānanda-svarūpa nirmala</w:t>
      </w:r>
    </w:p>
    <w:p w14:paraId="036E33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is pure, just as the lotus leaf is untouched by water.</w:t>
      </w:r>
    </w:p>
    <w:p w14:paraId="35C3626D" w14:textId="1B9B35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6.029</w:t>
      </w:r>
    </w:p>
    <w:p w14:paraId="23A3D3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w:t>
      </w:r>
    </w:p>
    <w:p w14:paraId="5EE66E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paramārthe kṛṣṇacandra tāhāna śarīre</w:t>
      </w:r>
      <w:r w:rsidRPr="004A2847">
        <w:rPr>
          <w:rStyle w:val="BookTitle"/>
          <w:rFonts w:asciiTheme="minorHAnsi" w:hAnsiTheme="minorHAnsi" w:cstheme="minorHAnsi"/>
          <w:b w:val="0"/>
          <w:bCs w:val="0"/>
          <w:color w:val="000000"/>
          <w:sz w:val="28"/>
          <w:szCs w:val="28"/>
        </w:rPr>
        <w:br/>
        <w:t>niścaya jāniha vipra, sarvadā vihare</w:t>
      </w:r>
    </w:p>
    <w:p w14:paraId="4930C1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know for certain that Kṛṣṇacandra always enjoys pastimes in the body of Nityānanda.</w:t>
      </w:r>
    </w:p>
    <w:p w14:paraId="6E8414F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Nityānanda Prabhu is always engaged in the favorable cultivation of Kṛṣṇa consciousness, therefore, since Kṛṣṇa is situated within Him, whatever actions He performs should not be considered like the activities of ordinary living entities, who are forced to enjoy the fruits of their karma.</w:t>
      </w:r>
    </w:p>
    <w:p w14:paraId="5C2459BC" w14:textId="46A7C2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6.030</w:t>
      </w:r>
    </w:p>
    <w:p w14:paraId="799368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272188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adhikārī bai kare tāhāna ācāra</w:t>
      </w:r>
      <w:r w:rsidRPr="004A2847">
        <w:rPr>
          <w:rStyle w:val="BookTitle"/>
          <w:rFonts w:asciiTheme="minorHAnsi" w:hAnsiTheme="minorHAnsi" w:cstheme="minorHAnsi"/>
          <w:b w:val="0"/>
          <w:bCs w:val="0"/>
          <w:color w:val="000000"/>
          <w:sz w:val="28"/>
          <w:szCs w:val="28"/>
        </w:rPr>
        <w:br/>
        <w:t>duḥkha pāya sei-jana, pāpa janme tāra</w:t>
      </w:r>
    </w:p>
    <w:p w14:paraId="4C6F66D3" w14:textId="77777777" w:rsidR="00A969AE" w:rsidRPr="0043487A" w:rsidRDefault="00A969AE">
      <w:pPr>
        <w:pStyle w:val="Translation"/>
        <w:rPr>
          <w:rStyle w:val="BookTitle"/>
          <w:rFonts w:asciiTheme="minorHAnsi" w:hAnsiTheme="minorHAnsi" w:cstheme="minorHAnsi"/>
          <w:b/>
          <w:bCs/>
          <w:color w:val="800000"/>
          <w:sz w:val="28"/>
          <w:szCs w:val="28"/>
          <w:rPrChange w:id="272" w:author="your servant" w:date="2020-06-12T19:11:00Z">
            <w:rPr>
              <w:rStyle w:val="BookTitle"/>
              <w:rFonts w:asciiTheme="minorHAnsi" w:hAnsiTheme="minorHAnsi" w:cstheme="minorHAnsi"/>
              <w:b w:val="0"/>
              <w:bCs w:val="0"/>
              <w:i/>
              <w:iCs/>
              <w:color w:val="000000"/>
              <w:sz w:val="28"/>
              <w:szCs w:val="28"/>
            </w:rPr>
          </w:rPrChange>
        </w:rPr>
        <w:pPrChange w:id="273" w:author="your servant" w:date="2020-06-12T19:11:00Z">
          <w:pPr>
            <w:spacing w:before="0" w:after="0"/>
            <w:ind w:firstLine="0"/>
          </w:pPr>
        </w:pPrChange>
      </w:pPr>
      <w:r w:rsidRPr="0043487A">
        <w:rPr>
          <w:rStyle w:val="BookTitle"/>
          <w:rFonts w:asciiTheme="minorHAnsi" w:hAnsiTheme="minorHAnsi" w:cstheme="minorHAnsi"/>
          <w:b/>
          <w:bCs/>
          <w:color w:val="800000"/>
          <w:sz w:val="28"/>
          <w:szCs w:val="28"/>
          <w:rPrChange w:id="274" w:author="your servant" w:date="2020-06-12T19:11:00Z">
            <w:rPr>
              <w:rStyle w:val="BookTitle"/>
              <w:rFonts w:asciiTheme="minorHAnsi" w:hAnsiTheme="minorHAnsi" w:cstheme="minorHAnsi"/>
              <w:color w:val="000000"/>
              <w:sz w:val="28"/>
              <w:szCs w:val="28"/>
            </w:rPr>
          </w:rPrChange>
        </w:rPr>
        <w:t>“If an unqualified person imitates His behavior, he will suffer and become implicated in sin.</w:t>
      </w:r>
    </w:p>
    <w:p w14:paraId="68C87F85" w14:textId="552373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6.031</w:t>
      </w:r>
    </w:p>
    <w:p w14:paraId="6ED10D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64FEB3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rudra vine anye yadi kare viṣa-pāna</w:t>
      </w:r>
      <w:r w:rsidRPr="004A2847">
        <w:rPr>
          <w:rStyle w:val="BookTitle"/>
          <w:rFonts w:asciiTheme="minorHAnsi" w:hAnsiTheme="minorHAnsi" w:cstheme="minorHAnsi"/>
          <w:b w:val="0"/>
          <w:bCs w:val="0"/>
          <w:color w:val="000000"/>
          <w:sz w:val="28"/>
          <w:szCs w:val="28"/>
        </w:rPr>
        <w:br/>
        <w:t>sarvathāya mare, sarva-purāṇa pramāṇa”</w:t>
      </w:r>
    </w:p>
    <w:p w14:paraId="1A4B29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“If anyone other than Rudra drinks poison, he will certainly die. This is the verdict of all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w:t>
      </w:r>
    </w:p>
    <w:p w14:paraId="5078903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Mṛtuñjaya, or Śiva who has conquered death, easily drank </w:t>
      </w:r>
      <w:proofErr w:type="gramStart"/>
      <w:r w:rsidRPr="004A2847">
        <w:rPr>
          <w:rStyle w:val="BookTitle"/>
          <w:rFonts w:asciiTheme="minorHAnsi" w:hAnsiTheme="minorHAnsi" w:cstheme="minorHAnsi"/>
          <w:b w:val="0"/>
          <w:bCs w:val="0"/>
          <w:color w:val="000000"/>
          <w:sz w:val="28"/>
          <w:szCs w:val="28"/>
        </w:rPr>
        <w:t>poison</w:t>
      </w:r>
      <w:proofErr w:type="gramEnd"/>
      <w:r w:rsidRPr="004A2847">
        <w:rPr>
          <w:rStyle w:val="BookTitle"/>
          <w:rFonts w:asciiTheme="minorHAnsi" w:hAnsiTheme="minorHAnsi" w:cstheme="minorHAnsi"/>
          <w:b w:val="0"/>
          <w:bCs w:val="0"/>
          <w:color w:val="000000"/>
          <w:sz w:val="28"/>
          <w:szCs w:val="28"/>
        </w:rPr>
        <w:t xml:space="preserve"> and became known as Nīlakaṇṭha. But if, on seeing that, unqualified worthless living entities consider themselves equal to him, they bring about their own ruination by falling into inauspiciousness. As fire can burn any object to ashes, persons with spiritual intelligence can remain indifferent to material wealth and activities by not using them for their own enjoyment.</w:t>
      </w:r>
    </w:p>
    <w:p w14:paraId="3C42B15B" w14:textId="09D327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6.032-033</w:t>
      </w:r>
    </w:p>
    <w:p w14:paraId="659ABC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32-33</w:t>
      </w:r>
    </w:p>
    <w:p w14:paraId="7C3245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stated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(10.33.29-30):</w:t>
      </w:r>
    </w:p>
    <w:p w14:paraId="2FB02E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śrī-śuka uvāca</w:t>
      </w:r>
      <w:r w:rsidRPr="004A2847">
        <w:rPr>
          <w:rStyle w:val="BookTitle"/>
          <w:rFonts w:asciiTheme="minorHAnsi" w:hAnsiTheme="minorHAnsi" w:cstheme="minorHAnsi"/>
          <w:b w:val="0"/>
          <w:bCs w:val="0"/>
          <w:color w:val="000000"/>
          <w:sz w:val="28"/>
          <w:szCs w:val="28"/>
        </w:rPr>
        <w:br/>
        <w:t>dharma-vyatikramo dṛṣṭa</w:t>
      </w:r>
      <w:r w:rsidRPr="004A2847">
        <w:rPr>
          <w:rStyle w:val="BookTitle"/>
          <w:rFonts w:asciiTheme="minorHAnsi" w:hAnsiTheme="minorHAnsi" w:cstheme="minorHAnsi"/>
          <w:b w:val="0"/>
          <w:bCs w:val="0"/>
          <w:color w:val="000000"/>
          <w:sz w:val="28"/>
          <w:szCs w:val="28"/>
        </w:rPr>
        <w:br/>
        <w:t>īśvarāṇāṁ ca sāhasam</w:t>
      </w:r>
      <w:r w:rsidRPr="004A2847">
        <w:rPr>
          <w:rStyle w:val="BookTitle"/>
          <w:rFonts w:asciiTheme="minorHAnsi" w:hAnsiTheme="minorHAnsi" w:cstheme="minorHAnsi"/>
          <w:b w:val="0"/>
          <w:bCs w:val="0"/>
          <w:color w:val="000000"/>
          <w:sz w:val="28"/>
          <w:szCs w:val="28"/>
        </w:rPr>
        <w:br/>
        <w:t>tejīyasāṁ na doṣāya</w:t>
      </w:r>
      <w:r w:rsidRPr="004A2847">
        <w:rPr>
          <w:rStyle w:val="BookTitle"/>
          <w:rFonts w:asciiTheme="minorHAnsi" w:hAnsiTheme="minorHAnsi" w:cstheme="minorHAnsi"/>
          <w:b w:val="0"/>
          <w:bCs w:val="0"/>
          <w:color w:val="000000"/>
          <w:sz w:val="28"/>
          <w:szCs w:val="28"/>
        </w:rPr>
        <w:br/>
        <w:t>vahneḥ sarva-bhujo yathā</w:t>
      </w:r>
    </w:p>
    <w:p w14:paraId="14F388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naitat samācarej jātu</w:t>
      </w:r>
      <w:r w:rsidRPr="004A2847">
        <w:rPr>
          <w:rStyle w:val="BookTitle"/>
          <w:rFonts w:asciiTheme="minorHAnsi" w:hAnsiTheme="minorHAnsi" w:cstheme="minorHAnsi"/>
          <w:b w:val="0"/>
          <w:bCs w:val="0"/>
          <w:color w:val="000000"/>
          <w:sz w:val="28"/>
          <w:szCs w:val="28"/>
        </w:rPr>
        <w:br/>
        <w:t>manasāpi hy anīśvaraḥ</w:t>
      </w:r>
      <w:r w:rsidRPr="004A2847">
        <w:rPr>
          <w:rStyle w:val="BookTitle"/>
          <w:rFonts w:asciiTheme="minorHAnsi" w:hAnsiTheme="minorHAnsi" w:cstheme="minorHAnsi"/>
          <w:b w:val="0"/>
          <w:bCs w:val="0"/>
          <w:color w:val="000000"/>
          <w:sz w:val="28"/>
          <w:szCs w:val="28"/>
        </w:rPr>
        <w:br/>
        <w:t>vinaśyaty ācaran mauḍhyād</w:t>
      </w:r>
      <w:r w:rsidRPr="004A2847">
        <w:rPr>
          <w:rStyle w:val="BookTitle"/>
          <w:rFonts w:asciiTheme="minorHAnsi" w:hAnsiTheme="minorHAnsi" w:cstheme="minorHAnsi"/>
          <w:b w:val="0"/>
          <w:bCs w:val="0"/>
          <w:color w:val="000000"/>
          <w:sz w:val="28"/>
          <w:szCs w:val="28"/>
        </w:rPr>
        <w:br/>
        <w:t>yathārudro 'bdhi-jaṁ viṣam</w:t>
      </w:r>
    </w:p>
    <w:p w14:paraId="5DBA78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status of powerful controllers is not harmed by any apparently audacious transgression of morality, such as seeing women, we may see in them, for they are just like fire, which devours everything fed into it and remains unpolluted. </w:t>
      </w:r>
      <w:proofErr w:type="gramStart"/>
      <w:r w:rsidRPr="004A2847">
        <w:rPr>
          <w:rStyle w:val="BookTitle"/>
          <w:rFonts w:asciiTheme="minorHAnsi" w:hAnsiTheme="minorHAnsi" w:cstheme="minorHAnsi"/>
          <w:b/>
          <w:bCs/>
          <w:color w:val="800000"/>
          <w:sz w:val="28"/>
          <w:szCs w:val="28"/>
        </w:rPr>
        <w:t>Certainly</w:t>
      </w:r>
      <w:proofErr w:type="gramEnd"/>
      <w:r w:rsidRPr="004A2847">
        <w:rPr>
          <w:rStyle w:val="BookTitle"/>
          <w:rFonts w:asciiTheme="minorHAnsi" w:hAnsiTheme="minorHAnsi" w:cstheme="minorHAnsi"/>
          <w:b/>
          <w:bCs/>
          <w:color w:val="800000"/>
          <w:sz w:val="28"/>
          <w:szCs w:val="28"/>
        </w:rPr>
        <w:t xml:space="preserve"> one who is not the Supreme Personality of Godhead should never, even within his mind, imitate His activities. If out of ignorance one does so, he will be destroyed, just as if he were to imitate Lord Śiva, who drank poison produced from the ocean.”</w:t>
      </w:r>
    </w:p>
    <w:p w14:paraId="55B4C6D6" w14:textId="3C8E8E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6.034</w:t>
      </w:r>
    </w:p>
    <w:p w14:paraId="133CE3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21FDC9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eteke</w:t>
      </w:r>
      <w:proofErr w:type="gramEnd"/>
      <w:r w:rsidRPr="004A2847">
        <w:rPr>
          <w:rStyle w:val="BookTitle"/>
          <w:rFonts w:asciiTheme="minorHAnsi" w:hAnsiTheme="minorHAnsi" w:cstheme="minorHAnsi"/>
          <w:b w:val="0"/>
          <w:bCs w:val="0"/>
          <w:color w:val="000000"/>
          <w:sz w:val="28"/>
          <w:szCs w:val="28"/>
        </w:rPr>
        <w:t xml:space="preserve"> ye nā jāniñā ninde tāna karma</w:t>
      </w:r>
      <w:r w:rsidRPr="004A2847">
        <w:rPr>
          <w:rStyle w:val="BookTitle"/>
          <w:rFonts w:asciiTheme="minorHAnsi" w:hAnsiTheme="minorHAnsi" w:cstheme="minorHAnsi"/>
          <w:b w:val="0"/>
          <w:bCs w:val="0"/>
          <w:color w:val="000000"/>
          <w:sz w:val="28"/>
          <w:szCs w:val="28"/>
        </w:rPr>
        <w:br/>
        <w:t>nija-doṣe se-i duḥkha pāya janma janma</w:t>
      </w:r>
    </w:p>
    <w:p w14:paraId="20180E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a person without knowledge who criticizes His activities suffers birth after birth because of his faults.</w:t>
      </w:r>
    </w:p>
    <w:p w14:paraId="55FFCF4A" w14:textId="33A2F5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6.035</w:t>
      </w:r>
    </w:p>
    <w:p w14:paraId="51C025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537A9E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garhita karaye yadi mahā-adhikārī</w:t>
      </w:r>
      <w:r w:rsidRPr="004A2847">
        <w:rPr>
          <w:rStyle w:val="BookTitle"/>
          <w:rFonts w:asciiTheme="minorHAnsi" w:hAnsiTheme="minorHAnsi" w:cstheme="minorHAnsi"/>
          <w:b w:val="0"/>
          <w:bCs w:val="0"/>
          <w:color w:val="000000"/>
          <w:sz w:val="28"/>
          <w:szCs w:val="28"/>
        </w:rPr>
        <w:br/>
        <w:t>nindāra ki dāya, tāṅre hāsilei mari</w:t>
      </w:r>
    </w:p>
    <w:p w14:paraId="22112C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criticizing, if a person even laughs at a qualified person who performs an immoral activity, he is vanquished.</w:t>
      </w:r>
    </w:p>
    <w:p w14:paraId="07F68C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Persons who are qualified </w:t>
      </w:r>
      <w:r w:rsidRPr="004A2847">
        <w:rPr>
          <w:rStyle w:val="BookTitle"/>
          <w:rFonts w:asciiTheme="minorHAnsi" w:hAnsiTheme="minorHAnsi" w:cstheme="minorHAnsi"/>
          <w:b w:val="0"/>
          <w:bCs w:val="0"/>
          <w:i/>
          <w:iCs/>
          <w:color w:val="000000"/>
          <w:sz w:val="28"/>
          <w:szCs w:val="28"/>
        </w:rPr>
        <w:t xml:space="preserve">mahā-bhāgavatas </w:t>
      </w:r>
      <w:r w:rsidRPr="004A2847">
        <w:rPr>
          <w:rStyle w:val="BookTitle"/>
          <w:rFonts w:asciiTheme="minorHAnsi" w:hAnsiTheme="minorHAnsi" w:cstheme="minorHAnsi"/>
          <w:b w:val="0"/>
          <w:bCs w:val="0"/>
          <w:color w:val="000000"/>
          <w:sz w:val="28"/>
          <w:szCs w:val="28"/>
        </w:rPr>
        <w:t xml:space="preserve">are not to be criticized by those who are less qualified. A person who ridicules the activities of a </w:t>
      </w:r>
      <w:r w:rsidRPr="004A2847">
        <w:rPr>
          <w:rStyle w:val="BookTitle"/>
          <w:rFonts w:asciiTheme="minorHAnsi" w:hAnsiTheme="minorHAnsi" w:cstheme="minorHAnsi"/>
          <w:b w:val="0"/>
          <w:bCs w:val="0"/>
          <w:i/>
          <w:iCs/>
          <w:color w:val="000000"/>
          <w:sz w:val="28"/>
          <w:szCs w:val="28"/>
        </w:rPr>
        <w:t xml:space="preserve">mahā-bhāgavata </w:t>
      </w:r>
      <w:r w:rsidRPr="004A2847">
        <w:rPr>
          <w:rStyle w:val="BookTitle"/>
          <w:rFonts w:asciiTheme="minorHAnsi" w:hAnsiTheme="minorHAnsi" w:cstheme="minorHAnsi"/>
          <w:b w:val="0"/>
          <w:bCs w:val="0"/>
          <w:color w:val="000000"/>
          <w:sz w:val="28"/>
          <w:szCs w:val="28"/>
        </w:rPr>
        <w:t xml:space="preserve">is inevitably degraded. By hearing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from a Vaiṣṇava guru, all </w:t>
      </w:r>
      <w:r w:rsidRPr="004A2847">
        <w:rPr>
          <w:rStyle w:val="BookTitle"/>
          <w:rFonts w:asciiTheme="minorHAnsi" w:hAnsiTheme="minorHAnsi" w:cstheme="minorHAnsi"/>
          <w:b w:val="0"/>
          <w:bCs w:val="0"/>
          <w:color w:val="000000"/>
          <w:sz w:val="28"/>
          <w:szCs w:val="28"/>
        </w:rPr>
        <w:lastRenderedPageBreak/>
        <w:t>these topics can be properly understood.</w:t>
      </w:r>
    </w:p>
    <w:p w14:paraId="18694D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Skanda Purāṇa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Maheśvara-khaṇḍa </w:t>
      </w:r>
      <w:r w:rsidRPr="004A2847">
        <w:rPr>
          <w:rStyle w:val="BookTitle"/>
          <w:rFonts w:asciiTheme="minorHAnsi" w:hAnsiTheme="minorHAnsi" w:cstheme="minorHAnsi"/>
          <w:b w:val="0"/>
          <w:bCs w:val="0"/>
          <w:color w:val="000000"/>
          <w:sz w:val="28"/>
          <w:szCs w:val="28"/>
        </w:rPr>
        <w:t>17.106) it is stated:</w:t>
      </w:r>
    </w:p>
    <w:p w14:paraId="1ACC7790" w14:textId="3B9465E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sādhūnāṁ sama-cittānām   upahāsaṁ karoti </w:t>
      </w:r>
      <w:r w:rsidRPr="004A2847">
        <w:rPr>
          <w:rStyle w:val="BookTitle"/>
          <w:rFonts w:asciiTheme="minorHAnsi" w:hAnsiTheme="minorHAnsi" w:cstheme="minorHAnsi"/>
          <w:b w:val="0"/>
          <w:bCs w:val="0"/>
          <w:color w:val="000000"/>
          <w:sz w:val="28"/>
          <w:szCs w:val="28"/>
        </w:rPr>
        <w:br/>
        <w:t>yaḥ</w:t>
      </w:r>
      <w:ins w:id="275" w:author="your servant" w:date="2020-06-12T19:15:00Z">
        <w:r w:rsidR="0043487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devo vāpy athavā martyaḥ   sa vijñeyo ’dhamādhamaḥ</w:t>
      </w:r>
    </w:p>
    <w:p w14:paraId="311399C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who ridicules a devotee who sees everyone equally should be understood to be most fallen, whether he is a demigod or a mortal being.”</w:t>
      </w:r>
    </w:p>
    <w:p w14:paraId="57FFC95A" w14:textId="133F83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6.036</w:t>
      </w:r>
    </w:p>
    <w:p w14:paraId="0ADC5B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42BEC7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 haite e saba tattva jāni</w:t>
      </w:r>
      <w:r w:rsidRPr="004A2847">
        <w:rPr>
          <w:rStyle w:val="BookTitle"/>
          <w:rFonts w:asciiTheme="minorHAnsi" w:hAnsiTheme="minorHAnsi" w:cstheme="minorHAnsi"/>
          <w:b w:val="0"/>
          <w:bCs w:val="0"/>
          <w:color w:val="000000"/>
          <w:sz w:val="28"/>
          <w:szCs w:val="28"/>
        </w:rPr>
        <w:br/>
        <w:t>tāho yadi vaiṣṇava-gurura mukhe śuni</w:t>
      </w:r>
    </w:p>
    <w:p w14:paraId="2C03A1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these truths can be known from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if one hears from the mouth of a Vaiṣṇava guru.</w:t>
      </w:r>
    </w:p>
    <w:p w14:paraId="22669E4B" w14:textId="00D075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6.037</w:t>
      </w:r>
    </w:p>
    <w:p w14:paraId="55D35D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28B29D5F" w14:textId="0BA398C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mahāntera ācaraṇe hāsile ye haya</w:t>
      </w:r>
      <w:r w:rsidRPr="004A2847">
        <w:rPr>
          <w:rStyle w:val="BookTitle"/>
          <w:rFonts w:asciiTheme="minorHAnsi" w:hAnsiTheme="minorHAnsi" w:cstheme="minorHAnsi"/>
          <w:b w:val="0"/>
          <w:bCs w:val="0"/>
          <w:color w:val="000000"/>
          <w:sz w:val="28"/>
          <w:szCs w:val="28"/>
        </w:rPr>
        <w:br/>
        <w:t>citta diyā</w:t>
      </w:r>
      <w:ins w:id="276" w:author="your servant" w:date="2020-06-12T19:17:00Z">
        <w:r w:rsidR="007A270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śuna bhāgavate yei kaya</w:t>
      </w:r>
    </w:p>
    <w:p w14:paraId="674C09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 hear attentively what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says about what happens to a person who laughs at the behavior of a devotee.</w:t>
      </w:r>
    </w:p>
    <w:p w14:paraId="6B115742" w14:textId="61F1EF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6.038</w:t>
      </w:r>
    </w:p>
    <w:p w14:paraId="134D6A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1BFE5C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eka-kāle rāma-kṛṣṇa gelena paḍite</w:t>
      </w:r>
      <w:r w:rsidRPr="004A2847">
        <w:rPr>
          <w:rStyle w:val="BookTitle"/>
          <w:rFonts w:asciiTheme="minorHAnsi" w:hAnsiTheme="minorHAnsi" w:cstheme="minorHAnsi"/>
          <w:b w:val="0"/>
          <w:bCs w:val="0"/>
          <w:color w:val="000000"/>
          <w:sz w:val="28"/>
          <w:szCs w:val="28"/>
        </w:rPr>
        <w:br/>
        <w:t>vidyā pūrṇa kari’ citta karilā āsite</w:t>
      </w:r>
    </w:p>
    <w:p w14:paraId="08409E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“Once Kṛṣṇa and Balarāma went for studies. After finishing Their studies, </w:t>
      </w:r>
      <w:proofErr w:type="gramStart"/>
      <w:r w:rsidRPr="004A2847">
        <w:rPr>
          <w:rStyle w:val="BookTitle"/>
          <w:rFonts w:asciiTheme="minorHAnsi" w:hAnsiTheme="minorHAnsi" w:cstheme="minorHAnsi"/>
          <w:b/>
          <w:bCs/>
          <w:color w:val="800000"/>
          <w:sz w:val="28"/>
          <w:szCs w:val="28"/>
        </w:rPr>
        <w:t>They</w:t>
      </w:r>
      <w:proofErr w:type="gramEnd"/>
      <w:r w:rsidRPr="004A2847">
        <w:rPr>
          <w:rStyle w:val="BookTitle"/>
          <w:rFonts w:asciiTheme="minorHAnsi" w:hAnsiTheme="minorHAnsi" w:cstheme="minorHAnsi"/>
          <w:b/>
          <w:bCs/>
          <w:color w:val="800000"/>
          <w:sz w:val="28"/>
          <w:szCs w:val="28"/>
        </w:rPr>
        <w:t xml:space="preserve"> decided to return.</w:t>
      </w:r>
    </w:p>
    <w:p w14:paraId="31FC7FBD" w14:textId="792F02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6.039</w:t>
      </w:r>
    </w:p>
    <w:p w14:paraId="3EBD4A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7EEA9B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ki</w:t>
      </w:r>
      <w:proofErr w:type="gramEnd"/>
      <w:r w:rsidRPr="004A2847">
        <w:rPr>
          <w:rStyle w:val="BookTitle"/>
          <w:rFonts w:asciiTheme="minorHAnsi" w:hAnsiTheme="minorHAnsi" w:cstheme="minorHAnsi"/>
          <w:b w:val="0"/>
          <w:bCs w:val="0"/>
          <w:color w:val="000000"/>
          <w:sz w:val="28"/>
          <w:szCs w:val="28"/>
        </w:rPr>
        <w:t xml:space="preserve"> dakṣiṇā diba?’ balilena guru-prati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tabe patnī-saṅge guru karilā yukati</w:t>
      </w:r>
    </w:p>
    <w:p w14:paraId="095569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asked Their guru, ’What </w:t>
      </w:r>
      <w:r w:rsidRPr="004A2847">
        <w:rPr>
          <w:rStyle w:val="BookTitle"/>
          <w:rFonts w:asciiTheme="minorHAnsi" w:hAnsiTheme="minorHAnsi" w:cstheme="minorHAnsi"/>
          <w:b/>
          <w:bCs/>
          <w:i/>
          <w:iCs/>
          <w:color w:val="800000"/>
          <w:sz w:val="28"/>
          <w:szCs w:val="28"/>
        </w:rPr>
        <w:t>dakṣiṇā</w:t>
      </w:r>
      <w:r w:rsidRPr="004A2847">
        <w:rPr>
          <w:rStyle w:val="BookTitle"/>
          <w:rFonts w:asciiTheme="minorHAnsi" w:hAnsiTheme="minorHAnsi" w:cstheme="minorHAnsi"/>
          <w:b/>
          <w:bCs/>
          <w:color w:val="800000"/>
          <w:sz w:val="28"/>
          <w:szCs w:val="28"/>
        </w:rPr>
        <w:t xml:space="preserve"> should We give you?’ Their guru then consulted with his wife.</w:t>
      </w:r>
    </w:p>
    <w:p w14:paraId="2CB40C7A" w14:textId="47CC11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6.040</w:t>
      </w:r>
    </w:p>
    <w:p w14:paraId="124F75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0D62EB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mṛta putra māgilena rāma-kṛṣṇa-sthāne</w:t>
      </w:r>
      <w:r w:rsidRPr="004A2847">
        <w:rPr>
          <w:rStyle w:val="BookTitle"/>
          <w:rFonts w:asciiTheme="minorHAnsi" w:hAnsiTheme="minorHAnsi" w:cstheme="minorHAnsi"/>
          <w:b w:val="0"/>
          <w:bCs w:val="0"/>
          <w:color w:val="000000"/>
          <w:sz w:val="28"/>
          <w:szCs w:val="28"/>
        </w:rPr>
        <w:br/>
        <w:t>tabe rāma-kṛṣṇa gelā yama-vidyamāne</w:t>
      </w:r>
    </w:p>
    <w:p w14:paraId="26E522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he asked Kṛṣṇa and Balarāma to bring back his dead son, </w:t>
      </w:r>
      <w:proofErr w:type="gramStart"/>
      <w:r w:rsidRPr="004A2847">
        <w:rPr>
          <w:rStyle w:val="BookTitle"/>
          <w:rFonts w:asciiTheme="minorHAnsi" w:hAnsiTheme="minorHAnsi" w:cstheme="minorHAnsi"/>
          <w:b/>
          <w:bCs/>
          <w:color w:val="800000"/>
          <w:sz w:val="28"/>
          <w:szCs w:val="28"/>
        </w:rPr>
        <w:t>They</w:t>
      </w:r>
      <w:proofErr w:type="gramEnd"/>
      <w:r w:rsidRPr="004A2847">
        <w:rPr>
          <w:rStyle w:val="BookTitle"/>
          <w:rFonts w:asciiTheme="minorHAnsi" w:hAnsiTheme="minorHAnsi" w:cstheme="minorHAnsi"/>
          <w:b/>
          <w:bCs/>
          <w:color w:val="800000"/>
          <w:sz w:val="28"/>
          <w:szCs w:val="28"/>
        </w:rPr>
        <w:t xml:space="preserve"> went straight to the abode of Yamarāja.</w:t>
      </w:r>
    </w:p>
    <w:p w14:paraId="3F66537D" w14:textId="18894E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6.041</w:t>
      </w:r>
    </w:p>
    <w:p w14:paraId="539DBC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655454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ājñāya śiśura sarva karma ghucāiyā</w:t>
      </w:r>
      <w:r w:rsidRPr="004A2847">
        <w:rPr>
          <w:rStyle w:val="BookTitle"/>
          <w:rFonts w:asciiTheme="minorHAnsi" w:hAnsiTheme="minorHAnsi" w:cstheme="minorHAnsi"/>
          <w:b w:val="0"/>
          <w:bCs w:val="0"/>
          <w:color w:val="000000"/>
          <w:sz w:val="28"/>
          <w:szCs w:val="28"/>
        </w:rPr>
        <w:br/>
        <w:t>yamālaya haite putra dilena āniyā</w:t>
      </w:r>
    </w:p>
    <w:p w14:paraId="6F3BD8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Their order the child was delivered from the reactions of his karma. They then brought the child from the abode of Yamarāja and returned him to Their spiritual master.</w:t>
      </w:r>
    </w:p>
    <w:p w14:paraId="65F8D9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10.45.30-46.</w:t>
      </w:r>
    </w:p>
    <w:p w14:paraId="16BB4522" w14:textId="56B953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6.042</w:t>
      </w:r>
    </w:p>
    <w:p w14:paraId="2957E4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2BF314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adbhuta śuni’ e saba ākhyāna</w:t>
      </w:r>
      <w:r w:rsidRPr="004A2847">
        <w:rPr>
          <w:rStyle w:val="BookTitle"/>
          <w:rFonts w:asciiTheme="minorHAnsi" w:hAnsiTheme="minorHAnsi" w:cstheme="minorHAnsi"/>
          <w:b w:val="0"/>
          <w:bCs w:val="0"/>
          <w:color w:val="000000"/>
          <w:sz w:val="28"/>
          <w:szCs w:val="28"/>
        </w:rPr>
        <w:br/>
        <w:t>devakī o māgilena mṛta-putra-dana</w:t>
      </w:r>
    </w:p>
    <w:p w14:paraId="2773B5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Devakī heard about this wonderful incident, she also asked Them to return her dead sons.</w:t>
      </w:r>
    </w:p>
    <w:p w14:paraId="1D0BB170" w14:textId="573E9A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6.043</w:t>
      </w:r>
    </w:p>
    <w:p w14:paraId="64A2E8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58B50C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eka dina rāma-kṛṣṇe sambodhi</w:t>
      </w:r>
      <w:r w:rsidRPr="004A2847">
        <w:rPr>
          <w:rStyle w:val="BookTitle"/>
          <w:rFonts w:asciiTheme="minorHAnsi" w:hAnsiTheme="minorHAnsi" w:cstheme="minorHAnsi"/>
          <w:b w:val="0"/>
          <w:bCs w:val="0"/>
          <w:color w:val="000000"/>
          <w:sz w:val="28"/>
          <w:szCs w:val="28"/>
        </w:rPr>
        <w:br/>
        <w:t>yākahena devakī ati kātara haiyā</w:t>
      </w:r>
    </w:p>
    <w:p w14:paraId="34A429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“By the arrangement of providence, Devakī one day spoke in great affliction to Balarāma and Kṛṣṇa.</w:t>
      </w:r>
    </w:p>
    <w:p w14:paraId="18D7FD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10.85.27-28.</w:t>
      </w:r>
    </w:p>
    <w:p w14:paraId="3127921F" w14:textId="2E529F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6.044</w:t>
      </w:r>
    </w:p>
    <w:p w14:paraId="561D7F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44A04D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śuna rāma-kṛṣṇa yogeśvareśvara!</w:t>
      </w:r>
      <w:r w:rsidRPr="004A2847">
        <w:rPr>
          <w:rStyle w:val="BookTitle"/>
          <w:rFonts w:asciiTheme="minorHAnsi" w:hAnsiTheme="minorHAnsi" w:cstheme="minorHAnsi"/>
          <w:b w:val="0"/>
          <w:bCs w:val="0"/>
          <w:color w:val="000000"/>
          <w:sz w:val="28"/>
          <w:szCs w:val="28"/>
        </w:rPr>
        <w:br/>
        <w:t>tumi dui ādi nitya-śuddha kalevara</w:t>
      </w:r>
    </w:p>
    <w:p w14:paraId="54C7F6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Rāma and Kṛṣṇa, O best of the topmost mystic yogis! Your bodies are primeval, eternal, and pure.</w:t>
      </w:r>
    </w:p>
    <w:p w14:paraId="16593DF1" w14:textId="581CDE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6.045</w:t>
      </w:r>
    </w:p>
    <w:p w14:paraId="78A9F7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2B87F4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sarva-jagatera pitā-tumi dui-jana</w:t>
      </w:r>
      <w:r w:rsidRPr="004A2847">
        <w:rPr>
          <w:rStyle w:val="BookTitle"/>
          <w:rFonts w:asciiTheme="minorHAnsi" w:hAnsiTheme="minorHAnsi" w:cstheme="minorHAnsi"/>
          <w:b w:val="0"/>
          <w:bCs w:val="0"/>
          <w:color w:val="000000"/>
          <w:sz w:val="28"/>
          <w:szCs w:val="28"/>
        </w:rPr>
        <w:br/>
        <w:t>muñi jānoṅ tumi-dui parama-kāraṇa</w:t>
      </w:r>
    </w:p>
    <w:p w14:paraId="19BFF7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two are the fathers of all universes. I know You two are the cause of all causes.</w:t>
      </w:r>
    </w:p>
    <w:p w14:paraId="7476EED7" w14:textId="6544EB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6.046</w:t>
      </w:r>
    </w:p>
    <w:p w14:paraId="11B5A4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0082AE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jagatera utpatti sthiti vā pralaya</w:t>
      </w:r>
      <w:r w:rsidRPr="004A2847">
        <w:rPr>
          <w:rStyle w:val="BookTitle"/>
          <w:rFonts w:asciiTheme="minorHAnsi" w:hAnsiTheme="minorHAnsi" w:cstheme="minorHAnsi"/>
          <w:b w:val="0"/>
          <w:bCs w:val="0"/>
          <w:color w:val="000000"/>
          <w:sz w:val="28"/>
          <w:szCs w:val="28"/>
        </w:rPr>
        <w:br/>
        <w:t>tomāra aṁśera aṁśa haite saba haya</w:t>
      </w:r>
    </w:p>
    <w:p w14:paraId="30767D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creation, maintenance, and annihilation of the universe is carried out by the portion of Your plenary portion.</w:t>
      </w:r>
    </w:p>
    <w:p w14:paraId="4CBB4B7C" w14:textId="0B5C4A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6.047</w:t>
      </w:r>
    </w:p>
    <w:p w14:paraId="484BC1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1D477D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pṛthivīra khaṇḍāite bhāra</w:t>
      </w:r>
      <w:r w:rsidRPr="004A2847">
        <w:rPr>
          <w:rStyle w:val="BookTitle"/>
          <w:rFonts w:asciiTheme="minorHAnsi" w:hAnsiTheme="minorHAnsi" w:cstheme="minorHAnsi"/>
          <w:b w:val="0"/>
          <w:bCs w:val="0"/>
          <w:color w:val="000000"/>
          <w:sz w:val="28"/>
          <w:szCs w:val="28"/>
        </w:rPr>
        <w:br/>
        <w:t>haiyācha mora putra-rūpe avatāra</w:t>
      </w:r>
    </w:p>
    <w:p w14:paraId="5AA2FB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You have personally appeared as my sons to diminish the burden of the earth.</w:t>
      </w:r>
    </w:p>
    <w:p w14:paraId="399E60E9" w14:textId="7EADF3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6.048</w:t>
      </w:r>
    </w:p>
    <w:p w14:paraId="0BF899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48</w:t>
      </w:r>
    </w:p>
    <w:p w14:paraId="5B274D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yama-ghara haite yena gurura nandana</w:t>
      </w:r>
      <w:r w:rsidRPr="004A2847">
        <w:rPr>
          <w:rStyle w:val="BookTitle"/>
          <w:rFonts w:asciiTheme="minorHAnsi" w:hAnsiTheme="minorHAnsi" w:cstheme="minorHAnsi"/>
          <w:b w:val="0"/>
          <w:bCs w:val="0"/>
          <w:color w:val="000000"/>
          <w:sz w:val="28"/>
          <w:szCs w:val="28"/>
        </w:rPr>
        <w:br/>
        <w:t>āniñā dakṣiṇā dile tumi dui jana</w:t>
      </w:r>
    </w:p>
    <w:p w14:paraId="0DD8DA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two brought the son of Your spiritual master from the abode of Yamarāja as </w:t>
      </w:r>
      <w:r w:rsidRPr="004A2847">
        <w:rPr>
          <w:rStyle w:val="BookTitle"/>
          <w:rFonts w:asciiTheme="minorHAnsi" w:hAnsiTheme="minorHAnsi" w:cstheme="minorHAnsi"/>
          <w:b/>
          <w:bCs/>
          <w:i/>
          <w:iCs/>
          <w:color w:val="800000"/>
          <w:sz w:val="28"/>
          <w:szCs w:val="28"/>
        </w:rPr>
        <w:t>dakṣiṇā</w:t>
      </w:r>
      <w:r w:rsidRPr="004A2847">
        <w:rPr>
          <w:rStyle w:val="BookTitle"/>
          <w:rFonts w:asciiTheme="minorHAnsi" w:hAnsiTheme="minorHAnsi" w:cstheme="minorHAnsi"/>
          <w:b/>
          <w:bCs/>
          <w:color w:val="800000"/>
          <w:sz w:val="28"/>
          <w:szCs w:val="28"/>
        </w:rPr>
        <w:t xml:space="preserve"> for Your guru.</w:t>
      </w:r>
    </w:p>
    <w:p w14:paraId="5337946B" w14:textId="3352E9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6.049</w:t>
      </w:r>
    </w:p>
    <w:p w14:paraId="1645A8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094D23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chaya-putra ye marila kaṁsa haite</w:t>
      </w:r>
      <w:r w:rsidRPr="004A2847">
        <w:rPr>
          <w:rStyle w:val="BookTitle"/>
          <w:rFonts w:asciiTheme="minorHAnsi" w:hAnsiTheme="minorHAnsi" w:cstheme="minorHAnsi"/>
          <w:b w:val="0"/>
          <w:bCs w:val="0"/>
          <w:color w:val="000000"/>
          <w:sz w:val="28"/>
          <w:szCs w:val="28"/>
        </w:rPr>
        <w:br/>
        <w:t>baḍa citta haya tāhā-sabāre dekhite</w:t>
      </w:r>
    </w:p>
    <w:p w14:paraId="6F5641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anxious to see my six sons, who were killed by Kaṁsa.</w:t>
      </w:r>
    </w:p>
    <w:p w14:paraId="5B2750CE" w14:textId="6CEB48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6.050</w:t>
      </w:r>
    </w:p>
    <w:p w14:paraId="0E53C8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3F2F67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kāla guru-putra āchila mariyā</w:t>
      </w:r>
      <w:r w:rsidRPr="004A2847">
        <w:rPr>
          <w:rStyle w:val="BookTitle"/>
          <w:rFonts w:asciiTheme="minorHAnsi" w:hAnsiTheme="minorHAnsi" w:cstheme="minorHAnsi"/>
          <w:b w:val="0"/>
          <w:bCs w:val="0"/>
          <w:color w:val="000000"/>
          <w:sz w:val="28"/>
          <w:szCs w:val="28"/>
        </w:rPr>
        <w:br/>
        <w:t>tāhā yena āni’ dilāśakti prakāśiyā</w:t>
      </w:r>
    </w:p>
    <w:p w14:paraId="18A486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Your guru’s son had been dead for some time, by Your potency You brought him back.</w:t>
      </w:r>
    </w:p>
    <w:p w14:paraId="7ACBCD5B" w14:textId="6E019C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6.051</w:t>
      </w:r>
    </w:p>
    <w:p w14:paraId="779203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37AFB1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āmāre o kara’ pūrṇa-kāma</w:t>
      </w:r>
      <w:r w:rsidRPr="004A2847">
        <w:rPr>
          <w:rStyle w:val="BookTitle"/>
          <w:rFonts w:asciiTheme="minorHAnsi" w:hAnsiTheme="minorHAnsi" w:cstheme="minorHAnsi"/>
          <w:b w:val="0"/>
          <w:bCs w:val="0"/>
          <w:color w:val="000000"/>
          <w:sz w:val="28"/>
          <w:szCs w:val="28"/>
        </w:rPr>
        <w:br/>
        <w:t>āni’ deha’ more mṛta chaya putra dāna</w:t>
      </w:r>
    </w:p>
    <w:p w14:paraId="6A4C0F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same way You can fulfill my desire by bringing back my six dead sons.’</w:t>
      </w:r>
    </w:p>
    <w:p w14:paraId="0308E8F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10.85.30-33.</w:t>
      </w:r>
    </w:p>
    <w:p w14:paraId="07DE7CF1" w14:textId="7C7339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6.052</w:t>
      </w:r>
    </w:p>
    <w:p w14:paraId="7D6BCC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2BA13A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jananīra vākya kṛṣṇa-saṅkarṣaṇa</w:t>
      </w:r>
      <w:r w:rsidRPr="004A2847">
        <w:rPr>
          <w:rStyle w:val="BookTitle"/>
          <w:rFonts w:asciiTheme="minorHAnsi" w:hAnsiTheme="minorHAnsi" w:cstheme="minorHAnsi"/>
          <w:b w:val="0"/>
          <w:bCs w:val="0"/>
          <w:color w:val="000000"/>
          <w:sz w:val="28"/>
          <w:szCs w:val="28"/>
        </w:rPr>
        <w:br/>
        <w:t>sei kṣaṇe cali’ gelā balira bhavana</w:t>
      </w:r>
    </w:p>
    <w:p w14:paraId="633B70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hearing the words of Their mother, Kṛṣṇa and Saṅkarṣaṇa immediately went to the abode of Bali.</w:t>
      </w:r>
    </w:p>
    <w:p w14:paraId="7A508420" w14:textId="2C782E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6.053</w:t>
      </w:r>
    </w:p>
    <w:p w14:paraId="7DE9C2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0BD2B5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nija-iṣṭa-deva dekhi’ bali mahārāja</w:t>
      </w:r>
      <w:r w:rsidRPr="004A2847">
        <w:rPr>
          <w:rStyle w:val="BookTitle"/>
          <w:rFonts w:asciiTheme="minorHAnsi" w:hAnsiTheme="minorHAnsi" w:cstheme="minorHAnsi"/>
          <w:b w:val="0"/>
          <w:bCs w:val="0"/>
          <w:color w:val="000000"/>
          <w:sz w:val="28"/>
          <w:szCs w:val="28"/>
        </w:rPr>
        <w:br/>
        <w:t>magna hailena premānanda-sindhu-mājha</w:t>
      </w:r>
    </w:p>
    <w:p w14:paraId="2D849E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Bali Mahārāja saw his worshipable Lords, he was merged in an ocean of ecstatic love.</w:t>
      </w:r>
    </w:p>
    <w:p w14:paraId="53C38B65" w14:textId="37D9A4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6.054</w:t>
      </w:r>
    </w:p>
    <w:p w14:paraId="0FC78B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753C46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gṛha-putra-deha-vitta sakala bāndhava</w:t>
      </w:r>
      <w:r w:rsidRPr="004A2847">
        <w:rPr>
          <w:rStyle w:val="BookTitle"/>
          <w:rFonts w:asciiTheme="minorHAnsi" w:hAnsiTheme="minorHAnsi" w:cstheme="minorHAnsi"/>
          <w:b w:val="0"/>
          <w:bCs w:val="0"/>
          <w:color w:val="000000"/>
          <w:sz w:val="28"/>
          <w:szCs w:val="28"/>
        </w:rPr>
        <w:br/>
        <w:t>sei-kṣaṇe pāda-padme āni’ dilā saba</w:t>
      </w:r>
    </w:p>
    <w:p w14:paraId="246FA3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immediately surrendered his house, children, body, wealth, and associates at the lotus feet of the Lords.</w:t>
      </w:r>
    </w:p>
    <w:p w14:paraId="69DF5051" w14:textId="486132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6.055</w:t>
      </w:r>
    </w:p>
    <w:p w14:paraId="37191A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592703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loma-harṣa aśru-pāta pulaka ānande</w:t>
      </w:r>
      <w:r w:rsidRPr="004A2847">
        <w:rPr>
          <w:rStyle w:val="BookTitle"/>
          <w:rFonts w:asciiTheme="minorHAnsi" w:hAnsiTheme="minorHAnsi" w:cstheme="minorHAnsi"/>
          <w:b w:val="0"/>
          <w:bCs w:val="0"/>
          <w:color w:val="000000"/>
          <w:sz w:val="28"/>
          <w:szCs w:val="28"/>
        </w:rPr>
        <w:br/>
        <w:t>stuti kare pāda-padma dhari’ bali kānde</w:t>
      </w:r>
    </w:p>
    <w:p w14:paraId="48D009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“Bali’s hair stood on end and tears flowed from his eyes as he grabbed hold of Their lotus feet and offered prayers in ecstasy.</w:t>
      </w:r>
    </w:p>
    <w:p w14:paraId="700852A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10.85.34-38.</w:t>
      </w:r>
    </w:p>
    <w:p w14:paraId="0A56C501" w14:textId="284C34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6.056</w:t>
      </w:r>
    </w:p>
    <w:p w14:paraId="3DD07B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020C6F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jaya</w:t>
      </w:r>
      <w:proofErr w:type="gramEnd"/>
      <w:r w:rsidRPr="004A2847">
        <w:rPr>
          <w:rStyle w:val="BookTitle"/>
          <w:rFonts w:asciiTheme="minorHAnsi" w:hAnsiTheme="minorHAnsi" w:cstheme="minorHAnsi"/>
          <w:b w:val="0"/>
          <w:bCs w:val="0"/>
          <w:color w:val="000000"/>
          <w:sz w:val="28"/>
          <w:szCs w:val="28"/>
        </w:rPr>
        <w:t xml:space="preserve"> jaya ananta prakaṭa saṅkarṣaṇa</w:t>
      </w:r>
      <w:r w:rsidRPr="004A2847">
        <w:rPr>
          <w:rStyle w:val="BookTitle"/>
          <w:rFonts w:asciiTheme="minorHAnsi" w:hAnsiTheme="minorHAnsi" w:cstheme="minorHAnsi"/>
          <w:b w:val="0"/>
          <w:bCs w:val="0"/>
          <w:color w:val="000000"/>
          <w:sz w:val="28"/>
          <w:szCs w:val="28"/>
        </w:rPr>
        <w:br/>
        <w:t>jaya jaya kṛṣṇacandra gokula-bhūṣaṇa</w:t>
      </w:r>
    </w:p>
    <w:p w14:paraId="322B83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Ananta, who has appeared as Saṅkarṣaṇa! All glories to Kṛṣṇacandra, the ornament of Gokula!</w:t>
      </w:r>
    </w:p>
    <w:p w14:paraId="4A4FF599" w14:textId="48E2C6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6.057</w:t>
      </w:r>
    </w:p>
    <w:p w14:paraId="788DD7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57</w:t>
      </w:r>
    </w:p>
    <w:p w14:paraId="74A1AE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sakhya gopācārya haladhara rāma</w:t>
      </w:r>
      <w:r w:rsidRPr="004A2847">
        <w:rPr>
          <w:rStyle w:val="BookTitle"/>
          <w:rFonts w:asciiTheme="minorHAnsi" w:hAnsiTheme="minorHAnsi" w:cstheme="minorHAnsi"/>
          <w:b w:val="0"/>
          <w:bCs w:val="0"/>
          <w:color w:val="000000"/>
          <w:sz w:val="28"/>
          <w:szCs w:val="28"/>
        </w:rPr>
        <w:br/>
        <w:t>jaya jaya kṛṣṇa-bhakta-dhana-mana-prāṇa</w:t>
      </w:r>
    </w:p>
    <w:p w14:paraId="79A245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Haladhara Rāma, who is the friend and leader of the cowherd boys! All glories to Kṛṣṇa, the wealth, life, and soul of the devotees!</w:t>
      </w:r>
    </w:p>
    <w:p w14:paraId="61423FA0" w14:textId="1D1379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6.058</w:t>
      </w:r>
    </w:p>
    <w:p w14:paraId="458FD2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397B84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śuddha-sattva deva-ṛṣi-gaṇa</w:t>
      </w:r>
      <w:r w:rsidRPr="004A2847">
        <w:rPr>
          <w:rStyle w:val="BookTitle"/>
          <w:rFonts w:asciiTheme="minorHAnsi" w:hAnsiTheme="minorHAnsi" w:cstheme="minorHAnsi"/>
          <w:b w:val="0"/>
          <w:bCs w:val="0"/>
          <w:color w:val="000000"/>
          <w:sz w:val="28"/>
          <w:szCs w:val="28"/>
        </w:rPr>
        <w:br/>
        <w:t>tā-sabāro durlabha tomāra daraśana</w:t>
      </w:r>
    </w:p>
    <w:p w14:paraId="529A4C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the demigods and sages are situated in pure goodness, it is very rare for them to attain Your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w:t>
      </w:r>
    </w:p>
    <w:p w14:paraId="046B2FD4" w14:textId="67925F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6.059</w:t>
      </w:r>
    </w:p>
    <w:p w14:paraId="1F169A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414257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hena se prabhu, kāruṇya tomāra</w:t>
      </w:r>
      <w:r w:rsidRPr="004A2847">
        <w:rPr>
          <w:rStyle w:val="BookTitle"/>
          <w:rFonts w:asciiTheme="minorHAnsi" w:hAnsiTheme="minorHAnsi" w:cstheme="minorHAnsi"/>
          <w:b w:val="0"/>
          <w:bCs w:val="0"/>
          <w:color w:val="000000"/>
          <w:sz w:val="28"/>
          <w:szCs w:val="28"/>
        </w:rPr>
        <w:br/>
        <w:t>tamo-guṇa asure o hao sākṣātkāra</w:t>
      </w:r>
    </w:p>
    <w:p w14:paraId="292F4E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“Yet, O Lords,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are so merciful that You appear before even demons in the mode of ignorance.</w:t>
      </w:r>
    </w:p>
    <w:p w14:paraId="16DAEED5" w14:textId="3E8E0B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6.060</w:t>
      </w:r>
    </w:p>
    <w:p w14:paraId="680930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439977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śatru-mitra nāhika tomāte</w:t>
      </w:r>
      <w:r w:rsidRPr="004A2847">
        <w:rPr>
          <w:rStyle w:val="BookTitle"/>
          <w:rFonts w:asciiTheme="minorHAnsi" w:hAnsiTheme="minorHAnsi" w:cstheme="minorHAnsi"/>
          <w:b w:val="0"/>
          <w:bCs w:val="0"/>
          <w:color w:val="000000"/>
          <w:sz w:val="28"/>
          <w:szCs w:val="28"/>
        </w:rPr>
        <w:br/>
        <w:t>vede o kahena, ihā dekhi o sākṣāte</w:t>
      </w:r>
    </w:p>
    <w:p w14:paraId="7185A7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You have no friends or enemies. This is the statement of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and this what I have personally seen.</w:t>
      </w:r>
    </w:p>
    <w:p w14:paraId="2F72A6E7" w14:textId="4093AB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6.061</w:t>
      </w:r>
    </w:p>
    <w:p w14:paraId="5C79B9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44C18A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mārite ye āila laiyā viṣa-stana</w:t>
      </w:r>
      <w:r w:rsidRPr="004A2847">
        <w:rPr>
          <w:rStyle w:val="BookTitle"/>
          <w:rFonts w:asciiTheme="minorHAnsi" w:hAnsiTheme="minorHAnsi" w:cstheme="minorHAnsi"/>
          <w:b w:val="0"/>
          <w:bCs w:val="0"/>
          <w:color w:val="000000"/>
          <w:sz w:val="28"/>
          <w:szCs w:val="28"/>
        </w:rPr>
        <w:br/>
        <w:t>tāhāre o pāṭhāilā vaikuṇṭha-bhuvana</w:t>
      </w:r>
    </w:p>
    <w:p w14:paraId="4FF98E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“Even she who smeared her breast with poison to kill You was awarded a place in Vaikuṇṭha.</w:t>
      </w:r>
    </w:p>
    <w:p w14:paraId="33DF0653" w14:textId="78C389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6.062</w:t>
      </w:r>
    </w:p>
    <w:p w14:paraId="0E027A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101299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tomāra hṛdaya bujhibāre</w:t>
      </w:r>
      <w:r w:rsidRPr="004A2847">
        <w:rPr>
          <w:rStyle w:val="BookTitle"/>
          <w:rFonts w:asciiTheme="minorHAnsi" w:hAnsiTheme="minorHAnsi" w:cstheme="minorHAnsi"/>
          <w:b w:val="0"/>
          <w:bCs w:val="0"/>
          <w:color w:val="000000"/>
          <w:sz w:val="28"/>
          <w:szCs w:val="28"/>
        </w:rPr>
        <w:br/>
        <w:t>vede śāstre yogeśvara sabe o nā pāre</w:t>
      </w:r>
    </w:p>
    <w:p w14:paraId="3490DE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and the best of the mystic yogis cannot understand Your heart.</w:t>
      </w:r>
    </w:p>
    <w:p w14:paraId="34AAC93D" w14:textId="7F825E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6.063</w:t>
      </w:r>
    </w:p>
    <w:p w14:paraId="16F705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1D96E4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yogeśvara saba yāṅra māyā nāhi jāne</w:t>
      </w:r>
      <w:r w:rsidRPr="004A2847">
        <w:rPr>
          <w:rStyle w:val="BookTitle"/>
          <w:rFonts w:asciiTheme="minorHAnsi" w:hAnsiTheme="minorHAnsi" w:cstheme="minorHAnsi"/>
          <w:b w:val="0"/>
          <w:bCs w:val="0"/>
          <w:color w:val="000000"/>
          <w:sz w:val="28"/>
          <w:szCs w:val="28"/>
        </w:rPr>
        <w:br/>
        <w:t>muñi pāpī asura vā janiba kemane</w:t>
      </w:r>
    </w:p>
    <w:p w14:paraId="40CA2460" w14:textId="405D34F9"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even the best of the </w:t>
      </w:r>
      <w:r w:rsidRPr="007A270C">
        <w:rPr>
          <w:rStyle w:val="BookTitle"/>
          <w:rFonts w:asciiTheme="minorHAnsi" w:hAnsiTheme="minorHAnsi" w:cstheme="minorHAnsi"/>
          <w:b/>
          <w:bCs/>
          <w:i/>
          <w:iCs/>
          <w:color w:val="800000"/>
          <w:sz w:val="28"/>
          <w:szCs w:val="28"/>
          <w:rPrChange w:id="277" w:author="your servant" w:date="2020-06-12T19:24:00Z">
            <w:rPr>
              <w:rStyle w:val="BookTitle"/>
              <w:rFonts w:asciiTheme="minorHAnsi" w:hAnsiTheme="minorHAnsi" w:cstheme="minorHAnsi"/>
              <w:b/>
              <w:bCs/>
              <w:color w:val="800000"/>
              <w:sz w:val="28"/>
              <w:szCs w:val="28"/>
            </w:rPr>
          </w:rPrChange>
        </w:rPr>
        <w:t>yog</w:t>
      </w:r>
      <w:ins w:id="278" w:author="your servant" w:date="2020-06-12T19:24:00Z">
        <w:r w:rsidR="007A270C" w:rsidRPr="007A270C">
          <w:rPr>
            <w:rStyle w:val="BookTitle"/>
            <w:rFonts w:asciiTheme="minorHAnsi" w:hAnsiTheme="minorHAnsi" w:cstheme="minorHAnsi"/>
            <w:b/>
            <w:bCs/>
            <w:i/>
            <w:iCs/>
            <w:color w:val="800000"/>
            <w:sz w:val="28"/>
            <w:szCs w:val="28"/>
            <w:rPrChange w:id="279" w:author="your servant" w:date="2020-06-12T19:24:00Z">
              <w:rPr>
                <w:rStyle w:val="BookTitle"/>
                <w:rFonts w:asciiTheme="minorHAnsi" w:hAnsiTheme="minorHAnsi" w:cstheme="minorHAnsi"/>
                <w:b/>
                <w:bCs/>
                <w:color w:val="800000"/>
                <w:sz w:val="28"/>
                <w:szCs w:val="28"/>
              </w:rPr>
            </w:rPrChange>
          </w:rPr>
          <w:t>ī</w:t>
        </w:r>
      </w:ins>
      <w:r w:rsidRPr="007A270C">
        <w:rPr>
          <w:rStyle w:val="BookTitle"/>
          <w:rFonts w:asciiTheme="minorHAnsi" w:hAnsiTheme="minorHAnsi" w:cstheme="minorHAnsi"/>
          <w:b/>
          <w:bCs/>
          <w:i/>
          <w:iCs/>
          <w:color w:val="800000"/>
          <w:sz w:val="28"/>
          <w:szCs w:val="28"/>
          <w:rPrChange w:id="280" w:author="your servant" w:date="2020-06-12T19:24: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 xml:space="preserve"> cannot understand Your potencies, how can a sinful demon like me know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w:t>
      </w:r>
    </w:p>
    <w:p w14:paraId="25E25117" w14:textId="59D4DA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6.064</w:t>
      </w:r>
    </w:p>
    <w:p w14:paraId="764DAD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1D0619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kṛpā kara more sarva-lokanātha!</w:t>
      </w:r>
      <w:r w:rsidRPr="004A2847">
        <w:rPr>
          <w:rStyle w:val="BookTitle"/>
          <w:rFonts w:asciiTheme="minorHAnsi" w:hAnsiTheme="minorHAnsi" w:cstheme="minorHAnsi"/>
          <w:b w:val="0"/>
          <w:bCs w:val="0"/>
          <w:color w:val="000000"/>
          <w:sz w:val="28"/>
          <w:szCs w:val="28"/>
        </w:rPr>
        <w:br/>
        <w:t>gṛha-andha-kūpe more nā kariha pāta</w:t>
      </w:r>
    </w:p>
    <w:p w14:paraId="0DFA58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Lords of all planets, please give me the benediction that I may never be put in the dark well of family life.</w:t>
      </w:r>
    </w:p>
    <w:p w14:paraId="581BC9AF" w14:textId="528AD2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6.065</w:t>
      </w:r>
    </w:p>
    <w:p w14:paraId="3D1534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7194FB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tora dui pāda-padma hṛdaye dhariyā</w:t>
      </w:r>
      <w:r w:rsidRPr="004A2847">
        <w:rPr>
          <w:rStyle w:val="BookTitle"/>
          <w:rFonts w:asciiTheme="minorHAnsi" w:hAnsiTheme="minorHAnsi" w:cstheme="minorHAnsi"/>
          <w:b w:val="0"/>
          <w:bCs w:val="0"/>
          <w:color w:val="000000"/>
          <w:sz w:val="28"/>
          <w:szCs w:val="28"/>
        </w:rPr>
        <w:br/>
        <w:t>śānta hai’ vṛkṣa-mūle paḍi thākoṅ giyā</w:t>
      </w:r>
    </w:p>
    <w:p w14:paraId="7B7954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simply wish that I can hold Your lotus feet to my chest and peacefully reside under a tree.</w:t>
      </w:r>
    </w:p>
    <w:p w14:paraId="78B5F263" w14:textId="5CD107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6.066</w:t>
      </w:r>
    </w:p>
    <w:p w14:paraId="7720C4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66</w:t>
      </w:r>
    </w:p>
    <w:p w14:paraId="3F257B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dāsera saṅge more kara dāsa</w:t>
      </w:r>
      <w:r w:rsidRPr="004A2847">
        <w:rPr>
          <w:rStyle w:val="BookTitle"/>
          <w:rFonts w:asciiTheme="minorHAnsi" w:hAnsiTheme="minorHAnsi" w:cstheme="minorHAnsi"/>
          <w:b w:val="0"/>
          <w:bCs w:val="0"/>
          <w:color w:val="000000"/>
          <w:sz w:val="28"/>
          <w:szCs w:val="28"/>
        </w:rPr>
        <w:br/>
        <w:t>āra yena citte mora nā thākaye āśa’</w:t>
      </w:r>
    </w:p>
    <w:p w14:paraId="1C03DF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make me a servant of Your servant. May I never desire anything other than this.’</w:t>
      </w:r>
    </w:p>
    <w:p w14:paraId="5B8FAA5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Liberated souls have no desire other than to live in the association of the Lord’s devotees and serve the actual devotees. At present, since the servants of Śrī Gauḍīya Maṭha have clearly understood this topic, they reside in </w:t>
      </w:r>
      <w:r w:rsidRPr="004A2847">
        <w:rPr>
          <w:rStyle w:val="BookTitle"/>
          <w:rFonts w:asciiTheme="minorHAnsi" w:hAnsiTheme="minorHAnsi" w:cstheme="minorHAnsi"/>
          <w:b w:val="0"/>
          <w:bCs w:val="0"/>
          <w:i/>
          <w:iCs/>
          <w:color w:val="000000"/>
          <w:sz w:val="28"/>
          <w:szCs w:val="28"/>
        </w:rPr>
        <w:t>maṭhas</w:t>
      </w:r>
      <w:r w:rsidRPr="004A2847">
        <w:rPr>
          <w:rStyle w:val="BookTitle"/>
          <w:rFonts w:asciiTheme="minorHAnsi" w:hAnsiTheme="minorHAnsi" w:cstheme="minorHAnsi"/>
          <w:b w:val="0"/>
          <w:bCs w:val="0"/>
          <w:color w:val="000000"/>
          <w:sz w:val="28"/>
          <w:szCs w:val="28"/>
        </w:rPr>
        <w:t xml:space="preserve"> and temples with Hari, Guru, and Vaiṣṇava.</w:t>
      </w:r>
    </w:p>
    <w:p w14:paraId="3187B30A" w14:textId="619446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6.067</w:t>
      </w:r>
    </w:p>
    <w:p w14:paraId="3DEC46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2C63DF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rāma-kṛṣṇa-pāda-padma dhariyā hṛdaye</w:t>
      </w:r>
      <w:r w:rsidRPr="004A2847">
        <w:rPr>
          <w:rStyle w:val="BookTitle"/>
          <w:rFonts w:asciiTheme="minorHAnsi" w:hAnsiTheme="minorHAnsi" w:cstheme="minorHAnsi"/>
          <w:b w:val="0"/>
          <w:bCs w:val="0"/>
          <w:color w:val="000000"/>
          <w:sz w:val="28"/>
          <w:szCs w:val="28"/>
        </w:rPr>
        <w:br/>
        <w:t>ei mata stuti kare bali-mahāśaye</w:t>
      </w:r>
    </w:p>
    <w:p w14:paraId="0E94C0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“Holding the lotus feet of Rāma and Kṛṣṇa to his chest, Bali Mahāśaya offered prayers in this way.</w:t>
      </w:r>
    </w:p>
    <w:p w14:paraId="7BA53069" w14:textId="29FD84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6.068</w:t>
      </w:r>
    </w:p>
    <w:p w14:paraId="0B3F30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12447C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brahma-loka śiva-loka ye caraṇodake</w:t>
      </w:r>
      <w:r w:rsidRPr="004A2847">
        <w:rPr>
          <w:rStyle w:val="BookTitle"/>
          <w:rFonts w:asciiTheme="minorHAnsi" w:hAnsiTheme="minorHAnsi" w:cstheme="minorHAnsi"/>
          <w:b w:val="0"/>
          <w:bCs w:val="0"/>
          <w:color w:val="000000"/>
          <w:sz w:val="28"/>
          <w:szCs w:val="28"/>
        </w:rPr>
        <w:br/>
        <w:t>pavitra karitechena bhāgīrathī-rūpe</w:t>
      </w:r>
    </w:p>
    <w:p w14:paraId="685A4F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form of the Ganges, the water that has washed the lotus feet of the Lord purifies the abodes of Brahmā and Śiva.</w:t>
      </w:r>
    </w:p>
    <w:p w14:paraId="6B98BDB4" w14:textId="3B577F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6.069</w:t>
      </w:r>
    </w:p>
    <w:p w14:paraId="5DB2A3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294550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puṇya-jala bali goṣṭhīra sahite</w:t>
      </w:r>
      <w:r w:rsidRPr="004A2847">
        <w:rPr>
          <w:rStyle w:val="BookTitle"/>
          <w:rFonts w:asciiTheme="minorHAnsi" w:hAnsiTheme="minorHAnsi" w:cstheme="minorHAnsi"/>
          <w:b w:val="0"/>
          <w:bCs w:val="0"/>
          <w:color w:val="000000"/>
          <w:sz w:val="28"/>
          <w:szCs w:val="28"/>
        </w:rPr>
        <w:br/>
        <w:t>pāna kare śire dhare bhāgyodaya haite</w:t>
      </w:r>
    </w:p>
    <w:p w14:paraId="633576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“Because of his good fortunate, Bali and his associates drank such auspicious water and sprinkled it on their heads.</w:t>
      </w:r>
    </w:p>
    <w:p w14:paraId="150A7C05" w14:textId="619934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6.070</w:t>
      </w:r>
    </w:p>
    <w:p w14:paraId="4E4482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70</w:t>
      </w:r>
    </w:p>
    <w:p w14:paraId="353E8D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gandha, puṣpa, dhūpa, dīpa, vastra, alaṅkāra</w:t>
      </w:r>
      <w:r w:rsidRPr="004A2847">
        <w:rPr>
          <w:rStyle w:val="BookTitle"/>
          <w:rFonts w:asciiTheme="minorHAnsi" w:hAnsiTheme="minorHAnsi" w:cstheme="minorHAnsi"/>
          <w:b w:val="0"/>
          <w:bCs w:val="0"/>
          <w:color w:val="000000"/>
          <w:sz w:val="28"/>
          <w:szCs w:val="28"/>
        </w:rPr>
        <w:br/>
        <w:t>pāda-padme diyā bali kare namaskāra</w:t>
      </w:r>
    </w:p>
    <w:p w14:paraId="3BB92B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“Bali offered sandalwood pulp, flowers, incense, lamp, cloth, and ornaments at the lotus feet of the Lords and bowed before Them.</w:t>
      </w:r>
    </w:p>
    <w:p w14:paraId="49CEE791" w14:textId="564E08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6.071</w:t>
      </w:r>
    </w:p>
    <w:p w14:paraId="219688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27028C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 kara prabhu more śikhāo āpane</w:t>
      </w:r>
      <w:r w:rsidRPr="004A2847">
        <w:rPr>
          <w:rStyle w:val="BookTitle"/>
          <w:rFonts w:asciiTheme="minorHAnsi" w:hAnsiTheme="minorHAnsi" w:cstheme="minorHAnsi"/>
          <w:b w:val="0"/>
          <w:bCs w:val="0"/>
          <w:color w:val="000000"/>
          <w:sz w:val="28"/>
          <w:szCs w:val="28"/>
        </w:rPr>
        <w:br/>
        <w:t>yadi more bhṛtya hena jñāna thāke mane</w:t>
      </w:r>
    </w:p>
    <w:p w14:paraId="27E72C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Lords, if You consider me Your servant, please order </w:t>
      </w:r>
      <w:proofErr w:type="gramStart"/>
      <w:r w:rsidRPr="004A2847">
        <w:rPr>
          <w:rStyle w:val="BookTitle"/>
          <w:rFonts w:asciiTheme="minorHAnsi" w:hAnsiTheme="minorHAnsi" w:cstheme="minorHAnsi"/>
          <w:b/>
          <w:bCs/>
          <w:color w:val="800000"/>
          <w:sz w:val="28"/>
          <w:szCs w:val="28"/>
        </w:rPr>
        <w:t>me</w:t>
      </w:r>
      <w:proofErr w:type="gramEnd"/>
      <w:r w:rsidRPr="004A2847">
        <w:rPr>
          <w:rStyle w:val="BookTitle"/>
          <w:rFonts w:asciiTheme="minorHAnsi" w:hAnsiTheme="minorHAnsi" w:cstheme="minorHAnsi"/>
          <w:b/>
          <w:bCs/>
          <w:color w:val="800000"/>
          <w:sz w:val="28"/>
          <w:szCs w:val="28"/>
        </w:rPr>
        <w:t xml:space="preserve"> and personally instruct me.</w:t>
      </w:r>
    </w:p>
    <w:p w14:paraId="6A9AC1B6" w14:textId="297CC9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6.072</w:t>
      </w:r>
    </w:p>
    <w:p w14:paraId="4E0651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636291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karaye prabhu, ājñā-pālana tomāra</w:t>
      </w:r>
      <w:r w:rsidRPr="004A2847">
        <w:rPr>
          <w:rStyle w:val="BookTitle"/>
          <w:rFonts w:asciiTheme="minorHAnsi" w:hAnsiTheme="minorHAnsi" w:cstheme="minorHAnsi"/>
          <w:b w:val="0"/>
          <w:bCs w:val="0"/>
          <w:color w:val="000000"/>
          <w:sz w:val="28"/>
          <w:szCs w:val="28"/>
        </w:rPr>
        <w:br/>
        <w:t>sei jana haya vidhi-niṣedhera pāra’</w:t>
      </w:r>
    </w:p>
    <w:p w14:paraId="57838E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Lords, one who follows Your order easily transcends all rules and regulations.’</w:t>
      </w:r>
    </w:p>
    <w:p w14:paraId="6D0B1AED" w14:textId="36B14A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6.073</w:t>
      </w:r>
    </w:p>
    <w:p w14:paraId="5E14F3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64E09D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balira vākya prabhu tuṣṭa hai</w:t>
      </w:r>
      <w:r w:rsidRPr="004A2847">
        <w:rPr>
          <w:rStyle w:val="BookTitle"/>
          <w:rFonts w:asciiTheme="minorHAnsi" w:hAnsiTheme="minorHAnsi" w:cstheme="minorHAnsi"/>
          <w:b w:val="0"/>
          <w:bCs w:val="0"/>
          <w:color w:val="000000"/>
          <w:sz w:val="28"/>
          <w:szCs w:val="28"/>
        </w:rPr>
        <w:br/>
        <w:t>lāye nimitta āgamana kahite lāgilā</w:t>
      </w:r>
    </w:p>
    <w:p w14:paraId="180CF5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became pleased on hearing the words of Bali. He then explained the purpose of Their visit.</w:t>
      </w:r>
    </w:p>
    <w:p w14:paraId="443B7C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10.85.39-46.</w:t>
      </w:r>
    </w:p>
    <w:p w14:paraId="39304A1F" w14:textId="59BFCF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6.074</w:t>
      </w:r>
    </w:p>
    <w:p w14:paraId="0C986C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4E7B60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śuna bali-mahāśaya!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ye nimitte āilāṅa tomāra ālaya</w:t>
      </w:r>
    </w:p>
    <w:p w14:paraId="6E4434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’Listen, Bali Mahāśaya, this is why We have come to your abode.</w:t>
      </w:r>
    </w:p>
    <w:p w14:paraId="498FCF1E" w14:textId="03E502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6.075</w:t>
      </w:r>
    </w:p>
    <w:p w14:paraId="2D098D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6287A0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āmāra māyera chaya putra pāpī kaṁse</w:t>
      </w:r>
      <w:r w:rsidRPr="004A2847">
        <w:rPr>
          <w:rStyle w:val="BookTitle"/>
          <w:rFonts w:asciiTheme="minorHAnsi" w:hAnsiTheme="minorHAnsi" w:cstheme="minorHAnsi"/>
          <w:b w:val="0"/>
          <w:bCs w:val="0"/>
          <w:color w:val="000000"/>
          <w:sz w:val="28"/>
          <w:szCs w:val="28"/>
        </w:rPr>
        <w:br/>
        <w:t>mārileka, sei pāpe seha maila śeṣe</w:t>
      </w:r>
    </w:p>
    <w:p w14:paraId="081ABA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sinful Kaṁsa killed My mother’s six sons. Because of this sin, he was ultimately killed.</w:t>
      </w:r>
    </w:p>
    <w:p w14:paraId="04772329" w14:textId="204649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6.076</w:t>
      </w:r>
    </w:p>
    <w:p w14:paraId="698C9F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52DD64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sei putra-śoka saṅariyā</w:t>
      </w:r>
      <w:r w:rsidRPr="004A2847">
        <w:rPr>
          <w:rStyle w:val="BookTitle"/>
          <w:rFonts w:asciiTheme="minorHAnsi" w:hAnsiTheme="minorHAnsi" w:cstheme="minorHAnsi"/>
          <w:b w:val="0"/>
          <w:bCs w:val="0"/>
          <w:color w:val="000000"/>
          <w:sz w:val="28"/>
          <w:szCs w:val="28"/>
        </w:rPr>
        <w:br/>
        <w:t>kāndena devakī-mātā duḥkhitā haiyā</w:t>
      </w:r>
    </w:p>
    <w:p w14:paraId="126E41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“Because of constantly remembering and lamenting for those sons, mother Devakī feels distressed and cries.</w:t>
      </w:r>
    </w:p>
    <w:p w14:paraId="2AD02D11" w14:textId="7157FB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6.077</w:t>
      </w:r>
    </w:p>
    <w:p w14:paraId="0F5DA9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1739F3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nikaṭe āche sei chaya jana</w:t>
      </w:r>
      <w:r w:rsidRPr="004A2847">
        <w:rPr>
          <w:rStyle w:val="BookTitle"/>
          <w:rFonts w:asciiTheme="minorHAnsi" w:hAnsiTheme="minorHAnsi" w:cstheme="minorHAnsi"/>
          <w:b w:val="0"/>
          <w:bCs w:val="0"/>
          <w:color w:val="000000"/>
          <w:sz w:val="28"/>
          <w:szCs w:val="28"/>
        </w:rPr>
        <w:br/>
        <w:t>tāhā niba jananīra santoṣa-kāraṇa</w:t>
      </w:r>
    </w:p>
    <w:p w14:paraId="253A5A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six sons are here with you. I will take them for My mother’s satisfaction.</w:t>
      </w:r>
    </w:p>
    <w:p w14:paraId="4AAEDC48" w14:textId="139576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6.078</w:t>
      </w:r>
    </w:p>
    <w:p w14:paraId="314592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551976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saba brahmāra pautra siddha deva-gaṇa</w:t>
      </w:r>
      <w:r w:rsidRPr="004A2847">
        <w:rPr>
          <w:rStyle w:val="BookTitle"/>
          <w:rFonts w:asciiTheme="minorHAnsi" w:hAnsiTheme="minorHAnsi" w:cstheme="minorHAnsi"/>
          <w:b w:val="0"/>
          <w:bCs w:val="0"/>
          <w:color w:val="000000"/>
          <w:sz w:val="28"/>
          <w:szCs w:val="28"/>
        </w:rPr>
        <w:br/>
        <w:t>tā-sabāra eta duḥkha śuna ye-kāraṇa</w:t>
      </w:r>
    </w:p>
    <w:p w14:paraId="4CE9C3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were perfected beings, grandsons of Brahmā. Listen to why they had to suffer so much.</w:t>
      </w:r>
    </w:p>
    <w:p w14:paraId="3EF08AE1" w14:textId="2B7146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6.079</w:t>
      </w:r>
    </w:p>
    <w:p w14:paraId="2D0CC0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79</w:t>
      </w:r>
    </w:p>
    <w:p w14:paraId="5D34F0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prajāpati marīci-ye brahmāra nandana</w:t>
      </w:r>
      <w:r w:rsidRPr="004A2847">
        <w:rPr>
          <w:rStyle w:val="BookTitle"/>
          <w:rFonts w:asciiTheme="minorHAnsi" w:hAnsiTheme="minorHAnsi" w:cstheme="minorHAnsi"/>
          <w:b w:val="0"/>
          <w:bCs w:val="0"/>
          <w:color w:val="000000"/>
          <w:sz w:val="28"/>
          <w:szCs w:val="28"/>
        </w:rPr>
        <w:br/>
        <w:t>pūrve tāna putra chila ei chaya-jana</w:t>
      </w:r>
    </w:p>
    <w:p w14:paraId="53034D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“These six were previously sons of Prajāpati Marīci, the son of Brahmā.</w:t>
      </w:r>
    </w:p>
    <w:p w14:paraId="40C8FF8E" w14:textId="017992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6.080</w:t>
      </w:r>
    </w:p>
    <w:p w14:paraId="7A00CC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0BB2CD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brahmā kāmaśare hailā mohita</w:t>
      </w:r>
      <w:r w:rsidRPr="004A2847">
        <w:rPr>
          <w:rStyle w:val="BookTitle"/>
          <w:rFonts w:asciiTheme="minorHAnsi" w:hAnsiTheme="minorHAnsi" w:cstheme="minorHAnsi"/>
          <w:b w:val="0"/>
          <w:bCs w:val="0"/>
          <w:color w:val="000000"/>
          <w:sz w:val="28"/>
          <w:szCs w:val="28"/>
        </w:rPr>
        <w:br/>
        <w:t>lajjā chāḍi’ kanyā-prati karilena cita</w:t>
      </w:r>
    </w:p>
    <w:p w14:paraId="657AEB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providence, Brahmā once became bewildered by the arrow of Cupid. He gave up all shame and desired to enjoy his daughter.</w:t>
      </w:r>
    </w:p>
    <w:p w14:paraId="37B4CF5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3.12.28.</w:t>
      </w:r>
    </w:p>
    <w:p w14:paraId="2E843652" w14:textId="6FF45E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6.081</w:t>
      </w:r>
    </w:p>
    <w:p w14:paraId="2124B4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182286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 dekhi’ hāsilena ei chaya jana</w:t>
      </w:r>
      <w:r w:rsidRPr="004A2847">
        <w:rPr>
          <w:rStyle w:val="BookTitle"/>
          <w:rFonts w:asciiTheme="minorHAnsi" w:hAnsiTheme="minorHAnsi" w:cstheme="minorHAnsi"/>
          <w:b w:val="0"/>
          <w:bCs w:val="0"/>
          <w:color w:val="000000"/>
          <w:sz w:val="28"/>
          <w:szCs w:val="28"/>
        </w:rPr>
        <w:br/>
        <w:t>sei doṣe adhaḥpāta haila sei-kṣaṇa</w:t>
      </w:r>
    </w:p>
    <w:p w14:paraId="7F8766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“Seeing this, these six persons laughed. For this fault they immediately </w:t>
      </w:r>
      <w:proofErr w:type="gramStart"/>
      <w:r w:rsidRPr="004A2847">
        <w:rPr>
          <w:rStyle w:val="BookTitle"/>
          <w:rFonts w:asciiTheme="minorHAnsi" w:hAnsiTheme="minorHAnsi" w:cstheme="minorHAnsi"/>
          <w:b/>
          <w:bCs/>
          <w:color w:val="800000"/>
          <w:sz w:val="28"/>
          <w:szCs w:val="28"/>
        </w:rPr>
        <w:t>fell down</w:t>
      </w:r>
      <w:proofErr w:type="gramEnd"/>
      <w:r w:rsidRPr="004A2847">
        <w:rPr>
          <w:rStyle w:val="BookTitle"/>
          <w:rFonts w:asciiTheme="minorHAnsi" w:hAnsiTheme="minorHAnsi" w:cstheme="minorHAnsi"/>
          <w:b/>
          <w:bCs/>
          <w:color w:val="800000"/>
          <w:sz w:val="28"/>
          <w:szCs w:val="28"/>
        </w:rPr>
        <w:t>.</w:t>
      </w:r>
    </w:p>
    <w:p w14:paraId="0881B774" w14:textId="6AE241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6.082</w:t>
      </w:r>
    </w:p>
    <w:p w14:paraId="736793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67858A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mahāntera karmete karila upahāsa</w:t>
      </w:r>
      <w:r w:rsidRPr="004A2847">
        <w:rPr>
          <w:rStyle w:val="BookTitle"/>
          <w:rFonts w:asciiTheme="minorHAnsi" w:hAnsiTheme="minorHAnsi" w:cstheme="minorHAnsi"/>
          <w:b w:val="0"/>
          <w:bCs w:val="0"/>
          <w:color w:val="000000"/>
          <w:sz w:val="28"/>
          <w:szCs w:val="28"/>
        </w:rPr>
        <w:br/>
        <w:t>asura-yonite pāilena garbhavāsa</w:t>
      </w:r>
    </w:p>
    <w:p w14:paraId="0925CF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 result of ridiculing the activities of an exalted personality, they were forced to take birth in a family of demons.</w:t>
      </w:r>
    </w:p>
    <w:p w14:paraId="0A8B2595" w14:textId="780C3F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6.083</w:t>
      </w:r>
    </w:p>
    <w:p w14:paraId="172D8C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4969C2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hiraṇyakaśipu jagatera droha kare</w:t>
      </w:r>
      <w:r w:rsidRPr="004A2847">
        <w:rPr>
          <w:rStyle w:val="BookTitle"/>
          <w:rFonts w:asciiTheme="minorHAnsi" w:hAnsiTheme="minorHAnsi" w:cstheme="minorHAnsi"/>
          <w:b w:val="0"/>
          <w:bCs w:val="0"/>
          <w:color w:val="000000"/>
          <w:sz w:val="28"/>
          <w:szCs w:val="28"/>
        </w:rPr>
        <w:br/>
        <w:t>deva-deha chāḍi’ janmilena tāra ghare</w:t>
      </w:r>
    </w:p>
    <w:p w14:paraId="79480C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“Hiraṇyakaśipu gave trouble to the entire universe. These six persons relinquished the bodies of demigods and took birth in his house.</w:t>
      </w:r>
    </w:p>
    <w:p w14:paraId="5C24C3C0" w14:textId="4C2FD4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6.084</w:t>
      </w:r>
    </w:p>
    <w:p w14:paraId="09768D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240EA9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tathāya indrera vajrāghāte chaya-jana</w:t>
      </w:r>
      <w:r w:rsidRPr="004A2847">
        <w:rPr>
          <w:rStyle w:val="BookTitle"/>
          <w:rFonts w:asciiTheme="minorHAnsi" w:hAnsiTheme="minorHAnsi" w:cstheme="minorHAnsi"/>
          <w:b w:val="0"/>
          <w:bCs w:val="0"/>
          <w:color w:val="000000"/>
          <w:sz w:val="28"/>
          <w:szCs w:val="28"/>
        </w:rPr>
        <w:br/>
        <w:t>nānā duḥkha yātanāya pāila maraṇa</w:t>
      </w:r>
    </w:p>
    <w:p w14:paraId="61923B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“These six persons suffered various miseries inflicted by Indra’s thunderbolt and died.</w:t>
      </w:r>
    </w:p>
    <w:p w14:paraId="42068161" w14:textId="5E967D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6.085</w:t>
      </w:r>
    </w:p>
    <w:p w14:paraId="0E9E43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68970A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yogamāyā dhari’ āni āra-bāra</w:t>
      </w:r>
      <w:r w:rsidRPr="004A2847">
        <w:rPr>
          <w:rStyle w:val="BookTitle"/>
          <w:rFonts w:asciiTheme="minorHAnsi" w:hAnsiTheme="minorHAnsi" w:cstheme="minorHAnsi"/>
          <w:b w:val="0"/>
          <w:bCs w:val="0"/>
          <w:color w:val="000000"/>
          <w:sz w:val="28"/>
          <w:szCs w:val="28"/>
        </w:rPr>
        <w:br/>
        <w:t>devakīra garbhe laiñā kailena sañcāra</w:t>
      </w:r>
    </w:p>
    <w:p w14:paraId="05837B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Yogamāyā again took them and placed them in the womb of Devakī.</w:t>
      </w:r>
    </w:p>
    <w:p w14:paraId="201F25BA" w14:textId="521C5B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6.086</w:t>
      </w:r>
    </w:p>
    <w:p w14:paraId="65F70C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51B083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brahmāre ye hāsilena, sei pāpa haite</w:t>
      </w:r>
      <w:r w:rsidRPr="004A2847">
        <w:rPr>
          <w:rStyle w:val="BookTitle"/>
          <w:rFonts w:asciiTheme="minorHAnsi" w:hAnsiTheme="minorHAnsi" w:cstheme="minorHAnsi"/>
          <w:b w:val="0"/>
          <w:bCs w:val="0"/>
          <w:color w:val="000000"/>
          <w:sz w:val="28"/>
          <w:szCs w:val="28"/>
        </w:rPr>
        <w:br/>
        <w:t>sei dehe duḥkha pāilena nānā-mate</w:t>
      </w:r>
    </w:p>
    <w:p w14:paraId="7B9F91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“Because of the sin incurred by laughing at Brahmā, they had to suffer in various ways.</w:t>
      </w:r>
    </w:p>
    <w:p w14:paraId="33A2075B" w14:textId="3F19E4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6.087</w:t>
      </w:r>
    </w:p>
    <w:p w14:paraId="6A0107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4481D5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janma haite aśeṣa-prakāra yātanāya</w:t>
      </w:r>
      <w:r w:rsidRPr="004A2847">
        <w:rPr>
          <w:rStyle w:val="BookTitle"/>
          <w:rFonts w:asciiTheme="minorHAnsi" w:hAnsiTheme="minorHAnsi" w:cstheme="minorHAnsi"/>
          <w:b w:val="0"/>
          <w:bCs w:val="0"/>
          <w:color w:val="000000"/>
          <w:sz w:val="28"/>
          <w:szCs w:val="28"/>
        </w:rPr>
        <w:br/>
        <w:t>bhāginātathāpi mārilena kaṁsa-rāya</w:t>
      </w:r>
    </w:p>
    <w:p w14:paraId="43DF3F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the time of their birth they suffered unlimited miseries. Although they were his nephews, King Kaṁsa killed them.</w:t>
      </w:r>
    </w:p>
    <w:p w14:paraId="668D9178" w14:textId="0EB396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6.088</w:t>
      </w:r>
    </w:p>
    <w:p w14:paraId="601290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88</w:t>
      </w:r>
    </w:p>
    <w:p w14:paraId="433F15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devakī e saba gupta-rahasya nā jāne</w:t>
      </w:r>
      <w:r w:rsidRPr="004A2847">
        <w:rPr>
          <w:rStyle w:val="BookTitle"/>
          <w:rFonts w:asciiTheme="minorHAnsi" w:hAnsiTheme="minorHAnsi" w:cstheme="minorHAnsi"/>
          <w:b w:val="0"/>
          <w:bCs w:val="0"/>
          <w:color w:val="000000"/>
          <w:sz w:val="28"/>
          <w:szCs w:val="28"/>
        </w:rPr>
        <w:br/>
        <w:t>āpanāra putra bali’ tā’—sabāre gaṇe</w:t>
      </w:r>
    </w:p>
    <w:p w14:paraId="662FAC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“Devakī does not know all these confidential topics. She treated them as her own sons.</w:t>
      </w:r>
    </w:p>
    <w:p w14:paraId="4DF865E3" w14:textId="668605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6.089</w:t>
      </w:r>
    </w:p>
    <w:p w14:paraId="4D699D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67D35C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chaya putra jananīre diba dāna</w:t>
      </w:r>
      <w:r w:rsidRPr="004A2847">
        <w:rPr>
          <w:rStyle w:val="BookTitle"/>
          <w:rFonts w:asciiTheme="minorHAnsi" w:hAnsiTheme="minorHAnsi" w:cstheme="minorHAnsi"/>
          <w:b w:val="0"/>
          <w:bCs w:val="0"/>
          <w:color w:val="000000"/>
          <w:sz w:val="28"/>
          <w:szCs w:val="28"/>
        </w:rPr>
        <w:br/>
        <w:t>sei kārya lāgi’ āilāṅa tomā-sthāna</w:t>
      </w:r>
    </w:p>
    <w:p w14:paraId="328412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return those six sons to My mother. This is the reason I have come to you.</w:t>
      </w:r>
    </w:p>
    <w:p w14:paraId="0FB81F0F" w14:textId="68FF4D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6.090</w:t>
      </w:r>
    </w:p>
    <w:p w14:paraId="258C36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0F0916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devakīra stana-pāne sei chaya-jana</w:t>
      </w:r>
      <w:r w:rsidRPr="004A2847">
        <w:rPr>
          <w:rStyle w:val="BookTitle"/>
          <w:rFonts w:asciiTheme="minorHAnsi" w:hAnsiTheme="minorHAnsi" w:cstheme="minorHAnsi"/>
          <w:b w:val="0"/>
          <w:bCs w:val="0"/>
          <w:color w:val="000000"/>
          <w:sz w:val="28"/>
          <w:szCs w:val="28"/>
        </w:rPr>
        <w:br/>
        <w:t>śāpa haite mukta haibena sei-kṣaṇa’</w:t>
      </w:r>
    </w:p>
    <w:p w14:paraId="6AA784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they drink milk from Devakīs breast, they will immediately be relieved from the curse.’</w:t>
      </w:r>
    </w:p>
    <w:p w14:paraId="3793B20A" w14:textId="6D7462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6.091</w:t>
      </w:r>
    </w:p>
    <w:p w14:paraId="38220D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0D72F9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śuna bali mahāśaya!</w:t>
      </w:r>
      <w:r w:rsidRPr="004A2847">
        <w:rPr>
          <w:rStyle w:val="BookTitle"/>
          <w:rFonts w:asciiTheme="minorHAnsi" w:hAnsiTheme="minorHAnsi" w:cstheme="minorHAnsi"/>
          <w:b w:val="0"/>
          <w:bCs w:val="0"/>
          <w:color w:val="000000"/>
          <w:sz w:val="28"/>
          <w:szCs w:val="28"/>
        </w:rPr>
        <w:br/>
        <w:t>vaiṣṇavera karmete hāsile hena haya</w:t>
      </w:r>
    </w:p>
    <w:p w14:paraId="0EC8DD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further said, ’Listen, Bali Mahāśaya, this is what happens if one ridicules the activities of a Vaiṣṇava.</w:t>
      </w:r>
    </w:p>
    <w:p w14:paraId="4AD3708A" w14:textId="7212AF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6.092</w:t>
      </w:r>
    </w:p>
    <w:p w14:paraId="2C913D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5AF793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siddha-sabo pāilena eteka yātanā</w:t>
      </w:r>
      <w:r w:rsidRPr="004A2847">
        <w:rPr>
          <w:rStyle w:val="BookTitle"/>
          <w:rFonts w:asciiTheme="minorHAnsi" w:hAnsiTheme="minorHAnsi" w:cstheme="minorHAnsi"/>
          <w:b w:val="0"/>
          <w:bCs w:val="0"/>
          <w:color w:val="000000"/>
          <w:sz w:val="28"/>
          <w:szCs w:val="28"/>
        </w:rPr>
        <w:br/>
        <w:t>asiddha-janera duḥkha ki kahiba sīmā</w:t>
      </w:r>
    </w:p>
    <w:p w14:paraId="66DAC4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“If perfected beings suffer so much, then what can be said of the distress ordinary beings will suffer.</w:t>
      </w:r>
    </w:p>
    <w:p w14:paraId="71A0AADF" w14:textId="30A9BA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6.093</w:t>
      </w:r>
    </w:p>
    <w:p w14:paraId="3BC820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07817F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duṣkṛti jana vaiṣṇavera nindā kare</w:t>
      </w:r>
      <w:r w:rsidRPr="004A2847">
        <w:rPr>
          <w:rStyle w:val="BookTitle"/>
          <w:rFonts w:asciiTheme="minorHAnsi" w:hAnsiTheme="minorHAnsi" w:cstheme="minorHAnsi"/>
          <w:b w:val="0"/>
          <w:bCs w:val="0"/>
          <w:color w:val="000000"/>
          <w:sz w:val="28"/>
          <w:szCs w:val="28"/>
        </w:rPr>
        <w:br/>
        <w:t>janma janma niravadhi se-i duḥkhe mare</w:t>
      </w:r>
    </w:p>
    <w:p w14:paraId="0E04BB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sinful person who blasphemes a Vaiṣṇava suffers birth after birth because of that offense.</w:t>
      </w:r>
    </w:p>
    <w:p w14:paraId="668D5BE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People who are devoid of service to Hari, Guru, and Vaiṣṇava and who are servants of lust and anger blaspheme Vaiṣṇavas. As a result of criticizing the Vaiṣṇavas, they fall from good fortune birth after birth.</w:t>
      </w:r>
    </w:p>
    <w:p w14:paraId="580A98DC" w14:textId="448159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6.094</w:t>
      </w:r>
    </w:p>
    <w:p w14:paraId="29970C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22D14A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bali, ei śikṣā karāi tomāre</w:t>
      </w:r>
      <w:r w:rsidRPr="004A2847">
        <w:rPr>
          <w:rStyle w:val="BookTitle"/>
          <w:rFonts w:asciiTheme="minorHAnsi" w:hAnsiTheme="minorHAnsi" w:cstheme="minorHAnsi"/>
          <w:b w:val="0"/>
          <w:bCs w:val="0"/>
          <w:color w:val="000000"/>
          <w:sz w:val="28"/>
          <w:szCs w:val="28"/>
        </w:rPr>
        <w:br/>
        <w:t>kabhu pāche nindā-hāsya kara vaiṣṇavere</w:t>
      </w:r>
    </w:p>
    <w:p w14:paraId="521DB9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Bali, I am teaching you this so that you will never blaspheme or ridicule Vaiṣṇavas.</w:t>
      </w:r>
    </w:p>
    <w:p w14:paraId="59664C85" w14:textId="5B1421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6.095</w:t>
      </w:r>
    </w:p>
    <w:p w14:paraId="449262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3EDFA6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pūjā, mora nāma-grahaṇa ye kare</w:t>
      </w:r>
      <w:r w:rsidRPr="004A2847">
        <w:rPr>
          <w:rStyle w:val="BookTitle"/>
          <w:rFonts w:asciiTheme="minorHAnsi" w:hAnsiTheme="minorHAnsi" w:cstheme="minorHAnsi"/>
          <w:b w:val="0"/>
          <w:bCs w:val="0"/>
          <w:color w:val="000000"/>
          <w:sz w:val="28"/>
          <w:szCs w:val="28"/>
        </w:rPr>
        <w:br/>
        <w:t>mora bhakta ninde yadi tāro vighna dhare</w:t>
      </w:r>
    </w:p>
    <w:p w14:paraId="250E72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who worships Me and chants My name blasphemes My devotee, his progress is checked.</w:t>
      </w:r>
    </w:p>
    <w:p w14:paraId="364A2C54" w14:textId="0DA465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6.096</w:t>
      </w:r>
    </w:p>
    <w:p w14:paraId="569357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6DA2D3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bhakta-prati prema-bhakti kare ye</w:t>
      </w:r>
      <w:r w:rsidRPr="004A2847">
        <w:rPr>
          <w:rStyle w:val="BookTitle"/>
          <w:rFonts w:asciiTheme="minorHAnsi" w:hAnsiTheme="minorHAnsi" w:cstheme="minorHAnsi"/>
          <w:b w:val="0"/>
          <w:bCs w:val="0"/>
          <w:color w:val="000000"/>
          <w:sz w:val="28"/>
          <w:szCs w:val="28"/>
        </w:rPr>
        <w:br/>
        <w:t>niḥsaṁśaya balilāṅa more pāya se’</w:t>
      </w:r>
    </w:p>
    <w:p w14:paraId="1AA84D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is no doubt that one who has love and devotion for My devotee will </w:t>
      </w:r>
      <w:r w:rsidRPr="004A2847">
        <w:rPr>
          <w:rStyle w:val="BookTitle"/>
          <w:rFonts w:asciiTheme="minorHAnsi" w:hAnsiTheme="minorHAnsi" w:cstheme="minorHAnsi"/>
          <w:b/>
          <w:bCs/>
          <w:color w:val="800000"/>
          <w:sz w:val="28"/>
          <w:szCs w:val="28"/>
        </w:rPr>
        <w:lastRenderedPageBreak/>
        <w:t>attain Me.’</w:t>
      </w:r>
    </w:p>
    <w:p w14:paraId="45A13A4D" w14:textId="5693F2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6.097</w:t>
      </w:r>
    </w:p>
    <w:p w14:paraId="55466D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09E36C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siddhir bhavati vā neti</w:t>
      </w:r>
      <w:r w:rsidRPr="004A2847">
        <w:rPr>
          <w:rStyle w:val="BookTitle"/>
          <w:rFonts w:asciiTheme="minorHAnsi" w:hAnsiTheme="minorHAnsi" w:cstheme="minorHAnsi"/>
          <w:b w:val="0"/>
          <w:bCs w:val="0"/>
          <w:color w:val="000000"/>
          <w:sz w:val="28"/>
          <w:szCs w:val="28"/>
        </w:rPr>
        <w:br/>
        <w:t>saṁśayo 'cyuta sevinām</w:t>
      </w:r>
      <w:r w:rsidRPr="004A2847">
        <w:rPr>
          <w:rStyle w:val="BookTitle"/>
          <w:rFonts w:asciiTheme="minorHAnsi" w:hAnsiTheme="minorHAnsi" w:cstheme="minorHAnsi"/>
          <w:b w:val="0"/>
          <w:bCs w:val="0"/>
          <w:color w:val="000000"/>
          <w:sz w:val="28"/>
          <w:szCs w:val="28"/>
        </w:rPr>
        <w:br/>
        <w:t>niḥsaṁśayas tu tad bhakta</w:t>
      </w:r>
      <w:r w:rsidRPr="004A2847">
        <w:rPr>
          <w:rStyle w:val="BookTitle"/>
          <w:rFonts w:asciiTheme="minorHAnsi" w:hAnsiTheme="minorHAnsi" w:cstheme="minorHAnsi"/>
          <w:b w:val="0"/>
          <w:bCs w:val="0"/>
          <w:color w:val="000000"/>
          <w:sz w:val="28"/>
          <w:szCs w:val="28"/>
        </w:rPr>
        <w:br/>
        <w:t>paricaryāratātmanām</w:t>
      </w:r>
    </w:p>
    <w:p w14:paraId="74C9B3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is doubt </w:t>
      </w:r>
      <w:proofErr w:type="gramStart"/>
      <w:r w:rsidRPr="004A2847">
        <w:rPr>
          <w:rStyle w:val="BookTitle"/>
          <w:rFonts w:asciiTheme="minorHAnsi" w:hAnsiTheme="minorHAnsi" w:cstheme="minorHAnsi"/>
          <w:b/>
          <w:bCs/>
          <w:color w:val="800000"/>
          <w:sz w:val="28"/>
          <w:szCs w:val="28"/>
        </w:rPr>
        <w:t>whether or not</w:t>
      </w:r>
      <w:proofErr w:type="gramEnd"/>
      <w:r w:rsidRPr="004A2847">
        <w:rPr>
          <w:rStyle w:val="BookTitle"/>
          <w:rFonts w:asciiTheme="minorHAnsi" w:hAnsiTheme="minorHAnsi" w:cstheme="minorHAnsi"/>
          <w:b/>
          <w:bCs/>
          <w:color w:val="800000"/>
          <w:sz w:val="28"/>
          <w:szCs w:val="28"/>
        </w:rPr>
        <w:t xml:space="preserve"> the servants of the Supreme Personality of Godhead will attain perfection, but there is absolutely no doubt that those who are attached to serving His devotees will attain perfection.</w:t>
      </w:r>
    </w:p>
    <w:p w14:paraId="78F14227" w14:textId="058270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6.098</w:t>
      </w:r>
    </w:p>
    <w:p w14:paraId="5A83CB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0D27A3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mora</w:t>
      </w:r>
      <w:proofErr w:type="gramEnd"/>
      <w:r w:rsidRPr="004A2847">
        <w:rPr>
          <w:rStyle w:val="BookTitle"/>
          <w:rFonts w:asciiTheme="minorHAnsi" w:hAnsiTheme="minorHAnsi" w:cstheme="minorHAnsi"/>
          <w:b w:val="0"/>
          <w:bCs w:val="0"/>
          <w:color w:val="000000"/>
          <w:sz w:val="28"/>
          <w:szCs w:val="28"/>
        </w:rPr>
        <w:t xml:space="preserve"> bhakta nā pūje, āmāre pūje mātra</w:t>
      </w:r>
      <w:r w:rsidRPr="004A2847">
        <w:rPr>
          <w:rStyle w:val="BookTitle"/>
          <w:rFonts w:asciiTheme="minorHAnsi" w:hAnsiTheme="minorHAnsi" w:cstheme="minorHAnsi"/>
          <w:b w:val="0"/>
          <w:bCs w:val="0"/>
          <w:color w:val="000000"/>
          <w:sz w:val="28"/>
          <w:szCs w:val="28"/>
        </w:rPr>
        <w:br/>
        <w:t>se dāmbhika, nahe mora prasādera pātra’</w:t>
      </w:r>
    </w:p>
    <w:p w14:paraId="44C782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simply worships Me but does not worship My devotee is proud. He is not qualified for My mercy.’</w:t>
      </w:r>
    </w:p>
    <w:p w14:paraId="34D9C719" w14:textId="4E245D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6.099</w:t>
      </w:r>
    </w:p>
    <w:p w14:paraId="21B7E0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2622CC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abhyarcayitvā govindaṁ</w:t>
      </w:r>
      <w:r w:rsidRPr="004A2847">
        <w:rPr>
          <w:rStyle w:val="BookTitle"/>
          <w:rFonts w:asciiTheme="minorHAnsi" w:hAnsiTheme="minorHAnsi" w:cstheme="minorHAnsi"/>
          <w:b w:val="0"/>
          <w:bCs w:val="0"/>
          <w:color w:val="000000"/>
          <w:sz w:val="28"/>
          <w:szCs w:val="28"/>
        </w:rPr>
        <w:br/>
        <w:t>tadīyān arcayanti ye</w:t>
      </w:r>
      <w:r w:rsidRPr="004A2847">
        <w:rPr>
          <w:rStyle w:val="BookTitle"/>
          <w:rFonts w:asciiTheme="minorHAnsi" w:hAnsiTheme="minorHAnsi" w:cstheme="minorHAnsi"/>
          <w:b w:val="0"/>
          <w:bCs w:val="0"/>
          <w:color w:val="000000"/>
          <w:sz w:val="28"/>
          <w:szCs w:val="28"/>
        </w:rPr>
        <w:br/>
        <w:t>na te viṣṇu-prasādasya</w:t>
      </w:r>
      <w:r w:rsidRPr="004A2847">
        <w:rPr>
          <w:rStyle w:val="BookTitle"/>
          <w:rFonts w:asciiTheme="minorHAnsi" w:hAnsiTheme="minorHAnsi" w:cstheme="minorHAnsi"/>
          <w:b w:val="0"/>
          <w:bCs w:val="0"/>
          <w:color w:val="000000"/>
          <w:sz w:val="28"/>
          <w:szCs w:val="28"/>
        </w:rPr>
        <w:br/>
        <w:t>bhājanaṁ dambhikā janāḥ</w:t>
      </w:r>
    </w:p>
    <w:p w14:paraId="201578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“Proud and arrogant persons who worship Lord Kṛṣṇa but do not worship the Lord’s devotees do not attain Lord Kṛṣṇa’s mercy.”</w:t>
      </w:r>
    </w:p>
    <w:p w14:paraId="72BDB545" w14:textId="74F486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6.100</w:t>
      </w:r>
    </w:p>
    <w:p w14:paraId="72E01D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1AD078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tumi</w:t>
      </w:r>
      <w:proofErr w:type="gramEnd"/>
      <w:r w:rsidRPr="004A2847">
        <w:rPr>
          <w:rStyle w:val="BookTitle"/>
          <w:rFonts w:asciiTheme="minorHAnsi" w:hAnsiTheme="minorHAnsi" w:cstheme="minorHAnsi"/>
          <w:b w:val="0"/>
          <w:bCs w:val="0"/>
          <w:color w:val="000000"/>
          <w:sz w:val="28"/>
          <w:szCs w:val="28"/>
        </w:rPr>
        <w:t xml:space="preserve"> bali mora priya sevaka sarvathā</w:t>
      </w:r>
      <w:r w:rsidRPr="004A2847">
        <w:rPr>
          <w:rStyle w:val="BookTitle"/>
          <w:rFonts w:asciiTheme="minorHAnsi" w:hAnsiTheme="minorHAnsi" w:cstheme="minorHAnsi"/>
          <w:b w:val="0"/>
          <w:bCs w:val="0"/>
          <w:color w:val="000000"/>
          <w:sz w:val="28"/>
          <w:szCs w:val="28"/>
        </w:rPr>
        <w:br/>
        <w:t>ataeva tomāre kahiluṅ gopya-kathā’</w:t>
      </w:r>
    </w:p>
    <w:p w14:paraId="4AA102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 Bali, you are My dear servant, therefore I have explained this confidential topic to you.’</w:t>
      </w:r>
    </w:p>
    <w:p w14:paraId="1DEB4E30" w14:textId="217ABB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6.101</w:t>
      </w:r>
    </w:p>
    <w:p w14:paraId="67234A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4FDC9A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śuniñā prabhura śikṣā bali-mahāśaya</w:t>
      </w:r>
      <w:r w:rsidRPr="004A2847">
        <w:rPr>
          <w:rStyle w:val="BookTitle"/>
          <w:rFonts w:asciiTheme="minorHAnsi" w:hAnsiTheme="minorHAnsi" w:cstheme="minorHAnsi"/>
          <w:b w:val="0"/>
          <w:bCs w:val="0"/>
          <w:color w:val="000000"/>
          <w:sz w:val="28"/>
          <w:szCs w:val="28"/>
        </w:rPr>
        <w:br/>
        <w:t>atyanta ānanda-yukta hailā hṛdaya</w:t>
      </w:r>
    </w:p>
    <w:p w14:paraId="5D221E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Bali Mahāśaya heard the Lord’s instructions, his heart was filled with great happiness.</w:t>
      </w:r>
    </w:p>
    <w:p w14:paraId="00F97B22" w14:textId="70A2A2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6.102</w:t>
      </w:r>
    </w:p>
    <w:p w14:paraId="7DF57E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4DFA22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kṣaṇe chaya putra ājñāśire dhari’</w:t>
      </w:r>
      <w:r w:rsidRPr="004A2847">
        <w:rPr>
          <w:rStyle w:val="BookTitle"/>
          <w:rFonts w:asciiTheme="minorHAnsi" w:hAnsiTheme="minorHAnsi" w:cstheme="minorHAnsi"/>
          <w:b w:val="0"/>
          <w:bCs w:val="0"/>
          <w:color w:val="000000"/>
          <w:sz w:val="28"/>
          <w:szCs w:val="28"/>
        </w:rPr>
        <w:br/>
        <w:t>sammukhe dilena āni’ puraskāra kari’</w:t>
      </w:r>
    </w:p>
    <w:p w14:paraId="101393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the Lord’s order, he immediately brought Devakīs six sons and presented them to the two Lords.</w:t>
      </w:r>
    </w:p>
    <w:p w14:paraId="5A1B5727" w14:textId="44AC97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6.103</w:t>
      </w:r>
    </w:p>
    <w:p w14:paraId="65EB47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0E32A0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rāma-kṛṣṇa prabhu lai chaya-jana</w:t>
      </w:r>
      <w:r w:rsidRPr="004A2847">
        <w:rPr>
          <w:rStyle w:val="BookTitle"/>
          <w:rFonts w:asciiTheme="minorHAnsi" w:hAnsiTheme="minorHAnsi" w:cstheme="minorHAnsi"/>
          <w:b w:val="0"/>
          <w:bCs w:val="0"/>
          <w:color w:val="000000"/>
          <w:sz w:val="28"/>
          <w:szCs w:val="28"/>
        </w:rPr>
        <w:br/>
        <w:t>jananīre āniñā dilena tata-kṣaṇa</w:t>
      </w:r>
    </w:p>
    <w:p w14:paraId="47385C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Kṛṣṇa and Balarāma took the six persons and immediately brought them to their mother.</w:t>
      </w:r>
    </w:p>
    <w:p w14:paraId="584FFEDA" w14:textId="4E2B66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6.104</w:t>
      </w:r>
    </w:p>
    <w:p w14:paraId="0FF0C6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22F1F2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mṛta-putra dekhiyā devakī sei-kṣaṇe</w:t>
      </w:r>
      <w:r w:rsidRPr="004A2847">
        <w:rPr>
          <w:rStyle w:val="BookTitle"/>
          <w:rFonts w:asciiTheme="minorHAnsi" w:hAnsiTheme="minorHAnsi" w:cstheme="minorHAnsi"/>
          <w:b w:val="0"/>
          <w:bCs w:val="0"/>
          <w:color w:val="000000"/>
          <w:sz w:val="28"/>
          <w:szCs w:val="28"/>
        </w:rPr>
        <w:br/>
        <w:t>snehe stana sabāre dilena harṣa-mane</w:t>
      </w:r>
    </w:p>
    <w:p w14:paraId="36E622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Devakī saw her dead sons, she fed them her breast milk.</w:t>
      </w:r>
    </w:p>
    <w:p w14:paraId="35D72DCD" w14:textId="680B78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6.105</w:t>
      </w:r>
    </w:p>
    <w:p w14:paraId="1B04D8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23EFCE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īśvarera avaśeṣa-stana kari’ pāna</w:t>
      </w:r>
      <w:r w:rsidRPr="004A2847">
        <w:rPr>
          <w:rStyle w:val="BookTitle"/>
          <w:rFonts w:asciiTheme="minorHAnsi" w:hAnsiTheme="minorHAnsi" w:cstheme="minorHAnsi"/>
          <w:b w:val="0"/>
          <w:bCs w:val="0"/>
          <w:color w:val="000000"/>
          <w:sz w:val="28"/>
          <w:szCs w:val="28"/>
        </w:rPr>
        <w:br/>
        <w:t>sei-kṣaṇe sabāra haila divya-jñāna</w:t>
      </w:r>
    </w:p>
    <w:p w14:paraId="41CB22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drinking the breast milk that had been drunk by the Lord, they immediately attained transcendental knowledge.</w:t>
      </w:r>
    </w:p>
    <w:p w14:paraId="28ED6111" w14:textId="6DD9A03D"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the sons of Brahmā were deprived of drinking Devakī</w:t>
      </w:r>
      <w:ins w:id="281" w:author="your servant" w:date="2020-06-12T19:38:00Z">
        <w:r w:rsidR="00FE0373">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s breast milk before the advent of Kṛṣṇa, now, </w:t>
      </w:r>
      <w:proofErr w:type="gramStart"/>
      <w:r w:rsidRPr="004A2847">
        <w:rPr>
          <w:rStyle w:val="BookTitle"/>
          <w:rFonts w:asciiTheme="minorHAnsi" w:hAnsiTheme="minorHAnsi" w:cstheme="minorHAnsi"/>
          <w:b w:val="0"/>
          <w:bCs w:val="0"/>
          <w:color w:val="000000"/>
          <w:sz w:val="28"/>
          <w:szCs w:val="28"/>
        </w:rPr>
        <w:t>as a result of</w:t>
      </w:r>
      <w:proofErr w:type="gramEnd"/>
      <w:r w:rsidRPr="004A2847">
        <w:rPr>
          <w:rStyle w:val="BookTitle"/>
          <w:rFonts w:asciiTheme="minorHAnsi" w:hAnsiTheme="minorHAnsi" w:cstheme="minorHAnsi"/>
          <w:b w:val="0"/>
          <w:bCs w:val="0"/>
          <w:color w:val="000000"/>
          <w:sz w:val="28"/>
          <w:szCs w:val="28"/>
        </w:rPr>
        <w:t xml:space="preserve"> drinking the breast milk that Kṛṣṇa had drunk, they attained transcendental knowledge. They then immediately surrendered to the Supreme Lord. The degradation that they achieved because of ridiculing a Vaiṣṇava guru was destroyed by drinking the Lord’s remnants. If one who sees a superficial display of sinful activities does not understand their meaning, one commits an offense at the feet of the Lord’s devotees. And if one understands the inauspicious consequences of seeing superficially, his qualification for committing such offenses will be destroyed and he will attain the qualification to serve Vaiṣṇavas.</w:t>
      </w:r>
    </w:p>
    <w:p w14:paraId="35B19A06" w14:textId="581A73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6.106</w:t>
      </w:r>
    </w:p>
    <w:p w14:paraId="796EB1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26A1DC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daṇḍavat hai’ sabe īśvara-caraṇe</w:t>
      </w:r>
      <w:r w:rsidRPr="004A2847">
        <w:rPr>
          <w:rStyle w:val="BookTitle"/>
          <w:rFonts w:asciiTheme="minorHAnsi" w:hAnsiTheme="minorHAnsi" w:cstheme="minorHAnsi"/>
          <w:b w:val="0"/>
          <w:bCs w:val="0"/>
          <w:color w:val="000000"/>
          <w:sz w:val="28"/>
          <w:szCs w:val="28"/>
        </w:rPr>
        <w:br/>
        <w:t>paḍilena sākṣāte dekhaye sarva-jane</w:t>
      </w:r>
    </w:p>
    <w:p w14:paraId="2A86F2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everyone there watched, they offered obeisances at the feet of the Lord.</w:t>
      </w:r>
    </w:p>
    <w:p w14:paraId="160EEC8F" w14:textId="1EB2E8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6.107</w:t>
      </w:r>
    </w:p>
    <w:p w14:paraId="5595DC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714571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kṛpā-dṛṣṭye sabāre cāhiyā</w:t>
      </w:r>
      <w:r w:rsidRPr="004A2847">
        <w:rPr>
          <w:rStyle w:val="BookTitle"/>
          <w:rFonts w:asciiTheme="minorHAnsi" w:hAnsiTheme="minorHAnsi" w:cstheme="minorHAnsi"/>
          <w:b w:val="0"/>
          <w:bCs w:val="0"/>
          <w:color w:val="000000"/>
          <w:sz w:val="28"/>
          <w:szCs w:val="28"/>
        </w:rPr>
        <w:br/>
        <w:t>balite lāgilā prabhu sadaya haiyā</w:t>
      </w:r>
    </w:p>
    <w:p w14:paraId="101891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cast His merciful glance on them and began to speak with compassion.</w:t>
      </w:r>
    </w:p>
    <w:p w14:paraId="198C352F" w14:textId="735B6D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6.108</w:t>
      </w:r>
    </w:p>
    <w:p w14:paraId="32E114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7FE051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cala</w:t>
      </w:r>
      <w:proofErr w:type="gramEnd"/>
      <w:r w:rsidRPr="004A2847">
        <w:rPr>
          <w:rStyle w:val="BookTitle"/>
          <w:rFonts w:asciiTheme="minorHAnsi" w:hAnsiTheme="minorHAnsi" w:cstheme="minorHAnsi"/>
          <w:b w:val="0"/>
          <w:bCs w:val="0"/>
          <w:color w:val="000000"/>
          <w:sz w:val="28"/>
          <w:szCs w:val="28"/>
        </w:rPr>
        <w:t xml:space="preserve"> cala deva-gaṇa, yāha nija-vāsa</w:t>
      </w:r>
      <w:r w:rsidRPr="004A2847">
        <w:rPr>
          <w:rStyle w:val="BookTitle"/>
          <w:rFonts w:asciiTheme="minorHAnsi" w:hAnsiTheme="minorHAnsi" w:cstheme="minorHAnsi"/>
          <w:b w:val="0"/>
          <w:bCs w:val="0"/>
          <w:color w:val="000000"/>
          <w:sz w:val="28"/>
          <w:szCs w:val="28"/>
        </w:rPr>
        <w:br/>
        <w:t>mahāntere āra nāhi kara upahāsa</w:t>
      </w:r>
    </w:p>
    <w:p w14:paraId="5BA586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 demigods, return to your abodes. Do not ridicule exalted personalities again.</w:t>
      </w:r>
    </w:p>
    <w:p w14:paraId="78336A7A" w14:textId="66F1F8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6.109</w:t>
      </w:r>
    </w:p>
    <w:p w14:paraId="6788D2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06F65B2F" w14:textId="50E5344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śakti brahmā</w:t>
      </w:r>
      <w:ins w:id="282" w:author="your servant" w:date="2020-06-12T19:39:00Z">
        <w:r w:rsidR="00FE0373">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īśvara-samāna</w:t>
      </w:r>
      <w:r w:rsidRPr="004A2847">
        <w:rPr>
          <w:rStyle w:val="BookTitle"/>
          <w:rFonts w:asciiTheme="minorHAnsi" w:hAnsiTheme="minorHAnsi" w:cstheme="minorHAnsi"/>
          <w:b w:val="0"/>
          <w:bCs w:val="0"/>
          <w:color w:val="000000"/>
          <w:sz w:val="28"/>
          <w:szCs w:val="28"/>
        </w:rPr>
        <w:br/>
        <w:t>manda karma karile o manda nahe tāna</w:t>
      </w:r>
    </w:p>
    <w:p w14:paraId="3414D8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“Brahmā has the potency of the Supreme Lord, so he is as good as the Lord. Even if he does something wrong, he is not to be blamed.</w:t>
      </w:r>
    </w:p>
    <w:p w14:paraId="1EC4F8E3" w14:textId="01DD31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6.110</w:t>
      </w:r>
    </w:p>
    <w:p w14:paraId="058CD7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73475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tāhāne hāsiyā eta pāile yātanā</w:t>
      </w:r>
      <w:r w:rsidRPr="004A2847">
        <w:rPr>
          <w:rStyle w:val="BookTitle"/>
          <w:rFonts w:asciiTheme="minorHAnsi" w:hAnsiTheme="minorHAnsi" w:cstheme="minorHAnsi"/>
          <w:b w:val="0"/>
          <w:bCs w:val="0"/>
          <w:color w:val="000000"/>
          <w:sz w:val="28"/>
          <w:szCs w:val="28"/>
        </w:rPr>
        <w:br/>
        <w:t>hena buddhi nāhi āra kariha kāmanā</w:t>
      </w:r>
    </w:p>
    <w:p w14:paraId="027F85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suffered so much because you laughed at him. Do not maintain such a mentality again.</w:t>
      </w:r>
    </w:p>
    <w:p w14:paraId="712037C9" w14:textId="73D272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6.111</w:t>
      </w:r>
    </w:p>
    <w:p w14:paraId="7C0901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0093EF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brahmā-sthāne giyā māgi’ laha aparādha</w:t>
      </w:r>
      <w:r w:rsidRPr="004A2847">
        <w:rPr>
          <w:rStyle w:val="BookTitle"/>
          <w:rFonts w:asciiTheme="minorHAnsi" w:hAnsiTheme="minorHAnsi" w:cstheme="minorHAnsi"/>
          <w:b w:val="0"/>
          <w:bCs w:val="0"/>
          <w:color w:val="000000"/>
          <w:sz w:val="28"/>
          <w:szCs w:val="28"/>
        </w:rPr>
        <w:br/>
        <w:t>tabe sabe citte punaḥ pāibā prasāda’</w:t>
      </w:r>
    </w:p>
    <w:p w14:paraId="46614E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“Go and beg forgiveness from Brahmā, then you will again attain satisfaction.’</w:t>
      </w:r>
    </w:p>
    <w:p w14:paraId="1E121A9B" w14:textId="67AAA0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6.112</w:t>
      </w:r>
    </w:p>
    <w:p w14:paraId="379380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30B0DB70" w14:textId="32F8F48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ājñā</w:t>
      </w:r>
      <w:ins w:id="283" w:author="your servant" w:date="2020-06-12T19:42:00Z">
        <w:r w:rsidR="00FE0373">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 sei chaya jana</w:t>
      </w:r>
      <w:r w:rsidRPr="004A2847">
        <w:rPr>
          <w:rStyle w:val="BookTitle"/>
          <w:rFonts w:asciiTheme="minorHAnsi" w:hAnsiTheme="minorHAnsi" w:cstheme="minorHAnsi"/>
          <w:b w:val="0"/>
          <w:bCs w:val="0"/>
          <w:color w:val="000000"/>
          <w:sz w:val="28"/>
          <w:szCs w:val="28"/>
        </w:rPr>
        <w:br/>
        <w:t>parama-ādare ājñā kariyā grahaṇa</w:t>
      </w:r>
    </w:p>
    <w:p w14:paraId="0BDF15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 Lord’s order, those six persons accepted it with great respect.</w:t>
      </w:r>
    </w:p>
    <w:p w14:paraId="083A6ABC" w14:textId="02597B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6.113</w:t>
      </w:r>
    </w:p>
    <w:p w14:paraId="441D56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3484EE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pitā-mātā-rāma-kṛṣṇa-pade namaskari’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calilena sarva-deva-gaṇa nija-purī</w:t>
      </w:r>
    </w:p>
    <w:p w14:paraId="6ABA36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obeisances to their father, mother, Balarāma, and Kṛṣṇa, those demigods returned to their own abode.</w:t>
      </w:r>
    </w:p>
    <w:p w14:paraId="04B8E57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(10.85.47-58).</w:t>
      </w:r>
    </w:p>
    <w:p w14:paraId="444713E4" w14:textId="6F6647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6.114</w:t>
      </w:r>
    </w:p>
    <w:p w14:paraId="75D2E4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36999C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“kahilāṅa ei vipra, bhāgavata-kathā</w:t>
      </w:r>
      <w:r w:rsidRPr="004A2847">
        <w:rPr>
          <w:rStyle w:val="BookTitle"/>
          <w:rFonts w:asciiTheme="minorHAnsi" w:hAnsiTheme="minorHAnsi" w:cstheme="minorHAnsi"/>
          <w:b w:val="0"/>
          <w:bCs w:val="0"/>
          <w:color w:val="000000"/>
          <w:sz w:val="28"/>
          <w:szCs w:val="28"/>
        </w:rPr>
        <w:br/>
        <w:t>nityānanda-prati dvidhā chāḍaha sarvathā</w:t>
      </w:r>
    </w:p>
    <w:p w14:paraId="3E26F3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I have thus explained to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topics from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Completely give up your doubts about Nityānanda.</w:t>
      </w:r>
    </w:p>
    <w:p w14:paraId="7754FAE0" w14:textId="0EEA9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6.115</w:t>
      </w:r>
    </w:p>
    <w:p w14:paraId="12296D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5A5F252E" w14:textId="444C712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nityānanda-svarūpa—parama adhikārī</w:t>
      </w:r>
      <w:ins w:id="284" w:author="your servant" w:date="2020-06-12T19:43:00Z">
        <w:r w:rsidR="00FE0373">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alpa bhāgye tāhāne jānite nāhi pāri</w:t>
      </w:r>
    </w:p>
    <w:p w14:paraId="0F224D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is supremely qualified, yet less fortunate people cannot understand Him.</w:t>
      </w:r>
    </w:p>
    <w:p w14:paraId="31FC328E" w14:textId="5F31BC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6.116</w:t>
      </w:r>
    </w:p>
    <w:p w14:paraId="332C32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418DB1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alaukika-ceṣṭā ye vā kichu dekha tāna</w:t>
      </w:r>
      <w:r w:rsidRPr="004A2847">
        <w:rPr>
          <w:rStyle w:val="BookTitle"/>
          <w:rFonts w:asciiTheme="minorHAnsi" w:hAnsiTheme="minorHAnsi" w:cstheme="minorHAnsi"/>
          <w:b w:val="0"/>
          <w:bCs w:val="0"/>
          <w:color w:val="000000"/>
          <w:sz w:val="28"/>
          <w:szCs w:val="28"/>
        </w:rPr>
        <w:br/>
        <w:t>tāhāte o ādara karile pāi trāṇa</w:t>
      </w:r>
    </w:p>
    <w:p w14:paraId="73ECD9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sees His extraordinary activities with respect will be delivered.</w:t>
      </w:r>
    </w:p>
    <w:p w14:paraId="60594865" w14:textId="57EB54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6.117</w:t>
      </w:r>
    </w:p>
    <w:p w14:paraId="5C3B3A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673CA1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patitera trāṇa lāgi’ tāṅra avatāra</w:t>
      </w:r>
      <w:r w:rsidRPr="004A2847">
        <w:rPr>
          <w:rStyle w:val="BookTitle"/>
          <w:rFonts w:asciiTheme="minorHAnsi" w:hAnsiTheme="minorHAnsi" w:cstheme="minorHAnsi"/>
          <w:b w:val="0"/>
          <w:bCs w:val="0"/>
          <w:color w:val="000000"/>
          <w:sz w:val="28"/>
          <w:szCs w:val="28"/>
        </w:rPr>
        <w:br/>
        <w:t>yāṅhāra haite sarva-jīva haibe uddhāra</w:t>
      </w:r>
    </w:p>
    <w:p w14:paraId="1C056B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incarnated to save the fallen souls. All living entities will be delivered by Him.</w:t>
      </w:r>
    </w:p>
    <w:p w14:paraId="1702AD78" w14:textId="024906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6.118</w:t>
      </w:r>
    </w:p>
    <w:p w14:paraId="5CC581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2004F7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tāṅhāra ācāra—vidhi-niṣedhera pāra</w:t>
      </w:r>
      <w:r w:rsidRPr="004A2847">
        <w:rPr>
          <w:rStyle w:val="BookTitle"/>
          <w:rFonts w:asciiTheme="minorHAnsi" w:hAnsiTheme="minorHAnsi" w:cstheme="minorHAnsi"/>
          <w:b w:val="0"/>
          <w:bCs w:val="0"/>
          <w:color w:val="000000"/>
          <w:sz w:val="28"/>
          <w:szCs w:val="28"/>
        </w:rPr>
        <w:br/>
        <w:t>tāṅhāre jānite śakti āchaye kāhāra</w:t>
      </w:r>
    </w:p>
    <w:p w14:paraId="799B46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behavior is beyond all rules and regulations. Who has the power to understand Him?</w:t>
      </w:r>
    </w:p>
    <w:p w14:paraId="54F1621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Foolish people with no understanding of Śrī Nityānanda, the source of all </w:t>
      </w:r>
      <w:r w:rsidRPr="004A2847">
        <w:rPr>
          <w:rStyle w:val="BookTitle"/>
          <w:rFonts w:asciiTheme="minorHAnsi" w:hAnsiTheme="minorHAnsi" w:cstheme="minorHAnsi"/>
          <w:b w:val="0"/>
          <w:bCs w:val="0"/>
          <w:i/>
          <w:iCs/>
          <w:color w:val="000000"/>
          <w:sz w:val="28"/>
          <w:szCs w:val="28"/>
        </w:rPr>
        <w:t>viṣṇu-tattvas</w:t>
      </w:r>
      <w:r w:rsidRPr="004A2847">
        <w:rPr>
          <w:rStyle w:val="BookTitle"/>
          <w:rFonts w:asciiTheme="minorHAnsi" w:hAnsiTheme="minorHAnsi" w:cstheme="minorHAnsi"/>
          <w:b w:val="0"/>
          <w:bCs w:val="0"/>
          <w:color w:val="000000"/>
          <w:sz w:val="28"/>
          <w:szCs w:val="28"/>
        </w:rPr>
        <w:t xml:space="preserve">, consider Him an ordinary living entity forced to enjoy the fruits of karma like themselves, and thus they traverse the path to hell. If </w:t>
      </w:r>
      <w:proofErr w:type="gramStart"/>
      <w:r w:rsidRPr="004A2847">
        <w:rPr>
          <w:rStyle w:val="BookTitle"/>
          <w:rFonts w:asciiTheme="minorHAnsi" w:hAnsiTheme="minorHAnsi" w:cstheme="minorHAnsi"/>
          <w:b w:val="0"/>
          <w:bCs w:val="0"/>
          <w:color w:val="000000"/>
          <w:sz w:val="28"/>
          <w:szCs w:val="28"/>
        </w:rPr>
        <w:t>as a result of</w:t>
      </w:r>
      <w:proofErr w:type="gramEnd"/>
      <w:r w:rsidRPr="004A2847">
        <w:rPr>
          <w:rStyle w:val="BookTitle"/>
          <w:rFonts w:asciiTheme="minorHAnsi" w:hAnsiTheme="minorHAnsi" w:cstheme="minorHAnsi"/>
          <w:b w:val="0"/>
          <w:bCs w:val="0"/>
          <w:color w:val="000000"/>
          <w:sz w:val="28"/>
          <w:szCs w:val="28"/>
        </w:rPr>
        <w:t xml:space="preserve"> committing offenses described in verses like </w:t>
      </w:r>
      <w:r w:rsidRPr="004A2847">
        <w:rPr>
          <w:rStyle w:val="BookTitle"/>
          <w:rFonts w:asciiTheme="minorHAnsi" w:hAnsiTheme="minorHAnsi" w:cstheme="minorHAnsi"/>
          <w:b w:val="0"/>
          <w:bCs w:val="0"/>
          <w:i/>
          <w:iCs/>
          <w:color w:val="000000"/>
          <w:sz w:val="28"/>
          <w:szCs w:val="28"/>
        </w:rPr>
        <w:t>arcye viṣṇau śilā-dhīr</w:t>
      </w:r>
      <w:r w:rsidRPr="004A2847">
        <w:rPr>
          <w:rStyle w:val="BookTitle"/>
          <w:rFonts w:asciiTheme="minorHAnsi" w:hAnsiTheme="minorHAnsi" w:cstheme="minorHAnsi"/>
          <w:b w:val="0"/>
          <w:bCs w:val="0"/>
          <w:color w:val="000000"/>
          <w:sz w:val="28"/>
          <w:szCs w:val="28"/>
        </w:rPr>
        <w:t xml:space="preserve">, one sees Lord Viṣṇu as equal to other personalities, then he is certain to go to hell. People who are puffed-up with false ego and cheated by mundane knowledge bring about their own ruination by seeing them through external vision as equal. As a result, they fall from the lotus feet of Gopīnātha. What to speak of this, they even fall from the lotus feet of Āloyārnātha. When a person loses the good fortune of serving Āloyārnātha, he begins to worship the Jagannātha of the </w:t>
      </w:r>
      <w:r w:rsidRPr="004A2847">
        <w:rPr>
          <w:rStyle w:val="BookTitle"/>
          <w:rFonts w:asciiTheme="minorHAnsi" w:hAnsiTheme="minorHAnsi" w:cstheme="minorHAnsi"/>
          <w:b w:val="0"/>
          <w:bCs w:val="0"/>
          <w:i/>
          <w:iCs/>
          <w:color w:val="000000"/>
          <w:sz w:val="28"/>
          <w:szCs w:val="28"/>
        </w:rPr>
        <w:t>pañcopāsakas</w:t>
      </w:r>
      <w:r w:rsidRPr="004A2847">
        <w:rPr>
          <w:rStyle w:val="BookTitle"/>
          <w:rFonts w:asciiTheme="minorHAnsi" w:hAnsiTheme="minorHAnsi" w:cstheme="minorHAnsi"/>
          <w:b w:val="0"/>
          <w:bCs w:val="0"/>
          <w:color w:val="000000"/>
          <w:sz w:val="28"/>
          <w:szCs w:val="28"/>
        </w:rPr>
        <w:t xml:space="preserve">. While worshiping Jagannātha, he fixes his mind in the worship of Bhuvaneśvara. Thereafter, when he commits offense at the feet of Bhuvaneśvara, the best of the devotees, he develops the propensity to perform pious activities. As a result, the desire awakens in him to take bath in and perform fruitive activities at the Vaitaraṇī River in Yājapura. When he falls from pious activities and begins to commit sinful activities, he becomes </w:t>
      </w:r>
      <w:r w:rsidRPr="004A2847">
        <w:rPr>
          <w:rStyle w:val="BookTitle"/>
          <w:rFonts w:asciiTheme="minorHAnsi" w:hAnsiTheme="minorHAnsi" w:cstheme="minorHAnsi"/>
          <w:b w:val="0"/>
          <w:bCs w:val="0"/>
          <w:i/>
          <w:iCs/>
          <w:color w:val="000000"/>
          <w:sz w:val="28"/>
          <w:szCs w:val="28"/>
        </w:rPr>
        <w:t>ahaṅkāra-vimūḍhātmā,</w:t>
      </w:r>
      <w:r w:rsidRPr="004A2847">
        <w:rPr>
          <w:rStyle w:val="BookTitle"/>
          <w:rFonts w:asciiTheme="minorHAnsi" w:hAnsiTheme="minorHAnsi" w:cstheme="minorHAnsi"/>
          <w:b w:val="0"/>
          <w:bCs w:val="0"/>
          <w:color w:val="000000"/>
          <w:sz w:val="28"/>
          <w:szCs w:val="28"/>
        </w:rPr>
        <w:t xml:space="preserve"> or bewildered by false ego, and the sense of considering himself the doer distracts him from the path of spiritual life. When he further increases his offenses, he becomes averse to seeing the beauty of Śrī Gopīnātha’s lotus feet. Therefore, those who have not discussed the purport of the Vedic statement: </w:t>
      </w:r>
      <w:r w:rsidRPr="004A2847">
        <w:rPr>
          <w:rStyle w:val="BookTitle"/>
          <w:rFonts w:asciiTheme="minorHAnsi" w:hAnsiTheme="minorHAnsi" w:cstheme="minorHAnsi"/>
          <w:b w:val="0"/>
          <w:bCs w:val="0"/>
          <w:i/>
          <w:iCs/>
          <w:color w:val="000000"/>
          <w:sz w:val="28"/>
          <w:szCs w:val="28"/>
        </w:rPr>
        <w:t>nāyam ātmā bala-hīnena</w:t>
      </w:r>
      <w:r w:rsidRPr="004A2847">
        <w:rPr>
          <w:rStyle w:val="BookTitle"/>
          <w:rFonts w:asciiTheme="minorHAnsi" w:hAnsiTheme="minorHAnsi" w:cstheme="minorHAnsi"/>
          <w:b w:val="0"/>
          <w:bCs w:val="0"/>
          <w:color w:val="000000"/>
          <w:sz w:val="28"/>
          <w:szCs w:val="28"/>
        </w:rPr>
        <w:t xml:space="preserve"> (“One cannot attain the goal of life without the mercy of Balarāma”) are inevitably degraded. Without the mercy of Nityānanda Prabhu, no living entity can attain any auspiciousness. If as a result of mundane </w:t>
      </w:r>
      <w:proofErr w:type="gramStart"/>
      <w:r w:rsidRPr="004A2847">
        <w:rPr>
          <w:rStyle w:val="BookTitle"/>
          <w:rFonts w:asciiTheme="minorHAnsi" w:hAnsiTheme="minorHAnsi" w:cstheme="minorHAnsi"/>
          <w:b w:val="0"/>
          <w:bCs w:val="0"/>
          <w:color w:val="000000"/>
          <w:sz w:val="28"/>
          <w:szCs w:val="28"/>
        </w:rPr>
        <w:t>knowledge</w:t>
      </w:r>
      <w:proofErr w:type="gramEnd"/>
      <w:r w:rsidRPr="004A2847">
        <w:rPr>
          <w:rStyle w:val="BookTitle"/>
          <w:rFonts w:asciiTheme="minorHAnsi" w:hAnsiTheme="minorHAnsi" w:cstheme="minorHAnsi"/>
          <w:b w:val="0"/>
          <w:bCs w:val="0"/>
          <w:color w:val="000000"/>
          <w:sz w:val="28"/>
          <w:szCs w:val="28"/>
        </w:rPr>
        <w:t xml:space="preserve"> one feels powerful and gives up the service of Baladeva, then he cannot attain the good fortune of serving Kṛṣṇa.</w:t>
      </w:r>
    </w:p>
    <w:p w14:paraId="4B4D9AEC" w14:textId="5D649D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6.119</w:t>
      </w:r>
    </w:p>
    <w:p w14:paraId="7B3D25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73E3E4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nā bujhiyā ninde tāṅra caritra agādha</w:t>
      </w:r>
      <w:r w:rsidRPr="004A2847">
        <w:rPr>
          <w:rStyle w:val="BookTitle"/>
          <w:rFonts w:asciiTheme="minorHAnsi" w:hAnsiTheme="minorHAnsi" w:cstheme="minorHAnsi"/>
          <w:b w:val="0"/>
          <w:bCs w:val="0"/>
          <w:color w:val="000000"/>
          <w:sz w:val="28"/>
          <w:szCs w:val="28"/>
        </w:rPr>
        <w:br/>
        <w:t>pāiyā o viṣṇu-bhakti haya tāra vādha</w:t>
      </w:r>
    </w:p>
    <w:p w14:paraId="08BE73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who does not understand Him blasphemes His unfathomable characteristics, then his advancement will be checked, even if he has attained the devotional service of Viṣṇu.</w:t>
      </w:r>
    </w:p>
    <w:p w14:paraId="0D6A697C" w14:textId="1BDA76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6.120</w:t>
      </w:r>
    </w:p>
    <w:p w14:paraId="465D75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0A6D51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cala vipra, tumi śīghra navadvīpe yāo</w:t>
      </w:r>
      <w:r w:rsidRPr="004A2847">
        <w:rPr>
          <w:rStyle w:val="BookTitle"/>
          <w:rFonts w:asciiTheme="minorHAnsi" w:hAnsiTheme="minorHAnsi" w:cstheme="minorHAnsi"/>
          <w:b w:val="0"/>
          <w:bCs w:val="0"/>
          <w:color w:val="000000"/>
          <w:sz w:val="28"/>
          <w:szCs w:val="28"/>
        </w:rPr>
        <w:br/>
        <w:t>ei kathā kahi’ tumi sabāre bujhāo</w:t>
      </w:r>
    </w:p>
    <w:p w14:paraId="1EE6E7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go quickly to Navadvīpa. Explain these topics so that everyone will understand.</w:t>
      </w:r>
    </w:p>
    <w:p w14:paraId="1B4FF483" w14:textId="185A79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6.121</w:t>
      </w:r>
    </w:p>
    <w:p w14:paraId="6563F8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474E33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pāche tāṅre keha kona-rūpe nindā kare</w:t>
      </w:r>
      <w:r w:rsidRPr="004A2847">
        <w:rPr>
          <w:rStyle w:val="BookTitle"/>
          <w:rFonts w:asciiTheme="minorHAnsi" w:hAnsiTheme="minorHAnsi" w:cstheme="minorHAnsi"/>
          <w:b w:val="0"/>
          <w:bCs w:val="0"/>
          <w:color w:val="000000"/>
          <w:sz w:val="28"/>
          <w:szCs w:val="28"/>
        </w:rPr>
        <w:br/>
        <w:t>tabe āra rakṣā tāra nāhi yama-ghare</w:t>
      </w:r>
    </w:p>
    <w:p w14:paraId="1E106A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anyone blasphemes Him in any way, he will not escape the punishment of Yamarāja.</w:t>
      </w:r>
    </w:p>
    <w:p w14:paraId="76D47052" w14:textId="024590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6.122-123</w:t>
      </w:r>
    </w:p>
    <w:p w14:paraId="4EE5F6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122-123</w:t>
      </w:r>
    </w:p>
    <w:p w14:paraId="672D3D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tāṅhāre prīti kare, se kare āmāre</w:t>
      </w:r>
      <w:r w:rsidRPr="004A2847">
        <w:rPr>
          <w:rStyle w:val="BookTitle"/>
          <w:rFonts w:asciiTheme="minorHAnsi" w:hAnsiTheme="minorHAnsi" w:cstheme="minorHAnsi"/>
          <w:b w:val="0"/>
          <w:bCs w:val="0"/>
          <w:color w:val="000000"/>
          <w:sz w:val="28"/>
          <w:szCs w:val="28"/>
        </w:rPr>
        <w:br/>
        <w:t>satya satya satya vipra, kahila tomāre</w:t>
      </w:r>
    </w:p>
    <w:p w14:paraId="4D8AEA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madirā yavanī yadi nityānanda dhare</w:t>
      </w:r>
      <w:r w:rsidRPr="004A2847">
        <w:rPr>
          <w:rStyle w:val="BookTitle"/>
          <w:rFonts w:asciiTheme="minorHAnsi" w:hAnsiTheme="minorHAnsi" w:cstheme="minorHAnsi"/>
          <w:b w:val="0"/>
          <w:bCs w:val="0"/>
          <w:color w:val="000000"/>
          <w:sz w:val="28"/>
          <w:szCs w:val="28"/>
        </w:rPr>
        <w:br/>
        <w:t>tathāpi brahmāra vandya kahila tomāre”</w:t>
      </w:r>
    </w:p>
    <w:p w14:paraId="6550D4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who loves Him, loves Me.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I tell you this is the truth, the truth, the truth. Even if Nityānanda goes to a liquor house or associates with an outcaste girl, He is worshipable for Brahmā.”</w:t>
      </w:r>
    </w:p>
    <w:p w14:paraId="68E30E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who has great love for the lotus feet of Śrī Guru and Vaiṣṇava is extremely dear to the Supreme Lord. It is impossible for a person who has no love for the </w:t>
      </w:r>
      <w:r w:rsidRPr="004A2847">
        <w:rPr>
          <w:rStyle w:val="BookTitle"/>
          <w:rFonts w:asciiTheme="minorHAnsi" w:hAnsiTheme="minorHAnsi" w:cstheme="minorHAnsi"/>
          <w:b w:val="0"/>
          <w:bCs w:val="0"/>
          <w:color w:val="000000"/>
          <w:sz w:val="28"/>
          <w:szCs w:val="28"/>
        </w:rPr>
        <w:lastRenderedPageBreak/>
        <w:t xml:space="preserve">lotus feet of Śrī Guru and Vaiṣṇava to attain Kṛṣṇa’s mercy. Love for one’s fellow human beings and service to the conditioned souls cannot attract the Supreme Lord’s love. The conditional knowledge of a living entity is dispelled only by the influence of service to Śrī Guru and Vaiṣṇava. As a result of the knowledge of one’s relationship to Kṛṣṇa that the spiritual master imparts in their ears, the conditioned souls develop love for Śrī Hari, Guru, and Vaiṣṇava and engage in their eternal service. On that platform, the spirit of material enjoyment cannot attack them. The taste that sinful people develop by accepting misconceptions about so-called gurus and the Supreme Lord, the original shelter, is </w:t>
      </w:r>
      <w:proofErr w:type="gramStart"/>
      <w:r w:rsidRPr="004A2847">
        <w:rPr>
          <w:rStyle w:val="BookTitle"/>
          <w:rFonts w:asciiTheme="minorHAnsi" w:hAnsiTheme="minorHAnsi" w:cstheme="minorHAnsi"/>
          <w:b w:val="0"/>
          <w:bCs w:val="0"/>
          <w:color w:val="000000"/>
          <w:sz w:val="28"/>
          <w:szCs w:val="28"/>
        </w:rPr>
        <w:t>completely separate</w:t>
      </w:r>
      <w:proofErr w:type="gramEnd"/>
      <w:r w:rsidRPr="004A2847">
        <w:rPr>
          <w:rStyle w:val="BookTitle"/>
          <w:rFonts w:asciiTheme="minorHAnsi" w:hAnsiTheme="minorHAnsi" w:cstheme="minorHAnsi"/>
          <w:b w:val="0"/>
          <w:bCs w:val="0"/>
          <w:color w:val="000000"/>
          <w:sz w:val="28"/>
          <w:szCs w:val="28"/>
        </w:rPr>
        <w:t xml:space="preserve"> from the eternal truth and is simply illusion. That is why Śrī Gaurasundara used the word </w:t>
      </w:r>
      <w:r w:rsidRPr="004A2847">
        <w:rPr>
          <w:rStyle w:val="BookTitle"/>
          <w:rFonts w:asciiTheme="minorHAnsi" w:hAnsiTheme="minorHAnsi" w:cstheme="minorHAnsi"/>
          <w:b w:val="0"/>
          <w:bCs w:val="0"/>
          <w:i/>
          <w:iCs/>
          <w:color w:val="000000"/>
          <w:sz w:val="28"/>
          <w:szCs w:val="28"/>
        </w:rPr>
        <w:t xml:space="preserve">satya </w:t>
      </w:r>
      <w:r w:rsidRPr="004A2847">
        <w:rPr>
          <w:rStyle w:val="BookTitle"/>
          <w:rFonts w:asciiTheme="minorHAnsi" w:hAnsiTheme="minorHAnsi" w:cstheme="minorHAnsi"/>
          <w:b w:val="0"/>
          <w:bCs w:val="0"/>
          <w:color w:val="000000"/>
          <w:sz w:val="28"/>
          <w:szCs w:val="28"/>
        </w:rPr>
        <w:t>three times. If duplicitous so-called gurus accept this teaching of the Supreme Lord in a perverted way and use it to accumulate ingredients for their own sense gratification, then such so-called gurus will fall with their disciples into hell forever and never return.</w:t>
      </w:r>
    </w:p>
    <w:p w14:paraId="69B8A48C" w14:textId="031499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6.124</w:t>
      </w:r>
    </w:p>
    <w:p w14:paraId="6B8D8A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301251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gṛhṇīyād yavanī pāṇiṁ   viśed vāśauṇḍikālayam</w:t>
      </w:r>
      <w:r w:rsidRPr="004A2847">
        <w:rPr>
          <w:rStyle w:val="BookTitle"/>
          <w:rFonts w:asciiTheme="minorHAnsi" w:hAnsiTheme="minorHAnsi" w:cstheme="minorHAnsi"/>
          <w:b w:val="0"/>
          <w:bCs w:val="0"/>
          <w:color w:val="000000"/>
          <w:sz w:val="28"/>
          <w:szCs w:val="28"/>
        </w:rPr>
        <w:br/>
        <w:t>tathāpi brahmaṇo vandyaṁ   nityānanda-padām-bujam</w:t>
      </w:r>
    </w:p>
    <w:p w14:paraId="49DB1C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“Whether Śrī Nityānanda accepts the hand of a</w:t>
      </w:r>
      <w:commentRangeStart w:id="285"/>
      <w:r w:rsidRPr="004A2847">
        <w:rPr>
          <w:rStyle w:val="BookTitle"/>
          <w:rFonts w:asciiTheme="minorHAnsi" w:hAnsiTheme="minorHAnsi" w:cstheme="minorHAnsi"/>
          <w:b/>
          <w:bCs/>
          <w:color w:val="800000"/>
          <w:sz w:val="28"/>
          <w:szCs w:val="28"/>
        </w:rPr>
        <w:t xml:space="preserve"> </w:t>
      </w:r>
      <w:commentRangeEnd w:id="285"/>
      <w:r w:rsidR="00946118">
        <w:rPr>
          <w:rStyle w:val="CommentReference"/>
          <w:b w:val="0"/>
          <w:bCs w:val="0"/>
          <w:color w:val="auto"/>
        </w:rPr>
        <w:commentReference w:id="285"/>
      </w:r>
      <w:r w:rsidRPr="004A2847">
        <w:rPr>
          <w:rStyle w:val="BookTitle"/>
          <w:rFonts w:asciiTheme="minorHAnsi" w:hAnsiTheme="minorHAnsi" w:cstheme="minorHAnsi"/>
          <w:b/>
          <w:bCs/>
          <w:color w:val="800000"/>
          <w:sz w:val="28"/>
          <w:szCs w:val="28"/>
        </w:rPr>
        <w:t>woman or enters a liquor shop, His lotus feet are still worshipable by even Brahmā.”</w:t>
      </w:r>
    </w:p>
    <w:p w14:paraId="75EA8B39" w14:textId="08B7D0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6.125</w:t>
      </w:r>
    </w:p>
    <w:p w14:paraId="41EC00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15E091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śuniñā prabhura vākya sukṛti brāhmaṇa</w:t>
      </w:r>
      <w:r w:rsidRPr="004A2847">
        <w:rPr>
          <w:rStyle w:val="BookTitle"/>
          <w:rFonts w:asciiTheme="minorHAnsi" w:hAnsiTheme="minorHAnsi" w:cstheme="minorHAnsi"/>
          <w:b w:val="0"/>
          <w:bCs w:val="0"/>
          <w:color w:val="000000"/>
          <w:sz w:val="28"/>
          <w:szCs w:val="28"/>
        </w:rPr>
        <w:br/>
        <w:t>parama ānanda-yukta haila takhana</w:t>
      </w:r>
    </w:p>
    <w:p w14:paraId="6337EF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hearing the Lord’s words, the fortunate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became filled with ecstasy.</w:t>
      </w:r>
    </w:p>
    <w:p w14:paraId="73E205E5" w14:textId="6E5C18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6.126</w:t>
      </w:r>
    </w:p>
    <w:p w14:paraId="410923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169EAC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nityānanda-prati baḍa janmila viśvāsa</w:t>
      </w:r>
      <w:r w:rsidRPr="004A2847">
        <w:rPr>
          <w:rStyle w:val="BookTitle"/>
          <w:rFonts w:asciiTheme="minorHAnsi" w:hAnsiTheme="minorHAnsi" w:cstheme="minorHAnsi"/>
          <w:b w:val="0"/>
          <w:bCs w:val="0"/>
          <w:color w:val="000000"/>
          <w:sz w:val="28"/>
          <w:szCs w:val="28"/>
        </w:rPr>
        <w:br/>
        <w:t>tabe āilena vipra navadvīpa-vāsa</w:t>
      </w:r>
    </w:p>
    <w:p w14:paraId="60537F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He developed great faith in Nityānanda. Thereafter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returned to his residence in Navadvīpa.</w:t>
      </w:r>
    </w:p>
    <w:p w14:paraId="7E58E235" w14:textId="1384F4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6.127</w:t>
      </w:r>
    </w:p>
    <w:p w14:paraId="32EAF5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7AEA5E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bhāgyavanta vipra āsi’ navadvīpe</w:t>
      </w:r>
      <w:r w:rsidRPr="004A2847">
        <w:rPr>
          <w:rStyle w:val="BookTitle"/>
          <w:rFonts w:asciiTheme="minorHAnsi" w:hAnsiTheme="minorHAnsi" w:cstheme="minorHAnsi"/>
          <w:b w:val="0"/>
          <w:bCs w:val="0"/>
          <w:color w:val="000000"/>
          <w:sz w:val="28"/>
          <w:szCs w:val="28"/>
        </w:rPr>
        <w:br/>
        <w:t>sarvādye āilā nityānandera samīpe</w:t>
      </w:r>
    </w:p>
    <w:p w14:paraId="0C3036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returning to Navadvīpa, that fortunate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first went to see Nityānanda.</w:t>
      </w:r>
    </w:p>
    <w:p w14:paraId="3098F2D8" w14:textId="74AE84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6.128</w:t>
      </w:r>
    </w:p>
    <w:p w14:paraId="76A909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4DCD4D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akaitave kahilena nija aparādha</w:t>
      </w:r>
      <w:r w:rsidRPr="004A2847">
        <w:rPr>
          <w:rStyle w:val="BookTitle"/>
          <w:rFonts w:asciiTheme="minorHAnsi" w:hAnsiTheme="minorHAnsi" w:cstheme="minorHAnsi"/>
          <w:b w:val="0"/>
          <w:bCs w:val="0"/>
          <w:color w:val="000000"/>
          <w:sz w:val="28"/>
          <w:szCs w:val="28"/>
        </w:rPr>
        <w:br/>
        <w:t>prabhu o śuniñā tāṅre karilā praśāda</w:t>
      </w:r>
    </w:p>
    <w:p w14:paraId="58346A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admitted his offense without duplicity, and Nityānanda Prabhu bestowed His mercy on him.</w:t>
      </w:r>
    </w:p>
    <w:p w14:paraId="6DF2EAAE" w14:textId="5A98DB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6.129</w:t>
      </w:r>
    </w:p>
    <w:p w14:paraId="1B2200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0282F8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nityānanda svarūpera vyavahāra</w:t>
      </w:r>
      <w:r w:rsidRPr="004A2847">
        <w:rPr>
          <w:rStyle w:val="BookTitle"/>
          <w:rFonts w:asciiTheme="minorHAnsi" w:hAnsiTheme="minorHAnsi" w:cstheme="minorHAnsi"/>
          <w:b w:val="0"/>
          <w:bCs w:val="0"/>
          <w:color w:val="000000"/>
          <w:sz w:val="28"/>
          <w:szCs w:val="28"/>
        </w:rPr>
        <w:br/>
        <w:t>veda-guhya loka-bāhya yāṅhāra ācāra</w:t>
      </w:r>
    </w:p>
    <w:p w14:paraId="759555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Such is the behavior of Nityānanda Svarūpa. His dealings are incomprehensible to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and ordinary people.</w:t>
      </w:r>
    </w:p>
    <w:p w14:paraId="7CF06899" w14:textId="20E3A0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6.130</w:t>
      </w:r>
    </w:p>
    <w:p w14:paraId="2DE9A5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7782CD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paramārthe nityānanda—parama yogendra</w:t>
      </w:r>
      <w:r w:rsidRPr="004A2847">
        <w:rPr>
          <w:rStyle w:val="BookTitle"/>
          <w:rFonts w:asciiTheme="minorHAnsi" w:hAnsiTheme="minorHAnsi" w:cstheme="minorHAnsi"/>
          <w:b w:val="0"/>
          <w:bCs w:val="0"/>
          <w:color w:val="000000"/>
          <w:sz w:val="28"/>
          <w:szCs w:val="28"/>
        </w:rPr>
        <w:br/>
        <w:t>yāṅre kahi—ādideva dharaṇī-dharendra</w:t>
      </w:r>
    </w:p>
    <w:p w14:paraId="701A342D" w14:textId="272ABE9A"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According to spiritual consideration, Nityānanda is supreme among the best of the mystic </w:t>
      </w:r>
      <w:r w:rsidRPr="00C56143">
        <w:rPr>
          <w:rStyle w:val="BookTitle"/>
          <w:rFonts w:asciiTheme="minorHAnsi" w:hAnsiTheme="minorHAnsi" w:cstheme="minorHAnsi"/>
          <w:b/>
          <w:bCs/>
          <w:i/>
          <w:iCs/>
          <w:color w:val="800000"/>
          <w:sz w:val="28"/>
          <w:szCs w:val="28"/>
          <w:rPrChange w:id="286" w:author="your servant" w:date="2020-06-12T19:50:00Z">
            <w:rPr>
              <w:rStyle w:val="BookTitle"/>
              <w:rFonts w:asciiTheme="minorHAnsi" w:hAnsiTheme="minorHAnsi" w:cstheme="minorHAnsi"/>
              <w:b/>
              <w:bCs/>
              <w:color w:val="800000"/>
              <w:sz w:val="28"/>
              <w:szCs w:val="28"/>
            </w:rPr>
          </w:rPrChange>
        </w:rPr>
        <w:t>yog</w:t>
      </w:r>
      <w:ins w:id="287" w:author="your servant" w:date="2020-06-12T19:50:00Z">
        <w:r w:rsidR="00C56143" w:rsidRPr="00C56143">
          <w:rPr>
            <w:rStyle w:val="BookTitle"/>
            <w:rFonts w:asciiTheme="minorHAnsi" w:hAnsiTheme="minorHAnsi" w:cstheme="minorHAnsi"/>
            <w:b/>
            <w:bCs/>
            <w:i/>
            <w:iCs/>
            <w:color w:val="800000"/>
            <w:sz w:val="28"/>
            <w:szCs w:val="28"/>
            <w:rPrChange w:id="288" w:author="your servant" w:date="2020-06-12T19:50:00Z">
              <w:rPr>
                <w:rStyle w:val="BookTitle"/>
                <w:rFonts w:asciiTheme="minorHAnsi" w:hAnsiTheme="minorHAnsi" w:cstheme="minorHAnsi"/>
                <w:b/>
                <w:bCs/>
                <w:color w:val="800000"/>
                <w:sz w:val="28"/>
                <w:szCs w:val="28"/>
              </w:rPr>
            </w:rPrChange>
          </w:rPr>
          <w:t>ī</w:t>
        </w:r>
      </w:ins>
      <w:r w:rsidRPr="00C56143">
        <w:rPr>
          <w:rStyle w:val="BookTitle"/>
          <w:rFonts w:asciiTheme="minorHAnsi" w:hAnsiTheme="minorHAnsi" w:cstheme="minorHAnsi"/>
          <w:b/>
          <w:bCs/>
          <w:i/>
          <w:iCs/>
          <w:color w:val="800000"/>
          <w:sz w:val="28"/>
          <w:szCs w:val="28"/>
          <w:rPrChange w:id="289" w:author="your servant" w:date="2020-06-12T19:50: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 He is known as Ādideva, the sustainer of all universes.</w:t>
      </w:r>
    </w:p>
    <w:p w14:paraId="38508EC5" w14:textId="20E5A4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6.131</w:t>
      </w:r>
    </w:p>
    <w:p w14:paraId="0581EF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131</w:t>
      </w:r>
    </w:p>
    <w:p w14:paraId="64BEF3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vadana nitya-śuddha-kalevara</w:t>
      </w:r>
      <w:r w:rsidRPr="004A2847">
        <w:rPr>
          <w:rStyle w:val="BookTitle"/>
          <w:rFonts w:asciiTheme="minorHAnsi" w:hAnsiTheme="minorHAnsi" w:cstheme="minorHAnsi"/>
          <w:b w:val="0"/>
          <w:bCs w:val="0"/>
          <w:color w:val="000000"/>
          <w:sz w:val="28"/>
          <w:szCs w:val="28"/>
        </w:rPr>
        <w:br/>
        <w:t>caitanyera kṛpā vinā jānite duṣkara</w:t>
      </w:r>
    </w:p>
    <w:p w14:paraId="0C8944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has thousands of heads, and His body is eternally pure. No one can understand Him without the mercy of Lord Caitanya.</w:t>
      </w:r>
    </w:p>
    <w:p w14:paraId="091DF59A" w14:textId="06052F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6.132</w:t>
      </w:r>
    </w:p>
    <w:p w14:paraId="5D63D5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5A0692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“nityānanda yena balarāma”</w:t>
      </w:r>
      <w:r w:rsidRPr="004A2847">
        <w:rPr>
          <w:rStyle w:val="BookTitle"/>
          <w:rFonts w:asciiTheme="minorHAnsi" w:hAnsiTheme="minorHAnsi" w:cstheme="minorHAnsi"/>
          <w:b w:val="0"/>
          <w:bCs w:val="0"/>
          <w:color w:val="000000"/>
          <w:sz w:val="28"/>
          <w:szCs w:val="28"/>
        </w:rPr>
        <w:br/>
        <w:t>keha bale,—“caitanyera baḍa priya-dhāma”</w:t>
      </w:r>
    </w:p>
    <w:p w14:paraId="492172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people say, “Nityānanda is like Balarāma.” Others say, “He is most dear to Lord Caitanya.”</w:t>
      </w:r>
    </w:p>
    <w:p w14:paraId="232FA966" w14:textId="5030C5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6.133</w:t>
      </w:r>
    </w:p>
    <w:p w14:paraId="768273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05A1D0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“mahātejī aṁśa adhikārī”</w:t>
      </w:r>
      <w:r w:rsidRPr="004A2847">
        <w:rPr>
          <w:rStyle w:val="BookTitle"/>
          <w:rFonts w:asciiTheme="minorHAnsi" w:hAnsiTheme="minorHAnsi" w:cstheme="minorHAnsi"/>
          <w:b w:val="0"/>
          <w:bCs w:val="0"/>
          <w:color w:val="000000"/>
          <w:sz w:val="28"/>
          <w:szCs w:val="28"/>
        </w:rPr>
        <w:br/>
        <w:t>keha bale,—“kona-rūpa bujhite nā pāri”</w:t>
      </w:r>
    </w:p>
    <w:p w14:paraId="2BC976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people say, “He is a powerful plenary portion of the Supreme Lord.” Other people say, “We cannot understand anything about Him.”</w:t>
      </w:r>
    </w:p>
    <w:p w14:paraId="6AC59478" w14:textId="2173F7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6.134</w:t>
      </w:r>
    </w:p>
    <w:p w14:paraId="38DDC0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2E3085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jīva nityānanda, kibā bhakta-jñānī</w:t>
      </w:r>
      <w:r w:rsidRPr="004A2847">
        <w:rPr>
          <w:rStyle w:val="BookTitle"/>
          <w:rFonts w:asciiTheme="minorHAnsi" w:hAnsiTheme="minorHAnsi" w:cstheme="minorHAnsi"/>
          <w:b w:val="0"/>
          <w:bCs w:val="0"/>
          <w:color w:val="000000"/>
          <w:sz w:val="28"/>
          <w:szCs w:val="28"/>
        </w:rPr>
        <w:br/>
        <w:t>yāṅra yena mata icchā nā balaye keni</w:t>
      </w:r>
    </w:p>
    <w:p w14:paraId="1680C2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Someone may consider Nityānanda an ordinary living entity, someone may consider Him a devotee, and someone may consider Him a </w:t>
      </w:r>
      <w:r w:rsidRPr="004A2847">
        <w:rPr>
          <w:rStyle w:val="BookTitle"/>
          <w:rFonts w:asciiTheme="minorHAnsi" w:hAnsiTheme="minorHAnsi" w:cstheme="minorHAnsi"/>
          <w:b/>
          <w:bCs/>
          <w:i/>
          <w:iCs/>
          <w:color w:val="800000"/>
          <w:sz w:val="28"/>
          <w:szCs w:val="28"/>
        </w:rPr>
        <w:t>jñānī</w:t>
      </w:r>
      <w:r w:rsidRPr="004A2847">
        <w:rPr>
          <w:rStyle w:val="BookTitle"/>
          <w:rFonts w:asciiTheme="minorHAnsi" w:hAnsiTheme="minorHAnsi" w:cstheme="minorHAnsi"/>
          <w:b/>
          <w:bCs/>
          <w:color w:val="800000"/>
          <w:sz w:val="28"/>
          <w:szCs w:val="28"/>
        </w:rPr>
        <w:t>. They may say whatever they like.</w:t>
      </w:r>
    </w:p>
    <w:p w14:paraId="64BEE680" w14:textId="317E90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6.135</w:t>
      </w:r>
    </w:p>
    <w:p w14:paraId="0A9DB2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5EC7C9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ye-se-kene caitanyera nityānanda nahe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tāna pāda-padma mora rahuka hṛdaye</w:t>
      </w:r>
    </w:p>
    <w:p w14:paraId="3182479F" w14:textId="77777777" w:rsidR="00A969AE" w:rsidRPr="004A2847" w:rsidRDefault="00A969AE">
      <w:pPr>
        <w:pStyle w:val="Translation"/>
        <w:rPr>
          <w:rStyle w:val="BookTitle"/>
          <w:rFonts w:asciiTheme="minorHAnsi" w:hAnsiTheme="minorHAnsi" w:cstheme="minorHAnsi"/>
          <w:b/>
          <w:bCs/>
          <w:color w:val="800000"/>
          <w:sz w:val="28"/>
          <w:szCs w:val="28"/>
        </w:rPr>
      </w:pPr>
      <w:commentRangeStart w:id="290"/>
      <w:r w:rsidRPr="004A2847">
        <w:rPr>
          <w:rStyle w:val="BookTitle"/>
          <w:rFonts w:asciiTheme="minorHAnsi" w:hAnsiTheme="minorHAnsi" w:cstheme="minorHAnsi"/>
          <w:b/>
          <w:bCs/>
          <w:color w:val="800000"/>
          <w:sz w:val="28"/>
          <w:szCs w:val="28"/>
        </w:rPr>
        <w:t>Even if Nityānanda was a most insignificant servant of Lord Caitanya</w:t>
      </w:r>
      <w:commentRangeEnd w:id="290"/>
      <w:r w:rsidR="00C56143">
        <w:rPr>
          <w:rStyle w:val="CommentReference"/>
          <w:b w:val="0"/>
          <w:bCs w:val="0"/>
          <w:color w:val="auto"/>
        </w:rPr>
        <w:commentReference w:id="290"/>
      </w:r>
      <w:r w:rsidRPr="004A2847">
        <w:rPr>
          <w:rStyle w:val="BookTitle"/>
          <w:rFonts w:asciiTheme="minorHAnsi" w:hAnsiTheme="minorHAnsi" w:cstheme="minorHAnsi"/>
          <w:b/>
          <w:bCs/>
          <w:color w:val="800000"/>
          <w:sz w:val="28"/>
          <w:szCs w:val="28"/>
        </w:rPr>
        <w:t>, still I would keep His lotus feet in my heart.</w:t>
      </w:r>
    </w:p>
    <w:p w14:paraId="6E025E86" w14:textId="40E2E2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6.136</w:t>
      </w:r>
    </w:p>
    <w:p w14:paraId="6BF12A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1DFCFD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se</w:t>
      </w:r>
      <w:proofErr w:type="gramEnd"/>
      <w:r w:rsidRPr="004A2847">
        <w:rPr>
          <w:rStyle w:val="BookTitle"/>
          <w:rFonts w:asciiTheme="minorHAnsi" w:hAnsiTheme="minorHAnsi" w:cstheme="minorHAnsi"/>
          <w:b w:val="0"/>
          <w:bCs w:val="0"/>
          <w:color w:val="000000"/>
          <w:sz w:val="28"/>
          <w:szCs w:val="28"/>
        </w:rPr>
        <w:t xml:space="preserve"> āmāra prabhu, āmi janma janma dāsa’</w:t>
      </w:r>
      <w:r w:rsidRPr="004A2847">
        <w:rPr>
          <w:rStyle w:val="BookTitle"/>
          <w:rFonts w:asciiTheme="minorHAnsi" w:hAnsiTheme="minorHAnsi" w:cstheme="minorHAnsi"/>
          <w:b w:val="0"/>
          <w:bCs w:val="0"/>
          <w:color w:val="000000"/>
          <w:sz w:val="28"/>
          <w:szCs w:val="28"/>
        </w:rPr>
        <w:br/>
        <w:t>sabāra caraṇe mora ei abhilāṣa</w:t>
      </w:r>
    </w:p>
    <w:p w14:paraId="0DA89F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is my master, and I am His servant birth after birth. This is my aspiration at the feet of everyone.</w:t>
      </w:r>
    </w:p>
    <w:p w14:paraId="1909A9AB" w14:textId="631882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6.137</w:t>
      </w:r>
    </w:p>
    <w:p w14:paraId="22BECA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0C68B8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parihāreo ye pāpī nindā kare</w:t>
      </w:r>
      <w:r w:rsidRPr="004A2847">
        <w:rPr>
          <w:rStyle w:val="BookTitle"/>
          <w:rFonts w:asciiTheme="minorHAnsi" w:hAnsiTheme="minorHAnsi" w:cstheme="minorHAnsi"/>
          <w:b w:val="0"/>
          <w:bCs w:val="0"/>
          <w:color w:val="000000"/>
          <w:sz w:val="28"/>
          <w:szCs w:val="28"/>
        </w:rPr>
        <w:br/>
        <w:t>tabe lāthi māroṅ tāra śirera upare</w:t>
      </w:r>
    </w:p>
    <w:p w14:paraId="2879E3FB"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 kick the head of any sinful person who disregards the glories of Lord Nityānanda and dares to criticize Him.</w:t>
      </w:r>
    </w:p>
    <w:p w14:paraId="672BEE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Hari-bhakti-kalpa-latikā</w:t>
      </w:r>
      <w:r w:rsidRPr="004A2847">
        <w:rPr>
          <w:rStyle w:val="BookTitle"/>
          <w:rFonts w:asciiTheme="minorHAnsi" w:hAnsiTheme="minorHAnsi" w:cstheme="minorHAnsi"/>
          <w:b w:val="0"/>
          <w:bCs w:val="0"/>
          <w:color w:val="000000"/>
          <w:sz w:val="28"/>
          <w:szCs w:val="28"/>
        </w:rPr>
        <w:t xml:space="preserve"> (2.46) it is stated:</w:t>
      </w:r>
    </w:p>
    <w:p w14:paraId="1B76CC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sahante satāṁ nindam   api sarva-sahiṣṇavaḥ</w:t>
      </w:r>
      <w:r w:rsidRPr="004A2847">
        <w:rPr>
          <w:rStyle w:val="BookTitle"/>
          <w:rFonts w:asciiTheme="minorHAnsi" w:hAnsiTheme="minorHAnsi" w:cstheme="minorHAnsi"/>
          <w:b w:val="0"/>
          <w:bCs w:val="0"/>
          <w:color w:val="000000"/>
          <w:sz w:val="28"/>
          <w:szCs w:val="28"/>
        </w:rPr>
        <w:br/>
        <w:t>kāmayante na kim api   sada dāsyābhilāṣiṇaḥ</w:t>
      </w:r>
    </w:p>
    <w:p w14:paraId="378D6A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the devotees are all-tolerant, they cannot tolerate the blasphemy of other devotees. Always desiring Lord Kṛṣṇa’s service, they do not desire anything else.”</w:t>
      </w:r>
    </w:p>
    <w:p w14:paraId="473703F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And in the </w:t>
      </w:r>
      <w:r w:rsidRPr="004A2847">
        <w:rPr>
          <w:rStyle w:val="BookTitle"/>
          <w:rFonts w:asciiTheme="minorHAnsi" w:hAnsiTheme="minorHAnsi" w:cstheme="minorHAnsi"/>
          <w:b w:val="0"/>
          <w:bCs w:val="0"/>
          <w:i/>
          <w:iCs/>
          <w:color w:val="000000"/>
          <w:sz w:val="28"/>
          <w:szCs w:val="28"/>
        </w:rPr>
        <w:t>Hari-bhakti-kalpa-latikā</w:t>
      </w:r>
      <w:r w:rsidRPr="004A2847">
        <w:rPr>
          <w:rStyle w:val="BookTitle"/>
          <w:rFonts w:asciiTheme="minorHAnsi" w:hAnsiTheme="minorHAnsi" w:cstheme="minorHAnsi"/>
          <w:b w:val="0"/>
          <w:bCs w:val="0"/>
          <w:color w:val="000000"/>
          <w:sz w:val="28"/>
          <w:szCs w:val="28"/>
        </w:rPr>
        <w:t xml:space="preserve"> (3.15) it is stated:</w:t>
      </w:r>
    </w:p>
    <w:p w14:paraId="249F4C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bhavad dāsye kāmaḥ krudh api tava nindākṛti-jane</w:t>
      </w:r>
      <w:r w:rsidRPr="004A2847">
        <w:rPr>
          <w:rStyle w:val="BookTitle"/>
          <w:rFonts w:asciiTheme="minorHAnsi" w:hAnsiTheme="minorHAnsi" w:cstheme="minorHAnsi"/>
          <w:b w:val="0"/>
          <w:bCs w:val="0"/>
          <w:color w:val="000000"/>
          <w:sz w:val="28"/>
          <w:szCs w:val="28"/>
        </w:rPr>
        <w:br/>
        <w:t>tvad ucchiṣṭe lobho yadi bhavati moho bhavati ca</w:t>
      </w:r>
      <w:r w:rsidRPr="004A2847">
        <w:rPr>
          <w:rStyle w:val="BookTitle"/>
          <w:rFonts w:asciiTheme="minorHAnsi" w:hAnsiTheme="minorHAnsi" w:cstheme="minorHAnsi"/>
          <w:b w:val="0"/>
          <w:bCs w:val="0"/>
          <w:color w:val="000000"/>
          <w:sz w:val="28"/>
          <w:szCs w:val="28"/>
        </w:rPr>
        <w:br/>
        <w:t>tadīyatve mānas tava caraṇa-pāthoja-madhunā</w:t>
      </w:r>
      <w:r w:rsidRPr="004A2847">
        <w:rPr>
          <w:rStyle w:val="BookTitle"/>
          <w:rFonts w:asciiTheme="minorHAnsi" w:hAnsiTheme="minorHAnsi" w:cstheme="minorHAnsi"/>
          <w:b w:val="0"/>
          <w:bCs w:val="0"/>
          <w:color w:val="000000"/>
          <w:sz w:val="28"/>
          <w:szCs w:val="28"/>
        </w:rPr>
        <w:br/>
        <w:t>manaś ced asmābhir niyata ṣaḍ amitrair api jitam</w:t>
      </w:r>
    </w:p>
    <w:p w14:paraId="0E4C988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Lord, if we become lusty to attain Your devotional service, angry at those who blaspheme You, greedy to accept food, flowers, and other things offered to You, enchanted by You, proud to identify as Your devotee, and intoxicated by drinking the honey of Your lotus feet, then we may easily defeat the lust, anger, greed, </w:t>
      </w:r>
      <w:r w:rsidRPr="004A2847">
        <w:rPr>
          <w:rStyle w:val="BookTitle"/>
          <w:rFonts w:asciiTheme="minorHAnsi" w:hAnsiTheme="minorHAnsi" w:cstheme="minorHAnsi"/>
          <w:b w:val="0"/>
          <w:bCs w:val="0"/>
          <w:color w:val="000000"/>
          <w:sz w:val="28"/>
          <w:szCs w:val="28"/>
        </w:rPr>
        <w:lastRenderedPageBreak/>
        <w:t>enchantment, pride, and intoxication that are our enemies.”</w:t>
      </w:r>
    </w:p>
    <w:p w14:paraId="2B846888" w14:textId="733313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6.138</w:t>
      </w:r>
    </w:p>
    <w:p w14:paraId="11AAFC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679465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āmāra prabhura prabhu śrī-gaurasundara</w:t>
      </w:r>
      <w:r w:rsidRPr="004A2847">
        <w:rPr>
          <w:rStyle w:val="BookTitle"/>
          <w:rFonts w:asciiTheme="minorHAnsi" w:hAnsiTheme="minorHAnsi" w:cstheme="minorHAnsi"/>
          <w:b w:val="0"/>
          <w:bCs w:val="0"/>
          <w:color w:val="000000"/>
          <w:sz w:val="28"/>
          <w:szCs w:val="28"/>
        </w:rPr>
        <w:br/>
        <w:t>e baḍa bharasā āmi dhariye antara</w:t>
      </w:r>
    </w:p>
    <w:p w14:paraId="4318E6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is the Lord of my Lord. I always keep this conviction in my heart.</w:t>
      </w:r>
    </w:p>
    <w:p w14:paraId="2D5C705E" w14:textId="34105A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6.139</w:t>
      </w:r>
    </w:p>
    <w:p w14:paraId="4E4F8A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5C8923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dina haibe ki caitanya nityānanda</w:t>
      </w:r>
      <w:r w:rsidRPr="004A2847">
        <w:rPr>
          <w:rStyle w:val="BookTitle"/>
          <w:rFonts w:asciiTheme="minorHAnsi" w:hAnsiTheme="minorHAnsi" w:cstheme="minorHAnsi"/>
          <w:b w:val="0"/>
          <w:bCs w:val="0"/>
          <w:color w:val="000000"/>
          <w:sz w:val="28"/>
          <w:szCs w:val="28"/>
        </w:rPr>
        <w:br/>
        <w:t>dekhiba veṣṭita catur-dige bhakta-vṛnda</w:t>
      </w:r>
    </w:p>
    <w:p w14:paraId="141C7A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Will that day ever come when I may see Lord Caitanya and Nityānanda </w:t>
      </w:r>
      <w:proofErr w:type="gramStart"/>
      <w:r w:rsidRPr="004A2847">
        <w:rPr>
          <w:rStyle w:val="BookTitle"/>
          <w:rFonts w:asciiTheme="minorHAnsi" w:hAnsiTheme="minorHAnsi" w:cstheme="minorHAnsi"/>
          <w:b/>
          <w:bCs/>
          <w:color w:val="800000"/>
          <w:sz w:val="28"/>
          <w:szCs w:val="28"/>
        </w:rPr>
        <w:t>in the midst of</w:t>
      </w:r>
      <w:proofErr w:type="gramEnd"/>
      <w:r w:rsidRPr="004A2847">
        <w:rPr>
          <w:rStyle w:val="BookTitle"/>
          <w:rFonts w:asciiTheme="minorHAnsi" w:hAnsiTheme="minorHAnsi" w:cstheme="minorHAnsi"/>
          <w:b/>
          <w:bCs/>
          <w:color w:val="800000"/>
          <w:sz w:val="28"/>
          <w:szCs w:val="28"/>
        </w:rPr>
        <w:t xml:space="preserve"> Their devotees?</w:t>
      </w:r>
    </w:p>
    <w:p w14:paraId="239709F5" w14:textId="3E72D3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6.140</w:t>
      </w:r>
    </w:p>
    <w:p w14:paraId="7465CA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0014A4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jaya mahāprabhu gauracandra</w:t>
      </w:r>
      <w:r w:rsidRPr="004A2847">
        <w:rPr>
          <w:rStyle w:val="BookTitle"/>
          <w:rFonts w:asciiTheme="minorHAnsi" w:hAnsiTheme="minorHAnsi" w:cstheme="minorHAnsi"/>
          <w:b w:val="0"/>
          <w:bCs w:val="0"/>
          <w:color w:val="000000"/>
          <w:sz w:val="28"/>
          <w:szCs w:val="28"/>
        </w:rPr>
        <w:br/>
        <w:t>dilāo milāo tumi prabhu nityānanda</w:t>
      </w:r>
    </w:p>
    <w:p w14:paraId="33030C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You, Lord Gauracandra! Kindly give me the shelter of Nityānanda Prabhu and allow me to meet Him.</w:t>
      </w:r>
    </w:p>
    <w:p w14:paraId="16F949BE" w14:textId="63AF5C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6.141</w:t>
      </w:r>
    </w:p>
    <w:p w14:paraId="748ECD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25699D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ei kṛpā kara gaurahari</w:t>
      </w:r>
      <w:r w:rsidRPr="004A2847">
        <w:rPr>
          <w:rStyle w:val="BookTitle"/>
          <w:rFonts w:asciiTheme="minorHAnsi" w:hAnsiTheme="minorHAnsi" w:cstheme="minorHAnsi"/>
          <w:b w:val="0"/>
          <w:bCs w:val="0"/>
          <w:color w:val="000000"/>
          <w:sz w:val="28"/>
          <w:szCs w:val="28"/>
        </w:rPr>
        <w:br/>
        <w:t>nityānanda-saṅge yena tomā nā pāsari’</w:t>
      </w:r>
    </w:p>
    <w:p w14:paraId="5FBB49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Gaurahari, I further pray that even after gaining Lord Nityānanda’s association I may never forget Your lotus feet.</w:t>
      </w:r>
    </w:p>
    <w:p w14:paraId="2F0CFE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Nityānanda is </w:t>
      </w:r>
      <w:r w:rsidRPr="004A2847">
        <w:rPr>
          <w:rStyle w:val="BookTitle"/>
          <w:rFonts w:asciiTheme="minorHAnsi" w:hAnsiTheme="minorHAnsi" w:cstheme="minorHAnsi"/>
          <w:b w:val="0"/>
          <w:bCs w:val="0"/>
          <w:i/>
          <w:iCs/>
          <w:color w:val="000000"/>
          <w:sz w:val="28"/>
          <w:szCs w:val="28"/>
        </w:rPr>
        <w:t>śrī guru-tattva</w:t>
      </w:r>
      <w:r w:rsidRPr="004A2847">
        <w:rPr>
          <w:rStyle w:val="BookTitle"/>
          <w:rFonts w:asciiTheme="minorHAnsi" w:hAnsiTheme="minorHAnsi" w:cstheme="minorHAnsi"/>
          <w:b w:val="0"/>
          <w:bCs w:val="0"/>
          <w:color w:val="000000"/>
          <w:sz w:val="28"/>
          <w:szCs w:val="28"/>
        </w:rPr>
        <w:t xml:space="preserve">. It is not proper for the Lord’s devotees to have any relationship with those who associate with any atheist envious of Nityānanda, whose body is nondifferent from Kṛṣṇa. The qualification to serve the lotus feet of </w:t>
      </w:r>
      <w:r w:rsidRPr="004A2847">
        <w:rPr>
          <w:rStyle w:val="BookTitle"/>
          <w:rFonts w:asciiTheme="minorHAnsi" w:hAnsiTheme="minorHAnsi" w:cstheme="minorHAnsi"/>
          <w:b w:val="0"/>
          <w:bCs w:val="0"/>
          <w:color w:val="000000"/>
          <w:sz w:val="28"/>
          <w:szCs w:val="28"/>
        </w:rPr>
        <w:lastRenderedPageBreak/>
        <w:t xml:space="preserve">the spiritual master diminishes by the influence of bad association.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one should never act in a way that will disrupt remembrance of one’s spiritual master, who is the unalloyed eternal servant of Śrī Gaurasundara and whose body is nondifferent from Śrī Gaurasundara. Those who use spiritual life for material gain are not devotees but servants of sense gratification. A so-called devotee and a devotee have completely opposite characteristics. That is why it is very unfortunate to consider those who indulge in materialistic association as members of a spiritual society. When one invites his own destruction, he becomes deprived of spiritual life and considers the spiritual master, who is nondifferent from Nityānanda, as separate from Śrī Nityānanda, the </w:t>
      </w:r>
      <w:r w:rsidRPr="004A2847">
        <w:rPr>
          <w:rStyle w:val="BookTitle"/>
          <w:rFonts w:asciiTheme="minorHAnsi" w:hAnsiTheme="minorHAnsi" w:cstheme="minorHAnsi"/>
          <w:b w:val="0"/>
          <w:bCs w:val="0"/>
          <w:i/>
          <w:iCs/>
          <w:color w:val="000000"/>
          <w:sz w:val="28"/>
          <w:szCs w:val="28"/>
        </w:rPr>
        <w:t>prakāśa-vigraha</w:t>
      </w:r>
      <w:r w:rsidRPr="004A2847">
        <w:rPr>
          <w:rStyle w:val="BookTitle"/>
          <w:rFonts w:asciiTheme="minorHAnsi" w:hAnsiTheme="minorHAnsi" w:cstheme="minorHAnsi"/>
          <w:b w:val="0"/>
          <w:bCs w:val="0"/>
          <w:color w:val="000000"/>
          <w:sz w:val="28"/>
          <w:szCs w:val="28"/>
        </w:rPr>
        <w:t xml:space="preserve"> of Śrī Kṛṣṇa Caitanya. Such people can never attain the service of Śrī Gaurasundara. They suffer perpetually because of disrespecting their guru.</w:t>
      </w:r>
    </w:p>
    <w:p w14:paraId="2083813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path currently pursued by some completely duplicitous so-called devotees opposed to Śrī Gauḍīya Maṭha will result in inauspiciousness. That is why the devotees are greatly distressed to see their impending inauspiciousness.</w:t>
      </w:r>
    </w:p>
    <w:p w14:paraId="7002221A" w14:textId="536D3B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6.142</w:t>
      </w:r>
    </w:p>
    <w:p w14:paraId="1CE345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55FF0A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yathā tumi dui kara avatāra</w:t>
      </w:r>
      <w:r w:rsidRPr="004A2847">
        <w:rPr>
          <w:rStyle w:val="BookTitle"/>
          <w:rFonts w:asciiTheme="minorHAnsi" w:hAnsiTheme="minorHAnsi" w:cstheme="minorHAnsi"/>
          <w:b w:val="0"/>
          <w:bCs w:val="0"/>
          <w:color w:val="000000"/>
          <w:sz w:val="28"/>
          <w:szCs w:val="28"/>
        </w:rPr>
        <w:br/>
        <w:t>tathā tathā dāsye mora hau adhikāra</w:t>
      </w:r>
    </w:p>
    <w:p w14:paraId="3436B2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I achieve the qualification to become Your servant wherever the two of You incarnate.</w:t>
      </w:r>
    </w:p>
    <w:p w14:paraId="3179E4C4" w14:textId="3D79BB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6.143</w:t>
      </w:r>
    </w:p>
    <w:p w14:paraId="2C4A0A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2F7E95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vṛndāvanadāsa tachu pada-yuge gāna</w:t>
      </w:r>
    </w:p>
    <w:p w14:paraId="262E6F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5E721DB7"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Six, entitled “The Glories of Śrī Nityānanda.”</w:t>
      </w:r>
    </w:p>
    <w:p w14:paraId="5AEAEFC3" w14:textId="3065AC92"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 xml:space="preserve">CBP 7: Pastimes in </w:t>
      </w:r>
      <w:r w:rsidR="00C609D8">
        <w:rPr>
          <w:rStyle w:val="BookTitle"/>
          <w:rFonts w:asciiTheme="minorHAnsi" w:hAnsiTheme="minorHAnsi" w:cstheme="minorHAnsi"/>
          <w:b w:val="0"/>
          <w:bCs w:val="0"/>
          <w:vanish w:val="0"/>
          <w:color w:val="004080"/>
          <w:sz w:val="20"/>
          <w:szCs w:val="20"/>
        </w:rPr>
        <w:t>Ś</w:t>
      </w:r>
      <w:r w:rsidRPr="004A2847">
        <w:rPr>
          <w:rStyle w:val="BookTitle"/>
          <w:rFonts w:asciiTheme="minorHAnsi" w:hAnsiTheme="minorHAnsi" w:cstheme="minorHAnsi"/>
          <w:b w:val="0"/>
          <w:bCs w:val="0"/>
          <w:vanish w:val="0"/>
          <w:color w:val="004080"/>
          <w:sz w:val="20"/>
          <w:szCs w:val="20"/>
        </w:rPr>
        <w:t>r</w:t>
      </w:r>
      <w:r w:rsidR="00C609D8">
        <w:rPr>
          <w:rStyle w:val="BookTitle"/>
          <w:rFonts w:asciiTheme="minorHAnsi" w:hAnsiTheme="minorHAnsi" w:cstheme="minorHAnsi"/>
          <w:b w:val="0"/>
          <w:bCs w:val="0"/>
          <w:vanish w:val="0"/>
          <w:color w:val="004080"/>
          <w:sz w:val="20"/>
          <w:szCs w:val="20"/>
        </w:rPr>
        <w:t>ī</w:t>
      </w:r>
      <w:r w:rsidRPr="004A2847">
        <w:rPr>
          <w:rStyle w:val="BookTitle"/>
          <w:rFonts w:asciiTheme="minorHAnsi" w:hAnsiTheme="minorHAnsi" w:cstheme="minorHAnsi"/>
          <w:b w:val="0"/>
          <w:bCs w:val="0"/>
          <w:vanish w:val="0"/>
          <w:color w:val="004080"/>
          <w:sz w:val="20"/>
          <w:szCs w:val="20"/>
        </w:rPr>
        <w:t xml:space="preserve"> Gad</w:t>
      </w:r>
      <w:r w:rsidR="00C609D8">
        <w:rPr>
          <w:rStyle w:val="BookTitle"/>
          <w:rFonts w:asciiTheme="minorHAnsi" w:hAnsiTheme="minorHAnsi" w:cstheme="minorHAnsi"/>
          <w:b w:val="0"/>
          <w:bCs w:val="0"/>
          <w:vanish w:val="0"/>
          <w:color w:val="004080"/>
          <w:sz w:val="20"/>
          <w:szCs w:val="20"/>
        </w:rPr>
        <w:t>ā</w:t>
      </w:r>
      <w:r w:rsidRPr="004A2847">
        <w:rPr>
          <w:rStyle w:val="BookTitle"/>
          <w:rFonts w:asciiTheme="minorHAnsi" w:hAnsiTheme="minorHAnsi" w:cstheme="minorHAnsi"/>
          <w:b w:val="0"/>
          <w:bCs w:val="0"/>
          <w:vanish w:val="0"/>
          <w:color w:val="004080"/>
          <w:sz w:val="20"/>
          <w:szCs w:val="20"/>
        </w:rPr>
        <w:t>dhara’s Garden</w:t>
      </w:r>
    </w:p>
    <w:p w14:paraId="01FCF678" w14:textId="77777777" w:rsidR="00A969AE" w:rsidRPr="004A2847" w:rsidRDefault="00A969AE">
      <w:pPr>
        <w:pStyle w:val="ChapterDesc"/>
        <w:rPr>
          <w:rStyle w:val="BookTitle"/>
          <w:rFonts w:asciiTheme="minorHAnsi" w:hAnsiTheme="minorHAnsi" w:cstheme="minorHAnsi"/>
          <w:b/>
          <w:bCs/>
          <w:color w:val="FFFFFF"/>
          <w:sz w:val="36"/>
          <w:szCs w:val="36"/>
        </w:rPr>
      </w:pPr>
      <w:r w:rsidRPr="004A2847">
        <w:rPr>
          <w:rStyle w:val="BookTitle"/>
          <w:rFonts w:asciiTheme="minorHAnsi" w:hAnsiTheme="minorHAnsi" w:cstheme="minorHAnsi"/>
          <w:b/>
          <w:bCs/>
          <w:color w:val="FFFFFF"/>
          <w:sz w:val="36"/>
          <w:szCs w:val="36"/>
        </w:rPr>
        <w:lastRenderedPageBreak/>
        <w:t>Chapter Seven: Pastimes in Śrī Gadādhara’s Garden</w:t>
      </w:r>
    </w:p>
    <w:p w14:paraId="6087F8E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This chapter describes Śrī Nityānanda’ s return journey to Nīlācala from Navadvīpa, Śrī Gaurasundara’s description of Nityānanda’ s ornaments as the nine types of devotional service, Śrī Nityānanda’s pastime of seeing Lord Jagannātha, and the ecstatic pastime of Śrī Gaurasundara and Nityānanda’s eating at the Ṭoṭā-gopīnātha temple.</w:t>
      </w:r>
    </w:p>
    <w:p w14:paraId="5B6500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taking leave of Mother Śacī in Śrīdhāma Māyāpur-Navadvīpa, Śrī Nityānanda Prabhu along with His associates went to Nīlācala, where He stayed in one flower garden. When Śrī Gaurasundara came alone to that garden to meet Śrī Nityānanda, the Lord offered prayers to Nityānanda by reciting the </w:t>
      </w:r>
      <w:r w:rsidRPr="004A2847">
        <w:rPr>
          <w:rStyle w:val="BookTitle"/>
          <w:rFonts w:asciiTheme="minorHAnsi" w:hAnsiTheme="minorHAnsi" w:cstheme="minorHAnsi"/>
          <w:b w:val="0"/>
          <w:bCs w:val="0"/>
          <w:i/>
          <w:iCs/>
          <w:color w:val="000000"/>
          <w:sz w:val="28"/>
          <w:szCs w:val="28"/>
        </w:rPr>
        <w:t>śloka</w:t>
      </w:r>
      <w:r w:rsidRPr="004A2847">
        <w:rPr>
          <w:rStyle w:val="BookTitle"/>
          <w:rFonts w:asciiTheme="minorHAnsi" w:hAnsiTheme="minorHAnsi" w:cstheme="minorHAnsi"/>
          <w:b w:val="0"/>
          <w:bCs w:val="0"/>
          <w:color w:val="000000"/>
          <w:sz w:val="28"/>
          <w:szCs w:val="28"/>
        </w:rPr>
        <w:t xml:space="preserve"> beginning </w:t>
      </w:r>
      <w:r w:rsidRPr="004A2847">
        <w:rPr>
          <w:rStyle w:val="BookTitle"/>
          <w:rFonts w:asciiTheme="minorHAnsi" w:hAnsiTheme="minorHAnsi" w:cstheme="minorHAnsi"/>
          <w:b w:val="0"/>
          <w:bCs w:val="0"/>
          <w:i/>
          <w:iCs/>
          <w:color w:val="000000"/>
          <w:sz w:val="28"/>
          <w:szCs w:val="28"/>
        </w:rPr>
        <w:t>gṛnhīyād yavanī pānin</w:t>
      </w:r>
      <w:r w:rsidRPr="004A2847">
        <w:rPr>
          <w:rStyle w:val="BookTitle"/>
          <w:rFonts w:asciiTheme="minorHAnsi" w:hAnsiTheme="minorHAnsi" w:cstheme="minorHAnsi"/>
          <w:b w:val="0"/>
          <w:bCs w:val="0"/>
          <w:color w:val="000000"/>
          <w:sz w:val="28"/>
          <w:szCs w:val="28"/>
        </w:rPr>
        <w:t xml:space="preserve"> and then circumambulated Him. Śrī Nityānanda also manifested ecstatic love upon seeing the moonlike face of Śrī Gaura. A current of great ecstasy swelled in the loving conversation between Śrī Caitanya and Nityānanda. While glorifying Śrī Nityānanda, Śrīman Mahāprabhu said that the gold, silver, pearls, </w:t>
      </w:r>
      <w:r w:rsidRPr="004A2847">
        <w:rPr>
          <w:rStyle w:val="BookTitle"/>
          <w:rFonts w:asciiTheme="minorHAnsi" w:hAnsiTheme="minorHAnsi" w:cstheme="minorHAnsi"/>
          <w:b w:val="0"/>
          <w:bCs w:val="0"/>
          <w:i/>
          <w:iCs/>
          <w:color w:val="000000"/>
          <w:sz w:val="28"/>
          <w:szCs w:val="28"/>
        </w:rPr>
        <w:t>rudrākṣa</w:t>
      </w:r>
      <w:r w:rsidRPr="004A2847">
        <w:rPr>
          <w:rStyle w:val="BookTitle"/>
          <w:rFonts w:asciiTheme="minorHAnsi" w:hAnsiTheme="minorHAnsi" w:cstheme="minorHAnsi"/>
          <w:b w:val="0"/>
          <w:bCs w:val="0"/>
          <w:color w:val="000000"/>
          <w:sz w:val="28"/>
          <w:szCs w:val="28"/>
        </w:rPr>
        <w:t xml:space="preserve">, etc., that are found on Śrī Nityānanda’s body are the nine types of devotional service. Śrī Nityānanda has awarded to even fallen souls the </w:t>
      </w:r>
      <w:proofErr w:type="gramStart"/>
      <w:r w:rsidRPr="004A2847">
        <w:rPr>
          <w:rStyle w:val="BookTitle"/>
          <w:rFonts w:asciiTheme="minorHAnsi" w:hAnsiTheme="minorHAnsi" w:cstheme="minorHAnsi"/>
          <w:b w:val="0"/>
          <w:bCs w:val="0"/>
          <w:color w:val="000000"/>
          <w:sz w:val="28"/>
          <w:szCs w:val="28"/>
        </w:rPr>
        <w:t>most rare</w:t>
      </w:r>
      <w:proofErr w:type="gramEnd"/>
      <w:r w:rsidRPr="004A2847">
        <w:rPr>
          <w:rStyle w:val="BookTitle"/>
          <w:rFonts w:asciiTheme="minorHAnsi" w:hAnsiTheme="minorHAnsi" w:cstheme="minorHAnsi"/>
          <w:b w:val="0"/>
          <w:bCs w:val="0"/>
          <w:color w:val="000000"/>
          <w:sz w:val="28"/>
          <w:szCs w:val="28"/>
        </w:rPr>
        <w:t xml:space="preserve"> loving devotional service that is desired by even great sages and mystic yogis, and Nityānanda is capable of giving away even Lord Kṛṣṇa, who is supremely independent. Nityānanda is the personification of the mellows of devotional service to Kṛṣṇa, and the body of Nityānanda is the abode of Kṛṣṇa’s pastimes. Śrī Nityānanda also revealed His own subordinate nature to Śrī Gaurasundara.</w:t>
      </w:r>
    </w:p>
    <w:p w14:paraId="4CBDEC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Mahāprabhu said that the nine types of devotional service certainly adorn the transcendental limbs of Śrī Nityānanda as His ornaments. As ordinary people who do not understand why Lord Śiva decorates his head with a snake imagine or think differently about him, similarly, on seeing the ornaments on Śrī Nityānanda’s transcendental body, people proud of their material knowledge become offenders at His lotus feet. Lord Śiva is the servant of Śrī Saṅkarṣaṇa, or Śrī Ananta, so out of love for his worshipable Lord, Śiva always keeps Śrī Ananta on his head. Similarly, for the pleasure of Śrī Gaurasundara, Śrī Nityānanda also decorates His transcendental body with the ornaments of the nine types of devotional service. Fortunate persons can understand these confidential topics, and thus they become happy and attain service at the lotus feet of Śrī Kṛṣṇa. Sinful people, however, become destroyed by being deceived by their material </w:t>
      </w:r>
      <w:r w:rsidRPr="004A2847">
        <w:rPr>
          <w:rStyle w:val="BookTitle"/>
          <w:rFonts w:asciiTheme="minorHAnsi" w:hAnsiTheme="minorHAnsi" w:cstheme="minorHAnsi"/>
          <w:b w:val="0"/>
          <w:bCs w:val="0"/>
          <w:color w:val="000000"/>
          <w:sz w:val="28"/>
          <w:szCs w:val="28"/>
        </w:rPr>
        <w:lastRenderedPageBreak/>
        <w:t>knowledge. Śrī Nityānanda and His associates are Śrī Baladeva and Baladeva’s associates of Vraja. The devotional sentiments enjoyed by the associates of Nanda Mahārāja are present on the transcendental body of Śrī Nityānanda as His ornaments.</w:t>
      </w:r>
    </w:p>
    <w:p w14:paraId="2D23BE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Caitanya and Śrī Nityānanda sat in that solitary flower garden and discussed confidential topics and the rare transcendental sentiments of Gokula desired by personalities like Śrī Uddhava. In this regard the author glorifies the supreme position of Śrī Kṛṣṇa Caitanya and warns about the grave consequences a person faces if, without understanding the confidential loving quarrels between Śrī Nityānanda and Śrī Gauracandra, he takes the side of one Lord and blasphemes the other Lord.</w:t>
      </w:r>
    </w:p>
    <w:p w14:paraId="4F57E6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taking leave from Nityānanda, Śrī Gaurasundara returned to His own residence. Śrī Nityānanda went to see Lord Jagannātha, where He manifested pastimes of </w:t>
      </w:r>
      <w:r w:rsidRPr="004A2847">
        <w:rPr>
          <w:rStyle w:val="BookTitle"/>
          <w:rFonts w:asciiTheme="minorHAnsi" w:hAnsiTheme="minorHAnsi" w:cstheme="minorHAnsi"/>
          <w:b w:val="0"/>
          <w:bCs w:val="0"/>
          <w:i/>
          <w:iCs/>
          <w:color w:val="000000"/>
          <w:sz w:val="28"/>
          <w:szCs w:val="28"/>
        </w:rPr>
        <w:t xml:space="preserve">mahābhāva, </w:t>
      </w:r>
      <w:r w:rsidRPr="004A2847">
        <w:rPr>
          <w:rStyle w:val="BookTitle"/>
          <w:rFonts w:asciiTheme="minorHAnsi" w:hAnsiTheme="minorHAnsi" w:cstheme="minorHAnsi"/>
          <w:b w:val="0"/>
          <w:bCs w:val="0"/>
          <w:color w:val="000000"/>
          <w:sz w:val="28"/>
          <w:szCs w:val="28"/>
        </w:rPr>
        <w:t xml:space="preserve">and from there He went to the house of Śrī Gadādhara Paṇḍita in one garden. The Deity of Gopīnātha was situated in the house of Gadādhara. This Deity is so attractive that even the hearts of atheists become melted on seeing Him. Śrī Caitanyadeva personally embraced this Deity. When Śrī Gadādhara heard the news of Śrī Nityānanda’s arrival at his house, he left his recitation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came to greet Him. During their meeting, they both became overwhelmed with love while glorifying each other. Neither of them would ever converse with the other’s enemy. Gadādhara resolved that he would never see the face of a person who blasphemes Nityānanda.</w:t>
      </w:r>
    </w:p>
    <w:p w14:paraId="7A3527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Gadādhara Paṇḍita invited Śrī Nityānanda Prabhu to have lunch at his house, and Śrī Nityānanda gave Gadādhara Paṇḍita some fine rice fit for offering the Lord that He had personally brought from Bengal for offering to Gopīnātha. He also presented a beautiful colored cloth to Gopīnātha. Gadādhara put that colored cloth on the transcendental body of Śrī Gopīnātha. He then cooked the rice that Nityānanda had brought from Bengal and offered it to Gopīnātha along with vegetables and a preparation of spinach picked from the courtyard of the Ṭoṭā-gopīnātha temple.</w:t>
      </w:r>
    </w:p>
    <w:p w14:paraId="64294B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At that time Śrī Gaurasundara also arrived at Gadādhara’s house and told Gadādhara that He was certainly entitled to a portion of Nityānanda’s goods, Gadādhara’s cooking, and Gopīnātha’s remnants. On hearing Śrī Mahāprabhu’s merciful words, Gadādhara became extremely happy, and he placed a plate of Gopīnātha’s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before Mahāprabhu. While honoring the rice given by Nityānanda and while praising the cooking of Gadādhara, Mahāprabhu manifested the pastime of honoring Gopīnātha’s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Śrī Gaurasundara, </w:t>
      </w:r>
      <w:r w:rsidRPr="004A2847">
        <w:rPr>
          <w:rStyle w:val="BookTitle"/>
          <w:rFonts w:asciiTheme="minorHAnsi" w:hAnsiTheme="minorHAnsi" w:cstheme="minorHAnsi"/>
          <w:b w:val="0"/>
          <w:bCs w:val="0"/>
          <w:color w:val="000000"/>
          <w:sz w:val="28"/>
          <w:szCs w:val="28"/>
        </w:rPr>
        <w:lastRenderedPageBreak/>
        <w:t xml:space="preserve">Nityānanda, and Gadādhara finished their pastime of honoring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in the midst of</w:t>
      </w:r>
      <w:proofErr w:type="gramEnd"/>
      <w:r w:rsidRPr="004A2847">
        <w:rPr>
          <w:rStyle w:val="BookTitle"/>
          <w:rFonts w:asciiTheme="minorHAnsi" w:hAnsiTheme="minorHAnsi" w:cstheme="minorHAnsi"/>
          <w:b w:val="0"/>
          <w:bCs w:val="0"/>
          <w:color w:val="000000"/>
          <w:sz w:val="28"/>
          <w:szCs w:val="28"/>
        </w:rPr>
        <w:t xml:space="preserve"> laughing and teasing each other. Then the devotees gathered there plundered the remnants of the three Prabhus.</w:t>
      </w:r>
    </w:p>
    <w:p w14:paraId="1F4B55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Ṭhākura Vṛndāvana concludes this chapter by declaring that one who hears or reads about Śrī Gaura-Nityānanda’s pastime of eating at the house of Gadādhara will attain devotional service and by describing topics of Gaura, Gadādhara, and Nityānanda’s living together in Nīlācala.</w:t>
      </w:r>
    </w:p>
    <w:p w14:paraId="282C046B" w14:textId="487CE4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7.001</w:t>
      </w:r>
    </w:p>
    <w:p w14:paraId="3BB253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43481A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śrī-vaikuṇṭha-nātha gauracandra</w:t>
      </w:r>
      <w:r w:rsidRPr="004A2847">
        <w:rPr>
          <w:rStyle w:val="BookTitle"/>
          <w:rFonts w:asciiTheme="minorHAnsi" w:hAnsiTheme="minorHAnsi" w:cstheme="minorHAnsi"/>
          <w:b w:val="0"/>
          <w:bCs w:val="0"/>
          <w:color w:val="000000"/>
          <w:sz w:val="28"/>
          <w:szCs w:val="28"/>
        </w:rPr>
        <w:br/>
        <w:t>jaya jaya śrī-sevā-vigraha nityānanda</w:t>
      </w:r>
    </w:p>
    <w:p w14:paraId="403547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Gauracandra, the Lord of Vaikuṇṭha! All glories to Śrī Nityānanda, the personification of the Lord’s service!</w:t>
      </w:r>
    </w:p>
    <w:p w14:paraId="5715357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śrī-sevā-vigraha</w:t>
      </w:r>
      <w:r w:rsidRPr="004A2847">
        <w:rPr>
          <w:rStyle w:val="BookTitle"/>
          <w:rFonts w:asciiTheme="minorHAnsi" w:hAnsiTheme="minorHAnsi" w:cstheme="minorHAnsi"/>
          <w:b w:val="0"/>
          <w:bCs w:val="0"/>
          <w:color w:val="000000"/>
          <w:sz w:val="28"/>
          <w:szCs w:val="28"/>
        </w:rPr>
        <w:t xml:space="preserve"> is explained as follows: Śrī Baladeva Prabhu serves the Lord by assuming ten different forms. Śrī Nityānanda Prabhu serves Lord Gaurasundara by enacting the pastimes of distributing love of God. That is why He is </w:t>
      </w:r>
      <w:r w:rsidRPr="004A2847">
        <w:rPr>
          <w:rStyle w:val="BookTitle"/>
          <w:rFonts w:asciiTheme="minorHAnsi" w:hAnsiTheme="minorHAnsi" w:cstheme="minorHAnsi"/>
          <w:b w:val="0"/>
          <w:bCs w:val="0"/>
          <w:i/>
          <w:iCs/>
          <w:color w:val="000000"/>
          <w:sz w:val="28"/>
          <w:szCs w:val="28"/>
        </w:rPr>
        <w:t>śrī-gaura-sevā-vigraha</w:t>
      </w:r>
      <w:r w:rsidRPr="004A2847">
        <w:rPr>
          <w:rStyle w:val="BookTitle"/>
          <w:rFonts w:asciiTheme="minorHAnsi" w:hAnsiTheme="minorHAnsi" w:cstheme="minorHAnsi"/>
          <w:b w:val="0"/>
          <w:bCs w:val="0"/>
          <w:color w:val="000000"/>
          <w:sz w:val="28"/>
          <w:szCs w:val="28"/>
        </w:rPr>
        <w:t>, the personification of Gaura’s service.</w:t>
      </w:r>
    </w:p>
    <w:p w14:paraId="63B05B43" w14:textId="2FB28F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7.002</w:t>
      </w:r>
    </w:p>
    <w:p w14:paraId="7FA9F5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362ADA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advaita-śrīvāsa-priya-dhāma</w:t>
      </w:r>
      <w:r w:rsidRPr="004A2847">
        <w:rPr>
          <w:rStyle w:val="BookTitle"/>
          <w:rFonts w:asciiTheme="minorHAnsi" w:hAnsiTheme="minorHAnsi" w:cstheme="minorHAnsi"/>
          <w:b w:val="0"/>
          <w:bCs w:val="0"/>
          <w:color w:val="000000"/>
          <w:sz w:val="28"/>
          <w:szCs w:val="28"/>
        </w:rPr>
        <w:br/>
        <w:t>jaya gadādhara-śrī-jagadānanda-prāṇa</w:t>
      </w:r>
    </w:p>
    <w:p w14:paraId="24FFC9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object of Śrī Advaita and Śrīvāsa’s love! All glories to the life and soul of Gadādhara and Śrī Jagadānanda!</w:t>
      </w:r>
    </w:p>
    <w:p w14:paraId="03DBA071" w14:textId="186904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7.003</w:t>
      </w:r>
    </w:p>
    <w:p w14:paraId="1BA6CB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8D4B7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śrī-paramānanda-purīra jīvana</w:t>
      </w:r>
      <w:r w:rsidRPr="004A2847">
        <w:rPr>
          <w:rStyle w:val="BookTitle"/>
          <w:rFonts w:asciiTheme="minorHAnsi" w:hAnsiTheme="minorHAnsi" w:cstheme="minorHAnsi"/>
          <w:b w:val="0"/>
          <w:bCs w:val="0"/>
          <w:color w:val="000000"/>
          <w:sz w:val="28"/>
          <w:szCs w:val="28"/>
        </w:rPr>
        <w:br/>
        <w:t>jaya śrī-dāmodara-svarūpera prāṇa-dhana</w:t>
      </w:r>
    </w:p>
    <w:p w14:paraId="438EC2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life and soul of Paramānanda Purī! All glories to the treasure of Svarūpa Dāmodara’s life!</w:t>
      </w:r>
    </w:p>
    <w:p w14:paraId="56DA782A" w14:textId="054A80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7.004</w:t>
      </w:r>
    </w:p>
    <w:p w14:paraId="1640B5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w:t>
      </w:r>
    </w:p>
    <w:p w14:paraId="4B7E06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vakreśvara paṇḍitera priyakārī</w:t>
      </w:r>
      <w:r w:rsidRPr="004A2847">
        <w:rPr>
          <w:rStyle w:val="BookTitle"/>
          <w:rFonts w:asciiTheme="minorHAnsi" w:hAnsiTheme="minorHAnsi" w:cstheme="minorHAnsi"/>
          <w:b w:val="0"/>
          <w:bCs w:val="0"/>
          <w:color w:val="000000"/>
          <w:sz w:val="28"/>
          <w:szCs w:val="28"/>
        </w:rPr>
        <w:br/>
        <w:t>jaya puṇḍarīka vidyānidhi manohārī</w:t>
      </w:r>
    </w:p>
    <w:p w14:paraId="3CDD49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benefactor of Vakreśvara Paṇḍita! All glories to the enchanter of Puṇḍarīka Vidyānidhi!</w:t>
      </w:r>
    </w:p>
    <w:p w14:paraId="105F8069" w14:textId="3E0CC4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7.005</w:t>
      </w:r>
    </w:p>
    <w:p w14:paraId="3ACDEF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0968B8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dvāra-pāla govindera nātha</w:t>
      </w:r>
      <w:r w:rsidRPr="004A2847">
        <w:rPr>
          <w:rStyle w:val="BookTitle"/>
          <w:rFonts w:asciiTheme="minorHAnsi" w:hAnsiTheme="minorHAnsi" w:cstheme="minorHAnsi"/>
          <w:b w:val="0"/>
          <w:bCs w:val="0"/>
          <w:color w:val="000000"/>
          <w:sz w:val="28"/>
          <w:szCs w:val="28"/>
        </w:rPr>
        <w:br/>
        <w:t>jīva-prati kara prabhu, śubha-dṛṣṭi-pāta</w:t>
      </w:r>
    </w:p>
    <w:p w14:paraId="11823F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Lord of Govinda the doorkeeper! O Lord, please glance mercifully on the living entities.</w:t>
      </w:r>
    </w:p>
    <w:p w14:paraId="4CDB81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Govinda used to protect Gaurasundara.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he is called </w:t>
      </w:r>
      <w:r w:rsidRPr="004A2847">
        <w:rPr>
          <w:rStyle w:val="BookTitle"/>
          <w:rFonts w:asciiTheme="minorHAnsi" w:hAnsiTheme="minorHAnsi" w:cstheme="minorHAnsi"/>
          <w:b w:val="0"/>
          <w:bCs w:val="0"/>
          <w:i/>
          <w:iCs/>
          <w:color w:val="000000"/>
          <w:sz w:val="28"/>
          <w:szCs w:val="28"/>
        </w:rPr>
        <w:t>dvāra-pāla</w:t>
      </w:r>
      <w:r w:rsidRPr="004A2847">
        <w:rPr>
          <w:rStyle w:val="BookTitle"/>
          <w:rFonts w:asciiTheme="minorHAnsi" w:hAnsiTheme="minorHAnsi" w:cstheme="minorHAnsi"/>
          <w:b w:val="0"/>
          <w:bCs w:val="0"/>
          <w:color w:val="000000"/>
          <w:sz w:val="28"/>
          <w:szCs w:val="28"/>
        </w:rPr>
        <w:t>, the doorkeeper.</w:t>
      </w:r>
    </w:p>
    <w:p w14:paraId="1BFC39C5" w14:textId="562195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7.006</w:t>
      </w:r>
    </w:p>
    <w:p w14:paraId="364109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78121E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 navadvīpa-pure</w:t>
      </w:r>
      <w:r w:rsidRPr="004A2847">
        <w:rPr>
          <w:rStyle w:val="BookTitle"/>
          <w:rFonts w:asciiTheme="minorHAnsi" w:hAnsiTheme="minorHAnsi" w:cstheme="minorHAnsi"/>
          <w:b w:val="0"/>
          <w:bCs w:val="0"/>
          <w:color w:val="000000"/>
          <w:sz w:val="28"/>
          <w:szCs w:val="28"/>
        </w:rPr>
        <w:br/>
        <w:t>viharena prema-bhakti-ānanda-sāgare</w:t>
      </w:r>
    </w:p>
    <w:p w14:paraId="6A278C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enjoyed in the ocean of ecstatic love of God while staying in Navadvīpa.</w:t>
      </w:r>
    </w:p>
    <w:p w14:paraId="0A49D3FA" w14:textId="304111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7.007</w:t>
      </w:r>
    </w:p>
    <w:p w14:paraId="4D55E4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731CA1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bhakta-saṅge karena kīrtana</w:t>
      </w:r>
      <w:r w:rsidRPr="004A2847">
        <w:rPr>
          <w:rStyle w:val="BookTitle"/>
          <w:rFonts w:asciiTheme="minorHAnsi" w:hAnsiTheme="minorHAnsi" w:cstheme="minorHAnsi"/>
          <w:b w:val="0"/>
          <w:bCs w:val="0"/>
          <w:color w:val="000000"/>
          <w:sz w:val="28"/>
          <w:szCs w:val="28"/>
        </w:rPr>
        <w:br/>
        <w:t>kṛṣṇa-nṛtya-gīta haila sabāra bhajana</w:t>
      </w:r>
    </w:p>
    <w:p w14:paraId="2C78D0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Nityānanda would constantly engage in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along with His devotees. Indeed, chanting and dancing in glorification of Kṛṣṇa became their only occupation.</w:t>
      </w:r>
    </w:p>
    <w:p w14:paraId="31D454FB" w14:textId="1D2E4E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7.008-009</w:t>
      </w:r>
    </w:p>
    <w:p w14:paraId="39CCEB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056E21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gopa-śiśu-gaṇa-saṅge prati-ghare ghare</w:t>
      </w:r>
      <w:r w:rsidRPr="004A2847">
        <w:rPr>
          <w:rStyle w:val="BookTitle"/>
          <w:rFonts w:asciiTheme="minorHAnsi" w:hAnsiTheme="minorHAnsi" w:cstheme="minorHAnsi"/>
          <w:b w:val="0"/>
          <w:bCs w:val="0"/>
          <w:color w:val="000000"/>
          <w:sz w:val="28"/>
          <w:szCs w:val="28"/>
        </w:rPr>
        <w:br/>
        <w:t>yena krīḍā karilena gokula-nagare</w:t>
      </w:r>
    </w:p>
    <w:p w14:paraId="6D169F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sei-mata gokulera ānanda prakāśi’</w:t>
      </w:r>
      <w:r w:rsidRPr="004A2847">
        <w:rPr>
          <w:rStyle w:val="BookTitle"/>
          <w:rFonts w:asciiTheme="minorHAnsi" w:hAnsiTheme="minorHAnsi" w:cstheme="minorHAnsi"/>
          <w:b w:val="0"/>
          <w:bCs w:val="0"/>
          <w:color w:val="000000"/>
          <w:sz w:val="28"/>
          <w:szCs w:val="28"/>
        </w:rPr>
        <w:br/>
        <w:t>kīrtana karena nityānanda suvilāsī</w:t>
      </w:r>
    </w:p>
    <w:p w14:paraId="17EF58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Nityānanda previously sported house to house with the cowherd boys in Gokula, He manifested those blissful Gokula pastimes while performing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541CD48D" w14:textId="7AC9D5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7.010</w:t>
      </w:r>
    </w:p>
    <w:p w14:paraId="711301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013FF5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icchā-maya nityānanda-candra bhagavān</w:t>
      </w:r>
      <w:r w:rsidRPr="004A2847">
        <w:rPr>
          <w:rStyle w:val="BookTitle"/>
          <w:rFonts w:asciiTheme="minorHAnsi" w:hAnsiTheme="minorHAnsi" w:cstheme="minorHAnsi"/>
          <w:b w:val="0"/>
          <w:bCs w:val="0"/>
          <w:color w:val="000000"/>
          <w:sz w:val="28"/>
          <w:szCs w:val="28"/>
        </w:rPr>
        <w:br/>
        <w:t>gauracandra dekhite haila icchā tāna</w:t>
      </w:r>
    </w:p>
    <w:p w14:paraId="0DB7C2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supremely independent Lord Nityānanda once desired to see Gauracandra.</w:t>
      </w:r>
    </w:p>
    <w:p w14:paraId="5DA3CEB1" w14:textId="101524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7.011</w:t>
      </w:r>
    </w:p>
    <w:p w14:paraId="703D3F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78BB94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āi-sthāne hailena santoṣe vidāya</w:t>
      </w:r>
      <w:r w:rsidRPr="004A2847">
        <w:rPr>
          <w:rStyle w:val="BookTitle"/>
          <w:rFonts w:asciiTheme="minorHAnsi" w:hAnsiTheme="minorHAnsi" w:cstheme="minorHAnsi"/>
          <w:b w:val="0"/>
          <w:bCs w:val="0"/>
          <w:color w:val="000000"/>
          <w:sz w:val="28"/>
          <w:szCs w:val="28"/>
        </w:rPr>
        <w:br/>
        <w:t>nīlācale calilena caitanya-icchāya</w:t>
      </w:r>
    </w:p>
    <w:p w14:paraId="4F3EFC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Taking permission from Mother Śacī, He departed for Nīlācala by the will of Śrī Caitanya.</w:t>
      </w:r>
      <w:bookmarkStart w:id="291" w:name="_Hlk162516454"/>
    </w:p>
    <w:p w14:paraId="159319D1" w14:textId="7A9A4055" w:rsidR="00DF5F0C" w:rsidRPr="004A2847" w:rsidRDefault="00DF5F0C" w:rsidP="00DF5F0C">
      <w:pPr>
        <w:pStyle w:val="VerseNumber"/>
        <w:rPr>
          <w:ins w:id="292" w:author="your servant" w:date="2024-03-28T11:06:00Z"/>
          <w:rStyle w:val="BookTitle"/>
          <w:rFonts w:asciiTheme="minorHAnsi" w:hAnsiTheme="minorHAnsi" w:cstheme="minorHAnsi"/>
          <w:b w:val="0"/>
          <w:bCs w:val="0"/>
          <w:vanish w:val="0"/>
          <w:color w:val="008000"/>
          <w:sz w:val="20"/>
          <w:szCs w:val="20"/>
        </w:rPr>
      </w:pPr>
      <w:ins w:id="293" w:author="your servant" w:date="2024-03-28T11:06:00Z">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w:t>
        </w:r>
      </w:ins>
      <w:ins w:id="294" w:author="your servant" w:date="2024-03-28T11:07:00Z">
        <w:r>
          <w:rPr>
            <w:rStyle w:val="BookTitle"/>
            <w:rFonts w:asciiTheme="minorHAnsi" w:hAnsiTheme="minorHAnsi" w:cstheme="minorHAnsi"/>
            <w:b w:val="0"/>
            <w:bCs w:val="0"/>
            <w:vanish w:val="0"/>
            <w:color w:val="008000"/>
            <w:sz w:val="20"/>
            <w:szCs w:val="20"/>
          </w:rPr>
          <w:t>2</w:t>
        </w:r>
      </w:ins>
    </w:p>
    <w:p w14:paraId="3E69B0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77A56E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parama-vihvala pāriṣada-saba-saṅge</w:t>
      </w:r>
      <w:r w:rsidRPr="004A2847">
        <w:rPr>
          <w:rStyle w:val="BookTitle"/>
          <w:rFonts w:asciiTheme="minorHAnsi" w:hAnsiTheme="minorHAnsi" w:cstheme="minorHAnsi"/>
          <w:b w:val="0"/>
          <w:bCs w:val="0"/>
          <w:color w:val="000000"/>
          <w:sz w:val="28"/>
          <w:szCs w:val="28"/>
        </w:rPr>
        <w:br/>
        <w:t>āilena śrī-caitanya-nāma-guṇa-raṅge</w:t>
      </w:r>
    </w:p>
    <w:p w14:paraId="2092C7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became overwhelmed as He chanted Lord Caitanya’s names and qualities while traveling on the path to Nīlācala with His associates.</w:t>
      </w:r>
    </w:p>
    <w:bookmarkEnd w:id="291"/>
    <w:p w14:paraId="39EBE59D" w14:textId="79F584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7.013</w:t>
      </w:r>
    </w:p>
    <w:p w14:paraId="29D49D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5CA4DC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huṅkāra, garjana, nṛtya, ānanda krandana</w:t>
      </w:r>
      <w:r w:rsidRPr="004A2847">
        <w:rPr>
          <w:rStyle w:val="BookTitle"/>
          <w:rFonts w:asciiTheme="minorHAnsi" w:hAnsiTheme="minorHAnsi" w:cstheme="minorHAnsi"/>
          <w:b w:val="0"/>
          <w:bCs w:val="0"/>
          <w:color w:val="000000"/>
          <w:sz w:val="28"/>
          <w:szCs w:val="28"/>
        </w:rPr>
        <w:br/>
        <w:t>niravadhi kare saba pāriṣada-gaṇa</w:t>
      </w:r>
    </w:p>
    <w:p w14:paraId="3BA2BF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His associates would constantly roar, </w:t>
      </w:r>
      <w:proofErr w:type="gramStart"/>
      <w:r w:rsidRPr="004A2847">
        <w:rPr>
          <w:rStyle w:val="BookTitle"/>
          <w:rFonts w:asciiTheme="minorHAnsi" w:hAnsiTheme="minorHAnsi" w:cstheme="minorHAnsi"/>
          <w:b/>
          <w:bCs/>
          <w:color w:val="800000"/>
          <w:sz w:val="28"/>
          <w:szCs w:val="28"/>
        </w:rPr>
        <w:t>shout loudly</w:t>
      </w:r>
      <w:proofErr w:type="gramEnd"/>
      <w:r w:rsidRPr="004A2847">
        <w:rPr>
          <w:rStyle w:val="BookTitle"/>
          <w:rFonts w:asciiTheme="minorHAnsi" w:hAnsiTheme="minorHAnsi" w:cstheme="minorHAnsi"/>
          <w:b/>
          <w:bCs/>
          <w:color w:val="800000"/>
          <w:sz w:val="28"/>
          <w:szCs w:val="28"/>
        </w:rPr>
        <w:t>, dance, and cry in ecstasy.</w:t>
      </w:r>
    </w:p>
    <w:p w14:paraId="6D8703FF" w14:textId="569391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7.014</w:t>
      </w:r>
    </w:p>
    <w:p w14:paraId="6FB13E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7DA57E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sarva-patha premānanda-rase</w:t>
      </w:r>
      <w:r w:rsidRPr="004A2847">
        <w:rPr>
          <w:rStyle w:val="BookTitle"/>
          <w:rFonts w:asciiTheme="minorHAnsi" w:hAnsiTheme="minorHAnsi" w:cstheme="minorHAnsi"/>
          <w:b w:val="0"/>
          <w:bCs w:val="0"/>
          <w:color w:val="000000"/>
          <w:sz w:val="28"/>
          <w:szCs w:val="28"/>
        </w:rPr>
        <w:br/>
        <w:t>āilena nīlācale kateka divase</w:t>
      </w:r>
    </w:p>
    <w:p w14:paraId="50E21E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Passing the entire journey absorbed in love of Kṛṣṇa, they arrived at Nīlācala after some days.</w:t>
      </w:r>
    </w:p>
    <w:p w14:paraId="0DC57DF7" w14:textId="11FD0E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7.015</w:t>
      </w:r>
    </w:p>
    <w:p w14:paraId="6C7E23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3E167D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kamalapurete āsi’ prāsāda dekhiyā</w:t>
      </w:r>
      <w:r w:rsidRPr="004A2847">
        <w:rPr>
          <w:rStyle w:val="BookTitle"/>
          <w:rFonts w:asciiTheme="minorHAnsi" w:hAnsiTheme="minorHAnsi" w:cstheme="minorHAnsi"/>
          <w:b w:val="0"/>
          <w:bCs w:val="0"/>
          <w:color w:val="000000"/>
          <w:sz w:val="28"/>
          <w:szCs w:val="28"/>
        </w:rPr>
        <w:br/>
        <w:t>paḍilena nityānanda mūrcchita haiyā</w:t>
      </w:r>
    </w:p>
    <w:p w14:paraId="7FE819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Arriving at Kamalapura, Nityānanda fell unconscious upon seeing the temple of Lord Jagannātha.</w:t>
      </w:r>
    </w:p>
    <w:p w14:paraId="061F5C6B" w14:textId="70EC79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7.016</w:t>
      </w:r>
    </w:p>
    <w:p w14:paraId="7C2926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51AD33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nayane vahaye prema-dhāra</w:t>
      </w:r>
      <w:r w:rsidRPr="004A2847">
        <w:rPr>
          <w:rStyle w:val="BookTitle"/>
          <w:rFonts w:asciiTheme="minorHAnsi" w:hAnsiTheme="minorHAnsi" w:cstheme="minorHAnsi"/>
          <w:b w:val="0"/>
          <w:bCs w:val="0"/>
          <w:color w:val="000000"/>
          <w:sz w:val="28"/>
          <w:szCs w:val="28"/>
        </w:rPr>
        <w:br/>
        <w:t>’śrī-kṛṣṇa-caitanya’ bali’ karena huṅkāra</w:t>
      </w:r>
    </w:p>
    <w:p w14:paraId="7CA25A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Constant tears flowed from His eyes, and He loudly roared, “Śrī Kṛṣṇa Caitanya!”</w:t>
      </w:r>
    </w:p>
    <w:p w14:paraId="7B888766" w14:textId="473AC4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7.017</w:t>
      </w:r>
    </w:p>
    <w:p w14:paraId="3FBF53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2A04BA3E" w14:textId="7573833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āsiyā rahilā eka puṣpera udyāne</w:t>
      </w:r>
      <w:r w:rsidRPr="004A2847">
        <w:rPr>
          <w:rStyle w:val="BookTitle"/>
          <w:rFonts w:asciiTheme="minorHAnsi" w:hAnsiTheme="minorHAnsi" w:cstheme="minorHAnsi"/>
          <w:b w:val="0"/>
          <w:bCs w:val="0"/>
          <w:color w:val="000000"/>
          <w:sz w:val="28"/>
          <w:szCs w:val="28"/>
        </w:rPr>
        <w:br/>
        <w:t>ke bujhe tāṅhāra icchā</w:t>
      </w:r>
      <w:ins w:id="295" w:author="your servant" w:date="2020-06-15T15:37:00Z">
        <w:r w:rsidR="003E172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śrī-caitanya vine</w:t>
      </w:r>
    </w:p>
    <w:p w14:paraId="1269A7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came and stayed in one flower garden. Who can understand His desire other than Śrī Caitanya?</w:t>
      </w:r>
    </w:p>
    <w:p w14:paraId="7A3899F7" w14:textId="0267A8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7.018</w:t>
      </w:r>
    </w:p>
    <w:p w14:paraId="687799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4F4139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nityānanda-vijaya jāniyā gauracandra</w:t>
      </w:r>
      <w:r w:rsidRPr="004A2847">
        <w:rPr>
          <w:rStyle w:val="BookTitle"/>
          <w:rFonts w:asciiTheme="minorHAnsi" w:hAnsiTheme="minorHAnsi" w:cstheme="minorHAnsi"/>
          <w:b w:val="0"/>
          <w:bCs w:val="0"/>
          <w:color w:val="000000"/>
          <w:sz w:val="28"/>
          <w:szCs w:val="28"/>
        </w:rPr>
        <w:br/>
        <w:t>ekeśvara āilena chāḍi’ bhakta-vṛnda</w:t>
      </w:r>
    </w:p>
    <w:p w14:paraId="145524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Understanding that Nityānanda had arrived, Śrī Gauracandra left His devotees and went there alone.</w:t>
      </w:r>
    </w:p>
    <w:p w14:paraId="21788149" w14:textId="048355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7.019</w:t>
      </w:r>
    </w:p>
    <w:p w14:paraId="270487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73D55C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dhyānānande yekhāne āchena nityānanda</w:t>
      </w:r>
      <w:r w:rsidRPr="004A2847">
        <w:rPr>
          <w:rStyle w:val="BookTitle"/>
          <w:rFonts w:asciiTheme="minorHAnsi" w:hAnsiTheme="minorHAnsi" w:cstheme="minorHAnsi"/>
          <w:b w:val="0"/>
          <w:bCs w:val="0"/>
          <w:color w:val="000000"/>
          <w:sz w:val="28"/>
          <w:szCs w:val="28"/>
        </w:rPr>
        <w:br/>
        <w:t>sei sthāne vijaya karilā gauracandra</w:t>
      </w:r>
    </w:p>
    <w:p w14:paraId="5B55E8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Gauracandra arrived there as Nityānanda was sitting absorbed in transcendental bliss.</w:t>
      </w:r>
    </w:p>
    <w:p w14:paraId="09BFDAC8" w14:textId="0743B2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7.020</w:t>
      </w:r>
    </w:p>
    <w:p w14:paraId="2038D7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3FAEBB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āsi’ dekhe—nityānanda dhyānapara</w:t>
      </w:r>
      <w:r w:rsidRPr="004A2847">
        <w:rPr>
          <w:rStyle w:val="BookTitle"/>
          <w:rFonts w:asciiTheme="minorHAnsi" w:hAnsiTheme="minorHAnsi" w:cstheme="minorHAnsi"/>
          <w:b w:val="0"/>
          <w:bCs w:val="0"/>
          <w:color w:val="000000"/>
          <w:sz w:val="28"/>
          <w:szCs w:val="28"/>
        </w:rPr>
        <w:br/>
        <w:t>pradakṣiṇa karite lāgilā bahutara</w:t>
      </w:r>
    </w:p>
    <w:p w14:paraId="2D5D3F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Nityānanda sitting in meditation, He began to repeatedly circumambulate Him.</w:t>
      </w:r>
    </w:p>
    <w:p w14:paraId="6D524037" w14:textId="388A96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7.021</w:t>
      </w:r>
    </w:p>
    <w:p w14:paraId="077676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66B14F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śloka-vandhe nityānanda-mahimā varṇiyā</w:t>
      </w:r>
      <w:r w:rsidRPr="004A2847">
        <w:rPr>
          <w:rStyle w:val="BookTitle"/>
          <w:rFonts w:asciiTheme="minorHAnsi" w:hAnsiTheme="minorHAnsi" w:cstheme="minorHAnsi"/>
          <w:b w:val="0"/>
          <w:bCs w:val="0"/>
          <w:color w:val="000000"/>
          <w:sz w:val="28"/>
          <w:szCs w:val="28"/>
        </w:rPr>
        <w:br/>
        <w:t>pradakṣiṇa kare prabhu prema-pūrṇa haiyā</w:t>
      </w:r>
    </w:p>
    <w:p w14:paraId="3B554B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filled with love, and as He circumambulated Nityānanda, He recited a verse describing His glories.</w:t>
      </w:r>
    </w:p>
    <w:p w14:paraId="524099D2" w14:textId="3E04A5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7.022</w:t>
      </w:r>
    </w:p>
    <w:p w14:paraId="1359E4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7A9493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śrī-mukhera śloka śuna—nityānanda-stuti</w:t>
      </w:r>
      <w:r w:rsidRPr="004A2847">
        <w:rPr>
          <w:rStyle w:val="BookTitle"/>
          <w:rFonts w:asciiTheme="minorHAnsi" w:hAnsiTheme="minorHAnsi" w:cstheme="minorHAnsi"/>
          <w:b w:val="0"/>
          <w:bCs w:val="0"/>
          <w:color w:val="000000"/>
          <w:sz w:val="28"/>
          <w:szCs w:val="28"/>
        </w:rPr>
        <w:br/>
        <w:t>ye śloka śunile haya nityānande mati</w:t>
      </w:r>
    </w:p>
    <w:p w14:paraId="30F341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Please hear the verse describing Nityānanda’s glories that Śrī Caitanya recited. </w:t>
      </w:r>
      <w:r w:rsidRPr="004A2847">
        <w:rPr>
          <w:rStyle w:val="BookTitle"/>
          <w:rFonts w:asciiTheme="minorHAnsi" w:hAnsiTheme="minorHAnsi" w:cstheme="minorHAnsi"/>
          <w:b/>
          <w:bCs/>
          <w:color w:val="800000"/>
          <w:sz w:val="28"/>
          <w:szCs w:val="28"/>
        </w:rPr>
        <w:lastRenderedPageBreak/>
        <w:t>By hearing this verse, one’s mind will be attracted to Nityānanda.</w:t>
      </w:r>
    </w:p>
    <w:p w14:paraId="7F134F7C" w14:textId="15EEF2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7.023</w:t>
      </w:r>
    </w:p>
    <w:p w14:paraId="22DD37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1BB9CD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gṛhṇīyād yavanī-pāṇiṁ   viśed vāśauṇḍikālayam</w:t>
      </w:r>
      <w:r w:rsidRPr="004A2847">
        <w:rPr>
          <w:rStyle w:val="BookTitle"/>
          <w:rFonts w:asciiTheme="minorHAnsi" w:hAnsiTheme="minorHAnsi" w:cstheme="minorHAnsi"/>
          <w:b w:val="0"/>
          <w:bCs w:val="0"/>
          <w:color w:val="000000"/>
          <w:sz w:val="28"/>
          <w:szCs w:val="28"/>
        </w:rPr>
        <w:br/>
        <w:t>tathāpi brahmaṇo vandyaṁ   nityānanda-padāmbujam</w:t>
      </w:r>
    </w:p>
    <w:p w14:paraId="41FF84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“Whether Śrī Nityānanda accepts the hand of an outcaste woman or enters a liquor shop, His lotus feet are still worshipable by even Brahmā.”</w:t>
      </w:r>
    </w:p>
    <w:p w14:paraId="028E7CA3" w14:textId="4FD58F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7.024</w:t>
      </w:r>
    </w:p>
    <w:p w14:paraId="2F501C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2F59D0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“madirā yavanī yadi dhare nityānanda</w:t>
      </w:r>
      <w:r w:rsidRPr="004A2847">
        <w:rPr>
          <w:rStyle w:val="BookTitle"/>
          <w:rFonts w:asciiTheme="minorHAnsi" w:hAnsiTheme="minorHAnsi" w:cstheme="minorHAnsi"/>
          <w:b w:val="0"/>
          <w:bCs w:val="0"/>
          <w:color w:val="000000"/>
          <w:sz w:val="28"/>
          <w:szCs w:val="28"/>
        </w:rPr>
        <w:br/>
        <w:t>tathāpi brahmāra vandya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bale gauracandra</w:t>
      </w:r>
    </w:p>
    <w:p w14:paraId="2398D1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said, “If Nityānanda enters a liquor shop or accepts the hand of an outcaste woman, He is still worshipable by even Brahmā.”</w:t>
      </w:r>
    </w:p>
    <w:p w14:paraId="38B53EF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drinking wine, human beings lose their sense of discrimination. By consuming intoxicants, sinful people bring about their own degradation. To associate with an outcaste woman devoid of good behavior is most sinful. Brahmā is the origin of all demigods and is worshipable. As on one side a most sinful person is degraded, Brahmā, on the other side, is worshipable by all. Śrī Nityānanda Prabhu and Śrī Guru-Vaiṣṇava, who are nondifferent from Śrī Nityānanda, are so worshipable by all that even if through external vision cheated by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xml:space="preserve"> they are found to be engaged in extremely abominable activities, they always remain superior to everyone and respectable to all. It is a great offense to consider through external vision that they are polluted by sin.</w:t>
      </w:r>
    </w:p>
    <w:p w14:paraId="1C3CC0D4" w14:textId="06F25D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7.025</w:t>
      </w:r>
    </w:p>
    <w:p w14:paraId="61BE42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5B0E19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śloka paḍi’ prabhu prema-vṛṣṭi kari’</w:t>
      </w:r>
      <w:r w:rsidRPr="004A2847">
        <w:rPr>
          <w:rStyle w:val="BookTitle"/>
          <w:rFonts w:asciiTheme="minorHAnsi" w:hAnsiTheme="minorHAnsi" w:cstheme="minorHAnsi"/>
          <w:b w:val="0"/>
          <w:bCs w:val="0"/>
          <w:color w:val="000000"/>
          <w:sz w:val="28"/>
          <w:szCs w:val="28"/>
        </w:rPr>
        <w:br/>
        <w:t>nityānanda pradakṣiṇa kare gaurahari</w:t>
      </w:r>
    </w:p>
    <w:p w14:paraId="4707C5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Gaurahari produced a shower of ecstatic love of God as He recited this verse and circumambulated Nityānanda.</w:t>
      </w:r>
    </w:p>
    <w:p w14:paraId="101F1170" w14:textId="530166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7.026</w:t>
      </w:r>
    </w:p>
    <w:p w14:paraId="12ECB2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w:t>
      </w:r>
    </w:p>
    <w:p w14:paraId="1D8412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nityānanda-svarūpo jāniñā sei-kṣaṇe</w:t>
      </w:r>
      <w:r w:rsidRPr="004A2847">
        <w:rPr>
          <w:rStyle w:val="BookTitle"/>
          <w:rFonts w:asciiTheme="minorHAnsi" w:hAnsiTheme="minorHAnsi" w:cstheme="minorHAnsi"/>
          <w:b w:val="0"/>
          <w:bCs w:val="0"/>
          <w:color w:val="000000"/>
          <w:sz w:val="28"/>
          <w:szCs w:val="28"/>
        </w:rPr>
        <w:br/>
        <w:t>uṭhilena ’hari bali’ parama sambhrame</w:t>
      </w:r>
    </w:p>
    <w:p w14:paraId="6EB441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moment Nityānanda got up with great reverence while chanting, “Hari! Hari!”</w:t>
      </w:r>
    </w:p>
    <w:p w14:paraId="143DE25D" w14:textId="560DC5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7.027</w:t>
      </w:r>
    </w:p>
    <w:p w14:paraId="2521CA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1C606E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nityānanda gauracandrera vadana</w:t>
      </w:r>
      <w:r w:rsidRPr="004A2847">
        <w:rPr>
          <w:rStyle w:val="BookTitle"/>
          <w:rFonts w:asciiTheme="minorHAnsi" w:hAnsiTheme="minorHAnsi" w:cstheme="minorHAnsi"/>
          <w:b w:val="0"/>
          <w:bCs w:val="0"/>
          <w:color w:val="000000"/>
          <w:sz w:val="28"/>
          <w:szCs w:val="28"/>
        </w:rPr>
        <w:br/>
        <w:t>ki ānanda haila, tāhā nā yāya varṇana</w:t>
      </w:r>
    </w:p>
    <w:p w14:paraId="3A726A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happiness Nityānanda felt by seeing the face of Śrī Gauracandra is difficult to describe.</w:t>
      </w:r>
    </w:p>
    <w:p w14:paraId="52626998" w14:textId="5E3268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7.028</w:t>
      </w:r>
    </w:p>
    <w:p w14:paraId="2479D8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716D5F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bali’ siṁha-nāda lāgilā karite</w:t>
      </w:r>
      <w:r w:rsidRPr="004A2847">
        <w:rPr>
          <w:rStyle w:val="BookTitle"/>
          <w:rFonts w:asciiTheme="minorHAnsi" w:hAnsiTheme="minorHAnsi" w:cstheme="minorHAnsi"/>
          <w:b w:val="0"/>
          <w:bCs w:val="0"/>
          <w:color w:val="000000"/>
          <w:sz w:val="28"/>
          <w:szCs w:val="28"/>
        </w:rPr>
        <w:br/>
        <w:t>premānande āchāḍa paḍena pṛthivīte</w:t>
      </w:r>
    </w:p>
    <w:p w14:paraId="0BF80E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roared like a lion, chanted the name of Hari, and fell forcefully to the ground in ecstatic love of God.</w:t>
      </w:r>
    </w:p>
    <w:p w14:paraId="46634371" w14:textId="42D43E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7.029</w:t>
      </w:r>
    </w:p>
    <w:p w14:paraId="691F2F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6C7B83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dui-jana pradakṣiṇa kare duṅhākāre</w:t>
      </w:r>
      <w:r w:rsidRPr="004A2847">
        <w:rPr>
          <w:rStyle w:val="BookTitle"/>
          <w:rFonts w:asciiTheme="minorHAnsi" w:hAnsiTheme="minorHAnsi" w:cstheme="minorHAnsi"/>
          <w:b w:val="0"/>
          <w:bCs w:val="0"/>
          <w:color w:val="000000"/>
          <w:sz w:val="28"/>
          <w:szCs w:val="28"/>
        </w:rPr>
        <w:br/>
        <w:t>duṅhe daṇḍavata hai’ paḍena duṅhāre</w:t>
      </w:r>
    </w:p>
    <w:p w14:paraId="598205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Lords then circumambulated each other and offered obeisances to each other.</w:t>
      </w:r>
    </w:p>
    <w:p w14:paraId="6C1DB664" w14:textId="4D788C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7.030</w:t>
      </w:r>
    </w:p>
    <w:p w14:paraId="4AEB05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35326A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dui prabhu kare prema-āliṅgana</w:t>
      </w:r>
      <w:r w:rsidRPr="004A2847">
        <w:rPr>
          <w:rStyle w:val="BookTitle"/>
          <w:rFonts w:asciiTheme="minorHAnsi" w:hAnsiTheme="minorHAnsi" w:cstheme="minorHAnsi"/>
          <w:b w:val="0"/>
          <w:bCs w:val="0"/>
          <w:color w:val="000000"/>
          <w:sz w:val="28"/>
          <w:szCs w:val="28"/>
        </w:rPr>
        <w:br/>
        <w:t>kṣaṇe galā dhari’ kare ānanda-krandana</w:t>
      </w:r>
    </w:p>
    <w:p w14:paraId="6A1CA6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One moment They embraced with love, and the next moment They cried as They held each other’s neck.</w:t>
      </w:r>
    </w:p>
    <w:p w14:paraId="682E8A3F" w14:textId="62B674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7.031</w:t>
      </w:r>
    </w:p>
    <w:p w14:paraId="5C7A8B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645897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parānande gaḍi’ yāya dui jana</w:t>
      </w:r>
      <w:r w:rsidRPr="004A2847">
        <w:rPr>
          <w:rStyle w:val="BookTitle"/>
          <w:rFonts w:asciiTheme="minorHAnsi" w:hAnsiTheme="minorHAnsi" w:cstheme="minorHAnsi"/>
          <w:b w:val="0"/>
          <w:bCs w:val="0"/>
          <w:color w:val="000000"/>
          <w:sz w:val="28"/>
          <w:szCs w:val="28"/>
        </w:rPr>
        <w:br/>
        <w:t>mahāmatta siṁha jini’ duṅhāra garjana</w:t>
      </w:r>
    </w:p>
    <w:p w14:paraId="35B1B9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another moment the two rolled on the ground in transcendental happiness and roared louder than maddened lions.</w:t>
      </w:r>
    </w:p>
    <w:p w14:paraId="7E1F4FC8" w14:textId="0C2438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7.032</w:t>
      </w:r>
    </w:p>
    <w:p w14:paraId="1244B9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718A31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adbhuta prīti se karena dui-jane</w:t>
      </w:r>
      <w:r w:rsidRPr="004A2847">
        <w:rPr>
          <w:rStyle w:val="BookTitle"/>
          <w:rFonts w:asciiTheme="minorHAnsi" w:hAnsiTheme="minorHAnsi" w:cstheme="minorHAnsi"/>
          <w:b w:val="0"/>
          <w:bCs w:val="0"/>
          <w:color w:val="000000"/>
          <w:sz w:val="28"/>
          <w:szCs w:val="28"/>
        </w:rPr>
        <w:br/>
        <w:t>pūrve yena śuniyāchi śrī-rāma-lakṣmaṇe</w:t>
      </w:r>
    </w:p>
    <w:p w14:paraId="5D8DC6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wonderful reciprocation of love between the two was like that previously found between Rāma and Lakṣmaṇa.</w:t>
      </w:r>
    </w:p>
    <w:p w14:paraId="23112BC0" w14:textId="582D1B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7.033</w:t>
      </w:r>
    </w:p>
    <w:p w14:paraId="64C826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6D86C1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jane śloka paḍi’ varṇena duṅhāre</w:t>
      </w:r>
      <w:r w:rsidRPr="004A2847">
        <w:rPr>
          <w:rStyle w:val="BookTitle"/>
          <w:rFonts w:asciiTheme="minorHAnsi" w:hAnsiTheme="minorHAnsi" w:cstheme="minorHAnsi"/>
          <w:b w:val="0"/>
          <w:bCs w:val="0"/>
          <w:color w:val="000000"/>
          <w:sz w:val="28"/>
          <w:szCs w:val="28"/>
        </w:rPr>
        <w:br/>
        <w:t>duṅhārei duṅhe yoḍa-haste namaskare</w:t>
      </w:r>
    </w:p>
    <w:p w14:paraId="65BB0D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recited verses glorifying the other, and then They offered obeisances with folded hands to each other.</w:t>
      </w:r>
    </w:p>
    <w:p w14:paraId="53F21C46" w14:textId="2B0754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7.034</w:t>
      </w:r>
    </w:p>
    <w:p w14:paraId="0A3379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73B5F1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hāsya, mūrcchā, pulaka, vaivarṇya</w:t>
      </w:r>
      <w:r w:rsidRPr="004A2847">
        <w:rPr>
          <w:rStyle w:val="BookTitle"/>
          <w:rFonts w:asciiTheme="minorHAnsi" w:hAnsiTheme="minorHAnsi" w:cstheme="minorHAnsi"/>
          <w:b w:val="0"/>
          <w:bCs w:val="0"/>
          <w:color w:val="000000"/>
          <w:sz w:val="28"/>
          <w:szCs w:val="28"/>
        </w:rPr>
        <w:br/>
        <w:t>kṛṣṇa-bhakti-vikārera yata āche marma</w:t>
      </w:r>
    </w:p>
    <w:p w14:paraId="25FCE4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Shedding tears, shivering, laughing, losing consciousness, hairs standing on end, changing of bodily color, and other bodily transformations produced by devotional service to Kṛṣṇa were fully manifest in those two Lords.</w:t>
      </w:r>
    </w:p>
    <w:p w14:paraId="71C4C82B" w14:textId="5BF839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7.035</w:t>
      </w:r>
    </w:p>
    <w:p w14:paraId="253FFB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35</w:t>
      </w:r>
    </w:p>
    <w:p w14:paraId="229F59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 bai dui śrī-vigrahe āra nāi</w:t>
      </w:r>
      <w:r w:rsidRPr="004A2847">
        <w:rPr>
          <w:rStyle w:val="BookTitle"/>
          <w:rFonts w:asciiTheme="minorHAnsi" w:hAnsiTheme="minorHAnsi" w:cstheme="minorHAnsi"/>
          <w:b w:val="0"/>
          <w:bCs w:val="0"/>
          <w:color w:val="000000"/>
          <w:sz w:val="28"/>
          <w:szCs w:val="28"/>
        </w:rPr>
        <w:br/>
        <w:t>sabe kare karāyena caitanya-gosāñi</w:t>
      </w:r>
    </w:p>
    <w:p w14:paraId="5646D4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Those symptoms were found only in the bodies of those two Lords. Lord Caitanya personally manifested such symptoms </w:t>
      </w:r>
      <w:proofErr w:type="gramStart"/>
      <w:r w:rsidRPr="004A2847">
        <w:rPr>
          <w:rStyle w:val="BookTitle"/>
          <w:rFonts w:asciiTheme="minorHAnsi" w:hAnsiTheme="minorHAnsi" w:cstheme="minorHAnsi"/>
          <w:b/>
          <w:bCs/>
          <w:color w:val="800000"/>
          <w:sz w:val="28"/>
          <w:szCs w:val="28"/>
        </w:rPr>
        <w:t>and also</w:t>
      </w:r>
      <w:proofErr w:type="gramEnd"/>
      <w:r w:rsidRPr="004A2847">
        <w:rPr>
          <w:rStyle w:val="BookTitle"/>
          <w:rFonts w:asciiTheme="minorHAnsi" w:hAnsiTheme="minorHAnsi" w:cstheme="minorHAnsi"/>
          <w:b/>
          <w:bCs/>
          <w:color w:val="800000"/>
          <w:sz w:val="28"/>
          <w:szCs w:val="28"/>
        </w:rPr>
        <w:t xml:space="preserve"> manifested them in others.</w:t>
      </w:r>
    </w:p>
    <w:p w14:paraId="76558661" w14:textId="26D836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7.036</w:t>
      </w:r>
    </w:p>
    <w:p w14:paraId="4A1130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108EA6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adbhuta prema-bhakti haila prakāśa</w:t>
      </w:r>
      <w:r w:rsidRPr="004A2847">
        <w:rPr>
          <w:rStyle w:val="BookTitle"/>
          <w:rFonts w:asciiTheme="minorHAnsi" w:hAnsiTheme="minorHAnsi" w:cstheme="minorHAnsi"/>
          <w:b w:val="0"/>
          <w:bCs w:val="0"/>
          <w:color w:val="000000"/>
          <w:sz w:val="28"/>
          <w:szCs w:val="28"/>
        </w:rPr>
        <w:br/>
        <w:t>nayana bhariyā dekhe ye ekānta-dāsa</w:t>
      </w:r>
    </w:p>
    <w:p w14:paraId="4BA885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wonderful ecstatic devotional love is seen by an unalloyed servant of the Lord to his full satisfaction.</w:t>
      </w:r>
    </w:p>
    <w:p w14:paraId="1B0757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ekānta-dāsa</w:t>
      </w:r>
      <w:r w:rsidRPr="004A2847">
        <w:rPr>
          <w:rStyle w:val="BookTitle"/>
          <w:rFonts w:asciiTheme="minorHAnsi" w:hAnsiTheme="minorHAnsi" w:cstheme="minorHAnsi"/>
          <w:b w:val="0"/>
          <w:bCs w:val="0"/>
          <w:color w:val="000000"/>
          <w:sz w:val="28"/>
          <w:szCs w:val="28"/>
        </w:rPr>
        <w:t>, or unalloyed servants, refers to those who do not have and never will have separate interests. Many business-minded people with incomplete vision oppose the eternal master-servant relationship—their service is hardly unalloyed. Their deceitful display of opportunistic service is a manifestation of cheating, not of pure devotional service. Living entities averse to the service of the Lord exhibit samples of eternal service for as long as it suits their desires. But the moment their sense gratification is disturbed, they immediately give up service and begin to harass and rebel against their master by posing themselves as masters.</w:t>
      </w:r>
    </w:p>
    <w:p w14:paraId="03A7D7DA" w14:textId="6C8107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7.037</w:t>
      </w:r>
    </w:p>
    <w:p w14:paraId="591087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6A34F4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kata-kṣaṇe prabhu yoḍa-hasta kari’</w:t>
      </w:r>
      <w:r w:rsidRPr="004A2847">
        <w:rPr>
          <w:rStyle w:val="BookTitle"/>
          <w:rFonts w:asciiTheme="minorHAnsi" w:hAnsiTheme="minorHAnsi" w:cstheme="minorHAnsi"/>
          <w:b w:val="0"/>
          <w:bCs w:val="0"/>
          <w:color w:val="000000"/>
          <w:sz w:val="28"/>
          <w:szCs w:val="28"/>
        </w:rPr>
        <w:br/>
        <w:t>nityānanda-prati stuti kare gaurahari</w:t>
      </w:r>
    </w:p>
    <w:p w14:paraId="0CA1D4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some time Gaurahari folded His hands and began to offer prayers to Nityānanda.</w:t>
      </w:r>
    </w:p>
    <w:p w14:paraId="375CE215" w14:textId="7DE611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7.038</w:t>
      </w:r>
    </w:p>
    <w:p w14:paraId="015A01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74F80B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“nāma-rūpe tumi nityānanda mūrtimanta</w:t>
      </w:r>
      <w:r w:rsidRPr="004A2847">
        <w:rPr>
          <w:rStyle w:val="BookTitle"/>
          <w:rFonts w:asciiTheme="minorHAnsi" w:hAnsiTheme="minorHAnsi" w:cstheme="minorHAnsi"/>
          <w:b w:val="0"/>
          <w:bCs w:val="0"/>
          <w:color w:val="000000"/>
          <w:sz w:val="28"/>
          <w:szCs w:val="28"/>
        </w:rPr>
        <w:br/>
        <w:t>śrī-vaiṣṇava-dhāma tumi—īśvara ananta</w:t>
      </w:r>
    </w:p>
    <w:p w14:paraId="6AE3C7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Nityānanda,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are the personified form of the holy name and the form of eternal bliss. You are the abode of all the Vaiṣṇavas, and You Yourself are Lord Ananta.</w:t>
      </w:r>
    </w:p>
    <w:p w14:paraId="3F5945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Nityānanda Prabhu is Ananta, the supreme controller, and the origin of all Vaiṣṇavas. He is the personification of His holy name and form. Temporary mundane names and forms are subordinate objects.</w:t>
      </w:r>
    </w:p>
    <w:p w14:paraId="5ED2B79E" w14:textId="2FD72B51"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Gopāla-tāpanī Upaniṣad </w:t>
      </w:r>
      <w:r w:rsidRPr="004A2847">
        <w:rPr>
          <w:rStyle w:val="BookTitle"/>
          <w:rFonts w:asciiTheme="minorHAnsi" w:hAnsiTheme="minorHAnsi" w:cstheme="minorHAnsi"/>
          <w:b w:val="0"/>
          <w:bCs w:val="0"/>
          <w:color w:val="000000"/>
          <w:sz w:val="28"/>
          <w:szCs w:val="28"/>
        </w:rPr>
        <w:t xml:space="preserve">(1.44) it is stated: </w:t>
      </w:r>
      <w:r w:rsidRPr="004A2847">
        <w:rPr>
          <w:rStyle w:val="BookTitle"/>
          <w:rFonts w:asciiTheme="minorHAnsi" w:hAnsiTheme="minorHAnsi" w:cstheme="minorHAnsi"/>
          <w:b w:val="0"/>
          <w:bCs w:val="0"/>
          <w:i/>
          <w:iCs/>
          <w:color w:val="000000"/>
          <w:sz w:val="28"/>
          <w:szCs w:val="28"/>
        </w:rPr>
        <w:t>paraṁ brahma kṛṣṇātmako nityānandaika-rūpaḥ</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He is the Supreme Brahman, He is the expansion of Kṛṣṇa, and He is the form of eternal bliss.” In the </w:t>
      </w:r>
      <w:r w:rsidRPr="004A2847">
        <w:rPr>
          <w:rStyle w:val="BookTitle"/>
          <w:rFonts w:asciiTheme="minorHAnsi" w:hAnsiTheme="minorHAnsi" w:cstheme="minorHAnsi"/>
          <w:b w:val="0"/>
          <w:bCs w:val="0"/>
          <w:i/>
          <w:iCs/>
          <w:color w:val="000000"/>
          <w:sz w:val="28"/>
          <w:szCs w:val="28"/>
        </w:rPr>
        <w:t xml:space="preserve">Nirālamba-śruti </w:t>
      </w:r>
      <w:r w:rsidRPr="004A2847">
        <w:rPr>
          <w:rStyle w:val="BookTitle"/>
          <w:rFonts w:asciiTheme="minorHAnsi" w:hAnsiTheme="minorHAnsi" w:cstheme="minorHAnsi"/>
          <w:b w:val="0"/>
          <w:bCs w:val="0"/>
          <w:color w:val="000000"/>
          <w:sz w:val="28"/>
          <w:szCs w:val="28"/>
        </w:rPr>
        <w:t xml:space="preserve">it is stated: </w:t>
      </w:r>
      <w:r w:rsidRPr="004A2847">
        <w:rPr>
          <w:rStyle w:val="BookTitle"/>
          <w:rFonts w:asciiTheme="minorHAnsi" w:hAnsiTheme="minorHAnsi" w:cstheme="minorHAnsi"/>
          <w:b w:val="0"/>
          <w:bCs w:val="0"/>
          <w:i/>
          <w:iCs/>
          <w:color w:val="000000"/>
          <w:sz w:val="28"/>
          <w:szCs w:val="28"/>
        </w:rPr>
        <w:t>nityānandam akhaṇḍaika-rasaṁ advitīyaṁ</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He is eternally blissful, He is the source of all relishable relationships, and He is one without a second.” In the </w:t>
      </w:r>
      <w:r w:rsidRPr="004A2847">
        <w:rPr>
          <w:rStyle w:val="BookTitle"/>
          <w:rFonts w:asciiTheme="minorHAnsi" w:hAnsiTheme="minorHAnsi" w:cstheme="minorHAnsi"/>
          <w:b w:val="0"/>
          <w:bCs w:val="0"/>
          <w:i/>
          <w:iCs/>
          <w:color w:val="000000"/>
          <w:sz w:val="28"/>
          <w:szCs w:val="28"/>
        </w:rPr>
        <w:t xml:space="preserve">Muṇḍaka Upaniṣad </w:t>
      </w:r>
      <w:r w:rsidRPr="004A2847">
        <w:rPr>
          <w:rStyle w:val="BookTitle"/>
          <w:rFonts w:asciiTheme="minorHAnsi" w:hAnsiTheme="minorHAnsi" w:cstheme="minorHAnsi"/>
          <w:b w:val="0"/>
          <w:bCs w:val="0"/>
          <w:color w:val="000000"/>
          <w:sz w:val="28"/>
          <w:szCs w:val="28"/>
        </w:rPr>
        <w:t xml:space="preserve">(3.2.1) it is stated: </w:t>
      </w:r>
      <w:r w:rsidRPr="004A2847">
        <w:rPr>
          <w:rStyle w:val="BookTitle"/>
          <w:rFonts w:asciiTheme="minorHAnsi" w:hAnsiTheme="minorHAnsi" w:cstheme="minorHAnsi"/>
          <w:b w:val="0"/>
          <w:bCs w:val="0"/>
          <w:i/>
          <w:iCs/>
          <w:color w:val="000000"/>
          <w:sz w:val="28"/>
          <w:szCs w:val="28"/>
        </w:rPr>
        <w:t>sa vedaitat paramaṁ brahma-dhāma yatra viśvaṁ nihitaṁ bhāti śubhram</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A learned transcendentalist knows Lord Ananta, the superintending Deity of the spiritual world and the personification of the </w:t>
      </w:r>
      <w:r w:rsidRPr="004A2847">
        <w:rPr>
          <w:rStyle w:val="BookTitle"/>
          <w:rFonts w:asciiTheme="minorHAnsi" w:hAnsiTheme="minorHAnsi" w:cstheme="minorHAnsi"/>
          <w:b w:val="0"/>
          <w:bCs w:val="0"/>
          <w:i/>
          <w:iCs/>
          <w:color w:val="000000"/>
          <w:sz w:val="28"/>
          <w:szCs w:val="28"/>
        </w:rPr>
        <w:t>sandhinī</w:t>
      </w:r>
      <w:ins w:id="296" w:author="your servant" w:date="2020-06-15T15:48:00Z">
        <w:r w:rsidR="00003579">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energy, in whom both the material and spiritual worlds rest.”</w:t>
      </w:r>
    </w:p>
    <w:p w14:paraId="54DB03F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Brahma-saṁhitā </w:t>
      </w:r>
      <w:r w:rsidRPr="004A2847">
        <w:rPr>
          <w:rStyle w:val="BookTitle"/>
          <w:rFonts w:asciiTheme="minorHAnsi" w:hAnsiTheme="minorHAnsi" w:cstheme="minorHAnsi"/>
          <w:b w:val="0"/>
          <w:bCs w:val="0"/>
          <w:color w:val="000000"/>
          <w:sz w:val="28"/>
          <w:szCs w:val="28"/>
        </w:rPr>
        <w:t>(5.2) it is stated:</w:t>
      </w:r>
    </w:p>
    <w:p w14:paraId="7133CC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sahasra-patra-kamalaṁ   gokulākhyaṁ mahat padam</w:t>
      </w:r>
      <w:r w:rsidRPr="004A2847">
        <w:rPr>
          <w:rStyle w:val="BookTitle"/>
          <w:rFonts w:asciiTheme="minorHAnsi" w:hAnsiTheme="minorHAnsi" w:cstheme="minorHAnsi"/>
          <w:b w:val="0"/>
          <w:bCs w:val="0"/>
          <w:color w:val="000000"/>
          <w:sz w:val="28"/>
          <w:szCs w:val="28"/>
        </w:rPr>
        <w:br/>
        <w:t>tat-karṇikāraṁ tad-dhāma   tad-anantāṁśa-sambhavam</w:t>
      </w:r>
    </w:p>
    <w:p w14:paraId="6B46DB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superexcellent station of Kṛṣṇa, which is known as Gokula, has thousands of petals and a corolla like that of a lotus sprouted from a part of His infinitary aspect, the whorl of the leaves being the actual abode of Kṛṣṇa.”</w:t>
      </w:r>
    </w:p>
    <w:p w14:paraId="18562375" w14:textId="0CF7DC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7.039</w:t>
      </w:r>
    </w:p>
    <w:p w14:paraId="3B9B07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456AB6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kichu tomāra śrī-aṅgera alaṅkāra</w:t>
      </w:r>
      <w:r w:rsidRPr="004A2847">
        <w:rPr>
          <w:rStyle w:val="BookTitle"/>
          <w:rFonts w:asciiTheme="minorHAnsi" w:hAnsiTheme="minorHAnsi" w:cstheme="minorHAnsi"/>
          <w:b w:val="0"/>
          <w:bCs w:val="0"/>
          <w:color w:val="000000"/>
          <w:sz w:val="28"/>
          <w:szCs w:val="28"/>
        </w:rPr>
        <w:br/>
        <w:t>satya satya satya bhakti-yoga-avatāra</w:t>
      </w:r>
    </w:p>
    <w:p w14:paraId="29DC7D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ornaments decorating Your transcendental body are incarnations of devotional service to Lord Kṛṣṇa. This is the truth, the truth, the truth.</w:t>
      </w:r>
    </w:p>
    <w:p w14:paraId="0ACD08D9" w14:textId="257896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7.040</w:t>
      </w:r>
    </w:p>
    <w:p w14:paraId="76D921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02E746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svarṇa-muktā-hīrā-kasā-rudrākṣādi rūpe</w:t>
      </w:r>
      <w:r w:rsidRPr="004A2847">
        <w:rPr>
          <w:rStyle w:val="BookTitle"/>
          <w:rFonts w:asciiTheme="minorHAnsi" w:hAnsiTheme="minorHAnsi" w:cstheme="minorHAnsi"/>
          <w:b w:val="0"/>
          <w:bCs w:val="0"/>
          <w:color w:val="000000"/>
          <w:sz w:val="28"/>
          <w:szCs w:val="28"/>
        </w:rPr>
        <w:br/>
        <w:t>nava-vidhā bhakti dhariyācha nija-sukhe</w:t>
      </w:r>
    </w:p>
    <w:p w14:paraId="7D80DC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take pleasure decorating Yourself with the nine processes of devotional service in the form of ornaments bedecked with gold, pearls, diamonds, and </w:t>
      </w:r>
      <w:r w:rsidRPr="004A2847">
        <w:rPr>
          <w:rStyle w:val="BookTitle"/>
          <w:rFonts w:asciiTheme="minorHAnsi" w:hAnsiTheme="minorHAnsi" w:cstheme="minorHAnsi"/>
          <w:b/>
          <w:bCs/>
          <w:i/>
          <w:iCs/>
          <w:color w:val="800000"/>
          <w:sz w:val="28"/>
          <w:szCs w:val="28"/>
        </w:rPr>
        <w:t>rudrākṣa</w:t>
      </w:r>
      <w:r w:rsidRPr="004A2847">
        <w:rPr>
          <w:rStyle w:val="BookTitle"/>
          <w:rFonts w:asciiTheme="minorHAnsi" w:hAnsiTheme="minorHAnsi" w:cstheme="minorHAnsi"/>
          <w:b/>
          <w:bCs/>
          <w:color w:val="800000"/>
          <w:sz w:val="28"/>
          <w:szCs w:val="28"/>
        </w:rPr>
        <w:t>.</w:t>
      </w:r>
    </w:p>
    <w:p w14:paraId="539058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kasā </w:t>
      </w:r>
      <w:r w:rsidRPr="004A2847">
        <w:rPr>
          <w:rStyle w:val="BookTitle"/>
          <w:rFonts w:asciiTheme="minorHAnsi" w:hAnsiTheme="minorHAnsi" w:cstheme="minorHAnsi"/>
          <w:b w:val="0"/>
          <w:bCs w:val="0"/>
          <w:color w:val="000000"/>
          <w:sz w:val="28"/>
          <w:szCs w:val="28"/>
        </w:rPr>
        <w:t>means “bedecked” or “set with.”</w:t>
      </w:r>
    </w:p>
    <w:p w14:paraId="6391D8F5" w14:textId="1ED5FE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7.041</w:t>
      </w:r>
    </w:p>
    <w:p w14:paraId="6D3D09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599777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nīca-jāti patita adhama yata jana</w:t>
      </w:r>
      <w:r w:rsidRPr="004A2847">
        <w:rPr>
          <w:rStyle w:val="BookTitle"/>
          <w:rFonts w:asciiTheme="minorHAnsi" w:hAnsiTheme="minorHAnsi" w:cstheme="minorHAnsi"/>
          <w:b w:val="0"/>
          <w:bCs w:val="0"/>
          <w:color w:val="000000"/>
          <w:sz w:val="28"/>
          <w:szCs w:val="28"/>
        </w:rPr>
        <w:br/>
        <w:t>tomā haite haila ebe sabāra mocana</w:t>
      </w:r>
    </w:p>
    <w:p w14:paraId="22D007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fallen, wretched, lowborn living entities will now be delivered by Your mercy.</w:t>
      </w:r>
    </w:p>
    <w:p w14:paraId="21CF98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spiritual master removes the stigma of his disciple’s low birth resulting from past activities. He also frees him from misdirected learning and fallen conditions. He does not sit idly as a pure and most exalted personality while leaving his disciple fallen, wretched, and low-class. Nityānanda Prabhu delivers all living entities from the conceptions of piety and impiety and superiority and inferiority based on caste by giving them the science of self-realization.</w:t>
      </w:r>
    </w:p>
    <w:p w14:paraId="34220DC7" w14:textId="797599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7.042</w:t>
      </w:r>
    </w:p>
    <w:p w14:paraId="197763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1438FD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bhakti diyācha tumi vaṇik-sabāre</w:t>
      </w:r>
      <w:r w:rsidRPr="004A2847">
        <w:rPr>
          <w:rStyle w:val="BookTitle"/>
          <w:rFonts w:asciiTheme="minorHAnsi" w:hAnsiTheme="minorHAnsi" w:cstheme="minorHAnsi"/>
          <w:b w:val="0"/>
          <w:bCs w:val="0"/>
          <w:color w:val="000000"/>
          <w:sz w:val="28"/>
          <w:szCs w:val="28"/>
        </w:rPr>
        <w:br/>
        <w:t>tāhā vāñche sura-siddha-muni-yogeśvare</w:t>
      </w:r>
    </w:p>
    <w:p w14:paraId="696132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devotional service that You have given to the mercantile community is desired by the demigods, sages, perfect mystics, and great yogis.</w:t>
      </w:r>
    </w:p>
    <w:p w14:paraId="50E0D16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service propensity that You have given to the fortunate bankers and gold merchants, who are socially classified as inferior, is desired by the demigods, perfect mystics, and great sages, who are all free from the desire to enjoy the external world. But those who have taken birth in the mercantile community and think that they have attained devotional service </w:t>
      </w:r>
      <w:proofErr w:type="gramStart"/>
      <w:r w:rsidRPr="004A2847">
        <w:rPr>
          <w:rStyle w:val="BookTitle"/>
          <w:rFonts w:asciiTheme="minorHAnsi" w:hAnsiTheme="minorHAnsi" w:cstheme="minorHAnsi"/>
          <w:b w:val="0"/>
          <w:bCs w:val="0"/>
          <w:color w:val="000000"/>
          <w:sz w:val="28"/>
          <w:szCs w:val="28"/>
        </w:rPr>
        <w:t>in spite of</w:t>
      </w:r>
      <w:proofErr w:type="gramEnd"/>
      <w:r w:rsidRPr="004A2847">
        <w:rPr>
          <w:rStyle w:val="BookTitle"/>
          <w:rFonts w:asciiTheme="minorHAnsi" w:hAnsiTheme="minorHAnsi" w:cstheme="minorHAnsi"/>
          <w:b w:val="0"/>
          <w:bCs w:val="0"/>
          <w:color w:val="000000"/>
          <w:sz w:val="28"/>
          <w:szCs w:val="28"/>
        </w:rPr>
        <w:t xml:space="preserve"> committing offenses at the lotus feet of Nityānanda by opposing the devotees and the devotional service of the Lord are understood to be bereft of devotional service. They are unqualified to achieve the mercy of the spiritual master, who is nondifferent from </w:t>
      </w:r>
      <w:r w:rsidRPr="004A2847">
        <w:rPr>
          <w:rStyle w:val="BookTitle"/>
          <w:rFonts w:asciiTheme="minorHAnsi" w:hAnsiTheme="minorHAnsi" w:cstheme="minorHAnsi"/>
          <w:b w:val="0"/>
          <w:bCs w:val="0"/>
          <w:color w:val="000000"/>
          <w:sz w:val="28"/>
          <w:szCs w:val="28"/>
        </w:rPr>
        <w:lastRenderedPageBreak/>
        <w:t>Nityānanda.</w:t>
      </w:r>
    </w:p>
    <w:p w14:paraId="5BCE9171" w14:textId="78A59A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7.043</w:t>
      </w:r>
    </w:p>
    <w:p w14:paraId="1EAE96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2AC745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’svatantra’ kariyā vede ye kṛṣṇere kaya</w:t>
      </w:r>
      <w:r w:rsidRPr="004A2847">
        <w:rPr>
          <w:rStyle w:val="BookTitle"/>
          <w:rFonts w:asciiTheme="minorHAnsi" w:hAnsiTheme="minorHAnsi" w:cstheme="minorHAnsi"/>
          <w:b w:val="0"/>
          <w:bCs w:val="0"/>
          <w:color w:val="000000"/>
          <w:sz w:val="28"/>
          <w:szCs w:val="28"/>
        </w:rPr>
        <w:br/>
        <w:t>hena kṛṣṇa pāra tumi karite vikraya</w:t>
      </w:r>
    </w:p>
    <w:p w14:paraId="39C721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w:t>
      </w:r>
      <w:proofErr w:type="gramStart"/>
      <w:r w:rsidRPr="004A2847">
        <w:rPr>
          <w:rStyle w:val="BookTitle"/>
          <w:rFonts w:asciiTheme="minorHAnsi" w:hAnsiTheme="minorHAnsi" w:cstheme="minorHAnsi"/>
          <w:b/>
          <w:bCs/>
          <w:color w:val="800000"/>
          <w:sz w:val="28"/>
          <w:szCs w:val="28"/>
        </w:rPr>
        <w:t>are able to</w:t>
      </w:r>
      <w:proofErr w:type="gramEnd"/>
      <w:r w:rsidRPr="004A2847">
        <w:rPr>
          <w:rStyle w:val="BookTitle"/>
          <w:rFonts w:asciiTheme="minorHAnsi" w:hAnsiTheme="minorHAnsi" w:cstheme="minorHAnsi"/>
          <w:b/>
          <w:bCs/>
          <w:color w:val="800000"/>
          <w:sz w:val="28"/>
          <w:szCs w:val="28"/>
        </w:rPr>
        <w:t xml:space="preserve"> sell Kṛṣṇa, who is proclaimed as fully independent in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w:t>
      </w:r>
    </w:p>
    <w:p w14:paraId="276300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Lord is not dependent on anyone, but Śrī Nityānanda Prabhu has taken control of Him by serving Kṛṣṇa. Śrī Kṛṣṇa is certainly the property of Śrī Nityānanda.</w:t>
      </w:r>
    </w:p>
    <w:p w14:paraId="1C1CB93F" w14:textId="530A3E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7.044</w:t>
      </w:r>
    </w:p>
    <w:p w14:paraId="14FB70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0D1E0E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mahimā jānibāre śakti kāra</w:t>
      </w:r>
      <w:r w:rsidRPr="004A2847">
        <w:rPr>
          <w:rStyle w:val="BookTitle"/>
          <w:rFonts w:asciiTheme="minorHAnsi" w:hAnsiTheme="minorHAnsi" w:cstheme="minorHAnsi"/>
          <w:b w:val="0"/>
          <w:bCs w:val="0"/>
          <w:color w:val="000000"/>
          <w:sz w:val="28"/>
          <w:szCs w:val="28"/>
        </w:rPr>
        <w:br/>
        <w:t>mūrtimanta tumi kṛṣṇa-rasa-avatāra</w:t>
      </w:r>
    </w:p>
    <w:p w14:paraId="551503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know Your glories? You are the personification of the transcendental mellows of love for Kṛṣṇa.</w:t>
      </w:r>
    </w:p>
    <w:p w14:paraId="2243117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Prabhu is the personification of the transcendental mellows of love for Kṛṣṇa. As the </w:t>
      </w:r>
      <w:r w:rsidRPr="004A2847">
        <w:rPr>
          <w:rStyle w:val="BookTitle"/>
          <w:rFonts w:asciiTheme="minorHAnsi" w:hAnsiTheme="minorHAnsi" w:cstheme="minorHAnsi"/>
          <w:b w:val="0"/>
          <w:bCs w:val="0"/>
          <w:i/>
          <w:iCs/>
          <w:color w:val="000000"/>
          <w:sz w:val="28"/>
          <w:szCs w:val="28"/>
        </w:rPr>
        <w:t>āśraya-vigraha</w:t>
      </w:r>
      <w:r w:rsidRPr="004A2847">
        <w:rPr>
          <w:rStyle w:val="BookTitle"/>
          <w:rFonts w:asciiTheme="minorHAnsi" w:hAnsiTheme="minorHAnsi" w:cstheme="minorHAnsi"/>
          <w:b w:val="0"/>
          <w:bCs w:val="0"/>
          <w:color w:val="000000"/>
          <w:sz w:val="28"/>
          <w:szCs w:val="28"/>
        </w:rPr>
        <w:t xml:space="preserve">, or the manifestation or form of the Lord of whom one must take shelter, He enhances the five types of </w:t>
      </w:r>
      <w:proofErr w:type="gramStart"/>
      <w:r w:rsidRPr="004A2847">
        <w:rPr>
          <w:rStyle w:val="BookTitle"/>
          <w:rFonts w:asciiTheme="minorHAnsi" w:hAnsiTheme="minorHAnsi" w:cstheme="minorHAnsi"/>
          <w:b w:val="0"/>
          <w:bCs w:val="0"/>
          <w:i/>
          <w:iCs/>
          <w:color w:val="000000"/>
          <w:sz w:val="28"/>
          <w:szCs w:val="28"/>
        </w:rPr>
        <w:t>rasa</w:t>
      </w:r>
      <w:proofErr w:type="gramEnd"/>
      <w:r w:rsidRPr="004A2847">
        <w:rPr>
          <w:rStyle w:val="BookTitle"/>
          <w:rFonts w:asciiTheme="minorHAnsi" w:hAnsiTheme="minorHAnsi" w:cstheme="minorHAnsi"/>
          <w:b w:val="0"/>
          <w:bCs w:val="0"/>
          <w:color w:val="000000"/>
          <w:sz w:val="28"/>
          <w:szCs w:val="28"/>
        </w:rPr>
        <w:t xml:space="preserve"> in relationship with Kṛṣṇa.</w:t>
      </w:r>
    </w:p>
    <w:p w14:paraId="02025263" w14:textId="7C625D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7.045</w:t>
      </w:r>
    </w:p>
    <w:p w14:paraId="2E1F44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0080C2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jāna tumi saṅkīrtana-sukhe</w:t>
      </w:r>
      <w:r w:rsidRPr="004A2847">
        <w:rPr>
          <w:rStyle w:val="BookTitle"/>
          <w:rFonts w:asciiTheme="minorHAnsi" w:hAnsiTheme="minorHAnsi" w:cstheme="minorHAnsi"/>
          <w:b w:val="0"/>
          <w:bCs w:val="0"/>
          <w:color w:val="000000"/>
          <w:sz w:val="28"/>
          <w:szCs w:val="28"/>
        </w:rPr>
        <w:br/>
        <w:t>ahar-niśa kṛṣṇa-guṇa tomāra śrī-mukhe</w:t>
      </w:r>
    </w:p>
    <w:p w14:paraId="66AD5F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forgotten the external world</w:t>
      </w:r>
      <w:commentRangeStart w:id="297"/>
      <w:r w:rsidRPr="004A2847">
        <w:rPr>
          <w:rStyle w:val="BookTitle"/>
          <w:rFonts w:asciiTheme="minorHAnsi" w:hAnsiTheme="minorHAnsi" w:cstheme="minorHAnsi"/>
          <w:b/>
          <w:bCs/>
          <w:color w:val="800000"/>
          <w:sz w:val="28"/>
          <w:szCs w:val="28"/>
        </w:rPr>
        <w:t xml:space="preserve"> </w:t>
      </w:r>
      <w:commentRangeEnd w:id="297"/>
      <w:r w:rsidR="00003579">
        <w:rPr>
          <w:rStyle w:val="CommentReference"/>
          <w:b w:val="0"/>
          <w:bCs w:val="0"/>
          <w:color w:val="auto"/>
        </w:rPr>
        <w:commentReference w:id="297"/>
      </w:r>
      <w:r w:rsidRPr="004A2847">
        <w:rPr>
          <w:rStyle w:val="BookTitle"/>
          <w:rFonts w:asciiTheme="minorHAnsi" w:hAnsiTheme="minorHAnsi" w:cstheme="minorHAnsi"/>
          <w:b/>
          <w:bCs/>
          <w:color w:val="800000"/>
          <w:sz w:val="28"/>
          <w:szCs w:val="28"/>
        </w:rPr>
        <w:t>and are engaged day and night in glorifying the qualities of Lord Kṛṣṇa.</w:t>
      </w:r>
    </w:p>
    <w:p w14:paraId="24271356" w14:textId="7E859F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7.046</w:t>
      </w:r>
    </w:p>
    <w:p w14:paraId="0A1D9E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2D6354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kṛṣṇacandra tomāra hṛdaye nirantara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tomāra vigraha kṛṣṇa-vilāsera ghara</w:t>
      </w:r>
    </w:p>
    <w:p w14:paraId="56A7EE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“Kṛṣṇacandra always resides in Your heart. </w:t>
      </w:r>
      <w:proofErr w:type="gramStart"/>
      <w:r w:rsidRPr="004A2847">
        <w:rPr>
          <w:rStyle w:val="BookTitle"/>
          <w:rFonts w:asciiTheme="minorHAnsi" w:hAnsiTheme="minorHAnsi" w:cstheme="minorHAnsi"/>
          <w:b/>
          <w:bCs/>
          <w:color w:val="800000"/>
          <w:sz w:val="28"/>
          <w:szCs w:val="28"/>
        </w:rPr>
        <w:t>Thus</w:t>
      </w:r>
      <w:proofErr w:type="gramEnd"/>
      <w:r w:rsidRPr="004A2847">
        <w:rPr>
          <w:rStyle w:val="BookTitle"/>
          <w:rFonts w:asciiTheme="minorHAnsi" w:hAnsiTheme="minorHAnsi" w:cstheme="minorHAnsi"/>
          <w:b/>
          <w:bCs/>
          <w:color w:val="800000"/>
          <w:sz w:val="28"/>
          <w:szCs w:val="28"/>
        </w:rPr>
        <w:t xml:space="preserve"> Your body is the abode of Kṛṣṇa’s pastimes.</w:t>
      </w:r>
    </w:p>
    <w:p w14:paraId="0362E9D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body of Śrī Nityānanda is the shelter of Kṛṣṇa’s pastimes.</w:t>
      </w:r>
    </w:p>
    <w:p w14:paraId="04B0D304" w14:textId="2AA8D9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7.047</w:t>
      </w:r>
    </w:p>
    <w:p w14:paraId="0E9BFD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114593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tomāre ye jane prīti kare</w:t>
      </w:r>
      <w:r w:rsidRPr="004A2847">
        <w:rPr>
          <w:rStyle w:val="BookTitle"/>
          <w:rFonts w:asciiTheme="minorHAnsi" w:hAnsiTheme="minorHAnsi" w:cstheme="minorHAnsi"/>
          <w:b w:val="0"/>
          <w:bCs w:val="0"/>
          <w:color w:val="000000"/>
          <w:sz w:val="28"/>
          <w:szCs w:val="28"/>
        </w:rPr>
        <w:br/>
        <w:t>satya satya kṛṣṇa kabhu nā chāḍibe tāre”</w:t>
      </w:r>
    </w:p>
    <w:p w14:paraId="3537D5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it is certainly true that Kṛṣṇa will never leave anyone who becomes attached to You.”</w:t>
      </w:r>
    </w:p>
    <w:p w14:paraId="3A06D7C9" w14:textId="1C9454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7.048</w:t>
      </w:r>
    </w:p>
    <w:p w14:paraId="339101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5CF930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kata-kṣaṇe nityānanda mahāśaya</w:t>
      </w:r>
      <w:r w:rsidRPr="004A2847">
        <w:rPr>
          <w:rStyle w:val="BookTitle"/>
          <w:rFonts w:asciiTheme="minorHAnsi" w:hAnsiTheme="minorHAnsi" w:cstheme="minorHAnsi"/>
          <w:b w:val="0"/>
          <w:bCs w:val="0"/>
          <w:color w:val="000000"/>
          <w:sz w:val="28"/>
          <w:szCs w:val="28"/>
        </w:rPr>
        <w:br/>
        <w:t>balite lāgilā ati kariyā vinaya</w:t>
      </w:r>
    </w:p>
    <w:p w14:paraId="5EB40D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Lord Nityānanda humbly spoke to the Lord as follows.</w:t>
      </w:r>
    </w:p>
    <w:p w14:paraId="3C6A5DA0" w14:textId="54BF9A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7.049</w:t>
      </w:r>
    </w:p>
    <w:p w14:paraId="57969A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47B765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prabhu</w:t>
      </w:r>
      <w:proofErr w:type="gramEnd"/>
      <w:r w:rsidRPr="004A2847">
        <w:rPr>
          <w:rStyle w:val="BookTitle"/>
          <w:rFonts w:asciiTheme="minorHAnsi" w:hAnsiTheme="minorHAnsi" w:cstheme="minorHAnsi"/>
          <w:b w:val="0"/>
          <w:bCs w:val="0"/>
          <w:color w:val="000000"/>
          <w:sz w:val="28"/>
          <w:szCs w:val="28"/>
        </w:rPr>
        <w:t xml:space="preserve"> hai’ tumi ye āmāre kara’ stuti</w:t>
      </w:r>
      <w:r w:rsidRPr="004A2847">
        <w:rPr>
          <w:rStyle w:val="BookTitle"/>
          <w:rFonts w:asciiTheme="minorHAnsi" w:hAnsiTheme="minorHAnsi" w:cstheme="minorHAnsi"/>
          <w:b w:val="0"/>
          <w:bCs w:val="0"/>
          <w:color w:val="000000"/>
          <w:sz w:val="28"/>
          <w:szCs w:val="28"/>
        </w:rPr>
        <w:br/>
        <w:t>e tomāra vātsalya bhaktera prati ati</w:t>
      </w:r>
    </w:p>
    <w:p w14:paraId="61BA53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You are the Lord,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offer prayers to Me. This is proof of Your affection for Your devotees.</w:t>
      </w:r>
    </w:p>
    <w:p w14:paraId="44168E24" w14:textId="54FB8F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7.050</w:t>
      </w:r>
    </w:p>
    <w:p w14:paraId="3057C0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31908F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pradakṣiṇa kara, kibā kara namaskāra</w:t>
      </w:r>
      <w:r w:rsidRPr="004A2847">
        <w:rPr>
          <w:rStyle w:val="BookTitle"/>
          <w:rFonts w:asciiTheme="minorHAnsi" w:hAnsiTheme="minorHAnsi" w:cstheme="minorHAnsi"/>
          <w:b w:val="0"/>
          <w:bCs w:val="0"/>
          <w:color w:val="000000"/>
          <w:sz w:val="28"/>
          <w:szCs w:val="28"/>
        </w:rPr>
        <w:br/>
        <w:t>kibā māra, kibā rākha, ye icchā tomāra</w:t>
      </w:r>
    </w:p>
    <w:p w14:paraId="11E0C7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may circumambulate Me, offer obeisances to Me, kill Me, or protect Me according to Your own will.</w:t>
      </w:r>
    </w:p>
    <w:p w14:paraId="7755560C" w14:textId="012C7E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7.051</w:t>
      </w:r>
    </w:p>
    <w:p w14:paraId="1FD310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7F1ADE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vā vaktavya prabhu, āche tomā-sthāne</w:t>
      </w:r>
      <w:r w:rsidRPr="004A2847">
        <w:rPr>
          <w:rStyle w:val="BookTitle"/>
          <w:rFonts w:asciiTheme="minorHAnsi" w:hAnsiTheme="minorHAnsi" w:cstheme="minorHAnsi"/>
          <w:b w:val="0"/>
          <w:bCs w:val="0"/>
          <w:color w:val="000000"/>
          <w:sz w:val="28"/>
          <w:szCs w:val="28"/>
        </w:rPr>
        <w:br/>
        <w:t>kibā nāhi dekha tumi divya-daraśane</w:t>
      </w:r>
    </w:p>
    <w:p w14:paraId="44D859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what can I say to You? You see everything through Your transcendental eyes.</w:t>
      </w:r>
    </w:p>
    <w:p w14:paraId="3AFFCF5D" w14:textId="32695D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7.052</w:t>
      </w:r>
    </w:p>
    <w:p w14:paraId="02C307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0F1464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mana-prāṇa sabāra īśvara prabhu, tumi</w:t>
      </w:r>
      <w:r w:rsidRPr="004A2847">
        <w:rPr>
          <w:rStyle w:val="BookTitle"/>
          <w:rFonts w:asciiTheme="minorHAnsi" w:hAnsiTheme="minorHAnsi" w:cstheme="minorHAnsi"/>
          <w:b w:val="0"/>
          <w:bCs w:val="0"/>
          <w:color w:val="000000"/>
          <w:sz w:val="28"/>
          <w:szCs w:val="28"/>
        </w:rPr>
        <w:br/>
        <w:t>tumi ye karāha, sei-rūpa kari āmi</w:t>
      </w:r>
    </w:p>
    <w:p w14:paraId="1C577B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the </w:t>
      </w:r>
      <w:commentRangeStart w:id="298"/>
      <w:r w:rsidRPr="004A2847">
        <w:rPr>
          <w:rStyle w:val="BookTitle"/>
          <w:rFonts w:asciiTheme="minorHAnsi" w:hAnsiTheme="minorHAnsi" w:cstheme="minorHAnsi"/>
          <w:b/>
          <w:bCs/>
          <w:color w:val="800000"/>
          <w:sz w:val="28"/>
          <w:szCs w:val="28"/>
        </w:rPr>
        <w:t xml:space="preserve">Lord </w:t>
      </w:r>
      <w:commentRangeEnd w:id="298"/>
      <w:r w:rsidR="00A64DD5">
        <w:rPr>
          <w:rStyle w:val="CommentReference"/>
          <w:b w:val="0"/>
          <w:bCs w:val="0"/>
          <w:color w:val="auto"/>
        </w:rPr>
        <w:commentReference w:id="298"/>
      </w:r>
      <w:r w:rsidRPr="004A2847">
        <w:rPr>
          <w:rStyle w:val="BookTitle"/>
          <w:rFonts w:asciiTheme="minorHAnsi" w:hAnsiTheme="minorHAnsi" w:cstheme="minorHAnsi"/>
          <w:b/>
          <w:bCs/>
          <w:color w:val="800000"/>
          <w:sz w:val="28"/>
          <w:szCs w:val="28"/>
        </w:rPr>
        <w:t>and life of all beings. I do whatever You make Me do.</w:t>
      </w:r>
    </w:p>
    <w:p w14:paraId="633C9058" w14:textId="47908E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7.053</w:t>
      </w:r>
    </w:p>
    <w:p w14:paraId="257A6E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64E7C8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āpanei more tumi daṇḍa dharāilā </w:t>
      </w:r>
      <w:r w:rsidRPr="004A2847">
        <w:rPr>
          <w:rStyle w:val="BookTitle"/>
          <w:rFonts w:asciiTheme="minorHAnsi" w:hAnsiTheme="minorHAnsi" w:cstheme="minorHAnsi"/>
          <w:b w:val="0"/>
          <w:bCs w:val="0"/>
          <w:color w:val="000000"/>
          <w:sz w:val="28"/>
          <w:szCs w:val="28"/>
        </w:rPr>
        <w:br/>
        <w:t>āpanei ghucāiyā e-rūpa karilā</w:t>
      </w:r>
    </w:p>
    <w:p w14:paraId="2B0139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induced Me to accept a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then You Yourself made Me reject it.</w:t>
      </w:r>
    </w:p>
    <w:p w14:paraId="69058C33" w14:textId="1C6963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7.054</w:t>
      </w:r>
    </w:p>
    <w:p w14:paraId="14E06C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00BABA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tāḍa, khāḍu, vetra, vaṁśī, śiṅgā, chānda-daḍi</w:t>
      </w:r>
      <w:r w:rsidRPr="004A2847">
        <w:rPr>
          <w:rStyle w:val="BookTitle"/>
          <w:rFonts w:asciiTheme="minorHAnsi" w:hAnsiTheme="minorHAnsi" w:cstheme="minorHAnsi"/>
          <w:b w:val="0"/>
          <w:bCs w:val="0"/>
          <w:color w:val="000000"/>
          <w:sz w:val="28"/>
          <w:szCs w:val="28"/>
        </w:rPr>
        <w:br/>
        <w:t>ihā dharilāṅa āmi muni-dharma chāḍi’</w:t>
      </w:r>
    </w:p>
    <w:p w14:paraId="167EA7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gave up the duties of a mendicant and accepted bracelets, anklets, a stick, a flute, a buffalo horn, and a rope.</w:t>
      </w:r>
    </w:p>
    <w:p w14:paraId="13F781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To nourish the variegated pastimes of the Supreme Lord, Śrī Nityānanda Prabhu accepted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Yet Śrī Gaurasundara made Him give up that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He thus gave up the principles of an ascetic and accepted the necessary ingredients for serving Kṛṣṇa.</w:t>
      </w:r>
    </w:p>
    <w:p w14:paraId="1928E7B8" w14:textId="34C299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7.055</w:t>
      </w:r>
    </w:p>
    <w:p w14:paraId="514E2D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55</w:t>
      </w:r>
    </w:p>
    <w:p w14:paraId="3F275F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ācāryādi tomāra yateka priya-gaṇa</w:t>
      </w:r>
      <w:r w:rsidRPr="004A2847">
        <w:rPr>
          <w:rStyle w:val="BookTitle"/>
          <w:rFonts w:asciiTheme="minorHAnsi" w:hAnsiTheme="minorHAnsi" w:cstheme="minorHAnsi"/>
          <w:b w:val="0"/>
          <w:bCs w:val="0"/>
          <w:color w:val="000000"/>
          <w:sz w:val="28"/>
          <w:szCs w:val="28"/>
        </w:rPr>
        <w:br/>
        <w:t>sabārei dilā tapa-bhakti-ācaraṇa</w:t>
      </w:r>
    </w:p>
    <w:p w14:paraId="648CDB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taught the principles of austerity and devotional service to Advaita Ācārya and other dear associates.</w:t>
      </w:r>
    </w:p>
    <w:p w14:paraId="0AC84EE3" w14:textId="744F3A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7.056</w:t>
      </w:r>
    </w:p>
    <w:p w14:paraId="418714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762E7C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muni-dharma chāḍāiyā ye kaile āmāre</w:t>
      </w:r>
      <w:r w:rsidRPr="004A2847">
        <w:rPr>
          <w:rStyle w:val="BookTitle"/>
          <w:rFonts w:asciiTheme="minorHAnsi" w:hAnsiTheme="minorHAnsi" w:cstheme="minorHAnsi"/>
          <w:b w:val="0"/>
          <w:bCs w:val="0"/>
          <w:color w:val="000000"/>
          <w:sz w:val="28"/>
          <w:szCs w:val="28"/>
        </w:rPr>
        <w:br/>
        <w:t>vyavahāri-jane se sakale hāsya kare</w:t>
      </w:r>
    </w:p>
    <w:p w14:paraId="70733C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You induced Me to give up the duties of a mendicant and made Me an object of laughter for the common people.</w:t>
      </w:r>
    </w:p>
    <w:p w14:paraId="0FDFAB82" w14:textId="2FB417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7.057</w:t>
      </w:r>
    </w:p>
    <w:p w14:paraId="12C347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688BCF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nartaka āmi, nācāo ye-rūpe</w:t>
      </w:r>
      <w:r w:rsidRPr="004A2847">
        <w:rPr>
          <w:rStyle w:val="BookTitle"/>
          <w:rFonts w:asciiTheme="minorHAnsi" w:hAnsiTheme="minorHAnsi" w:cstheme="minorHAnsi"/>
          <w:b w:val="0"/>
          <w:bCs w:val="0"/>
          <w:color w:val="000000"/>
          <w:sz w:val="28"/>
          <w:szCs w:val="28"/>
        </w:rPr>
        <w:br/>
        <w:t>sei-rūpa nāci āmi tomāra kautuke</w:t>
      </w:r>
    </w:p>
    <w:p w14:paraId="56A20C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only a dancer in Your hands; I dance for Your pleasure as You wish.</w:t>
      </w:r>
    </w:p>
    <w:p w14:paraId="21D2CE46" w14:textId="637347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7.058</w:t>
      </w:r>
    </w:p>
    <w:p w14:paraId="2F4022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4A6C14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nigraha ki anugraha—tumi se pramāṇa</w:t>
      </w:r>
      <w:r w:rsidRPr="004A2847">
        <w:rPr>
          <w:rStyle w:val="BookTitle"/>
          <w:rFonts w:asciiTheme="minorHAnsi" w:hAnsiTheme="minorHAnsi" w:cstheme="minorHAnsi"/>
          <w:b w:val="0"/>
          <w:bCs w:val="0"/>
          <w:color w:val="000000"/>
          <w:sz w:val="28"/>
          <w:szCs w:val="28"/>
        </w:rPr>
        <w:br/>
        <w:t>vṛkṣa-dvāre kara tumi tomāra se nāma”</w:t>
      </w:r>
    </w:p>
    <w:p w14:paraId="2F69D1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alone can bestow mercy or neglect. The proof is that You have induced even trees to chant Your name.”</w:t>
      </w:r>
    </w:p>
    <w:p w14:paraId="098CA7F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said, “Only You are qualified to display mercy or neglect. Not only human beings, even lower species like plants are eligible to attain Your mercy and the service of the Supreme Lord. If the holy name of Kṛṣṇa is chanted, then even living entities whose consciousness is undeveloped can attain benefit.”</w:t>
      </w:r>
    </w:p>
    <w:p w14:paraId="7413846A" w14:textId="424045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7.059</w:t>
      </w:r>
    </w:p>
    <w:p w14:paraId="2BCBDB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46B96D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“tomāra ye deha alaṅkāra</w:t>
      </w:r>
      <w:r w:rsidRPr="004A2847">
        <w:rPr>
          <w:rStyle w:val="BookTitle"/>
          <w:rFonts w:asciiTheme="minorHAnsi" w:hAnsiTheme="minorHAnsi" w:cstheme="minorHAnsi"/>
          <w:b w:val="0"/>
          <w:bCs w:val="0"/>
          <w:color w:val="000000"/>
          <w:sz w:val="28"/>
          <w:szCs w:val="28"/>
        </w:rPr>
        <w:br/>
        <w:t>nava-vidhā bhakti bai kichu nahe āra</w:t>
      </w:r>
    </w:p>
    <w:p w14:paraId="52A1F6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replied, “The ornaments on Your body are nothing but the nine processes of devotional service.</w:t>
      </w:r>
    </w:p>
    <w:p w14:paraId="2A6E6E86" w14:textId="510F14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7.060</w:t>
      </w:r>
    </w:p>
    <w:p w14:paraId="6992D1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407894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śravaṇa-kīrtana-smaraṇādi namaskāra</w:t>
      </w:r>
      <w:r w:rsidRPr="004A2847">
        <w:rPr>
          <w:rStyle w:val="BookTitle"/>
          <w:rFonts w:asciiTheme="minorHAnsi" w:hAnsiTheme="minorHAnsi" w:cstheme="minorHAnsi"/>
          <w:b w:val="0"/>
          <w:bCs w:val="0"/>
          <w:color w:val="000000"/>
          <w:sz w:val="28"/>
          <w:szCs w:val="28"/>
        </w:rPr>
        <w:br/>
        <w:t>ei se tomāra sarva-kāla alaṅkāra</w:t>
      </w:r>
    </w:p>
    <w:p w14:paraId="6CF7B0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commentRangeStart w:id="299"/>
      <w:r w:rsidRPr="004A2847">
        <w:rPr>
          <w:rStyle w:val="BookTitle"/>
          <w:rFonts w:asciiTheme="minorHAnsi" w:hAnsiTheme="minorHAnsi" w:cstheme="minorHAnsi"/>
          <w:b/>
          <w:bCs/>
          <w:color w:val="800000"/>
          <w:sz w:val="28"/>
          <w:szCs w:val="28"/>
        </w:rPr>
        <w:t>Your body is eternally decorated with ornaments like hearing, chanting, remembering, and offering obeisances.</w:t>
      </w:r>
      <w:commentRangeEnd w:id="299"/>
      <w:r w:rsidR="00EB0D8E">
        <w:rPr>
          <w:rStyle w:val="CommentReference"/>
          <w:b w:val="0"/>
          <w:bCs w:val="0"/>
          <w:color w:val="auto"/>
        </w:rPr>
        <w:commentReference w:id="299"/>
      </w:r>
    </w:p>
    <w:p w14:paraId="752EB67D" w14:textId="52DDE3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7.061</w:t>
      </w:r>
    </w:p>
    <w:p w14:paraId="1C1BDB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73B76A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nāga-vibhuṣaṇa yena dharena śaṅkare</w:t>
      </w:r>
      <w:r w:rsidRPr="004A2847">
        <w:rPr>
          <w:rStyle w:val="BookTitle"/>
          <w:rFonts w:asciiTheme="minorHAnsi" w:hAnsiTheme="minorHAnsi" w:cstheme="minorHAnsi"/>
          <w:b w:val="0"/>
          <w:bCs w:val="0"/>
          <w:color w:val="000000"/>
          <w:sz w:val="28"/>
          <w:szCs w:val="28"/>
        </w:rPr>
        <w:br/>
        <w:t>tāhā nāhi sarva-jane bujhibāre pāre</w:t>
      </w:r>
    </w:p>
    <w:p w14:paraId="5E8E4B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people cannot understand this, just as they do not understand why Śaṅkara decorates his body with a serpent.</w:t>
      </w:r>
    </w:p>
    <w:p w14:paraId="13F77205" w14:textId="7F2331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7.062</w:t>
      </w:r>
    </w:p>
    <w:p w14:paraId="16DDF5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5C144E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paramārthe mahādeva—ananta-jīvana</w:t>
      </w:r>
      <w:r w:rsidRPr="004A2847">
        <w:rPr>
          <w:rStyle w:val="BookTitle"/>
          <w:rFonts w:asciiTheme="minorHAnsi" w:hAnsiTheme="minorHAnsi" w:cstheme="minorHAnsi"/>
          <w:b w:val="0"/>
          <w:bCs w:val="0"/>
          <w:color w:val="000000"/>
          <w:sz w:val="28"/>
          <w:szCs w:val="28"/>
        </w:rPr>
        <w:br/>
        <w:t>nāga-chale ananta dharena sarva-kṣaṇa</w:t>
      </w:r>
    </w:p>
    <w:p w14:paraId="121A9E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Actually</w:t>
      </w:r>
      <w:proofErr w:type="gramEnd"/>
      <w:r w:rsidRPr="004A2847">
        <w:rPr>
          <w:rStyle w:val="BookTitle"/>
          <w:rFonts w:asciiTheme="minorHAnsi" w:hAnsiTheme="minorHAnsi" w:cstheme="minorHAnsi"/>
          <w:b/>
          <w:bCs/>
          <w:color w:val="800000"/>
          <w:sz w:val="28"/>
          <w:szCs w:val="28"/>
        </w:rPr>
        <w:t xml:space="preserve"> Mahādeva accepts Ananta as his life and soul. He therefore always keeps Ananta in the form of a serpent wrapped around his neck.</w:t>
      </w:r>
    </w:p>
    <w:p w14:paraId="224E16C0" w14:textId="45CF17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7.063</w:t>
      </w:r>
    </w:p>
    <w:p w14:paraId="28CB84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22AC46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bujhiyā ninde tāna caritra agādha</w:t>
      </w:r>
      <w:r w:rsidRPr="004A2847">
        <w:rPr>
          <w:rStyle w:val="BookTitle"/>
          <w:rFonts w:asciiTheme="minorHAnsi" w:hAnsiTheme="minorHAnsi" w:cstheme="minorHAnsi"/>
          <w:b w:val="0"/>
          <w:bCs w:val="0"/>
          <w:color w:val="000000"/>
          <w:sz w:val="28"/>
          <w:szCs w:val="28"/>
        </w:rPr>
        <w:br/>
        <w:t>yateka nindaye tāra haya kārya-vādha</w:t>
      </w:r>
    </w:p>
    <w:p w14:paraId="461D05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“People without understanding his unfathomable characteristics criticize him, </w:t>
      </w:r>
      <w:r w:rsidRPr="004A2847">
        <w:rPr>
          <w:rStyle w:val="BookTitle"/>
          <w:rFonts w:asciiTheme="minorHAnsi" w:hAnsiTheme="minorHAnsi" w:cstheme="minorHAnsi"/>
          <w:b/>
          <w:bCs/>
          <w:color w:val="800000"/>
          <w:sz w:val="28"/>
          <w:szCs w:val="28"/>
        </w:rPr>
        <w:lastRenderedPageBreak/>
        <w:t>and as a result their progress is checked.</w:t>
      </w:r>
    </w:p>
    <w:p w14:paraId="6275F407" w14:textId="77E539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7.064</w:t>
      </w:r>
    </w:p>
    <w:p w14:paraId="621F92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7034B5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ta’ tomāra aṅge bhakti-rasa vine</w:t>
      </w:r>
      <w:r w:rsidRPr="004A2847">
        <w:rPr>
          <w:rStyle w:val="BookTitle"/>
          <w:rFonts w:asciiTheme="minorHAnsi" w:hAnsiTheme="minorHAnsi" w:cstheme="minorHAnsi"/>
          <w:b w:val="0"/>
          <w:bCs w:val="0"/>
          <w:color w:val="000000"/>
          <w:sz w:val="28"/>
          <w:szCs w:val="28"/>
        </w:rPr>
        <w:br/>
        <w:t>anya nāhi dekhoṅ kabhu kāya-vākya-mane</w:t>
      </w:r>
    </w:p>
    <w:p w14:paraId="313528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see anything in Your transcendental body, mind, and speech other than the mellows of devotional service.</w:t>
      </w:r>
    </w:p>
    <w:p w14:paraId="5F61C46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that He could not see anything other than the mellows of devotional service in the limbs of Nityānanda. The nine types of devotional service are the ornaments of His body. The body, mind, and speech of Nityānanda are always engaged in the service of Kṛṣṇa. Gaurasundara did not see anything other than this.</w:t>
      </w:r>
    </w:p>
    <w:p w14:paraId="44B85DB6" w14:textId="679D43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7.065</w:t>
      </w:r>
    </w:p>
    <w:p w14:paraId="6FEFF5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639A7B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nanda-goṣṭhi-rase tumi vṛndāvana-sukhe</w:t>
      </w:r>
      <w:r w:rsidRPr="004A2847">
        <w:rPr>
          <w:rStyle w:val="BookTitle"/>
          <w:rFonts w:asciiTheme="minorHAnsi" w:hAnsiTheme="minorHAnsi" w:cstheme="minorHAnsi"/>
          <w:b w:val="0"/>
          <w:bCs w:val="0"/>
          <w:color w:val="000000"/>
          <w:sz w:val="28"/>
          <w:szCs w:val="28"/>
        </w:rPr>
        <w:br/>
        <w:t>dhariyācha alaṅkāra āpana kautuke</w:t>
      </w:r>
    </w:p>
    <w:p w14:paraId="388958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Your own pleasure You have willingly accepted the transcendental mellows relished by the Vrajavāsīs as Your ornaments.</w:t>
      </w:r>
    </w:p>
    <w:p w14:paraId="0815F1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Nityānanda decorated His body with the ornaments of the transcendental mellows that are always found in the associates of Śrī Vrajendra-nandana in Vṛndāvana. The phrase </w:t>
      </w:r>
      <w:r w:rsidRPr="004A2847">
        <w:rPr>
          <w:rStyle w:val="BookTitle"/>
          <w:rFonts w:asciiTheme="minorHAnsi" w:hAnsiTheme="minorHAnsi" w:cstheme="minorHAnsi"/>
          <w:b w:val="0"/>
          <w:bCs w:val="0"/>
          <w:i/>
          <w:iCs/>
          <w:color w:val="000000"/>
          <w:sz w:val="28"/>
          <w:szCs w:val="28"/>
        </w:rPr>
        <w:t>nanda-goṣṭhi</w:t>
      </w:r>
      <w:r w:rsidRPr="004A2847">
        <w:rPr>
          <w:rStyle w:val="BookTitle"/>
          <w:rFonts w:asciiTheme="minorHAnsi" w:hAnsiTheme="minorHAnsi" w:cstheme="minorHAnsi"/>
          <w:b w:val="0"/>
          <w:bCs w:val="0"/>
          <w:color w:val="000000"/>
          <w:sz w:val="28"/>
          <w:szCs w:val="28"/>
        </w:rPr>
        <w:t xml:space="preserve"> refers to the Vrajavāsīs situated in the various </w:t>
      </w:r>
      <w:r w:rsidRPr="004A2847">
        <w:rPr>
          <w:rStyle w:val="BookTitle"/>
          <w:rFonts w:asciiTheme="minorHAnsi" w:hAnsiTheme="minorHAnsi" w:cstheme="minorHAnsi"/>
          <w:b w:val="0"/>
          <w:bCs w:val="0"/>
          <w:i/>
          <w:iCs/>
          <w:color w:val="000000"/>
          <w:sz w:val="28"/>
          <w:szCs w:val="28"/>
        </w:rPr>
        <w:t>rasas</w:t>
      </w:r>
      <w:r w:rsidRPr="004A2847">
        <w:rPr>
          <w:rStyle w:val="BookTitle"/>
          <w:rFonts w:asciiTheme="minorHAnsi" w:hAnsiTheme="minorHAnsi" w:cstheme="minorHAnsi"/>
          <w:b w:val="0"/>
          <w:bCs w:val="0"/>
          <w:color w:val="000000"/>
          <w:sz w:val="28"/>
          <w:szCs w:val="28"/>
        </w:rPr>
        <w:t>.</w:t>
      </w:r>
    </w:p>
    <w:p w14:paraId="4CD45B7F" w14:textId="4468F5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7.066</w:t>
      </w:r>
    </w:p>
    <w:p w14:paraId="09C6E2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2DF271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 dekhi’ ye sukṛti citte pāya sukha</w:t>
      </w:r>
      <w:r w:rsidRPr="004A2847">
        <w:rPr>
          <w:rStyle w:val="BookTitle"/>
          <w:rFonts w:asciiTheme="minorHAnsi" w:hAnsiTheme="minorHAnsi" w:cstheme="minorHAnsi"/>
          <w:b w:val="0"/>
          <w:bCs w:val="0"/>
          <w:color w:val="000000"/>
          <w:sz w:val="28"/>
          <w:szCs w:val="28"/>
        </w:rPr>
        <w:br/>
        <w:t>se avaśya dekhibe kṛṣṇera śrī-mukha</w:t>
      </w:r>
    </w:p>
    <w:p w14:paraId="48ED52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fortunate person who takes pleasure hearing these topics will certainly see Kṛṣṇa’s beautiful face.</w:t>
      </w:r>
    </w:p>
    <w:p w14:paraId="537169C1" w14:textId="00A496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7.067</w:t>
      </w:r>
    </w:p>
    <w:p w14:paraId="40F2F1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67</w:t>
      </w:r>
    </w:p>
    <w:p w14:paraId="4320B9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vetra, vaṁśī, śiṅgā, guñjā-hāra, mālya, gandha</w:t>
      </w:r>
      <w:r w:rsidRPr="004A2847">
        <w:rPr>
          <w:rStyle w:val="BookTitle"/>
          <w:rFonts w:asciiTheme="minorHAnsi" w:hAnsiTheme="minorHAnsi" w:cstheme="minorHAnsi"/>
          <w:b w:val="0"/>
          <w:bCs w:val="0"/>
          <w:color w:val="000000"/>
          <w:sz w:val="28"/>
          <w:szCs w:val="28"/>
        </w:rPr>
        <w:br/>
        <w:t>sarva-kāla ei-rūpa tomāra śrī-aṅga</w:t>
      </w:r>
    </w:p>
    <w:p w14:paraId="597253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always adorned with a stick, flute, buffalo horn, </w:t>
      </w:r>
      <w:r w:rsidRPr="004A2847">
        <w:rPr>
          <w:rStyle w:val="BookTitle"/>
          <w:rFonts w:asciiTheme="minorHAnsi" w:hAnsiTheme="minorHAnsi" w:cstheme="minorHAnsi"/>
          <w:b/>
          <w:bCs/>
          <w:i/>
          <w:iCs/>
          <w:color w:val="800000"/>
          <w:sz w:val="28"/>
          <w:szCs w:val="28"/>
        </w:rPr>
        <w:t>guñja</w:t>
      </w:r>
      <w:r w:rsidRPr="004A2847">
        <w:rPr>
          <w:rStyle w:val="BookTitle"/>
          <w:rFonts w:asciiTheme="minorHAnsi" w:hAnsiTheme="minorHAnsi" w:cstheme="minorHAnsi"/>
          <w:b/>
          <w:bCs/>
          <w:color w:val="800000"/>
          <w:sz w:val="28"/>
          <w:szCs w:val="28"/>
        </w:rPr>
        <w:t xml:space="preserve"> necklace, flower garland, and sandalwood pulp.</w:t>
      </w:r>
    </w:p>
    <w:p w14:paraId="11ED139B" w14:textId="5244D3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7.068</w:t>
      </w:r>
    </w:p>
    <w:p w14:paraId="4F15CE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1296DF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bālaka dekhi tomāra saṁhati</w:t>
      </w:r>
      <w:r w:rsidRPr="004A2847">
        <w:rPr>
          <w:rStyle w:val="BookTitle"/>
          <w:rFonts w:asciiTheme="minorHAnsi" w:hAnsiTheme="minorHAnsi" w:cstheme="minorHAnsi"/>
          <w:b w:val="0"/>
          <w:bCs w:val="0"/>
          <w:color w:val="000000"/>
          <w:sz w:val="28"/>
          <w:szCs w:val="28"/>
        </w:rPr>
        <w:br/>
        <w:t>śrīdāma-sudāma-prāya laya mora mati</w:t>
      </w:r>
    </w:p>
    <w:p w14:paraId="411A07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boys who associate with You remind Me of Śrīdāmā and Sudāmā.</w:t>
      </w:r>
    </w:p>
    <w:p w14:paraId="1E9329E3" w14:textId="391DA8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7.069</w:t>
      </w:r>
    </w:p>
    <w:p w14:paraId="0EBAB4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2BB2D2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vṛndāvana-krīḍāra yateka śiśu-gaṇa</w:t>
      </w:r>
      <w:r w:rsidRPr="004A2847">
        <w:rPr>
          <w:rStyle w:val="BookTitle"/>
          <w:rFonts w:asciiTheme="minorHAnsi" w:hAnsiTheme="minorHAnsi" w:cstheme="minorHAnsi"/>
          <w:b w:val="0"/>
          <w:bCs w:val="0"/>
          <w:color w:val="000000"/>
          <w:sz w:val="28"/>
          <w:szCs w:val="28"/>
        </w:rPr>
        <w:br/>
        <w:t>sakala tomāra saṅge—laya mora mana</w:t>
      </w:r>
    </w:p>
    <w:p w14:paraId="0637D2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therefore think that all Your associates are boys who used to play with You in Vṛndāvana.</w:t>
      </w:r>
    </w:p>
    <w:p w14:paraId="2690E496" w14:textId="695EE4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7.070</w:t>
      </w:r>
    </w:p>
    <w:p w14:paraId="1F9E16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0ECF15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bhāva, sei kānti, sei saba śakti</w:t>
      </w:r>
      <w:r w:rsidRPr="004A2847">
        <w:rPr>
          <w:rStyle w:val="BookTitle"/>
          <w:rFonts w:asciiTheme="minorHAnsi" w:hAnsiTheme="minorHAnsi" w:cstheme="minorHAnsi"/>
          <w:b w:val="0"/>
          <w:bCs w:val="0"/>
          <w:color w:val="000000"/>
          <w:sz w:val="28"/>
          <w:szCs w:val="28"/>
        </w:rPr>
        <w:br/>
        <w:t>sarva-dehe dekhi sei nanda-goṣṭhi-bhakti</w:t>
      </w:r>
    </w:p>
    <w:p w14:paraId="39771C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see in Your body the sentiments, beauty, and potencies manifested in the devotional service of the residents of Vṛndāvana.</w:t>
      </w:r>
    </w:p>
    <w:p w14:paraId="29968CCD" w14:textId="6063B5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7.071</w:t>
      </w:r>
    </w:p>
    <w:p w14:paraId="0FA45D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2FB341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ye tomāre, tomāra sevakere</w:t>
      </w:r>
      <w:r w:rsidRPr="004A2847">
        <w:rPr>
          <w:rStyle w:val="BookTitle"/>
          <w:rFonts w:asciiTheme="minorHAnsi" w:hAnsiTheme="minorHAnsi" w:cstheme="minorHAnsi"/>
          <w:b w:val="0"/>
          <w:bCs w:val="0"/>
          <w:color w:val="000000"/>
          <w:sz w:val="28"/>
          <w:szCs w:val="28"/>
        </w:rPr>
        <w:br/>
        <w:t>prīti kare, satya satya se kare āmāre”</w:t>
      </w:r>
    </w:p>
    <w:p w14:paraId="0AD3A3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whoever loves You or Your servants factually loves Me.”</w:t>
      </w:r>
    </w:p>
    <w:p w14:paraId="743946C1" w14:textId="3C5BBC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7.072</w:t>
      </w:r>
    </w:p>
    <w:p w14:paraId="545C50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747D98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svānubhāvānande dui—mukunda, ananta</w:t>
      </w:r>
      <w:r w:rsidRPr="004A2847">
        <w:rPr>
          <w:rStyle w:val="BookTitle"/>
          <w:rFonts w:asciiTheme="minorHAnsi" w:hAnsiTheme="minorHAnsi" w:cstheme="minorHAnsi"/>
          <w:b w:val="0"/>
          <w:bCs w:val="0"/>
          <w:color w:val="000000"/>
          <w:sz w:val="28"/>
          <w:szCs w:val="28"/>
        </w:rPr>
        <w:br/>
        <w:t>ki-rūpe ki kahe ke jāniba tāra anta</w:t>
      </w:r>
    </w:p>
    <w:p w14:paraId="11526C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fully understand what Mukunda and Ananta spoke in Their own ecstatic mood?</w:t>
      </w:r>
    </w:p>
    <w:p w14:paraId="220EFBF6" w14:textId="4CD3BC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7.073</w:t>
      </w:r>
    </w:p>
    <w:p w14:paraId="33E4CE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6BDC99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dui prabhu bāhya prakāśiyā</w:t>
      </w:r>
      <w:r w:rsidRPr="004A2847">
        <w:rPr>
          <w:rStyle w:val="BookTitle"/>
          <w:rFonts w:asciiTheme="minorHAnsi" w:hAnsiTheme="minorHAnsi" w:cstheme="minorHAnsi"/>
          <w:b w:val="0"/>
          <w:bCs w:val="0"/>
          <w:color w:val="000000"/>
          <w:sz w:val="28"/>
          <w:szCs w:val="28"/>
        </w:rPr>
        <w:br/>
        <w:t>vasilena nibhṛte puṣpera vane giyā</w:t>
      </w:r>
    </w:p>
    <w:p w14:paraId="08F5F5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after some time the two Lords regained Their external consciousness, </w:t>
      </w:r>
      <w:proofErr w:type="gramStart"/>
      <w:r w:rsidRPr="004A2847">
        <w:rPr>
          <w:rStyle w:val="BookTitle"/>
          <w:rFonts w:asciiTheme="minorHAnsi" w:hAnsiTheme="minorHAnsi" w:cstheme="minorHAnsi"/>
          <w:b/>
          <w:bCs/>
          <w:color w:val="800000"/>
          <w:sz w:val="28"/>
          <w:szCs w:val="28"/>
        </w:rPr>
        <w:t>They</w:t>
      </w:r>
      <w:proofErr w:type="gramEnd"/>
      <w:r w:rsidRPr="004A2847">
        <w:rPr>
          <w:rStyle w:val="BookTitle"/>
          <w:rFonts w:asciiTheme="minorHAnsi" w:hAnsiTheme="minorHAnsi" w:cstheme="minorHAnsi"/>
          <w:b/>
          <w:bCs/>
          <w:color w:val="800000"/>
          <w:sz w:val="28"/>
          <w:szCs w:val="28"/>
        </w:rPr>
        <w:t xml:space="preserve"> went and sat in a secluded place within the flower garden.</w:t>
      </w:r>
    </w:p>
    <w:p w14:paraId="5EE0132B" w14:textId="192CEB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7.074</w:t>
      </w:r>
    </w:p>
    <w:p w14:paraId="554C40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6952325A" w14:textId="77777777" w:rsidR="00A969AE" w:rsidRPr="004A2847" w:rsidRDefault="00A969AE">
      <w:pPr>
        <w:pStyle w:val="Verse"/>
        <w:rPr>
          <w:rStyle w:val="BookTitle"/>
          <w:rFonts w:asciiTheme="minorHAnsi" w:hAnsiTheme="minorHAnsi" w:cstheme="minorHAnsi"/>
          <w:b w:val="0"/>
          <w:bCs w:val="0"/>
          <w:color w:val="000000"/>
          <w:sz w:val="28"/>
          <w:szCs w:val="28"/>
        </w:rPr>
      </w:pPr>
      <w:commentRangeStart w:id="300"/>
      <w:r w:rsidRPr="004A2847">
        <w:rPr>
          <w:rStyle w:val="BookTitle"/>
          <w:rFonts w:asciiTheme="minorHAnsi" w:hAnsiTheme="minorHAnsi" w:cstheme="minorHAnsi"/>
          <w:b w:val="0"/>
          <w:bCs w:val="0"/>
          <w:color w:val="000000"/>
          <w:sz w:val="28"/>
          <w:szCs w:val="28"/>
        </w:rPr>
        <w:t xml:space="preserve">īśvare parameśvare </w:t>
      </w:r>
      <w:commentRangeEnd w:id="300"/>
      <w:r w:rsidR="00B4501D">
        <w:rPr>
          <w:rStyle w:val="CommentReference"/>
          <w:i w:val="0"/>
          <w:iCs w:val="0"/>
        </w:rPr>
        <w:commentReference w:id="300"/>
      </w:r>
      <w:r w:rsidRPr="004A2847">
        <w:rPr>
          <w:rStyle w:val="BookTitle"/>
          <w:rFonts w:asciiTheme="minorHAnsi" w:hAnsiTheme="minorHAnsi" w:cstheme="minorHAnsi"/>
          <w:b w:val="0"/>
          <w:bCs w:val="0"/>
          <w:color w:val="000000"/>
          <w:sz w:val="28"/>
          <w:szCs w:val="28"/>
        </w:rPr>
        <w:t xml:space="preserve">haila ki kathāvede </w:t>
      </w:r>
      <w:r w:rsidRPr="004A2847">
        <w:rPr>
          <w:rStyle w:val="BookTitle"/>
          <w:rFonts w:asciiTheme="minorHAnsi" w:hAnsiTheme="minorHAnsi" w:cstheme="minorHAnsi"/>
          <w:b w:val="0"/>
          <w:bCs w:val="0"/>
          <w:color w:val="000000"/>
          <w:sz w:val="28"/>
          <w:szCs w:val="28"/>
        </w:rPr>
        <w:br/>
        <w:t>se ihāra tattva jānena sarvathā</w:t>
      </w:r>
    </w:p>
    <w:p w14:paraId="1162A3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conversation that took place between the two Lords is known only to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w:t>
      </w:r>
    </w:p>
    <w:p w14:paraId="1016FDD3" w14:textId="28FFB2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7.075</w:t>
      </w:r>
    </w:p>
    <w:p w14:paraId="5D144D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6EDC33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nityānande caitanye yakhane dekhā haya</w:t>
      </w:r>
      <w:r w:rsidRPr="004A2847">
        <w:rPr>
          <w:rStyle w:val="BookTitle"/>
          <w:rFonts w:asciiTheme="minorHAnsi" w:hAnsiTheme="minorHAnsi" w:cstheme="minorHAnsi"/>
          <w:b w:val="0"/>
          <w:bCs w:val="0"/>
          <w:color w:val="000000"/>
          <w:sz w:val="28"/>
          <w:szCs w:val="28"/>
        </w:rPr>
        <w:br/>
        <w:t>prāya āra keha nāhi thāke se samaya</w:t>
      </w:r>
    </w:p>
    <w:p w14:paraId="10BA32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Lord Caitanya and Nityānanda met each other, there was usually no one else around.</w:t>
      </w:r>
    </w:p>
    <w:p w14:paraId="52360BB4" w14:textId="7318A1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7.076</w:t>
      </w:r>
    </w:p>
    <w:p w14:paraId="7E6BEC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0D6965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ki karena ānanda-vigraha dui-jana</w:t>
      </w:r>
      <w:r w:rsidRPr="004A2847">
        <w:rPr>
          <w:rStyle w:val="BookTitle"/>
          <w:rFonts w:asciiTheme="minorHAnsi" w:hAnsiTheme="minorHAnsi" w:cstheme="minorHAnsi"/>
          <w:b w:val="0"/>
          <w:bCs w:val="0"/>
          <w:color w:val="000000"/>
          <w:sz w:val="28"/>
          <w:szCs w:val="28"/>
        </w:rPr>
        <w:br/>
        <w:t>caitanya-icchāya keha nā thāke takhana</w:t>
      </w:r>
    </w:p>
    <w:p w14:paraId="1F5C03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by the desire of Lord Caitanya, the activities of these two Lords, who are the personifications of ecstasy, are not known to anyone else.</w:t>
      </w:r>
    </w:p>
    <w:p w14:paraId="27FD869B" w14:textId="6D6031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7.077</w:t>
      </w:r>
    </w:p>
    <w:p w14:paraId="4421BF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5DC601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nityānanda-svarūpa o prabhu-icchā jāni’</w:t>
      </w:r>
      <w:r w:rsidRPr="004A2847">
        <w:rPr>
          <w:rStyle w:val="BookTitle"/>
          <w:rFonts w:asciiTheme="minorHAnsi" w:hAnsiTheme="minorHAnsi" w:cstheme="minorHAnsi"/>
          <w:b w:val="0"/>
          <w:bCs w:val="0"/>
          <w:color w:val="000000"/>
          <w:sz w:val="28"/>
          <w:szCs w:val="28"/>
        </w:rPr>
        <w:br/>
        <w:t>ekānte se āsiyā dekhena nyāsi-maṇi</w:t>
      </w:r>
    </w:p>
    <w:p w14:paraId="1038CE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Knowing the desire of Lord Caitanya, Nityānanda Svarūpa would always meet Him alone.</w:t>
      </w:r>
    </w:p>
    <w:p w14:paraId="6E4BAFDA" w14:textId="42B400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7.078</w:t>
      </w:r>
    </w:p>
    <w:p w14:paraId="68A62D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4A3C3D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āpanāre yena prabhu nā karena vyakta</w:t>
      </w:r>
      <w:r w:rsidRPr="004A2847">
        <w:rPr>
          <w:rStyle w:val="BookTitle"/>
          <w:rFonts w:asciiTheme="minorHAnsi" w:hAnsiTheme="minorHAnsi" w:cstheme="minorHAnsi"/>
          <w:b w:val="0"/>
          <w:bCs w:val="0"/>
          <w:color w:val="000000"/>
          <w:sz w:val="28"/>
          <w:szCs w:val="28"/>
        </w:rPr>
        <w:br/>
        <w:t>ei-mata lukāyena nityānanda-tattva</w:t>
      </w:r>
    </w:p>
    <w:p w14:paraId="0406B8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did not reveal His own identity, He also concealed the glories of Nityānanda.</w:t>
      </w:r>
    </w:p>
    <w:p w14:paraId="10EFA0E1" w14:textId="0AA02B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7.079</w:t>
      </w:r>
    </w:p>
    <w:p w14:paraId="53FB84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7329F9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sukomala durvijñeya īśvara hṛdaya</w:t>
      </w:r>
      <w:r w:rsidRPr="004A2847">
        <w:rPr>
          <w:rStyle w:val="BookTitle"/>
          <w:rFonts w:asciiTheme="minorHAnsi" w:hAnsiTheme="minorHAnsi" w:cstheme="minorHAnsi"/>
          <w:b w:val="0"/>
          <w:bCs w:val="0"/>
          <w:color w:val="000000"/>
          <w:sz w:val="28"/>
          <w:szCs w:val="28"/>
        </w:rPr>
        <w:br/>
        <w:t>veda-śāstre brahmā, śiva saba ei kaya</w:t>
      </w:r>
    </w:p>
    <w:p w14:paraId="2C5121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heart of the Supreme Lord is very soft and difficult to understand. This is confirmed in the Vedic literatures by Lord Brahmā and Lord Śiva.</w:t>
      </w:r>
    </w:p>
    <w:p w14:paraId="3F70EA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Uttara Rāma-carita </w:t>
      </w:r>
      <w:r w:rsidRPr="004A2847">
        <w:rPr>
          <w:rStyle w:val="BookTitle"/>
          <w:rFonts w:asciiTheme="minorHAnsi" w:hAnsiTheme="minorHAnsi" w:cstheme="minorHAnsi"/>
          <w:b w:val="0"/>
          <w:bCs w:val="0"/>
          <w:color w:val="000000"/>
          <w:sz w:val="28"/>
          <w:szCs w:val="28"/>
        </w:rPr>
        <w:t>(3.23) it is stated:</w:t>
      </w:r>
    </w:p>
    <w:p w14:paraId="69F403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vajrād api kaṭhorāṇi   mṛdūni kusumād api</w:t>
      </w:r>
      <w:r w:rsidRPr="004A2847">
        <w:rPr>
          <w:rStyle w:val="BookTitle"/>
          <w:rFonts w:asciiTheme="minorHAnsi" w:hAnsiTheme="minorHAnsi" w:cstheme="minorHAnsi"/>
          <w:b w:val="0"/>
          <w:bCs w:val="0"/>
          <w:color w:val="000000"/>
          <w:sz w:val="28"/>
          <w:szCs w:val="28"/>
        </w:rPr>
        <w:br/>
        <w:t>lokottarāṇāṁ cetāṁsi   ko hi vijñātum īśvaraḥ</w:t>
      </w:r>
    </w:p>
    <w:p w14:paraId="513F5D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hearts of those above common behavior are sometimes harder than a thunderbolt and sometimes softer than a flower. How can one accommodate such contradictions in great personalities?”</w:t>
      </w:r>
    </w:p>
    <w:p w14:paraId="06F1A435" w14:textId="484066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7.080</w:t>
      </w:r>
    </w:p>
    <w:p w14:paraId="7F3530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80</w:t>
      </w:r>
    </w:p>
    <w:p w14:paraId="3680BE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bujhi</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 nā jāni’ mātra sabe gāya gāthā</w:t>
      </w:r>
      <w:r w:rsidRPr="004A2847">
        <w:rPr>
          <w:rStyle w:val="BookTitle"/>
          <w:rFonts w:asciiTheme="minorHAnsi" w:hAnsiTheme="minorHAnsi" w:cstheme="minorHAnsi"/>
          <w:b w:val="0"/>
          <w:bCs w:val="0"/>
          <w:color w:val="000000"/>
          <w:sz w:val="28"/>
          <w:szCs w:val="28"/>
        </w:rPr>
        <w:br/>
        <w:t>lakṣmīro ei se vākya, anyera ki kathā</w:t>
      </w:r>
    </w:p>
    <w:p w14:paraId="041D2B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who chant the glories of the Lord admit that they do not know or understand His heart. Even Lakṣmī says like this, so what to speak of others.</w:t>
      </w:r>
    </w:p>
    <w:p w14:paraId="6E1BD778" w14:textId="110207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7.081</w:t>
      </w:r>
    </w:p>
    <w:p w14:paraId="3D2619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79A71D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bhāva-raṅge caitanya-gosāñi</w:t>
      </w:r>
      <w:r w:rsidRPr="004A2847">
        <w:rPr>
          <w:rStyle w:val="BookTitle"/>
          <w:rFonts w:asciiTheme="minorHAnsi" w:hAnsiTheme="minorHAnsi" w:cstheme="minorHAnsi"/>
          <w:b w:val="0"/>
          <w:bCs w:val="0"/>
          <w:color w:val="000000"/>
          <w:sz w:val="28"/>
          <w:szCs w:val="28"/>
        </w:rPr>
        <w:br/>
        <w:t>ei kathā nā kahena eka-jana-ṭhāñi</w:t>
      </w:r>
    </w:p>
    <w:p w14:paraId="1B21FF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Lord Caitanya enjoyed ecstatic exchanges that He did not disclose to anyone.</w:t>
      </w:r>
    </w:p>
    <w:p w14:paraId="02481E60" w14:textId="0A1545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7.082</w:t>
      </w:r>
    </w:p>
    <w:p w14:paraId="23C1E9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613A9A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hena se tāṅhāra </w:t>
      </w:r>
      <w:proofErr w:type="gramStart"/>
      <w:r w:rsidRPr="004A2847">
        <w:rPr>
          <w:rStyle w:val="BookTitle"/>
          <w:rFonts w:asciiTheme="minorHAnsi" w:hAnsiTheme="minorHAnsi" w:cstheme="minorHAnsi"/>
          <w:b w:val="0"/>
          <w:bCs w:val="0"/>
          <w:color w:val="000000"/>
          <w:sz w:val="28"/>
          <w:szCs w:val="28"/>
        </w:rPr>
        <w:t>raṅga,—</w:t>
      </w:r>
      <w:proofErr w:type="gramEnd"/>
      <w:r w:rsidRPr="004A2847">
        <w:rPr>
          <w:rStyle w:val="BookTitle"/>
          <w:rFonts w:asciiTheme="minorHAnsi" w:hAnsiTheme="minorHAnsi" w:cstheme="minorHAnsi"/>
          <w:b w:val="0"/>
          <w:bCs w:val="0"/>
          <w:color w:val="000000"/>
          <w:sz w:val="28"/>
          <w:szCs w:val="28"/>
        </w:rPr>
        <w:t>sabei mānena</w:t>
      </w:r>
      <w:r w:rsidRPr="004A2847">
        <w:rPr>
          <w:rStyle w:val="BookTitle"/>
          <w:rFonts w:asciiTheme="minorHAnsi" w:hAnsiTheme="minorHAnsi" w:cstheme="minorHAnsi"/>
          <w:b w:val="0"/>
          <w:bCs w:val="0"/>
          <w:color w:val="000000"/>
          <w:sz w:val="28"/>
          <w:szCs w:val="28"/>
        </w:rPr>
        <w:br/>
        <w:t>“āmāra adhika prīta kāro nā vāsena</w:t>
      </w:r>
    </w:p>
    <w:p w14:paraId="2034E1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everyone thought, “The Lord does not love anyone more than me.</w:t>
      </w:r>
    </w:p>
    <w:p w14:paraId="27B52FFB" w14:textId="5B6251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7.083</w:t>
      </w:r>
    </w:p>
    <w:p w14:paraId="6CFE69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7716D2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āmāre se kahena sakala gopya kathā</w:t>
      </w:r>
      <w:r w:rsidRPr="004A2847">
        <w:rPr>
          <w:rStyle w:val="BookTitle"/>
          <w:rFonts w:asciiTheme="minorHAnsi" w:hAnsiTheme="minorHAnsi" w:cstheme="minorHAnsi"/>
          <w:b w:val="0"/>
          <w:bCs w:val="0"/>
          <w:color w:val="000000"/>
          <w:sz w:val="28"/>
          <w:szCs w:val="28"/>
        </w:rPr>
        <w:br/>
        <w:t>’muni-dharma kari’ kṛṣṇa bhajibe sarvathā</w:t>
      </w:r>
    </w:p>
    <w:p w14:paraId="41962D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tells me all confidential topics like, ’Follow the principles of a mendicant and always worship Kṛṣṇa.’</w:t>
      </w:r>
    </w:p>
    <w:p w14:paraId="395B64FB" w14:textId="088ECC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7.084</w:t>
      </w:r>
    </w:p>
    <w:p w14:paraId="023DCB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17C215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vetra, vaṁśī, barhā, guñjā-mālā, chāṅda-daḍi</w:t>
      </w:r>
      <w:r w:rsidRPr="004A2847">
        <w:rPr>
          <w:rStyle w:val="BookTitle"/>
          <w:rFonts w:asciiTheme="minorHAnsi" w:hAnsiTheme="minorHAnsi" w:cstheme="minorHAnsi"/>
          <w:b w:val="0"/>
          <w:bCs w:val="0"/>
          <w:color w:val="000000"/>
          <w:sz w:val="28"/>
          <w:szCs w:val="28"/>
        </w:rPr>
        <w:br/>
        <w:t>ihā vā dharena kene muni-dharma chāḍi’”</w:t>
      </w:r>
    </w:p>
    <w:p w14:paraId="0BBCEF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“Then He tells me to give up the principles of a mendicant and accept a stick, flute, peacock feather, </w:t>
      </w:r>
      <w:r w:rsidRPr="004A2847">
        <w:rPr>
          <w:rStyle w:val="BookTitle"/>
          <w:rFonts w:asciiTheme="minorHAnsi" w:hAnsiTheme="minorHAnsi" w:cstheme="minorHAnsi"/>
          <w:b/>
          <w:bCs/>
          <w:i/>
          <w:iCs/>
          <w:color w:val="800000"/>
          <w:sz w:val="28"/>
          <w:szCs w:val="28"/>
        </w:rPr>
        <w:t>guñja-mālā,</w:t>
      </w:r>
      <w:r w:rsidRPr="004A2847">
        <w:rPr>
          <w:rStyle w:val="BookTitle"/>
          <w:rFonts w:asciiTheme="minorHAnsi" w:hAnsiTheme="minorHAnsi" w:cstheme="minorHAnsi"/>
          <w:b/>
          <w:bCs/>
          <w:color w:val="800000"/>
          <w:sz w:val="28"/>
          <w:szCs w:val="28"/>
        </w:rPr>
        <w:t xml:space="preserve"> and rope.”</w:t>
      </w:r>
    </w:p>
    <w:p w14:paraId="6A386BF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barhā </w:t>
      </w:r>
      <w:r w:rsidRPr="004A2847">
        <w:rPr>
          <w:rStyle w:val="BookTitle"/>
          <w:rFonts w:asciiTheme="minorHAnsi" w:hAnsiTheme="minorHAnsi" w:cstheme="minorHAnsi"/>
          <w:b w:val="0"/>
          <w:bCs w:val="0"/>
          <w:color w:val="000000"/>
          <w:sz w:val="28"/>
          <w:szCs w:val="28"/>
        </w:rPr>
        <w:t>means “peacock feather.”</w:t>
      </w:r>
    </w:p>
    <w:p w14:paraId="119231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chāṅda-daḍi </w:t>
      </w:r>
      <w:r w:rsidRPr="004A2847">
        <w:rPr>
          <w:rStyle w:val="BookTitle"/>
          <w:rFonts w:asciiTheme="minorHAnsi" w:hAnsiTheme="minorHAnsi" w:cstheme="minorHAnsi"/>
          <w:b w:val="0"/>
          <w:bCs w:val="0"/>
          <w:color w:val="000000"/>
          <w:sz w:val="28"/>
          <w:szCs w:val="28"/>
        </w:rPr>
        <w:t>refers to the rope used to bind the hind legs of a cow while milking.</w:t>
      </w:r>
    </w:p>
    <w:p w14:paraId="30932DF7" w14:textId="4536BB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7.085</w:t>
      </w:r>
    </w:p>
    <w:p w14:paraId="19572B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40376356" w14:textId="0153536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“bhakta-nāma yateka prakāra</w:t>
      </w:r>
      <w:r w:rsidRPr="004A2847">
        <w:rPr>
          <w:rStyle w:val="BookTitle"/>
          <w:rFonts w:asciiTheme="minorHAnsi" w:hAnsiTheme="minorHAnsi" w:cstheme="minorHAnsi"/>
          <w:b w:val="0"/>
          <w:bCs w:val="0"/>
          <w:color w:val="000000"/>
          <w:sz w:val="28"/>
          <w:szCs w:val="28"/>
        </w:rPr>
        <w:br/>
        <w:t>vṛndāvane gopa-krīḍā</w:t>
      </w:r>
      <w:ins w:id="301" w:author="your servant" w:date="2020-06-15T16:04:00Z">
        <w:r w:rsidR="00B4501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adhika sabāra</w:t>
      </w:r>
    </w:p>
    <w:p w14:paraId="27EA9F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say, “The Lord’s pastimes with the cowherd boys of Vṛndāvana are superior to His pastimes with all other devotees.”</w:t>
      </w:r>
    </w:p>
    <w:p w14:paraId="6EEC3F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perfection of all types of devotees and devotional service is found in the exchanges between the transcendental residents of the transcendental abode of Vṛndāvana.</w:t>
      </w:r>
    </w:p>
    <w:p w14:paraId="784374C1" w14:textId="0DA655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7.086</w:t>
      </w:r>
    </w:p>
    <w:p w14:paraId="4EE30F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77DEC6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gopa-gopī-bhakti—saba tapasyāra phala</w:t>
      </w:r>
      <w:r w:rsidRPr="004A2847">
        <w:rPr>
          <w:rStyle w:val="BookTitle"/>
          <w:rFonts w:asciiTheme="minorHAnsi" w:hAnsiTheme="minorHAnsi" w:cstheme="minorHAnsi"/>
          <w:b w:val="0"/>
          <w:bCs w:val="0"/>
          <w:color w:val="000000"/>
          <w:sz w:val="28"/>
          <w:szCs w:val="28"/>
        </w:rPr>
        <w:br/>
        <w:t>yāhā vāñche brahmā, śiva īśvara-sakala</w:t>
      </w:r>
    </w:p>
    <w:p w14:paraId="3866BA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devotion attained by the </w:t>
      </w:r>
      <w:r w:rsidRPr="004A2847">
        <w:rPr>
          <w:rStyle w:val="BookTitle"/>
          <w:rFonts w:asciiTheme="minorHAnsi" w:hAnsiTheme="minorHAnsi" w:cstheme="minorHAnsi"/>
          <w:b/>
          <w:bCs/>
          <w:i/>
          <w:iCs/>
          <w:color w:val="800000"/>
          <w:sz w:val="28"/>
          <w:szCs w:val="28"/>
        </w:rPr>
        <w:t xml:space="preserve">gopas </w:t>
      </w:r>
      <w:r w:rsidRPr="004A2847">
        <w:rPr>
          <w:rStyle w:val="BookTitle"/>
          <w:rFonts w:asciiTheme="minorHAnsi" w:hAnsiTheme="minorHAnsi" w:cstheme="minorHAnsi"/>
          <w:b/>
          <w:bCs/>
          <w:color w:val="800000"/>
          <w:sz w:val="28"/>
          <w:szCs w:val="28"/>
        </w:rPr>
        <w:t xml:space="preserve">and </w:t>
      </w:r>
      <w:r w:rsidRPr="004A2847">
        <w:rPr>
          <w:rStyle w:val="BookTitle"/>
          <w:rFonts w:asciiTheme="minorHAnsi" w:hAnsiTheme="minorHAnsi" w:cstheme="minorHAnsi"/>
          <w:b/>
          <w:bCs/>
          <w:i/>
          <w:iCs/>
          <w:color w:val="800000"/>
          <w:sz w:val="28"/>
          <w:szCs w:val="28"/>
        </w:rPr>
        <w:t xml:space="preserve">gopīs </w:t>
      </w:r>
      <w:r w:rsidRPr="004A2847">
        <w:rPr>
          <w:rStyle w:val="BookTitle"/>
          <w:rFonts w:asciiTheme="minorHAnsi" w:hAnsiTheme="minorHAnsi" w:cstheme="minorHAnsi"/>
          <w:b/>
          <w:bCs/>
          <w:color w:val="800000"/>
          <w:sz w:val="28"/>
          <w:szCs w:val="28"/>
        </w:rPr>
        <w:t>of Vṛndāvana is the result of great austerities. That platform is desired by Brahmā, Śiva, and other great personalities.</w:t>
      </w:r>
    </w:p>
    <w:p w14:paraId="5802BD9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(10.12.11) it is stated:</w:t>
      </w:r>
    </w:p>
    <w:p w14:paraId="7C308C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itthaṁ satāṁ brahma-sukhānubhūtyā</w:t>
      </w:r>
      <w:r w:rsidRPr="004A2847">
        <w:rPr>
          <w:rStyle w:val="BookTitle"/>
          <w:rFonts w:asciiTheme="minorHAnsi" w:hAnsiTheme="minorHAnsi" w:cstheme="minorHAnsi"/>
          <w:b w:val="0"/>
          <w:bCs w:val="0"/>
          <w:color w:val="000000"/>
          <w:sz w:val="28"/>
          <w:szCs w:val="28"/>
        </w:rPr>
        <w:br/>
        <w:t>dāsyaṁ gatānāṁ para-daivatena</w:t>
      </w:r>
      <w:r w:rsidRPr="004A2847">
        <w:rPr>
          <w:rStyle w:val="BookTitle"/>
          <w:rFonts w:asciiTheme="minorHAnsi" w:hAnsiTheme="minorHAnsi" w:cstheme="minorHAnsi"/>
          <w:b w:val="0"/>
          <w:bCs w:val="0"/>
          <w:color w:val="000000"/>
          <w:sz w:val="28"/>
          <w:szCs w:val="28"/>
        </w:rPr>
        <w:br/>
        <w:t>māyāśritānāṁ nara-dārakeṇa</w:t>
      </w:r>
      <w:r w:rsidRPr="004A2847">
        <w:rPr>
          <w:rStyle w:val="BookTitle"/>
          <w:rFonts w:asciiTheme="minorHAnsi" w:hAnsiTheme="minorHAnsi" w:cstheme="minorHAnsi"/>
          <w:b w:val="0"/>
          <w:bCs w:val="0"/>
          <w:color w:val="000000"/>
          <w:sz w:val="28"/>
          <w:szCs w:val="28"/>
        </w:rPr>
        <w:br/>
        <w:t>sākaṁ vijahruḥ kṛta-puṇya-puñjāḥ</w:t>
      </w:r>
    </w:p>
    <w:p w14:paraId="6D971F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way, all the cowherd boys used to play with Kṛṣṇa, who is the source of the Brahman effulgence for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desiring to merge into that effulgence, who is the Supreme Personality of Godhead for devotees who have accepted eternal servitorship, and who for ordinary persons is but another ordinary child. The cowherd boys, having accumulated the results of pious activities for many lives, </w:t>
      </w:r>
      <w:r w:rsidRPr="004A2847">
        <w:rPr>
          <w:rStyle w:val="BookTitle"/>
          <w:rFonts w:asciiTheme="minorHAnsi" w:hAnsiTheme="minorHAnsi" w:cstheme="minorHAnsi"/>
          <w:b w:val="0"/>
          <w:bCs w:val="0"/>
          <w:color w:val="000000"/>
          <w:sz w:val="28"/>
          <w:szCs w:val="28"/>
        </w:rPr>
        <w:lastRenderedPageBreak/>
        <w:t>were able to associate in this way with the Supreme Personality of Godhead. How can one explain their great fortune?”</w:t>
      </w:r>
    </w:p>
    <w:p w14:paraId="59AF524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Hari-bhakti-kalpa-latikā</w:t>
      </w:r>
      <w:r w:rsidRPr="004A2847">
        <w:rPr>
          <w:rStyle w:val="BookTitle"/>
          <w:rFonts w:asciiTheme="minorHAnsi" w:hAnsiTheme="minorHAnsi" w:cstheme="minorHAnsi"/>
          <w:b w:val="0"/>
          <w:bCs w:val="0"/>
          <w:color w:val="000000"/>
          <w:sz w:val="28"/>
          <w:szCs w:val="28"/>
        </w:rPr>
        <w:t xml:space="preserve"> (2.16-18).</w:t>
      </w:r>
    </w:p>
    <w:p w14:paraId="35F56A81" w14:textId="3BB6C2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7.087</w:t>
      </w:r>
    </w:p>
    <w:p w14:paraId="2303AD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5F2320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ati kṛpā-pātra se gokula-bhāva pāya</w:t>
      </w:r>
      <w:r w:rsidRPr="004A2847">
        <w:rPr>
          <w:rStyle w:val="BookTitle"/>
          <w:rFonts w:asciiTheme="minorHAnsi" w:hAnsiTheme="minorHAnsi" w:cstheme="minorHAnsi"/>
          <w:b w:val="0"/>
          <w:bCs w:val="0"/>
          <w:color w:val="000000"/>
          <w:sz w:val="28"/>
          <w:szCs w:val="28"/>
        </w:rPr>
        <w:br/>
        <w:t>ye bhakti vāñchena prabhu śrī-uddhavarāya</w:t>
      </w:r>
    </w:p>
    <w:p w14:paraId="61A764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a most fortunate person can achieve the mood of a resident of Gokula, a mood that is desired by Uddhava.</w:t>
      </w:r>
    </w:p>
    <w:p w14:paraId="6DD6D66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 xml:space="preserve">Śrīmad Bhāgavatam </w:t>
      </w:r>
      <w:r w:rsidRPr="004A2847">
        <w:rPr>
          <w:rStyle w:val="BookTitle"/>
          <w:rFonts w:asciiTheme="minorHAnsi" w:hAnsiTheme="minorHAnsi" w:cstheme="minorHAnsi"/>
          <w:b w:val="0"/>
          <w:bCs w:val="0"/>
          <w:color w:val="000000"/>
          <w:sz w:val="28"/>
          <w:szCs w:val="28"/>
        </w:rPr>
        <w:t>(10.47.61).</w:t>
      </w:r>
    </w:p>
    <w:p w14:paraId="65EBD0C8" w14:textId="38C51B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7.088</w:t>
      </w:r>
    </w:p>
    <w:p w14:paraId="22B57E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27C943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vande nanda-vraja-strīṇāṁ   pāda-reṇum abhīkṣṇaśaḥ</w:t>
      </w:r>
      <w:r w:rsidRPr="004A2847">
        <w:rPr>
          <w:rStyle w:val="BookTitle"/>
          <w:rFonts w:asciiTheme="minorHAnsi" w:hAnsiTheme="minorHAnsi" w:cstheme="minorHAnsi"/>
          <w:b w:val="0"/>
          <w:bCs w:val="0"/>
          <w:color w:val="000000"/>
          <w:sz w:val="28"/>
          <w:szCs w:val="28"/>
        </w:rPr>
        <w:br/>
        <w:t>yāsāṁ hari-kathodgītaṁ   punāti bhuvana-trayam</w:t>
      </w:r>
    </w:p>
    <w:p w14:paraId="6F232C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repeatedly offer my respects to the dust from the feet of the women of Nanda Mahārāja’s cowherd village. When these </w:t>
      </w:r>
      <w:r w:rsidRPr="004A2847">
        <w:rPr>
          <w:rStyle w:val="BookTitle"/>
          <w:rFonts w:asciiTheme="minorHAnsi" w:hAnsiTheme="minorHAnsi" w:cstheme="minorHAnsi"/>
          <w:b/>
          <w:bCs/>
          <w:i/>
          <w:iCs/>
          <w:color w:val="800000"/>
          <w:sz w:val="28"/>
          <w:szCs w:val="28"/>
        </w:rPr>
        <w:t xml:space="preserve">gopīs </w:t>
      </w:r>
      <w:r w:rsidRPr="004A2847">
        <w:rPr>
          <w:rStyle w:val="BookTitle"/>
          <w:rFonts w:asciiTheme="minorHAnsi" w:hAnsiTheme="minorHAnsi" w:cstheme="minorHAnsi"/>
          <w:b/>
          <w:bCs/>
          <w:color w:val="800000"/>
          <w:sz w:val="28"/>
          <w:szCs w:val="28"/>
        </w:rPr>
        <w:t>loudly chant the glories of Śrī Kṛṣṇa, the vibration purifies the three worlds.”</w:t>
      </w:r>
    </w:p>
    <w:p w14:paraId="336E2C52" w14:textId="1D38D0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7.089</w:t>
      </w:r>
    </w:p>
    <w:p w14:paraId="24A724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3B21AD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ye vaiṣṇava karena vicāra</w:t>
      </w:r>
      <w:r w:rsidRPr="004A2847">
        <w:rPr>
          <w:rStyle w:val="BookTitle"/>
          <w:rFonts w:asciiTheme="minorHAnsi" w:hAnsiTheme="minorHAnsi" w:cstheme="minorHAnsi"/>
          <w:b w:val="0"/>
          <w:bCs w:val="0"/>
          <w:color w:val="000000"/>
          <w:sz w:val="28"/>
          <w:szCs w:val="28"/>
        </w:rPr>
        <w:br/>
        <w:t>sarvatra śrī-gauracandra karena svīkāra</w:t>
      </w:r>
    </w:p>
    <w:p w14:paraId="160610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whatever mood a Vaiṣṇava develops is always accepted by Lord Gauracandra.</w:t>
      </w:r>
    </w:p>
    <w:p w14:paraId="01BC6DEA" w14:textId="31F72D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7.090</w:t>
      </w:r>
    </w:p>
    <w:p w14:paraId="34D162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5FB427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anyo’nye bājāyena īśvara-icchāya</w:t>
      </w:r>
      <w:r w:rsidRPr="004A2847">
        <w:rPr>
          <w:rStyle w:val="BookTitle"/>
          <w:rFonts w:asciiTheme="minorHAnsi" w:hAnsiTheme="minorHAnsi" w:cstheme="minorHAnsi"/>
          <w:b w:val="0"/>
          <w:bCs w:val="0"/>
          <w:color w:val="000000"/>
          <w:sz w:val="28"/>
          <w:szCs w:val="28"/>
        </w:rPr>
        <w:br/>
        <w:t>hena raṅgī mahāprabhu śrī-gaurāṅga-rāya</w:t>
      </w:r>
    </w:p>
    <w:p w14:paraId="1D5A0F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Lord’s will, the devotees would sometimes engage in loving quarrels, and </w:t>
      </w:r>
      <w:r w:rsidRPr="004A2847">
        <w:rPr>
          <w:rStyle w:val="BookTitle"/>
          <w:rFonts w:asciiTheme="minorHAnsi" w:hAnsiTheme="minorHAnsi" w:cstheme="minorHAnsi"/>
          <w:b/>
          <w:bCs/>
          <w:color w:val="800000"/>
          <w:sz w:val="28"/>
          <w:szCs w:val="28"/>
        </w:rPr>
        <w:lastRenderedPageBreak/>
        <w:t>Lord Gaurāṅga Mahāprabhu would also enjoy taking part in such exchanges.</w:t>
      </w:r>
    </w:p>
    <w:p w14:paraId="2307744C" w14:textId="26202A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7.091</w:t>
      </w:r>
    </w:p>
    <w:p w14:paraId="700558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183379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kṛpāya sabe ānande vihvala</w:t>
      </w:r>
      <w:r w:rsidRPr="004A2847">
        <w:rPr>
          <w:rStyle w:val="BookTitle"/>
          <w:rFonts w:asciiTheme="minorHAnsi" w:hAnsiTheme="minorHAnsi" w:cstheme="minorHAnsi"/>
          <w:b w:val="0"/>
          <w:bCs w:val="0"/>
          <w:color w:val="000000"/>
          <w:sz w:val="28"/>
          <w:szCs w:val="28"/>
        </w:rPr>
        <w:br/>
        <w:t>kakhano kakhano bāje ānanda-kandala</w:t>
      </w:r>
    </w:p>
    <w:p w14:paraId="09B839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Kṛṣṇa’s mercy everyone was overwhelmed in transcendental happiness, yet sometimes loving quarrels took place even between Gauracandra and Nityānanda.</w:t>
      </w:r>
    </w:p>
    <w:p w14:paraId="7B8673CD" w14:textId="4821A3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7.092</w:t>
      </w:r>
    </w:p>
    <w:p w14:paraId="70157B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033A68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ihāte ye eka īśvarera pakṣa haiyā</w:t>
      </w:r>
      <w:r w:rsidRPr="004A2847">
        <w:rPr>
          <w:rStyle w:val="BookTitle"/>
          <w:rFonts w:asciiTheme="minorHAnsi" w:hAnsiTheme="minorHAnsi" w:cstheme="minorHAnsi"/>
          <w:b w:val="0"/>
          <w:bCs w:val="0"/>
          <w:color w:val="000000"/>
          <w:sz w:val="28"/>
          <w:szCs w:val="28"/>
        </w:rPr>
        <w:br/>
        <w:t>anya īśvarere ninde, se-i abhāgiyā</w:t>
      </w:r>
    </w:p>
    <w:p w14:paraId="72C0E2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takes the side of one Lord, criticizing the other Lord, is most unfortunate.</w:t>
      </w:r>
    </w:p>
    <w:p w14:paraId="6CB7E132" w14:textId="3D3E9F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7.093</w:t>
      </w:r>
    </w:p>
    <w:p w14:paraId="654737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78391C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abhinna—sakala bhakta-gaṇa</w:t>
      </w:r>
      <w:r w:rsidRPr="004A2847">
        <w:rPr>
          <w:rStyle w:val="BookTitle"/>
          <w:rFonts w:asciiTheme="minorHAnsi" w:hAnsiTheme="minorHAnsi" w:cstheme="minorHAnsi"/>
          <w:b w:val="0"/>
          <w:bCs w:val="0"/>
          <w:color w:val="000000"/>
          <w:sz w:val="28"/>
          <w:szCs w:val="28"/>
        </w:rPr>
        <w:br/>
        <w:t>dehera ye hena bāhu, aṅguli, caraṇa</w:t>
      </w:r>
    </w:p>
    <w:p w14:paraId="421468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are nondifferent from the Lord, as the legs, fingers, and arms are nondifferent from the body.</w:t>
      </w:r>
    </w:p>
    <w:p w14:paraId="23FCD5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the Lord is one, the devotees are considered His bodily limbs and sublimbs. No one is independent. The concept of separation attributed to the living entities who are covered and thrown by the influence of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xml:space="preserve"> is removed when one sees things in proper perspective. When the activities of the limbs and sublimbs are in complete harmony with the owner of the limbs, there is no question of separation. Yet for the sake of </w:t>
      </w:r>
      <w:proofErr w:type="gramStart"/>
      <w:r w:rsidRPr="004A2847">
        <w:rPr>
          <w:rStyle w:val="BookTitle"/>
          <w:rFonts w:asciiTheme="minorHAnsi" w:hAnsiTheme="minorHAnsi" w:cstheme="minorHAnsi"/>
          <w:b w:val="0"/>
          <w:bCs w:val="0"/>
          <w:color w:val="000000"/>
          <w:sz w:val="28"/>
          <w:szCs w:val="28"/>
        </w:rPr>
        <w:t>variety</w:t>
      </w:r>
      <w:proofErr w:type="gramEnd"/>
      <w:r w:rsidRPr="004A2847">
        <w:rPr>
          <w:rStyle w:val="BookTitle"/>
          <w:rFonts w:asciiTheme="minorHAnsi" w:hAnsiTheme="minorHAnsi" w:cstheme="minorHAnsi"/>
          <w:b w:val="0"/>
          <w:bCs w:val="0"/>
          <w:color w:val="000000"/>
          <w:sz w:val="28"/>
          <w:szCs w:val="28"/>
        </w:rPr>
        <w:t xml:space="preserve"> they appear to be separate. The devotees of the Lord are inclined to the service of the Lord. They have no propensity for material enjoyment, because they do not maintain the conception of separation from the Lord.</w:t>
      </w:r>
    </w:p>
    <w:p w14:paraId="358435AC" w14:textId="4F5D9A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7.094</w:t>
      </w:r>
    </w:p>
    <w:p w14:paraId="2C0BC4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94</w:t>
      </w:r>
    </w:p>
    <w:p w14:paraId="5A85F0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pumān na svāṅgeṣu   śiraḥ-pāṇy-ādiṣu kvacit</w:t>
      </w:r>
      <w:r w:rsidRPr="004A2847">
        <w:rPr>
          <w:rStyle w:val="BookTitle"/>
          <w:rFonts w:asciiTheme="minorHAnsi" w:hAnsiTheme="minorHAnsi" w:cstheme="minorHAnsi"/>
          <w:b w:val="0"/>
          <w:bCs w:val="0"/>
          <w:color w:val="000000"/>
          <w:sz w:val="28"/>
          <w:szCs w:val="28"/>
        </w:rPr>
        <w:br/>
        <w:t>pārakya-buddhiṁ kurute   evaṁ bhūteṣu mat-paraḥ</w:t>
      </w:r>
    </w:p>
    <w:p w14:paraId="5F5DBB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 person with average intelligence does not think the head and other parts of the body to be separate. Similarly, </w:t>
      </w:r>
      <w:proofErr w:type="gramStart"/>
      <w:r w:rsidRPr="004A2847">
        <w:rPr>
          <w:rStyle w:val="BookTitle"/>
          <w:rFonts w:asciiTheme="minorHAnsi" w:hAnsiTheme="minorHAnsi" w:cstheme="minorHAnsi"/>
          <w:b/>
          <w:bCs/>
          <w:color w:val="800000"/>
          <w:sz w:val="28"/>
          <w:szCs w:val="28"/>
        </w:rPr>
        <w:t>My</w:t>
      </w:r>
      <w:proofErr w:type="gramEnd"/>
      <w:r w:rsidRPr="004A2847">
        <w:rPr>
          <w:rStyle w:val="BookTitle"/>
          <w:rFonts w:asciiTheme="minorHAnsi" w:hAnsiTheme="minorHAnsi" w:cstheme="minorHAnsi"/>
          <w:b/>
          <w:bCs/>
          <w:color w:val="800000"/>
          <w:sz w:val="28"/>
          <w:szCs w:val="28"/>
        </w:rPr>
        <w:t xml:space="preserve"> devotee does not differentiate Viṣṇu, the all-pervading Personality of Godhead, from any thing or any living entity. In other words, he considers all living entities as simultaneously one with and different from the Absolute Truth.”</w:t>
      </w:r>
    </w:p>
    <w:p w14:paraId="29FACCC4" w14:textId="32F13D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7.095</w:t>
      </w:r>
    </w:p>
    <w:p w14:paraId="158E49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0EA6AC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sarva-vaiṣṇavera ei kathā</w:t>
      </w:r>
      <w:r w:rsidRPr="004A2847">
        <w:rPr>
          <w:rStyle w:val="BookTitle"/>
          <w:rFonts w:asciiTheme="minorHAnsi" w:hAnsiTheme="minorHAnsi" w:cstheme="minorHAnsi"/>
          <w:b w:val="0"/>
          <w:bCs w:val="0"/>
          <w:color w:val="000000"/>
          <w:sz w:val="28"/>
          <w:szCs w:val="28"/>
        </w:rPr>
        <w:br/>
        <w:t>sabāra īśvara—kṛṣṇa-caitanya sarvathā</w:t>
      </w:r>
    </w:p>
    <w:p w14:paraId="2B37BE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the Vaiṣṇavas’ conclusion is that Lord Śrī Kṛṣṇa Caitanya is the Supreme Lord of all.</w:t>
      </w:r>
    </w:p>
    <w:p w14:paraId="148E3D98" w14:textId="0DAD84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7.096</w:t>
      </w:r>
    </w:p>
    <w:p w14:paraId="2FDD9A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638A84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niyantā pālaka sraṣṭā durvijñeya tattva</w:t>
      </w:r>
      <w:r w:rsidRPr="004A2847">
        <w:rPr>
          <w:rStyle w:val="BookTitle"/>
          <w:rFonts w:asciiTheme="minorHAnsi" w:hAnsiTheme="minorHAnsi" w:cstheme="minorHAnsi"/>
          <w:b w:val="0"/>
          <w:bCs w:val="0"/>
          <w:color w:val="000000"/>
          <w:sz w:val="28"/>
          <w:szCs w:val="28"/>
        </w:rPr>
        <w:br/>
        <w:t>sabe mili’ ei mantra gāyena mahattva</w:t>
      </w:r>
    </w:p>
    <w:p w14:paraId="540DAE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glorify the Lord as the controller, maintainer, creator, and incomprehensible Truth.</w:t>
      </w:r>
    </w:p>
    <w:p w14:paraId="2BED862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Madhvācārya’s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 he quotes the </w:t>
      </w:r>
      <w:r w:rsidRPr="004A2847">
        <w:rPr>
          <w:rStyle w:val="BookTitle"/>
          <w:rFonts w:asciiTheme="minorHAnsi" w:hAnsiTheme="minorHAnsi" w:cstheme="minorHAnsi"/>
          <w:b w:val="0"/>
          <w:bCs w:val="0"/>
          <w:i/>
          <w:iCs/>
          <w:color w:val="000000"/>
          <w:sz w:val="28"/>
          <w:szCs w:val="28"/>
        </w:rPr>
        <w:t xml:space="preserve">Skanda Purāṇa </w:t>
      </w:r>
      <w:r w:rsidRPr="004A2847">
        <w:rPr>
          <w:rStyle w:val="BookTitle"/>
          <w:rFonts w:asciiTheme="minorHAnsi" w:hAnsiTheme="minorHAnsi" w:cstheme="minorHAnsi"/>
          <w:b w:val="0"/>
          <w:bCs w:val="0"/>
          <w:color w:val="000000"/>
          <w:sz w:val="28"/>
          <w:szCs w:val="28"/>
        </w:rPr>
        <w:t>as follows:</w:t>
      </w:r>
    </w:p>
    <w:p w14:paraId="52404B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utpatti-sthiti saṁhārā   niyati-jñānam-ākṛtiḥ</w:t>
      </w:r>
      <w:r w:rsidRPr="004A2847">
        <w:rPr>
          <w:rStyle w:val="BookTitle"/>
          <w:rFonts w:asciiTheme="minorHAnsi" w:hAnsiTheme="minorHAnsi" w:cstheme="minorHAnsi"/>
          <w:b w:val="0"/>
          <w:bCs w:val="0"/>
          <w:color w:val="000000"/>
          <w:sz w:val="28"/>
          <w:szCs w:val="28"/>
        </w:rPr>
        <w:br/>
        <w:t>bandha-mokṣau ca puruṣād   yasmāt sa harir ekarāṭ</w:t>
      </w:r>
    </w:p>
    <w:p w14:paraId="079C61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“Lord Hari is the ultimate cause of the creation, maintenance, and annihilation of the cosmic manifestation. One knows this becomes liberated, and one who does not </w:t>
      </w:r>
      <w:proofErr w:type="gramStart"/>
      <w:r w:rsidRPr="004A2847">
        <w:rPr>
          <w:rStyle w:val="BookTitle"/>
          <w:rFonts w:asciiTheme="minorHAnsi" w:hAnsiTheme="minorHAnsi" w:cstheme="minorHAnsi"/>
          <w:b w:val="0"/>
          <w:bCs w:val="0"/>
          <w:color w:val="000000"/>
          <w:sz w:val="28"/>
          <w:szCs w:val="28"/>
        </w:rPr>
        <w:t>remains</w:t>
      </w:r>
      <w:proofErr w:type="gramEnd"/>
      <w:r w:rsidRPr="004A2847">
        <w:rPr>
          <w:rStyle w:val="BookTitle"/>
          <w:rFonts w:asciiTheme="minorHAnsi" w:hAnsiTheme="minorHAnsi" w:cstheme="minorHAnsi"/>
          <w:b w:val="0"/>
          <w:bCs w:val="0"/>
          <w:color w:val="000000"/>
          <w:sz w:val="28"/>
          <w:szCs w:val="28"/>
        </w:rPr>
        <w:t xml:space="preserve"> entangled.”</w:t>
      </w:r>
    </w:p>
    <w:p w14:paraId="156212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Madhvācārya’s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(2.3.1-3, 2.4.21, and 3.2.22) as well as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(10.16.49, 10.57.15, and 10.63.44).</w:t>
      </w:r>
    </w:p>
    <w:p w14:paraId="6E68D414" w14:textId="3EEB95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7.097</w:t>
      </w:r>
    </w:p>
    <w:p w14:paraId="469CFB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97</w:t>
      </w:r>
    </w:p>
    <w:p w14:paraId="0F5EB2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āvirbhāva haiteche ye-saba śarīre</w:t>
      </w:r>
      <w:r w:rsidRPr="004A2847">
        <w:rPr>
          <w:rStyle w:val="BookTitle"/>
          <w:rFonts w:asciiTheme="minorHAnsi" w:hAnsiTheme="minorHAnsi" w:cstheme="minorHAnsi"/>
          <w:b w:val="0"/>
          <w:bCs w:val="0"/>
          <w:color w:val="000000"/>
          <w:sz w:val="28"/>
          <w:szCs w:val="28"/>
        </w:rPr>
        <w:br/>
        <w:t>tāṅ-sabāra anugrahe bhakti-phala dhare</w:t>
      </w:r>
    </w:p>
    <w:p w14:paraId="3EF53D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Devotional service is attained through the mercy of those in whose bodies the Supreme Lord manifests.</w:t>
      </w:r>
    </w:p>
    <w:p w14:paraId="61580087" w14:textId="62A0F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7.098</w:t>
      </w:r>
    </w:p>
    <w:p w14:paraId="081931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498462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sarva-jñatā sarva-śakti diyāo āpane</w:t>
      </w:r>
      <w:r w:rsidRPr="004A2847">
        <w:rPr>
          <w:rStyle w:val="BookTitle"/>
          <w:rFonts w:asciiTheme="minorHAnsi" w:hAnsiTheme="minorHAnsi" w:cstheme="minorHAnsi"/>
          <w:b w:val="0"/>
          <w:bCs w:val="0"/>
          <w:color w:val="000000"/>
          <w:sz w:val="28"/>
          <w:szCs w:val="28"/>
        </w:rPr>
        <w:br/>
        <w:t>aparādhe śāsti o karena bhāla-mane</w:t>
      </w:r>
    </w:p>
    <w:p w14:paraId="76CD90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Lord awards all knowledge and strength, He nevertheless awards punishment to those who commit offenses.</w:t>
      </w:r>
    </w:p>
    <w:p w14:paraId="473BF0DD" w14:textId="65A3A7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7.099</w:t>
      </w:r>
    </w:p>
    <w:p w14:paraId="619422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0AEE2F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iti-madhye viśeṣa āchaye dui prati</w:t>
      </w:r>
      <w:r w:rsidRPr="004A2847">
        <w:rPr>
          <w:rStyle w:val="BookTitle"/>
          <w:rFonts w:asciiTheme="minorHAnsi" w:hAnsiTheme="minorHAnsi" w:cstheme="minorHAnsi"/>
          <w:b w:val="0"/>
          <w:bCs w:val="0"/>
          <w:color w:val="000000"/>
          <w:sz w:val="28"/>
          <w:szCs w:val="28"/>
        </w:rPr>
        <w:br/>
        <w:t>nityānanda-advaitere nā chāḍena stuti</w:t>
      </w:r>
    </w:p>
    <w:p w14:paraId="6EA696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Lord Caitanya had special affection for Nityānanda Prabhu and Advaita Ācārya. He never hesitated to glorify Them.</w:t>
      </w:r>
    </w:p>
    <w:p w14:paraId="07F1F402" w14:textId="074989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7.100</w:t>
      </w:r>
    </w:p>
    <w:p w14:paraId="682AA3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46C7B2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 alaukiko yadi e dui karena</w:t>
      </w:r>
      <w:r w:rsidRPr="004A2847">
        <w:rPr>
          <w:rStyle w:val="BookTitle"/>
          <w:rFonts w:asciiTheme="minorHAnsi" w:hAnsiTheme="minorHAnsi" w:cstheme="minorHAnsi"/>
          <w:b w:val="0"/>
          <w:bCs w:val="0"/>
          <w:color w:val="000000"/>
          <w:sz w:val="28"/>
          <w:szCs w:val="28"/>
        </w:rPr>
        <w:br/>
        <w:t>tathāpiha gauracandra kichu nā balena</w:t>
      </w:r>
    </w:p>
    <w:p w14:paraId="7608E7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if those two violated social etiquette millions of times, Lord Gauracandra would not say anything.</w:t>
      </w:r>
    </w:p>
    <w:p w14:paraId="4E934E2F" w14:textId="0B8A1B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7.101</w:t>
      </w:r>
    </w:p>
    <w:p w14:paraId="042B30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07F906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kata-kṣaṇa parānanda kari’</w:t>
      </w:r>
      <w:r w:rsidRPr="004A2847">
        <w:rPr>
          <w:rStyle w:val="BookTitle"/>
          <w:rFonts w:asciiTheme="minorHAnsi" w:hAnsiTheme="minorHAnsi" w:cstheme="minorHAnsi"/>
          <w:b w:val="0"/>
          <w:bCs w:val="0"/>
          <w:color w:val="000000"/>
          <w:sz w:val="28"/>
          <w:szCs w:val="28"/>
        </w:rPr>
        <w:br/>
        <w:t>avadhūta-candra-saṅge gaurāṅga śrī-hari</w:t>
      </w:r>
    </w:p>
    <w:p w14:paraId="77724F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Lord Gaurāṅga and Avadhūtacandra, Śrī Nityānanda, spent some time together in great ecstasy.</w:t>
      </w:r>
    </w:p>
    <w:p w14:paraId="775F9697" w14:textId="674EE7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7.102</w:t>
      </w:r>
    </w:p>
    <w:p w14:paraId="292123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775DCC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nityānanda-sthane haiyā vidāya</w:t>
      </w:r>
      <w:r w:rsidRPr="004A2847">
        <w:rPr>
          <w:rStyle w:val="BookTitle"/>
          <w:rFonts w:asciiTheme="minorHAnsi" w:hAnsiTheme="minorHAnsi" w:cstheme="minorHAnsi"/>
          <w:b w:val="0"/>
          <w:bCs w:val="0"/>
          <w:color w:val="000000"/>
          <w:sz w:val="28"/>
          <w:szCs w:val="28"/>
        </w:rPr>
        <w:br/>
        <w:t>vāsāya āilā prabhu śrī-gaurāṅga-rāya</w:t>
      </w:r>
    </w:p>
    <w:p w14:paraId="6478B3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Lord Gaurāṅga took leave of Nityānanda and returned to His residence.</w:t>
      </w:r>
    </w:p>
    <w:p w14:paraId="059CC51A" w14:textId="0F20D2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7.103</w:t>
      </w:r>
    </w:p>
    <w:p w14:paraId="6A423D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0A2C13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nityānanda-svarūpo parama-harṣa-mane</w:t>
      </w:r>
      <w:r w:rsidRPr="004A2847">
        <w:rPr>
          <w:rStyle w:val="BookTitle"/>
          <w:rFonts w:asciiTheme="minorHAnsi" w:hAnsiTheme="minorHAnsi" w:cstheme="minorHAnsi"/>
          <w:b w:val="0"/>
          <w:bCs w:val="0"/>
          <w:color w:val="000000"/>
          <w:sz w:val="28"/>
          <w:szCs w:val="28"/>
        </w:rPr>
        <w:br/>
        <w:t>ānande calilā jagannātha-daraśane</w:t>
      </w:r>
    </w:p>
    <w:p w14:paraId="57F22D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also happily departed to see Lord Jagannātha.</w:t>
      </w:r>
    </w:p>
    <w:p w14:paraId="00C050EB" w14:textId="4C4F7A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7.104</w:t>
      </w:r>
    </w:p>
    <w:p w14:paraId="6CED03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5BAAB9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nityānanda-caitanye ye haila daraśana</w:t>
      </w:r>
      <w:r w:rsidRPr="004A2847">
        <w:rPr>
          <w:rStyle w:val="BookTitle"/>
          <w:rFonts w:asciiTheme="minorHAnsi" w:hAnsiTheme="minorHAnsi" w:cstheme="minorHAnsi"/>
          <w:b w:val="0"/>
          <w:bCs w:val="0"/>
          <w:color w:val="000000"/>
          <w:sz w:val="28"/>
          <w:szCs w:val="28"/>
        </w:rPr>
        <w:br/>
        <w:t>ihāra śravaṇe sarva-banda-vimocana</w:t>
      </w:r>
    </w:p>
    <w:p w14:paraId="3FA053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hearing about this meeting between Lord Caitanya and Lord Nityānanda, one is freed from all bondage.</w:t>
      </w:r>
    </w:p>
    <w:p w14:paraId="04A83D1D" w14:textId="172B52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7.105</w:t>
      </w:r>
    </w:p>
    <w:p w14:paraId="453D45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5A9A29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 mātra nityānanda-rāya</w:t>
      </w:r>
      <w:r w:rsidRPr="004A2847">
        <w:rPr>
          <w:rStyle w:val="BookTitle"/>
          <w:rFonts w:asciiTheme="minorHAnsi" w:hAnsiTheme="minorHAnsi" w:cstheme="minorHAnsi"/>
          <w:b w:val="0"/>
          <w:bCs w:val="0"/>
          <w:color w:val="000000"/>
          <w:sz w:val="28"/>
          <w:szCs w:val="28"/>
        </w:rPr>
        <w:br/>
        <w:t>ānande vihvala hai’ gaḍāgaḍi’ yāya</w:t>
      </w:r>
    </w:p>
    <w:p w14:paraId="67398F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Lord Nityānanda saw Lord Jagannātha, He became overwhelmed in ecstasy and began rolling on the ground.</w:t>
      </w:r>
    </w:p>
    <w:p w14:paraId="263EE8DD" w14:textId="651BD6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7.106</w:t>
      </w:r>
    </w:p>
    <w:p w14:paraId="567831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5C1336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āchāḍa paḍena prabhu prastara-upare</w:t>
      </w:r>
      <w:r w:rsidRPr="004A2847">
        <w:rPr>
          <w:rStyle w:val="BookTitle"/>
          <w:rFonts w:asciiTheme="minorHAnsi" w:hAnsiTheme="minorHAnsi" w:cstheme="minorHAnsi"/>
          <w:b w:val="0"/>
          <w:bCs w:val="0"/>
          <w:color w:val="000000"/>
          <w:sz w:val="28"/>
          <w:szCs w:val="28"/>
        </w:rPr>
        <w:br/>
        <w:t>śata jane dharile o dharite nā pāre</w:t>
      </w:r>
    </w:p>
    <w:p w14:paraId="681A47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fell on the stone floor with such force that a hundred people could not break His fall.</w:t>
      </w:r>
    </w:p>
    <w:p w14:paraId="532AB4E3" w14:textId="35A8BA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7.107</w:t>
      </w:r>
    </w:p>
    <w:p w14:paraId="286A53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12081E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balarāma, subhadrā, sudarśana</w:t>
      </w:r>
      <w:r w:rsidRPr="004A2847">
        <w:rPr>
          <w:rStyle w:val="BookTitle"/>
          <w:rFonts w:asciiTheme="minorHAnsi" w:hAnsiTheme="minorHAnsi" w:cstheme="minorHAnsi"/>
          <w:b w:val="0"/>
          <w:bCs w:val="0"/>
          <w:color w:val="000000"/>
          <w:sz w:val="28"/>
          <w:szCs w:val="28"/>
        </w:rPr>
        <w:br/>
        <w:t>sabā dekhi’ nityānanda karena krandana</w:t>
      </w:r>
    </w:p>
    <w:p w14:paraId="5C91AD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shed tears while looking at Jagannātha, Baladeva, Subhadrā, and Sudarśana.</w:t>
      </w:r>
    </w:p>
    <w:p w14:paraId="5BB644F3" w14:textId="51A57F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7.108</w:t>
      </w:r>
    </w:p>
    <w:p w14:paraId="7A7FF3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19B7B0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galāra mālā brāhmaṇe āniñā</w:t>
      </w:r>
      <w:r w:rsidRPr="004A2847">
        <w:rPr>
          <w:rStyle w:val="BookTitle"/>
          <w:rFonts w:asciiTheme="minorHAnsi" w:hAnsiTheme="minorHAnsi" w:cstheme="minorHAnsi"/>
          <w:b w:val="0"/>
          <w:bCs w:val="0"/>
          <w:color w:val="000000"/>
          <w:sz w:val="28"/>
          <w:szCs w:val="28"/>
        </w:rPr>
        <w:br/>
        <w:t>punaḥ punaḥ dena sabe prabhāva jāniñā</w:t>
      </w:r>
    </w:p>
    <w:p w14:paraId="36EA84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Understanding Nityānanda’s influence, 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garlanded Him again and again with the Lord’s garlands.</w:t>
      </w:r>
    </w:p>
    <w:p w14:paraId="5DF4586D" w14:textId="4CD8F2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7.109</w:t>
      </w:r>
    </w:p>
    <w:p w14:paraId="01F125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1B4388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dekhi</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 yata jagannātha-dāsa</w:t>
      </w:r>
      <w:r w:rsidRPr="004A2847">
        <w:rPr>
          <w:rStyle w:val="BookTitle"/>
          <w:rFonts w:asciiTheme="minorHAnsi" w:hAnsiTheme="minorHAnsi" w:cstheme="minorHAnsi"/>
          <w:b w:val="0"/>
          <w:bCs w:val="0"/>
          <w:color w:val="000000"/>
          <w:sz w:val="28"/>
          <w:szCs w:val="28"/>
        </w:rPr>
        <w:br/>
        <w:t>sabāra janmila ati-parama-ullāsa</w:t>
      </w:r>
    </w:p>
    <w:p w14:paraId="08CD1A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servants of Lord Jagannātha became jubilant on seeing Nityānanda.</w:t>
      </w:r>
    </w:p>
    <w:p w14:paraId="3F73B355" w14:textId="6CB74D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7.110</w:t>
      </w:r>
    </w:p>
    <w:p w14:paraId="54B387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65AF4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jana nā cine, se jijñāse kāro ṭhāñi</w:t>
      </w:r>
      <w:r w:rsidRPr="004A2847">
        <w:rPr>
          <w:rStyle w:val="BookTitle"/>
          <w:rFonts w:asciiTheme="minorHAnsi" w:hAnsiTheme="minorHAnsi" w:cstheme="minorHAnsi"/>
          <w:b w:val="0"/>
          <w:bCs w:val="0"/>
          <w:color w:val="000000"/>
          <w:sz w:val="28"/>
          <w:szCs w:val="28"/>
        </w:rPr>
        <w:br/>
        <w:t xml:space="preserve">sabe </w:t>
      </w:r>
      <w:proofErr w:type="gramStart"/>
      <w:r w:rsidRPr="004A2847">
        <w:rPr>
          <w:rStyle w:val="BookTitle"/>
          <w:rFonts w:asciiTheme="minorHAnsi" w:hAnsiTheme="minorHAnsi" w:cstheme="minorHAnsi"/>
          <w:b w:val="0"/>
          <w:bCs w:val="0"/>
          <w:color w:val="000000"/>
          <w:sz w:val="28"/>
          <w:szCs w:val="28"/>
        </w:rPr>
        <w:t>kahe,—</w:t>
      </w:r>
      <w:proofErr w:type="gramEnd"/>
      <w:r w:rsidRPr="004A2847">
        <w:rPr>
          <w:rStyle w:val="BookTitle"/>
          <w:rFonts w:asciiTheme="minorHAnsi" w:hAnsiTheme="minorHAnsi" w:cstheme="minorHAnsi"/>
          <w:b w:val="0"/>
          <w:bCs w:val="0"/>
          <w:color w:val="000000"/>
          <w:sz w:val="28"/>
          <w:szCs w:val="28"/>
        </w:rPr>
        <w:t>“ei kṛṣṇa-caitanyera bhāi”</w:t>
      </w:r>
    </w:p>
    <w:p w14:paraId="6A568D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Anyone who </w:t>
      </w:r>
      <w:proofErr w:type="gramStart"/>
      <w:r w:rsidRPr="004A2847">
        <w:rPr>
          <w:rStyle w:val="BookTitle"/>
          <w:rFonts w:asciiTheme="minorHAnsi" w:hAnsiTheme="minorHAnsi" w:cstheme="minorHAnsi"/>
          <w:b/>
          <w:bCs/>
          <w:color w:val="800000"/>
          <w:sz w:val="28"/>
          <w:szCs w:val="28"/>
        </w:rPr>
        <w:t>didn’t</w:t>
      </w:r>
      <w:proofErr w:type="gramEnd"/>
      <w:r w:rsidRPr="004A2847">
        <w:rPr>
          <w:rStyle w:val="BookTitle"/>
          <w:rFonts w:asciiTheme="minorHAnsi" w:hAnsiTheme="minorHAnsi" w:cstheme="minorHAnsi"/>
          <w:b/>
          <w:bCs/>
          <w:color w:val="800000"/>
          <w:sz w:val="28"/>
          <w:szCs w:val="28"/>
        </w:rPr>
        <w:t xml:space="preserve"> know Nityānanda’s identity inquired from others, who replied, “He is the brother of Śrī Kṛṣṇa Caitanya.”</w:t>
      </w:r>
    </w:p>
    <w:p w14:paraId="156D6392" w14:textId="09C215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7.111</w:t>
      </w:r>
    </w:p>
    <w:p w14:paraId="20918E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0B17F3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nityānanda-svarūpo sabāre kari’ kole</w:t>
      </w:r>
      <w:r w:rsidRPr="004A2847">
        <w:rPr>
          <w:rStyle w:val="BookTitle"/>
          <w:rFonts w:asciiTheme="minorHAnsi" w:hAnsiTheme="minorHAnsi" w:cstheme="minorHAnsi"/>
          <w:b w:val="0"/>
          <w:bCs w:val="0"/>
          <w:color w:val="000000"/>
          <w:sz w:val="28"/>
          <w:szCs w:val="28"/>
        </w:rPr>
        <w:br/>
        <w:t>siñcilā sabāra aṅga nayanera jale</w:t>
      </w:r>
    </w:p>
    <w:p w14:paraId="30DE81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embraced everyone and soaked them with His tears.</w:t>
      </w:r>
    </w:p>
    <w:p w14:paraId="6308ED7D" w14:textId="776891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7.112</w:t>
      </w:r>
    </w:p>
    <w:p w14:paraId="688BCF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56A7C5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jagannātha heri’ harṣa sarva-gaṇe</w:t>
      </w:r>
      <w:r w:rsidRPr="004A2847">
        <w:rPr>
          <w:rStyle w:val="BookTitle"/>
          <w:rFonts w:asciiTheme="minorHAnsi" w:hAnsiTheme="minorHAnsi" w:cstheme="minorHAnsi"/>
          <w:b w:val="0"/>
          <w:bCs w:val="0"/>
          <w:color w:val="000000"/>
          <w:sz w:val="28"/>
          <w:szCs w:val="28"/>
        </w:rPr>
        <w:br/>
        <w:t>ānande calilā gadādhara-daraśane</w:t>
      </w:r>
    </w:p>
    <w:p w14:paraId="7D4BAE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seeing Lord Jagannātha and His servants, Lord Nityānanda happily went to meet Gadādhara Paṇḍita.</w:t>
      </w:r>
    </w:p>
    <w:p w14:paraId="5B710D14" w14:textId="3760A2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7.113</w:t>
      </w:r>
    </w:p>
    <w:p w14:paraId="1B0FB0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43E873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nityānanda-gadādhare ye prīti antare</w:t>
      </w:r>
      <w:r w:rsidRPr="004A2847">
        <w:rPr>
          <w:rStyle w:val="BookTitle"/>
          <w:rFonts w:asciiTheme="minorHAnsi" w:hAnsiTheme="minorHAnsi" w:cstheme="minorHAnsi"/>
          <w:b w:val="0"/>
          <w:bCs w:val="0"/>
          <w:color w:val="000000"/>
          <w:sz w:val="28"/>
          <w:szCs w:val="28"/>
        </w:rPr>
        <w:br/>
        <w:t>tāhā kahibāre śakti īśvare se dhare</w:t>
      </w:r>
    </w:p>
    <w:p w14:paraId="47A37B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transcendental affection between Nityānanda and Gadādhara can be described only by the Supreme Lord.</w:t>
      </w:r>
    </w:p>
    <w:p w14:paraId="65B71FA3" w14:textId="1897AA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7.114</w:t>
      </w:r>
    </w:p>
    <w:p w14:paraId="3D45A6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34011C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gadādhara-bhavane mohana gopīnātha</w:t>
      </w:r>
      <w:r w:rsidRPr="004A2847">
        <w:rPr>
          <w:rStyle w:val="BookTitle"/>
          <w:rFonts w:asciiTheme="minorHAnsi" w:hAnsiTheme="minorHAnsi" w:cstheme="minorHAnsi"/>
          <w:b w:val="0"/>
          <w:bCs w:val="0"/>
          <w:color w:val="000000"/>
          <w:sz w:val="28"/>
          <w:szCs w:val="28"/>
        </w:rPr>
        <w:br/>
        <w:t>āchena, ye hena nanda-kumāra sākṣāta</w:t>
      </w:r>
    </w:p>
    <w:p w14:paraId="29AAFA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son of Nanda Mahārāja, in the beautiful form of Gopīnātha, resided in the house of Gadādhara.</w:t>
      </w:r>
    </w:p>
    <w:p w14:paraId="1F6B09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Deity of Śrī Gopīnātha worshiped by Śrī Gadādhara Paṇḍita is still present in one </w:t>
      </w:r>
      <w:r w:rsidRPr="004A2847">
        <w:rPr>
          <w:rStyle w:val="BookTitle"/>
          <w:rFonts w:asciiTheme="minorHAnsi" w:hAnsiTheme="minorHAnsi" w:cstheme="minorHAnsi"/>
          <w:b w:val="0"/>
          <w:bCs w:val="0"/>
          <w:i/>
          <w:iCs/>
          <w:color w:val="000000"/>
          <w:sz w:val="28"/>
          <w:szCs w:val="28"/>
        </w:rPr>
        <w:t>ṭoṭā</w:t>
      </w:r>
      <w:r w:rsidRPr="004A2847">
        <w:rPr>
          <w:rStyle w:val="BookTitle"/>
          <w:rFonts w:asciiTheme="minorHAnsi" w:hAnsiTheme="minorHAnsi" w:cstheme="minorHAnsi"/>
          <w:b w:val="0"/>
          <w:bCs w:val="0"/>
          <w:color w:val="000000"/>
          <w:sz w:val="28"/>
          <w:szCs w:val="28"/>
        </w:rPr>
        <w:t xml:space="preserve">, or garden, in Śrī-kṣetra. This Yameśvara-ṭoṭā is situated southwest of Śrī Jagannātha temple on the sands of the ocean. See Śrī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Madhya-līlā</w:t>
      </w:r>
      <w:r w:rsidRPr="004A2847">
        <w:rPr>
          <w:rStyle w:val="BookTitle"/>
          <w:rFonts w:asciiTheme="minorHAnsi" w:hAnsiTheme="minorHAnsi" w:cstheme="minorHAnsi"/>
          <w:b w:val="0"/>
          <w:bCs w:val="0"/>
          <w:color w:val="000000"/>
          <w:sz w:val="28"/>
          <w:szCs w:val="28"/>
        </w:rPr>
        <w:t>, Chapter Fifteen, text 183.</w:t>
      </w:r>
    </w:p>
    <w:p w14:paraId="68604A21" w14:textId="2F8B29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7.115</w:t>
      </w:r>
    </w:p>
    <w:p w14:paraId="5108CA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115</w:t>
      </w:r>
    </w:p>
    <w:p w14:paraId="595F9D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caitanya tāne kariyāchena kole</w:t>
      </w:r>
      <w:r w:rsidRPr="004A2847">
        <w:rPr>
          <w:rStyle w:val="BookTitle"/>
          <w:rFonts w:asciiTheme="minorHAnsi" w:hAnsiTheme="minorHAnsi" w:cstheme="minorHAnsi"/>
          <w:b w:val="0"/>
          <w:bCs w:val="0"/>
          <w:color w:val="000000"/>
          <w:sz w:val="28"/>
          <w:szCs w:val="28"/>
        </w:rPr>
        <w:br/>
        <w:t>ati pāṣaṇḍī o se vigraha dekhi’ bhule</w:t>
      </w:r>
    </w:p>
    <w:p w14:paraId="442573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once personally embraced that Deity of Gopīnātha. Even atheists forget everything upon seeing that Deity.</w:t>
      </w:r>
    </w:p>
    <w:p w14:paraId="6BD81F9D" w14:textId="699344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7.116</w:t>
      </w:r>
    </w:p>
    <w:p w14:paraId="5D41C7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3F883C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śrī-muralī-mukha aṅgera bhaṅgimā</w:t>
      </w:r>
      <w:r w:rsidRPr="004A2847">
        <w:rPr>
          <w:rStyle w:val="BookTitle"/>
          <w:rFonts w:asciiTheme="minorHAnsi" w:hAnsiTheme="minorHAnsi" w:cstheme="minorHAnsi"/>
          <w:b w:val="0"/>
          <w:bCs w:val="0"/>
          <w:color w:val="000000"/>
          <w:sz w:val="28"/>
          <w:szCs w:val="28"/>
        </w:rPr>
        <w:br/>
        <w:t>nityānanda-ānanda-aśrura nāhi sīmā</w:t>
      </w:r>
    </w:p>
    <w:p w14:paraId="68943E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Nityānanda Prabhu looked at Gopīnātha’s beautiful face, which was adorned with a flute, His tears of love could not be checked.</w:t>
      </w:r>
    </w:p>
    <w:p w14:paraId="1A1C9EE3" w14:textId="285D5E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7.117</w:t>
      </w:r>
    </w:p>
    <w:p w14:paraId="570826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6EAACA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nityānanda-vijaya jāniñā gadādhara</w:t>
      </w:r>
      <w:r w:rsidRPr="004A2847">
        <w:rPr>
          <w:rStyle w:val="BookTitle"/>
          <w:rFonts w:asciiTheme="minorHAnsi" w:hAnsiTheme="minorHAnsi" w:cstheme="minorHAnsi"/>
          <w:b w:val="0"/>
          <w:bCs w:val="0"/>
          <w:color w:val="000000"/>
          <w:sz w:val="28"/>
          <w:szCs w:val="28"/>
        </w:rPr>
        <w:br/>
        <w:t>bhāgavata-pāṭha chāḍi’ āilā satvara</w:t>
      </w:r>
    </w:p>
    <w:p w14:paraId="291912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Gadādhara understood that Nityānanda had arrived, he immediately left his recitation of </w:t>
      </w:r>
      <w:r w:rsidRPr="004A2847">
        <w:rPr>
          <w:rStyle w:val="BookTitle"/>
          <w:rFonts w:asciiTheme="minorHAnsi" w:hAnsiTheme="minorHAnsi" w:cstheme="minorHAnsi"/>
          <w:b/>
          <w:bCs/>
          <w:i/>
          <w:iCs/>
          <w:color w:val="800000"/>
          <w:sz w:val="28"/>
          <w:szCs w:val="28"/>
        </w:rPr>
        <w:t xml:space="preserve">Bhāgavatam </w:t>
      </w:r>
      <w:r w:rsidRPr="004A2847">
        <w:rPr>
          <w:rStyle w:val="BookTitle"/>
          <w:rFonts w:asciiTheme="minorHAnsi" w:hAnsiTheme="minorHAnsi" w:cstheme="minorHAnsi"/>
          <w:b/>
          <w:bCs/>
          <w:color w:val="800000"/>
          <w:sz w:val="28"/>
          <w:szCs w:val="28"/>
        </w:rPr>
        <w:t>and came to receive Him.</w:t>
      </w:r>
    </w:p>
    <w:p w14:paraId="41DB3F8F" w14:textId="49D575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7.118</w:t>
      </w:r>
    </w:p>
    <w:p w14:paraId="13222A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20C1F9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duṅhe mātra dekhiyā duṅhāra śrī-vadana</w:t>
      </w:r>
      <w:r w:rsidRPr="004A2847">
        <w:rPr>
          <w:rStyle w:val="BookTitle"/>
          <w:rFonts w:asciiTheme="minorHAnsi" w:hAnsiTheme="minorHAnsi" w:cstheme="minorHAnsi"/>
          <w:b w:val="0"/>
          <w:bCs w:val="0"/>
          <w:color w:val="000000"/>
          <w:sz w:val="28"/>
          <w:szCs w:val="28"/>
        </w:rPr>
        <w:br/>
        <w:t>galā dhari’ lāgilena karite krandana</w:t>
      </w:r>
    </w:p>
    <w:p w14:paraId="4C9536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Upon seeing each other, they embraced and began to cry.</w:t>
      </w:r>
    </w:p>
    <w:p w14:paraId="13465089" w14:textId="77E2D0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7.119</w:t>
      </w:r>
    </w:p>
    <w:p w14:paraId="0B8C4E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20B69B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anyo’nye dui prabhu kare namaskāra</w:t>
      </w:r>
      <w:r w:rsidRPr="004A2847">
        <w:rPr>
          <w:rStyle w:val="BookTitle"/>
          <w:rFonts w:asciiTheme="minorHAnsi" w:hAnsiTheme="minorHAnsi" w:cstheme="minorHAnsi"/>
          <w:b w:val="0"/>
          <w:bCs w:val="0"/>
          <w:color w:val="000000"/>
          <w:sz w:val="28"/>
          <w:szCs w:val="28"/>
        </w:rPr>
        <w:br/>
        <w:t>anyo’ṇye doṅhe bale mahimā duṅhāra</w:t>
      </w:r>
    </w:p>
    <w:p w14:paraId="187795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two Prabhus then offered obeisances and glorified each other.</w:t>
      </w:r>
    </w:p>
    <w:p w14:paraId="3EA3A55C" w14:textId="0E513D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7.120</w:t>
      </w:r>
    </w:p>
    <w:p w14:paraId="270BA0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04182A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doṅhe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“āji haila locana nirmala”</w:t>
      </w:r>
      <w:r w:rsidRPr="004A2847">
        <w:rPr>
          <w:rStyle w:val="BookTitle"/>
          <w:rFonts w:asciiTheme="minorHAnsi" w:hAnsiTheme="minorHAnsi" w:cstheme="minorHAnsi"/>
          <w:b w:val="0"/>
          <w:bCs w:val="0"/>
          <w:color w:val="000000"/>
          <w:sz w:val="28"/>
          <w:szCs w:val="28"/>
        </w:rPr>
        <w:br/>
        <w:t>doṅhe bale,—“āji haila jīvana saphala”</w:t>
      </w:r>
    </w:p>
    <w:p w14:paraId="2E33D8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exclaimed, “Today my eyes have become purified and my life has become successful!”</w:t>
      </w:r>
    </w:p>
    <w:p w14:paraId="160B89F6" w14:textId="0DA842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7.121</w:t>
      </w:r>
    </w:p>
    <w:p w14:paraId="53B86F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659C04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jñāna nāhi dui prabhura śarīre</w:t>
      </w:r>
      <w:r w:rsidRPr="004A2847">
        <w:rPr>
          <w:rStyle w:val="BookTitle"/>
          <w:rFonts w:asciiTheme="minorHAnsi" w:hAnsiTheme="minorHAnsi" w:cstheme="minorHAnsi"/>
          <w:b w:val="0"/>
          <w:bCs w:val="0"/>
          <w:color w:val="000000"/>
          <w:sz w:val="28"/>
          <w:szCs w:val="28"/>
        </w:rPr>
        <w:br/>
        <w:t>dui prabhu bhāse bhakti-ānanda-sāgare</w:t>
      </w:r>
    </w:p>
    <w:p w14:paraId="2D704B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lost external consciousness and floated in oceans of ecstatic love.</w:t>
      </w:r>
    </w:p>
    <w:p w14:paraId="481F1E5E" w14:textId="1851C1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7.122</w:t>
      </w:r>
    </w:p>
    <w:p w14:paraId="6CDCDB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6FE1B2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haila prema-bhaktira prakāśa</w:t>
      </w:r>
      <w:r w:rsidRPr="004A2847">
        <w:rPr>
          <w:rStyle w:val="BookTitle"/>
          <w:rFonts w:asciiTheme="minorHAnsi" w:hAnsiTheme="minorHAnsi" w:cstheme="minorHAnsi"/>
          <w:b w:val="0"/>
          <w:bCs w:val="0"/>
          <w:color w:val="000000"/>
          <w:sz w:val="28"/>
          <w:szCs w:val="28"/>
        </w:rPr>
        <w:br/>
        <w:t>dekhi’ catur-dike paḍi’ kānde sarva dāsa</w:t>
      </w:r>
    </w:p>
    <w:p w14:paraId="40985F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surrounding them saw their manifestation of ecstatic love, they began to cry.</w:t>
      </w:r>
    </w:p>
    <w:p w14:paraId="309070B2" w14:textId="3712D7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7.123</w:t>
      </w:r>
    </w:p>
    <w:p w14:paraId="30402F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297230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adbhuta prīti nityānanda-gadādhare</w:t>
      </w:r>
      <w:r w:rsidRPr="004A2847">
        <w:rPr>
          <w:rStyle w:val="BookTitle"/>
          <w:rFonts w:asciiTheme="minorHAnsi" w:hAnsiTheme="minorHAnsi" w:cstheme="minorHAnsi"/>
          <w:b w:val="0"/>
          <w:bCs w:val="0"/>
          <w:color w:val="000000"/>
          <w:sz w:val="28"/>
          <w:szCs w:val="28"/>
        </w:rPr>
        <w:br/>
        <w:t>ekera apriya āre sambhāṣā nā kare</w:t>
      </w:r>
    </w:p>
    <w:p w14:paraId="1CB3F1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wonderful affection there is between Nityānanda and Gadādhara! Neither of them would ever speak to anyone who was disliked by the other.</w:t>
      </w:r>
    </w:p>
    <w:p w14:paraId="3E3591AB" w14:textId="15759B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7.124</w:t>
      </w:r>
    </w:p>
    <w:p w14:paraId="282226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41295D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gadādhara-devera saṅkalpa ei-rūpa</w:t>
      </w:r>
      <w:r w:rsidRPr="004A2847">
        <w:rPr>
          <w:rStyle w:val="BookTitle"/>
          <w:rFonts w:asciiTheme="minorHAnsi" w:hAnsiTheme="minorHAnsi" w:cstheme="minorHAnsi"/>
          <w:b w:val="0"/>
          <w:bCs w:val="0"/>
          <w:color w:val="000000"/>
          <w:sz w:val="28"/>
          <w:szCs w:val="28"/>
        </w:rPr>
        <w:br/>
        <w:t>nityānanda-nindakera nā dekhena mukha</w:t>
      </w:r>
    </w:p>
    <w:p w14:paraId="6B05DC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was the vow of Gadādhara: he would never see the face of one who offends Nityānanda.</w:t>
      </w:r>
    </w:p>
    <w:p w14:paraId="5AF3FCFC" w14:textId="5E5704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7.125</w:t>
      </w:r>
    </w:p>
    <w:p w14:paraId="5D3D34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1001BA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nityānanda-svarūpere prīti yāra nāñi</w:t>
      </w:r>
      <w:r w:rsidRPr="004A2847">
        <w:rPr>
          <w:rStyle w:val="BookTitle"/>
          <w:rFonts w:asciiTheme="minorHAnsi" w:hAnsiTheme="minorHAnsi" w:cstheme="minorHAnsi"/>
          <w:b w:val="0"/>
          <w:bCs w:val="0"/>
          <w:color w:val="000000"/>
          <w:sz w:val="28"/>
          <w:szCs w:val="28"/>
        </w:rPr>
        <w:br/>
        <w:t>dekhā o nā dena tāre paṇḍita-gosāñi</w:t>
      </w:r>
    </w:p>
    <w:p w14:paraId="2D53DF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Paṇḍita would avoid being seen by anyone who had no love for Nityānanda Svarūpa.</w:t>
      </w:r>
    </w:p>
    <w:p w14:paraId="05A1DF55" w14:textId="5E4AE5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7.126</w:t>
      </w:r>
    </w:p>
    <w:p w14:paraId="2E0163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066316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dui-prabhu sthira hai’ eka-sthāne</w:t>
      </w:r>
      <w:r w:rsidRPr="004A2847">
        <w:rPr>
          <w:rStyle w:val="BookTitle"/>
          <w:rFonts w:asciiTheme="minorHAnsi" w:hAnsiTheme="minorHAnsi" w:cstheme="minorHAnsi"/>
          <w:b w:val="0"/>
          <w:bCs w:val="0"/>
          <w:color w:val="000000"/>
          <w:sz w:val="28"/>
          <w:szCs w:val="28"/>
        </w:rPr>
        <w:br/>
        <w:t>vasilena caitanya-maṅgala-saṅkīrtane</w:t>
      </w:r>
    </w:p>
    <w:p w14:paraId="225E18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the two Prabhus became pacified and sat down to engage in Lord Caitanya’s auspicious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0EEC0A9C" w14:textId="57DBDC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7.127</w:t>
      </w:r>
    </w:p>
    <w:p w14:paraId="105FCA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45FABD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gadādhara-deva nityānanda-prati</w:t>
      </w:r>
      <w:r w:rsidRPr="004A2847">
        <w:rPr>
          <w:rStyle w:val="BookTitle"/>
          <w:rFonts w:asciiTheme="minorHAnsi" w:hAnsiTheme="minorHAnsi" w:cstheme="minorHAnsi"/>
          <w:b w:val="0"/>
          <w:bCs w:val="0"/>
          <w:color w:val="000000"/>
          <w:sz w:val="28"/>
          <w:szCs w:val="28"/>
        </w:rPr>
        <w:br/>
        <w:t>nimantraṇa karilena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āji bhikṣā ithi”</w:t>
      </w:r>
    </w:p>
    <w:p w14:paraId="3F459C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Gadādhara said to Nityānanda, “Take Your meal here today.”</w:t>
      </w:r>
    </w:p>
    <w:p w14:paraId="6C8A92B6" w14:textId="475761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7.128</w:t>
      </w:r>
    </w:p>
    <w:p w14:paraId="1B2B2E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629C26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gadādhara-bhikṣāra kāraṇe</w:t>
      </w:r>
      <w:r w:rsidRPr="004A2847">
        <w:rPr>
          <w:rStyle w:val="BookTitle"/>
          <w:rFonts w:asciiTheme="minorHAnsi" w:hAnsiTheme="minorHAnsi" w:cstheme="minorHAnsi"/>
          <w:b w:val="0"/>
          <w:bCs w:val="0"/>
          <w:color w:val="000000"/>
          <w:sz w:val="28"/>
          <w:szCs w:val="28"/>
        </w:rPr>
        <w:br/>
        <w:t>eka māna cāula āniñāchena yatane</w:t>
      </w:r>
    </w:p>
    <w:p w14:paraId="1B743C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had carefully brought one mound (40 kilos) of rice for Gadādhara to offer to Gopīnātha.</w:t>
      </w:r>
    </w:p>
    <w:p w14:paraId="554C0B09" w14:textId="35E34A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7.129</w:t>
      </w:r>
    </w:p>
    <w:p w14:paraId="61503E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5E73B8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ati sūkṣma śukla deva-yogya sarva-mate</w:t>
      </w:r>
      <w:r w:rsidRPr="004A2847">
        <w:rPr>
          <w:rStyle w:val="BookTitle"/>
          <w:rFonts w:asciiTheme="minorHAnsi" w:hAnsiTheme="minorHAnsi" w:cstheme="minorHAnsi"/>
          <w:b w:val="0"/>
          <w:bCs w:val="0"/>
          <w:color w:val="000000"/>
          <w:sz w:val="28"/>
          <w:szCs w:val="28"/>
        </w:rPr>
        <w:br/>
        <w:t>gopīnātha lāgi’ āniñāche gauḍa haite</w:t>
      </w:r>
    </w:p>
    <w:p w14:paraId="1883FD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had brought this very fine white rice, fit to be offered to Gopīnātha, from Bengal.</w:t>
      </w:r>
    </w:p>
    <w:p w14:paraId="1A8F2733" w14:textId="513FA8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7.130</w:t>
      </w:r>
    </w:p>
    <w:p w14:paraId="00DF9C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1D8B82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ekakhāni vastra—raṅgima sundara</w:t>
      </w:r>
      <w:r w:rsidRPr="004A2847">
        <w:rPr>
          <w:rStyle w:val="BookTitle"/>
          <w:rFonts w:asciiTheme="minorHAnsi" w:hAnsiTheme="minorHAnsi" w:cstheme="minorHAnsi"/>
          <w:b w:val="0"/>
          <w:bCs w:val="0"/>
          <w:color w:val="000000"/>
          <w:sz w:val="28"/>
          <w:szCs w:val="28"/>
        </w:rPr>
        <w:br/>
        <w:t>dui āni’ dilā gadādharera gocara</w:t>
      </w:r>
    </w:p>
    <w:p w14:paraId="0C2106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Along with the rice, He had brought a beautifully colored cloth for Gopīnātha.</w:t>
      </w:r>
    </w:p>
    <w:p w14:paraId="69F613AB" w14:textId="44850D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7.131</w:t>
      </w:r>
    </w:p>
    <w:p w14:paraId="205D75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3C671C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e taṇḍula kariyā randhana</w:t>
      </w:r>
      <w:r w:rsidRPr="004A2847">
        <w:rPr>
          <w:rStyle w:val="BookTitle"/>
          <w:rFonts w:asciiTheme="minorHAnsi" w:hAnsiTheme="minorHAnsi" w:cstheme="minorHAnsi"/>
          <w:b w:val="0"/>
          <w:bCs w:val="0"/>
          <w:color w:val="000000"/>
          <w:sz w:val="28"/>
          <w:szCs w:val="28"/>
        </w:rPr>
        <w:br/>
        <w:t>śrī-gopīnāthere diyā karibā bhojana”</w:t>
      </w:r>
    </w:p>
    <w:p w14:paraId="5AAABF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said, “O Gadādhara, cook this rice, and, after offering it to Gopīnātha, eat it.”</w:t>
      </w:r>
    </w:p>
    <w:p w14:paraId="6381DA4E" w14:textId="505A72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7.132</w:t>
      </w:r>
    </w:p>
    <w:p w14:paraId="07A0DA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40F4A7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taṇḍula dekhiyā hāse paṇḍita-gosāñi</w:t>
      </w:r>
      <w:r w:rsidRPr="004A2847">
        <w:rPr>
          <w:rStyle w:val="BookTitle"/>
          <w:rFonts w:asciiTheme="minorHAnsi" w:hAnsiTheme="minorHAnsi" w:cstheme="minorHAnsi"/>
          <w:b w:val="0"/>
          <w:bCs w:val="0"/>
          <w:color w:val="000000"/>
          <w:sz w:val="28"/>
          <w:szCs w:val="28"/>
        </w:rPr>
        <w:br/>
        <w:t>“nayane ta’ e-mata taṇḍula dekhi’ nāñi</w:t>
      </w:r>
    </w:p>
    <w:p w14:paraId="04C148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rice, Paṇḍita Gosāñi laughed and said, “I have never seen such rice before.</w:t>
      </w:r>
    </w:p>
    <w:p w14:paraId="060AE3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6ABB48FC" w14:textId="224705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7.133</w:t>
      </w:r>
    </w:p>
    <w:p w14:paraId="2DEBD8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taṇḍula gosāñi, ki vaikuṇṭhe thākiyā</w:t>
      </w:r>
      <w:r w:rsidRPr="004A2847">
        <w:rPr>
          <w:rStyle w:val="BookTitle"/>
          <w:rFonts w:asciiTheme="minorHAnsi" w:hAnsiTheme="minorHAnsi" w:cstheme="minorHAnsi"/>
          <w:b w:val="0"/>
          <w:bCs w:val="0"/>
          <w:color w:val="000000"/>
          <w:sz w:val="28"/>
          <w:szCs w:val="28"/>
        </w:rPr>
        <w:br/>
        <w:t>yatne āniñāchena gopīnāthera lāgiyā</w:t>
      </w:r>
    </w:p>
    <w:p w14:paraId="4BDD37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“You must have brought this rice for Gopīnātha from Vaikuṇṭha.</w:t>
      </w:r>
    </w:p>
    <w:p w14:paraId="00AD18BA" w14:textId="6C2CEB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7.134</w:t>
      </w:r>
    </w:p>
    <w:p w14:paraId="0B9A52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3A51D0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lakṣmī-mātra e taṇḍula karena randhana</w:t>
      </w:r>
      <w:r w:rsidRPr="004A2847">
        <w:rPr>
          <w:rStyle w:val="BookTitle"/>
          <w:rFonts w:asciiTheme="minorHAnsi" w:hAnsiTheme="minorHAnsi" w:cstheme="minorHAnsi"/>
          <w:b w:val="0"/>
          <w:bCs w:val="0"/>
          <w:color w:val="000000"/>
          <w:sz w:val="28"/>
          <w:szCs w:val="28"/>
        </w:rPr>
        <w:br/>
        <w:t>kṛṣṇa se ihāra bhoktā tabe, bhakta-gaṇa”</w:t>
      </w:r>
    </w:p>
    <w:p w14:paraId="6FBD16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“Lakṣmī alone cooks such rice for Kṛṣṇa to eat. The devotees then enjoy His remnants.”</w:t>
      </w:r>
    </w:p>
    <w:p w14:paraId="440D627C" w14:textId="4E4B74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7.135</w:t>
      </w:r>
    </w:p>
    <w:p w14:paraId="508819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1036A2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taṇḍula praśaṁsena gadādhara</w:t>
      </w:r>
      <w:r w:rsidRPr="004A2847">
        <w:rPr>
          <w:rStyle w:val="BookTitle"/>
          <w:rFonts w:asciiTheme="minorHAnsi" w:hAnsiTheme="minorHAnsi" w:cstheme="minorHAnsi"/>
          <w:b w:val="0"/>
          <w:bCs w:val="0"/>
          <w:color w:val="000000"/>
          <w:sz w:val="28"/>
          <w:szCs w:val="28"/>
        </w:rPr>
        <w:br/>
        <w:t>vastra lai’ gelā gopīnāthera gocara</w:t>
      </w:r>
    </w:p>
    <w:p w14:paraId="1AF976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joyfully glorifying the rice in this way, Gadādhara took the cloth for offering to Gopīnātha.</w:t>
      </w:r>
    </w:p>
    <w:p w14:paraId="6F436BD4" w14:textId="18EA24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7.136</w:t>
      </w:r>
    </w:p>
    <w:p w14:paraId="088C9C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156557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divya-raṅga-vastra gopīnāthera śrī-aṅge</w:t>
      </w:r>
      <w:r w:rsidRPr="004A2847">
        <w:rPr>
          <w:rStyle w:val="BookTitle"/>
          <w:rFonts w:asciiTheme="minorHAnsi" w:hAnsiTheme="minorHAnsi" w:cstheme="minorHAnsi"/>
          <w:b w:val="0"/>
          <w:bCs w:val="0"/>
          <w:color w:val="000000"/>
          <w:sz w:val="28"/>
          <w:szCs w:val="28"/>
        </w:rPr>
        <w:br/>
        <w:t>dilena, dekhiyāśobhā bhāsena ānande</w:t>
      </w:r>
    </w:p>
    <w:p w14:paraId="6BC857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decorated Gopīnātha with that beautifully colored cloth and floated in ecstasy on seeing the beauty of the Lord.</w:t>
      </w:r>
    </w:p>
    <w:p w14:paraId="7FD7464E" w14:textId="5D75E4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7.137</w:t>
      </w:r>
    </w:p>
    <w:p w14:paraId="00B117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24EAB1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tabe randhanera kārya karite lāgilā </w:t>
      </w:r>
      <w:r w:rsidRPr="004A2847">
        <w:rPr>
          <w:rStyle w:val="BookTitle"/>
          <w:rFonts w:asciiTheme="minorHAnsi" w:hAnsiTheme="minorHAnsi" w:cstheme="minorHAnsi"/>
          <w:b w:val="0"/>
          <w:bCs w:val="0"/>
          <w:color w:val="000000"/>
          <w:sz w:val="28"/>
          <w:szCs w:val="28"/>
        </w:rPr>
        <w:br/>
        <w:t>āpane ṭoṭāra śāka tulite lāgilā</w:t>
      </w:r>
    </w:p>
    <w:p w14:paraId="5AA90E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Gadādhara then </w:t>
      </w:r>
      <w:proofErr w:type="gramStart"/>
      <w:r w:rsidRPr="004A2847">
        <w:rPr>
          <w:rStyle w:val="BookTitle"/>
          <w:rFonts w:asciiTheme="minorHAnsi" w:hAnsiTheme="minorHAnsi" w:cstheme="minorHAnsi"/>
          <w:b/>
          <w:bCs/>
          <w:color w:val="800000"/>
          <w:sz w:val="28"/>
          <w:szCs w:val="28"/>
        </w:rPr>
        <w:t>made arrangements</w:t>
      </w:r>
      <w:proofErr w:type="gramEnd"/>
      <w:r w:rsidRPr="004A2847">
        <w:rPr>
          <w:rStyle w:val="BookTitle"/>
          <w:rFonts w:asciiTheme="minorHAnsi" w:hAnsiTheme="minorHAnsi" w:cstheme="minorHAnsi"/>
          <w:b/>
          <w:bCs/>
          <w:color w:val="800000"/>
          <w:sz w:val="28"/>
          <w:szCs w:val="28"/>
        </w:rPr>
        <w:t xml:space="preserve"> for cooking. He himself picked the </w:t>
      </w:r>
      <w:r w:rsidRPr="004A2847">
        <w:rPr>
          <w:rStyle w:val="BookTitle"/>
          <w:rFonts w:asciiTheme="minorHAnsi" w:hAnsiTheme="minorHAnsi" w:cstheme="minorHAnsi"/>
          <w:b/>
          <w:bCs/>
          <w:i/>
          <w:iCs/>
          <w:color w:val="800000"/>
          <w:sz w:val="28"/>
          <w:szCs w:val="28"/>
        </w:rPr>
        <w:t xml:space="preserve">śāka </w:t>
      </w:r>
      <w:r w:rsidRPr="004A2847">
        <w:rPr>
          <w:rStyle w:val="BookTitle"/>
          <w:rFonts w:asciiTheme="minorHAnsi" w:hAnsiTheme="minorHAnsi" w:cstheme="minorHAnsi"/>
          <w:b/>
          <w:bCs/>
          <w:color w:val="800000"/>
          <w:sz w:val="28"/>
          <w:szCs w:val="28"/>
        </w:rPr>
        <w:t>from his compound.</w:t>
      </w:r>
    </w:p>
    <w:p w14:paraId="22AEE77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ṭoṭā </w:t>
      </w:r>
      <w:r w:rsidRPr="004A2847">
        <w:rPr>
          <w:rStyle w:val="BookTitle"/>
          <w:rFonts w:asciiTheme="minorHAnsi" w:hAnsiTheme="minorHAnsi" w:cstheme="minorHAnsi"/>
          <w:b w:val="0"/>
          <w:bCs w:val="0"/>
          <w:color w:val="000000"/>
          <w:sz w:val="28"/>
          <w:szCs w:val="28"/>
        </w:rPr>
        <w:t>refers to a garden or grove.</w:t>
      </w:r>
    </w:p>
    <w:p w14:paraId="2AF1988B" w14:textId="78020B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7.138</w:t>
      </w:r>
    </w:p>
    <w:p w14:paraId="1175D2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138</w:t>
      </w:r>
    </w:p>
    <w:p w14:paraId="702124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bone nāhi—daive haiyāche śāka</w:t>
      </w:r>
      <w:r w:rsidRPr="004A2847">
        <w:rPr>
          <w:rStyle w:val="BookTitle"/>
          <w:rFonts w:asciiTheme="minorHAnsi" w:hAnsiTheme="minorHAnsi" w:cstheme="minorHAnsi"/>
          <w:b w:val="0"/>
          <w:bCs w:val="0"/>
          <w:color w:val="000000"/>
          <w:sz w:val="28"/>
          <w:szCs w:val="28"/>
        </w:rPr>
        <w:br/>
        <w:t>tāhā tuli’ āniyā karilā eka pāka</w:t>
      </w:r>
    </w:p>
    <w:p w14:paraId="428D85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had planted that</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it grew there naturally. This</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xml:space="preserve"> was picked and cooked by Gadādhara.</w:t>
      </w:r>
    </w:p>
    <w:p w14:paraId="4A35D63B" w14:textId="7BB9C4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7.139</w:t>
      </w:r>
    </w:p>
    <w:p w14:paraId="0E686A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56BB4B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teṅtula vṛkṣera yata patra sukomala</w:t>
      </w:r>
      <w:r w:rsidRPr="004A2847">
        <w:rPr>
          <w:rStyle w:val="BookTitle"/>
          <w:rFonts w:asciiTheme="minorHAnsi" w:hAnsiTheme="minorHAnsi" w:cstheme="minorHAnsi"/>
          <w:b w:val="0"/>
          <w:bCs w:val="0"/>
          <w:color w:val="000000"/>
          <w:sz w:val="28"/>
          <w:szCs w:val="28"/>
        </w:rPr>
        <w:br/>
        <w:t>tāhā āni’ vāṭi tāya dilā loṇa-jala</w:t>
      </w:r>
    </w:p>
    <w:p w14:paraId="6A3A0E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then picked soft, newly grown tamarind leaves, which he ground and mixed with salt water.</w:t>
      </w:r>
    </w:p>
    <w:p w14:paraId="504679F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loṇa-jala </w:t>
      </w:r>
      <w:r w:rsidRPr="004A2847">
        <w:rPr>
          <w:rStyle w:val="BookTitle"/>
          <w:rFonts w:asciiTheme="minorHAnsi" w:hAnsiTheme="minorHAnsi" w:cstheme="minorHAnsi"/>
          <w:b w:val="0"/>
          <w:bCs w:val="0"/>
          <w:color w:val="000000"/>
          <w:sz w:val="28"/>
          <w:szCs w:val="28"/>
        </w:rPr>
        <w:t>refers to salty water from the ocean.</w:t>
      </w:r>
    </w:p>
    <w:p w14:paraId="3AC24463" w14:textId="649A0B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7.140</w:t>
      </w:r>
    </w:p>
    <w:p w14:paraId="49C658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5934FB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tāra eka vyañjana karilā amla-nāma</w:t>
      </w:r>
      <w:r w:rsidRPr="004A2847">
        <w:rPr>
          <w:rStyle w:val="BookTitle"/>
          <w:rFonts w:asciiTheme="minorHAnsi" w:hAnsiTheme="minorHAnsi" w:cstheme="minorHAnsi"/>
          <w:b w:val="0"/>
          <w:bCs w:val="0"/>
          <w:color w:val="000000"/>
          <w:sz w:val="28"/>
          <w:szCs w:val="28"/>
        </w:rPr>
        <w:br/>
        <w:t>randhana karilā gadādhara bhāgyavān</w:t>
      </w:r>
    </w:p>
    <w:p w14:paraId="609E4C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fortunate Gadādhara then prepared a sour vegetable preparation with this.</w:t>
      </w:r>
    </w:p>
    <w:p w14:paraId="33E7DF66" w14:textId="0AD555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7.141</w:t>
      </w:r>
    </w:p>
    <w:p w14:paraId="61721D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71D163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gopīnātha-agre niñā bhoga lāgāi</w:t>
      </w:r>
      <w:r w:rsidRPr="004A2847">
        <w:rPr>
          <w:rStyle w:val="BookTitle"/>
          <w:rFonts w:asciiTheme="minorHAnsi" w:hAnsiTheme="minorHAnsi" w:cstheme="minorHAnsi"/>
          <w:b w:val="0"/>
          <w:bCs w:val="0"/>
          <w:color w:val="000000"/>
          <w:sz w:val="28"/>
          <w:szCs w:val="28"/>
        </w:rPr>
        <w:br/>
        <w:t>lāhena-kāle gauracandra āsiyā mililā</w:t>
      </w:r>
    </w:p>
    <w:p w14:paraId="08D48F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offered the preparations to Gopīnātha, Śrī Gauracandra arrived there.</w:t>
      </w:r>
    </w:p>
    <w:p w14:paraId="5D94E938" w14:textId="32626A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7.142</w:t>
      </w:r>
    </w:p>
    <w:p w14:paraId="34C3FB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5DA6C8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prasanna śrī-mukhe ’hare kṛṣṇa kṛṣṇa’ bali’</w:t>
      </w:r>
      <w:r w:rsidRPr="004A2847">
        <w:rPr>
          <w:rStyle w:val="BookTitle"/>
          <w:rFonts w:asciiTheme="minorHAnsi" w:hAnsiTheme="minorHAnsi" w:cstheme="minorHAnsi"/>
          <w:b w:val="0"/>
          <w:bCs w:val="0"/>
          <w:color w:val="000000"/>
          <w:sz w:val="28"/>
          <w:szCs w:val="28"/>
        </w:rPr>
        <w:br/>
        <w:t>vijaya hailā gauracandra kutūhalī</w:t>
      </w:r>
    </w:p>
    <w:p w14:paraId="627789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Gauracandra was joyfully chanting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xml:space="preserve"> when He came.</w:t>
      </w:r>
    </w:p>
    <w:p w14:paraId="1EE616A3" w14:textId="2EB23B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7.143</w:t>
      </w:r>
    </w:p>
    <w:p w14:paraId="7BFF28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06B64D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gadādhara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 ḍāke gauracandra</w:t>
      </w:r>
      <w:r w:rsidRPr="004A2847">
        <w:rPr>
          <w:rStyle w:val="BookTitle"/>
          <w:rFonts w:asciiTheme="minorHAnsi" w:hAnsiTheme="minorHAnsi" w:cstheme="minorHAnsi"/>
          <w:b w:val="0"/>
          <w:bCs w:val="0"/>
          <w:color w:val="000000"/>
          <w:sz w:val="28"/>
          <w:szCs w:val="28"/>
        </w:rPr>
        <w:br/>
        <w:t>sambhrame gadādhara vande pada-dvandva</w:t>
      </w:r>
    </w:p>
    <w:p w14:paraId="1AC9DB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then called out, “Gadādhara! Gadādhara!” and Gadādhara quickly came and offered his obeisances to the Lord.</w:t>
      </w:r>
    </w:p>
    <w:p w14:paraId="4CE4C6AE" w14:textId="111CC3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7.144</w:t>
      </w:r>
    </w:p>
    <w:p w14:paraId="7FA6D5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3E6ADC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hāsiyā balena prabhu</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kena gadādhara!</w:t>
      </w:r>
      <w:r w:rsidRPr="004A2847">
        <w:rPr>
          <w:rStyle w:val="BookTitle"/>
          <w:rFonts w:asciiTheme="minorHAnsi" w:hAnsiTheme="minorHAnsi" w:cstheme="minorHAnsi"/>
          <w:b w:val="0"/>
          <w:bCs w:val="0"/>
          <w:color w:val="000000"/>
          <w:sz w:val="28"/>
          <w:szCs w:val="28"/>
        </w:rPr>
        <w:br/>
        <w:t>āmi ki nā hai nimantraṇera bhitara?</w:t>
      </w:r>
    </w:p>
    <w:p w14:paraId="248E02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then smiled and asked, “O Gadādhara, am I not included on your invitation list?</w:t>
      </w:r>
    </w:p>
    <w:p w14:paraId="77091CCE" w14:textId="598489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7.145</w:t>
      </w:r>
    </w:p>
    <w:p w14:paraId="33A2FE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0EF726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 ta’ tomarā dui haite bhinna nai</w:t>
      </w:r>
      <w:r w:rsidRPr="004A2847">
        <w:rPr>
          <w:rStyle w:val="BookTitle"/>
          <w:rFonts w:asciiTheme="minorHAnsi" w:hAnsiTheme="minorHAnsi" w:cstheme="minorHAnsi"/>
          <w:b w:val="0"/>
          <w:bCs w:val="0"/>
          <w:color w:val="000000"/>
          <w:sz w:val="28"/>
          <w:szCs w:val="28"/>
        </w:rPr>
        <w:br/>
        <w:t>nā dile o tomarā, balete āmi lai</w:t>
      </w:r>
    </w:p>
    <w:p w14:paraId="3A9B80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am not different from either of you. Even if you </w:t>
      </w:r>
      <w:proofErr w:type="gramStart"/>
      <w:r w:rsidRPr="004A2847">
        <w:rPr>
          <w:rStyle w:val="BookTitle"/>
          <w:rFonts w:asciiTheme="minorHAnsi" w:hAnsiTheme="minorHAnsi" w:cstheme="minorHAnsi"/>
          <w:b/>
          <w:bCs/>
          <w:color w:val="800000"/>
          <w:sz w:val="28"/>
          <w:szCs w:val="28"/>
        </w:rPr>
        <w:t>don’t</w:t>
      </w:r>
      <w:proofErr w:type="gramEnd"/>
      <w:r w:rsidRPr="004A2847">
        <w:rPr>
          <w:rStyle w:val="BookTitle"/>
          <w:rFonts w:asciiTheme="minorHAnsi" w:hAnsiTheme="minorHAnsi" w:cstheme="minorHAnsi"/>
          <w:b/>
          <w:bCs/>
          <w:color w:val="800000"/>
          <w:sz w:val="28"/>
          <w:szCs w:val="28"/>
        </w:rPr>
        <w:t xml:space="preserve"> offer Me anything, I will take by force.</w:t>
      </w:r>
    </w:p>
    <w:p w14:paraId="7AA22967" w14:textId="574A3E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7.146</w:t>
      </w:r>
    </w:p>
    <w:p w14:paraId="3A1B45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4353E3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nityānanda-dravya, gopīnāthera prasāda</w:t>
      </w:r>
      <w:r w:rsidRPr="004A2847">
        <w:rPr>
          <w:rStyle w:val="BookTitle"/>
          <w:rFonts w:asciiTheme="minorHAnsi" w:hAnsiTheme="minorHAnsi" w:cstheme="minorHAnsi"/>
          <w:b w:val="0"/>
          <w:bCs w:val="0"/>
          <w:color w:val="000000"/>
          <w:sz w:val="28"/>
          <w:szCs w:val="28"/>
        </w:rPr>
        <w:br/>
        <w:t>tomāra randhana—mora ithe āche bhāga”</w:t>
      </w:r>
    </w:p>
    <w:p w14:paraId="043AA4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certainly entitled to a share of the items brought by Nityānanda, cooked by you, and relished by Gopīnātha.”</w:t>
      </w:r>
    </w:p>
    <w:p w14:paraId="777516BF" w14:textId="7D535ED3" w:rsidR="00327C34" w:rsidRPr="004A2847" w:rsidRDefault="00327C34" w:rsidP="00327C34">
      <w:pPr>
        <w:pStyle w:val="VerseNumber"/>
        <w:rPr>
          <w:rStyle w:val="BookTitle"/>
          <w:rFonts w:asciiTheme="minorHAnsi" w:hAnsiTheme="minorHAnsi" w:cstheme="minorHAnsi"/>
          <w:b w:val="0"/>
          <w:bCs w:val="0"/>
          <w:vanish w:val="0"/>
          <w:color w:val="008000"/>
          <w:sz w:val="20"/>
          <w:szCs w:val="20"/>
        </w:rPr>
      </w:pPr>
      <w:bookmarkStart w:id="302" w:name="_Hlk162601988"/>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w:t>
      </w:r>
      <w:r>
        <w:rPr>
          <w:rStyle w:val="BookTitle"/>
          <w:rFonts w:asciiTheme="minorHAnsi" w:hAnsiTheme="minorHAnsi" w:cstheme="minorHAnsi"/>
          <w:b w:val="0"/>
          <w:bCs w:val="0"/>
          <w:vanish w:val="0"/>
          <w:color w:val="008000"/>
          <w:sz w:val="20"/>
          <w:szCs w:val="20"/>
        </w:rPr>
        <w:t>7</w:t>
      </w:r>
    </w:p>
    <w:p w14:paraId="58B236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47E342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kṛpā-vākya śuni’ nityānanda, gadādhara</w:t>
      </w:r>
      <w:r w:rsidRPr="004A2847">
        <w:rPr>
          <w:rStyle w:val="BookTitle"/>
          <w:rFonts w:asciiTheme="minorHAnsi" w:hAnsiTheme="minorHAnsi" w:cstheme="minorHAnsi"/>
          <w:b w:val="0"/>
          <w:bCs w:val="0"/>
          <w:color w:val="000000"/>
          <w:sz w:val="28"/>
          <w:szCs w:val="28"/>
        </w:rPr>
        <w:br/>
        <w:t>magna hailena sukha-sāgara-bhitara</w:t>
      </w:r>
    </w:p>
    <w:p w14:paraId="747042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Nityānanda and Gadādhara heard this merciful statement of the Lord, they both merged in an ocean of happiness.</w:t>
      </w:r>
    </w:p>
    <w:bookmarkEnd w:id="302"/>
    <w:p w14:paraId="11AF2329" w14:textId="62BA12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7.148</w:t>
      </w:r>
    </w:p>
    <w:p w14:paraId="06E49E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0B9067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prasāda āni’ deva-gadādhara</w:t>
      </w:r>
      <w:r w:rsidRPr="004A2847">
        <w:rPr>
          <w:rStyle w:val="BookTitle"/>
          <w:rFonts w:asciiTheme="minorHAnsi" w:hAnsiTheme="minorHAnsi" w:cstheme="minorHAnsi"/>
          <w:b w:val="0"/>
          <w:bCs w:val="0"/>
          <w:color w:val="000000"/>
          <w:sz w:val="28"/>
          <w:szCs w:val="28"/>
        </w:rPr>
        <w:br/>
        <w:t>thuilena gauracandra-prabhura gocara</w:t>
      </w:r>
    </w:p>
    <w:p w14:paraId="3DEC54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great satisfaction, Śrī Gadādhara then brought the </w:t>
      </w:r>
      <w:r w:rsidRPr="004A2847">
        <w:rPr>
          <w:rStyle w:val="BookTitle"/>
          <w:rFonts w:asciiTheme="minorHAnsi" w:hAnsiTheme="minorHAnsi" w:cstheme="minorHAnsi"/>
          <w:b/>
          <w:bCs/>
          <w:i/>
          <w:iCs/>
          <w:color w:val="800000"/>
          <w:sz w:val="28"/>
          <w:szCs w:val="28"/>
        </w:rPr>
        <w:t>prasāda</w:t>
      </w:r>
      <w:r w:rsidRPr="004A2847">
        <w:rPr>
          <w:rStyle w:val="BookTitle"/>
          <w:rFonts w:asciiTheme="minorHAnsi" w:hAnsiTheme="minorHAnsi" w:cstheme="minorHAnsi"/>
          <w:b/>
          <w:bCs/>
          <w:color w:val="800000"/>
          <w:sz w:val="28"/>
          <w:szCs w:val="28"/>
        </w:rPr>
        <w:t xml:space="preserve"> and placed it before Lord Gauracandra.</w:t>
      </w:r>
    </w:p>
    <w:p w14:paraId="2E60A833" w14:textId="11B892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7.149</w:t>
      </w:r>
    </w:p>
    <w:p w14:paraId="4D2178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181BAD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sarva-ṭoṭā vyāpileka annera saugandhe</w:t>
      </w:r>
      <w:r w:rsidRPr="004A2847">
        <w:rPr>
          <w:rStyle w:val="BookTitle"/>
          <w:rFonts w:asciiTheme="minorHAnsi" w:hAnsiTheme="minorHAnsi" w:cstheme="minorHAnsi"/>
          <w:b w:val="0"/>
          <w:bCs w:val="0"/>
          <w:color w:val="000000"/>
          <w:sz w:val="28"/>
          <w:szCs w:val="28"/>
        </w:rPr>
        <w:br/>
        <w:t>bhakti kari’ prabhu punaḥ punaḥ anna vande</w:t>
      </w:r>
    </w:p>
    <w:p w14:paraId="78E056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fragrance of the rice permeated the entire garden. In a devotional mood Lord Caitanya repeatedly offered prayers to the rice.</w:t>
      </w:r>
    </w:p>
    <w:p w14:paraId="516EA620" w14:textId="72A9DF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7.150</w:t>
      </w:r>
    </w:p>
    <w:p w14:paraId="1CE807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0C764B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“tina bhāga samāna kariyā</w:t>
      </w:r>
      <w:r w:rsidRPr="004A2847">
        <w:rPr>
          <w:rStyle w:val="BookTitle"/>
          <w:rFonts w:asciiTheme="minorHAnsi" w:hAnsiTheme="minorHAnsi" w:cstheme="minorHAnsi"/>
          <w:b w:val="0"/>
          <w:bCs w:val="0"/>
          <w:color w:val="000000"/>
          <w:sz w:val="28"/>
          <w:szCs w:val="28"/>
        </w:rPr>
        <w:br/>
        <w:t>bhuñjiba prasāda-anna ekatra vasiyā”</w:t>
      </w:r>
    </w:p>
    <w:p w14:paraId="31316B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Lord said, “Divide this rice into three portions, and we will sit together and eat.”</w:t>
      </w:r>
    </w:p>
    <w:p w14:paraId="4FE2EB44" w14:textId="42E73C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7.151</w:t>
      </w:r>
    </w:p>
    <w:p w14:paraId="4F686A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73D3C9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taṇḍulera prīte</w:t>
      </w:r>
      <w:r w:rsidRPr="004A2847">
        <w:rPr>
          <w:rStyle w:val="BookTitle"/>
          <w:rFonts w:asciiTheme="minorHAnsi" w:hAnsiTheme="minorHAnsi" w:cstheme="minorHAnsi"/>
          <w:b w:val="0"/>
          <w:bCs w:val="0"/>
          <w:color w:val="000000"/>
          <w:sz w:val="28"/>
          <w:szCs w:val="28"/>
        </w:rPr>
        <w:br/>
        <w:t>vasilena mahāprabhu bhojana karite</w:t>
      </w:r>
    </w:p>
    <w:p w14:paraId="1ED6A8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Being attracted by the rice brought by Nityānanda Svarūpa, Mahāprabhu sat </w:t>
      </w:r>
      <w:r w:rsidRPr="004A2847">
        <w:rPr>
          <w:rStyle w:val="BookTitle"/>
          <w:rFonts w:asciiTheme="minorHAnsi" w:hAnsiTheme="minorHAnsi" w:cstheme="minorHAnsi"/>
          <w:b/>
          <w:bCs/>
          <w:color w:val="800000"/>
          <w:sz w:val="28"/>
          <w:szCs w:val="28"/>
        </w:rPr>
        <w:lastRenderedPageBreak/>
        <w:t>down to eat.</w:t>
      </w:r>
    </w:p>
    <w:p w14:paraId="2C01E6A3" w14:textId="7AD474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7.152</w:t>
      </w:r>
    </w:p>
    <w:p w14:paraId="5FF9BB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0AAC57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prabhu bhojana karena dui pāśe</w:t>
      </w:r>
      <w:r w:rsidRPr="004A2847">
        <w:rPr>
          <w:rStyle w:val="BookTitle"/>
          <w:rFonts w:asciiTheme="minorHAnsi" w:hAnsiTheme="minorHAnsi" w:cstheme="minorHAnsi"/>
          <w:b w:val="0"/>
          <w:bCs w:val="0"/>
          <w:color w:val="000000"/>
          <w:sz w:val="28"/>
          <w:szCs w:val="28"/>
        </w:rPr>
        <w:br/>
        <w:t>santoṣe īśvara anna-vyañjana praśaṁse</w:t>
      </w:r>
    </w:p>
    <w:p w14:paraId="109599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and Nityānanda sat on either side of the Lord, who glorified the rice and the vegetable preparation.</w:t>
      </w:r>
    </w:p>
    <w:p w14:paraId="562E60F2" w14:textId="46CE08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7.153</w:t>
      </w:r>
    </w:p>
    <w:p w14:paraId="4C4A0C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4FCEED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“e annera gandhe o sarvathā</w:t>
      </w:r>
      <w:r w:rsidRPr="004A2847">
        <w:rPr>
          <w:rStyle w:val="BookTitle"/>
          <w:rFonts w:asciiTheme="minorHAnsi" w:hAnsiTheme="minorHAnsi" w:cstheme="minorHAnsi"/>
          <w:b w:val="0"/>
          <w:bCs w:val="0"/>
          <w:color w:val="000000"/>
          <w:sz w:val="28"/>
          <w:szCs w:val="28"/>
        </w:rPr>
        <w:br/>
        <w:t>kṛṣṇa-bhakti haya, ithe nāhika anyathā</w:t>
      </w:r>
    </w:p>
    <w:p w14:paraId="5072C2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declared, “The fragrance of this rice will without doubt bestow on one devotion to Kṛṣṇa.</w:t>
      </w:r>
    </w:p>
    <w:p w14:paraId="5DAAB050" w14:textId="5683B1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7.154</w:t>
      </w:r>
    </w:p>
    <w:p w14:paraId="783ADB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051519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ki tomāra manohara pāka</w:t>
      </w:r>
      <w:r w:rsidRPr="004A2847">
        <w:rPr>
          <w:rStyle w:val="BookTitle"/>
          <w:rFonts w:asciiTheme="minorHAnsi" w:hAnsiTheme="minorHAnsi" w:cstheme="minorHAnsi"/>
          <w:b w:val="0"/>
          <w:bCs w:val="0"/>
          <w:color w:val="000000"/>
          <w:sz w:val="28"/>
          <w:szCs w:val="28"/>
        </w:rPr>
        <w:br/>
        <w:t>āmi ta’ e-mata kabhu nāhi khāi śāka</w:t>
      </w:r>
    </w:p>
    <w:p w14:paraId="15767E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Gadādhara, what a wonderful cook you are! I have never tasted such</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xml:space="preserve"> before.</w:t>
      </w:r>
    </w:p>
    <w:p w14:paraId="7DE37EF5" w14:textId="680C89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7.155</w:t>
      </w:r>
    </w:p>
    <w:p w14:paraId="1B8A72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29657D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ki tomāra vicitra randhana</w:t>
      </w:r>
      <w:r w:rsidRPr="004A2847">
        <w:rPr>
          <w:rStyle w:val="BookTitle"/>
          <w:rFonts w:asciiTheme="minorHAnsi" w:hAnsiTheme="minorHAnsi" w:cstheme="minorHAnsi"/>
          <w:b w:val="0"/>
          <w:bCs w:val="0"/>
          <w:color w:val="000000"/>
          <w:sz w:val="28"/>
          <w:szCs w:val="28"/>
        </w:rPr>
        <w:br/>
        <w:t>teṅtula-patrera kara e-mata vyañjana</w:t>
      </w:r>
    </w:p>
    <w:p w14:paraId="3599C7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Gadādhara, your cooking is so amazing! You have made such a nice vegetable preparation with tamarind leaves.</w:t>
      </w:r>
    </w:p>
    <w:p w14:paraId="6785438B" w14:textId="3853BA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7.156</w:t>
      </w:r>
    </w:p>
    <w:p w14:paraId="7E7D11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1F0B91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bujhilāṅa vaikuṇṭhe randhana kara tumi</w:t>
      </w:r>
      <w:r w:rsidRPr="004A2847">
        <w:rPr>
          <w:rStyle w:val="BookTitle"/>
          <w:rFonts w:asciiTheme="minorHAnsi" w:hAnsiTheme="minorHAnsi" w:cstheme="minorHAnsi"/>
          <w:b w:val="0"/>
          <w:bCs w:val="0"/>
          <w:color w:val="000000"/>
          <w:sz w:val="28"/>
          <w:szCs w:val="28"/>
        </w:rPr>
        <w:br/>
        <w:t>tabe āra āpanāke lukāo vā keni”</w:t>
      </w:r>
    </w:p>
    <w:p w14:paraId="19D400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 understand that you cook in Vaikuṇṭha. So why are you hiding yourself?”</w:t>
      </w:r>
    </w:p>
    <w:p w14:paraId="751436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daughter of Śrī Vṛṣabhānu cooks for Kṛṣṇa. Since Śrī Gadādhara Paṇḍita Gosvāmī displayed expertise in cooking offerings for Śrī Gopīnātha, Śrī Gaurasundara understood who he </w:t>
      </w:r>
      <w:proofErr w:type="gramStart"/>
      <w:r w:rsidRPr="004A2847">
        <w:rPr>
          <w:rStyle w:val="BookTitle"/>
          <w:rFonts w:asciiTheme="minorHAnsi" w:hAnsiTheme="minorHAnsi" w:cstheme="minorHAnsi"/>
          <w:b w:val="0"/>
          <w:bCs w:val="0"/>
          <w:color w:val="000000"/>
          <w:sz w:val="28"/>
          <w:szCs w:val="28"/>
        </w:rPr>
        <w:t>actually was</w:t>
      </w:r>
      <w:proofErr w:type="gramEnd"/>
      <w:r w:rsidRPr="004A2847">
        <w:rPr>
          <w:rStyle w:val="BookTitle"/>
          <w:rFonts w:asciiTheme="minorHAnsi" w:hAnsiTheme="minorHAnsi" w:cstheme="minorHAnsi"/>
          <w:b w:val="0"/>
          <w:bCs w:val="0"/>
          <w:color w:val="000000"/>
          <w:sz w:val="28"/>
          <w:szCs w:val="28"/>
        </w:rPr>
        <w:t xml:space="preserve"> and identified him as a cook of Vaikuṇṭha.</w:t>
      </w:r>
    </w:p>
    <w:p w14:paraId="23777179" w14:textId="121D36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7.157</w:t>
      </w:r>
    </w:p>
    <w:p w14:paraId="3848EC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60937D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santoṣete hāsya-parihāse</w:t>
      </w:r>
      <w:r w:rsidRPr="004A2847">
        <w:rPr>
          <w:rStyle w:val="BookTitle"/>
          <w:rFonts w:asciiTheme="minorHAnsi" w:hAnsiTheme="minorHAnsi" w:cstheme="minorHAnsi"/>
          <w:b w:val="0"/>
          <w:bCs w:val="0"/>
          <w:color w:val="000000"/>
          <w:sz w:val="28"/>
          <w:szCs w:val="28"/>
        </w:rPr>
        <w:br/>
        <w:t>bhojana karena tina prabhu prema-rase</w:t>
      </w:r>
    </w:p>
    <w:p w14:paraId="15403B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three Prabhus laughed and joked in this way, they relished the mellows of ecstatic love as they ate in satisfaction.</w:t>
      </w:r>
    </w:p>
    <w:p w14:paraId="5C2579B9" w14:textId="15EF12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7.158</w:t>
      </w:r>
    </w:p>
    <w:p w14:paraId="24BB83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48B28D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e-tina-janera prīti e-tine se jāne</w:t>
      </w:r>
      <w:r w:rsidRPr="004A2847">
        <w:rPr>
          <w:rStyle w:val="BookTitle"/>
          <w:rFonts w:asciiTheme="minorHAnsi" w:hAnsiTheme="minorHAnsi" w:cstheme="minorHAnsi"/>
          <w:b w:val="0"/>
          <w:bCs w:val="0"/>
          <w:color w:val="000000"/>
          <w:sz w:val="28"/>
          <w:szCs w:val="28"/>
        </w:rPr>
        <w:br/>
        <w:t>gauracandra jhāṭa nā kahena kāro sthāne</w:t>
      </w:r>
    </w:p>
    <w:p w14:paraId="04F668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affection shared between these three is known only to them. Gauracandra would generally not discuss this with anyone else.</w:t>
      </w:r>
    </w:p>
    <w:p w14:paraId="7C2177AA" w14:textId="1C3ADC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7.159</w:t>
      </w:r>
    </w:p>
    <w:p w14:paraId="2AF8BA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231209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prabhu saba kariyā bhojana</w:t>
      </w:r>
      <w:r w:rsidRPr="004A2847">
        <w:rPr>
          <w:rStyle w:val="BookTitle"/>
          <w:rFonts w:asciiTheme="minorHAnsi" w:hAnsiTheme="minorHAnsi" w:cstheme="minorHAnsi"/>
          <w:b w:val="0"/>
          <w:bCs w:val="0"/>
          <w:color w:val="000000"/>
          <w:sz w:val="28"/>
          <w:szCs w:val="28"/>
        </w:rPr>
        <w:br/>
        <w:t>calilena, pātra luṭa kaila bhakta-gaṇa</w:t>
      </w:r>
    </w:p>
    <w:p w14:paraId="060EE8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finishing their meal, they got up and left. The devotees then snatched their remnants.</w:t>
      </w:r>
    </w:p>
    <w:p w14:paraId="04E7ECE6" w14:textId="743DC5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7.160</w:t>
      </w:r>
    </w:p>
    <w:p w14:paraId="5077E8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2317CD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ānanda-bhojana ye paḍe vāśune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kṛṣṇa-bhakti haya, kṛṣṇa pāya sei jane</w:t>
      </w:r>
    </w:p>
    <w:p w14:paraId="632EE2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hears or reads about these blissful eating pastimes achieves Kṛṣṇa and His devotional service.</w:t>
      </w:r>
    </w:p>
    <w:p w14:paraId="18AC5235" w14:textId="0495FB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7.161</w:t>
      </w:r>
    </w:p>
    <w:p w14:paraId="25DA71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484128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śubha-dṛṣṭi karena yāhāre</w:t>
      </w:r>
      <w:r w:rsidRPr="004A2847">
        <w:rPr>
          <w:rStyle w:val="BookTitle"/>
          <w:rFonts w:asciiTheme="minorHAnsi" w:hAnsiTheme="minorHAnsi" w:cstheme="minorHAnsi"/>
          <w:b w:val="0"/>
          <w:bCs w:val="0"/>
          <w:color w:val="000000"/>
          <w:sz w:val="28"/>
          <w:szCs w:val="28"/>
        </w:rPr>
        <w:br/>
        <w:t>se jānite pāre nityānanda-svarūpere</w:t>
      </w:r>
    </w:p>
    <w:p w14:paraId="06C7DA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receives the merciful glance of Gadādhara can know Nityānanda Svarūpa.</w:t>
      </w:r>
    </w:p>
    <w:p w14:paraId="3C1C14C1" w14:textId="6D3271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7.162</w:t>
      </w:r>
    </w:p>
    <w:p w14:paraId="1C5513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06C777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nityānanda-svarūpo yāhāre prīta mane</w:t>
      </w:r>
      <w:r w:rsidRPr="004A2847">
        <w:rPr>
          <w:rStyle w:val="BookTitle"/>
          <w:rFonts w:asciiTheme="minorHAnsi" w:hAnsiTheme="minorHAnsi" w:cstheme="minorHAnsi"/>
          <w:b w:val="0"/>
          <w:bCs w:val="0"/>
          <w:color w:val="000000"/>
          <w:sz w:val="28"/>
          <w:szCs w:val="28"/>
        </w:rPr>
        <w:br/>
        <w:t>laoyāyena gadādhara jāne se-i jane</w:t>
      </w:r>
    </w:p>
    <w:p w14:paraId="2D468E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whoever pleases Nityānanda can know Śrī Gadādhara.</w:t>
      </w:r>
    </w:p>
    <w:p w14:paraId="06CAF5E8" w14:textId="69246D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7.163</w:t>
      </w:r>
    </w:p>
    <w:p w14:paraId="334866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7B92FB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nityānanda-prabhu nīlācale</w:t>
      </w:r>
      <w:r w:rsidRPr="004A2847">
        <w:rPr>
          <w:rStyle w:val="BookTitle"/>
          <w:rFonts w:asciiTheme="minorHAnsi" w:hAnsiTheme="minorHAnsi" w:cstheme="minorHAnsi"/>
          <w:b w:val="0"/>
          <w:bCs w:val="0"/>
          <w:color w:val="000000"/>
          <w:sz w:val="28"/>
          <w:szCs w:val="28"/>
        </w:rPr>
        <w:br/>
        <w:t>viharena gauracandra-saṅge kutūhale</w:t>
      </w:r>
    </w:p>
    <w:p w14:paraId="50CA13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Prabhu happily enjoyed pastimes with Gauracandra in Nīlācala.</w:t>
      </w:r>
    </w:p>
    <w:p w14:paraId="73650644" w14:textId="49ECBB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7.164</w:t>
      </w:r>
    </w:p>
    <w:p w14:paraId="05AE44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09798A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tina-jana ekatra thākena nirantara</w:t>
      </w:r>
      <w:r w:rsidRPr="004A2847">
        <w:rPr>
          <w:rStyle w:val="BookTitle"/>
          <w:rFonts w:asciiTheme="minorHAnsi" w:hAnsiTheme="minorHAnsi" w:cstheme="minorHAnsi"/>
          <w:b w:val="0"/>
          <w:bCs w:val="0"/>
          <w:color w:val="000000"/>
          <w:sz w:val="28"/>
          <w:szCs w:val="28"/>
        </w:rPr>
        <w:br/>
        <w:t>śrī-kṛṣṇa-caitanya, nityānanda, gadādhara</w:t>
      </w:r>
    </w:p>
    <w:p w14:paraId="16BA6D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Nīlācala these three—Śrī Kṛṣṇa Caitanya, Nityānanda, and Gadādhara—would always stay together.</w:t>
      </w:r>
    </w:p>
    <w:p w14:paraId="09135187" w14:textId="2611DA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7.165</w:t>
      </w:r>
    </w:p>
    <w:p w14:paraId="452B6B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165</w:t>
      </w:r>
    </w:p>
    <w:p w14:paraId="2DD292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jagannātho ekatra dekhena tina jane</w:t>
      </w:r>
      <w:r w:rsidRPr="004A2847">
        <w:rPr>
          <w:rStyle w:val="BookTitle"/>
          <w:rFonts w:asciiTheme="minorHAnsi" w:hAnsiTheme="minorHAnsi" w:cstheme="minorHAnsi"/>
          <w:b w:val="0"/>
          <w:bCs w:val="0"/>
          <w:color w:val="000000"/>
          <w:sz w:val="28"/>
          <w:szCs w:val="28"/>
        </w:rPr>
        <w:br/>
        <w:t>ānande vihvala sabe mātra saṅkīrtane</w:t>
      </w:r>
    </w:p>
    <w:p w14:paraId="025B5B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Together they would visit the temple of Lord Jagannātha and become overwhelmed with ecstatic love while performing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05D4E934" w14:textId="296169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7.166</w:t>
      </w:r>
    </w:p>
    <w:p w14:paraId="540318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15CA28D4" w14:textId="023CF2F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w:t>
      </w:r>
      <w:ins w:id="303" w:author="your servant" w:date="2020-06-15T16:23:00Z">
        <w:r w:rsidR="00192EE5">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dāsa tachu pada-yuge gāna</w:t>
      </w:r>
    </w:p>
    <w:p w14:paraId="078D06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82D69E0"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Seven, entitled “Pastimes in Śrī Gadādhara’s Garden.”</w:t>
      </w:r>
    </w:p>
    <w:p w14:paraId="114391B7" w14:textId="41FB3D2D"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CBP 8: Mah</w:t>
      </w:r>
      <w:ins w:id="304" w:author="your servant" w:date="2020-06-15T16:23:00Z">
        <w:r w:rsidR="00A031A1">
          <w:rPr>
            <w:rStyle w:val="BookTitle"/>
            <w:rFonts w:asciiTheme="minorHAnsi" w:hAnsiTheme="minorHAnsi" w:cstheme="minorHAnsi"/>
            <w:b w:val="0"/>
            <w:bCs w:val="0"/>
            <w:vanish w:val="0"/>
            <w:color w:val="004080"/>
            <w:sz w:val="20"/>
            <w:szCs w:val="20"/>
          </w:rPr>
          <w:t>ā</w:t>
        </w:r>
      </w:ins>
      <w:r w:rsidRPr="004A2847">
        <w:rPr>
          <w:rStyle w:val="BookTitle"/>
          <w:rFonts w:asciiTheme="minorHAnsi" w:hAnsiTheme="minorHAnsi" w:cstheme="minorHAnsi"/>
          <w:b w:val="0"/>
          <w:bCs w:val="0"/>
          <w:vanish w:val="0"/>
          <w:color w:val="004080"/>
          <w:sz w:val="20"/>
          <w:szCs w:val="20"/>
        </w:rPr>
        <w:t>prabhu’s Water Sports in Narendra-sarovara</w:t>
      </w:r>
    </w:p>
    <w:p w14:paraId="6839DD10" w14:textId="77777777" w:rsidR="00A969AE" w:rsidRPr="004A2847" w:rsidRDefault="00A969AE">
      <w:pPr>
        <w:pStyle w:val="ChapterDesc"/>
        <w:rPr>
          <w:rStyle w:val="BookTitle"/>
          <w:rFonts w:asciiTheme="minorHAnsi" w:hAnsiTheme="minorHAnsi" w:cstheme="minorHAnsi"/>
          <w:b/>
          <w:bCs/>
          <w:color w:val="FFFFFF"/>
          <w:sz w:val="36"/>
          <w:szCs w:val="36"/>
        </w:rPr>
      </w:pPr>
      <w:r w:rsidRPr="004A2847">
        <w:rPr>
          <w:rStyle w:val="BookTitle"/>
          <w:rFonts w:asciiTheme="minorHAnsi" w:hAnsiTheme="minorHAnsi" w:cstheme="minorHAnsi"/>
          <w:b/>
          <w:bCs/>
          <w:color w:val="FFFFFF"/>
          <w:sz w:val="36"/>
          <w:szCs w:val="36"/>
        </w:rPr>
        <w:t>Chapter Eight: Mahāprabhu’s Water Sports in Narendra-sarovara</w:t>
      </w:r>
    </w:p>
    <w:p w14:paraId="0EE2A8E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chapter the author introduces and glorifies various devotees while describing the devotees’ arrival in Nīlācala from Bengal just before the Ratha-yātrā. He also describes Śrī Advaita Ācārya and other devotees’ arrival in Nīlācala with their wives, sons, servants, and maidservants; Mahāprabhu’s going to Āṭhāranālā to receive Śrī Advaita Ācārya; Balarāma, Kṛṣṇa, and Govinda’ s arrival at the lake called Narendra-sarovara for the Candana-yātrā ceremony; the Lord’s watching the Candana-yātrā festival along with the devotees from Bengal; the Lord’s performance of water sports in Narendra-sarovara; the Lord’s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 Mahāprabhu’s pastime of setting the example of serving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Śrī Advaita Ācārya’s glorification of Mahāprabhu’s associates and their unique position; and the transcendental position of the Vaiṣṇavas.</w:t>
      </w:r>
    </w:p>
    <w:p w14:paraId="287548B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When the time for Lord Jagannātha’s Ratha-yātrā festival came closer, the devotees from Bengal left for Nīlācala to see the Ratha-yātrā festival under the order of Śrīman Mahāprabhu. Paṇḍita Śrīvāsa, Śrī Candraśekhara, Paṇḍita Gadādhara dāsa, Puṇḍarīka Vidyānidhi, Paṇḍita Vakreśvara, Pradyumna Brahmacārī, Ṭhākura Haridāsa, Vāsudeva Datta Ṭhākura, Śrī Mukunda Datta Ṭhākura, Śivānanda Sena, Govindānanda, the scribe Vijaya dāsa, Sadāśiva Paṇḍita, Puruṣottama Sañjaya, Nandana Ācārya, Śuklāmbara Brahmacārī, Śrīdhara, Bhagavān Paṇḍita, Gopīnātha Paṇḍita, Śrīgarbha Paṇḍita, Vanamālī Paṇḍita, Jagadiśa and Hiraṇya Paṇḍita, Buddhimanta Khān, Ācārya Purandara, Murāri Gupta, Garuḍa Paṇḍita, Gopīnātha Siṁha, Śrī Rāma Paṇḍita, Nārāyaṇa Paṇḍita, Paṇḍita Dāmodara who had gone to see Mother Śacī, and Śrī Advaita Prabhu took various eatables that were dear to the Lord and journeyed with their wives, sons, servants, maidservants, and relatives to Nīlācala while chanting the holy names of Kṛṣṇa along the way. At Kamalapura the devotees saw the flag on top of the Jagannātha temple and offered their respectful obeisances.</w:t>
      </w:r>
    </w:p>
    <w:p w14:paraId="3673FF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Mahāprabhu could understand that the devotees from Bengal headed by Śrī Advaita were coming, so He had sent Jagannātha </w:t>
      </w:r>
      <w:r w:rsidRPr="004A2847">
        <w:rPr>
          <w:rStyle w:val="BookTitle"/>
          <w:rFonts w:asciiTheme="minorHAnsi" w:hAnsiTheme="minorHAnsi" w:cstheme="minorHAnsi"/>
          <w:b w:val="0"/>
          <w:bCs w:val="0"/>
          <w:i/>
          <w:iCs/>
          <w:color w:val="000000"/>
          <w:sz w:val="28"/>
          <w:szCs w:val="28"/>
        </w:rPr>
        <w:t xml:space="preserve">mahā-prasāda </w:t>
      </w:r>
      <w:r w:rsidRPr="004A2847">
        <w:rPr>
          <w:rStyle w:val="BookTitle"/>
          <w:rFonts w:asciiTheme="minorHAnsi" w:hAnsiTheme="minorHAnsi" w:cstheme="minorHAnsi"/>
          <w:b w:val="0"/>
          <w:bCs w:val="0"/>
          <w:color w:val="000000"/>
          <w:sz w:val="28"/>
          <w:szCs w:val="28"/>
        </w:rPr>
        <w:t xml:space="preserve">all the way to Cuttack to welcome them and He personally led the devotees of Nīlācala to Āṭhāranālā to greet the Gauḍīya Vaiṣṇavas. As the devotees of Bengal headed by Śrī Advaita and the devotees of Nīlācala headed by Śrī Gaurasundara met each other at Āṭhāranālā, their great ecstasy swelled and overflowed like the confluence of the Ganges and the ocean. Then, keeping Śrī Mahāprabhu in front, the Śrī Gauḍīya Vaiṣṇavas went to the banks of Narendra-sarovara while performing </w:t>
      </w:r>
      <w:r w:rsidRPr="004A2847">
        <w:rPr>
          <w:rStyle w:val="BookTitle"/>
          <w:rFonts w:asciiTheme="minorHAnsi" w:hAnsiTheme="minorHAnsi" w:cstheme="minorHAnsi"/>
          <w:b w:val="0"/>
          <w:bCs w:val="0"/>
          <w:i/>
          <w:iCs/>
          <w:color w:val="000000"/>
          <w:sz w:val="28"/>
          <w:szCs w:val="28"/>
        </w:rPr>
        <w:t xml:space="preserve">saṅkīrtana </w:t>
      </w:r>
      <w:r w:rsidRPr="004A2847">
        <w:rPr>
          <w:rStyle w:val="BookTitle"/>
          <w:rFonts w:asciiTheme="minorHAnsi" w:hAnsiTheme="minorHAnsi" w:cstheme="minorHAnsi"/>
          <w:b w:val="0"/>
          <w:bCs w:val="0"/>
          <w:color w:val="000000"/>
          <w:sz w:val="28"/>
          <w:szCs w:val="28"/>
        </w:rPr>
        <w:t xml:space="preserve">and dancing in ecstasy. Since by the arrangement of providence the Candana-yātrā, or boat festival of Śrī Rāma-Kṛṣṇa-Govinda, fell on that day, the devotees from Bengal and the devotees from Nīlācala together performed a huge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On seeing the boat festival of Śrī Rāma-Kṛṣṇa-Govinda, Mahāprabhu jumped into the water of Narendra-sarovara with the devotees and performed various water sports.</w:t>
      </w:r>
    </w:p>
    <w:p w14:paraId="1B3016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all kinds of people such as materialists, </w:t>
      </w:r>
      <w:r w:rsidRPr="004A2847">
        <w:rPr>
          <w:rStyle w:val="BookTitle"/>
          <w:rFonts w:asciiTheme="minorHAnsi" w:hAnsiTheme="minorHAnsi" w:cstheme="minorHAnsi"/>
          <w:b w:val="0"/>
          <w:bCs w:val="0"/>
          <w:i/>
          <w:iCs/>
          <w:color w:val="000000"/>
          <w:sz w:val="28"/>
          <w:szCs w:val="28"/>
        </w:rPr>
        <w:t xml:space="preserve">sannyāsīs,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 xml:space="preserve">brahmacārīs </w:t>
      </w:r>
      <w:r w:rsidRPr="004A2847">
        <w:rPr>
          <w:rStyle w:val="BookTitle"/>
          <w:rFonts w:asciiTheme="minorHAnsi" w:hAnsiTheme="minorHAnsi" w:cstheme="minorHAnsi"/>
          <w:b w:val="0"/>
          <w:bCs w:val="0"/>
          <w:color w:val="000000"/>
          <w:sz w:val="28"/>
          <w:szCs w:val="28"/>
        </w:rPr>
        <w:t xml:space="preserve">engaged in swimming in the waters of </w:t>
      </w:r>
      <w:proofErr w:type="gramStart"/>
      <w:r w:rsidRPr="004A2847">
        <w:rPr>
          <w:rStyle w:val="BookTitle"/>
          <w:rFonts w:asciiTheme="minorHAnsi" w:hAnsiTheme="minorHAnsi" w:cstheme="minorHAnsi"/>
          <w:b w:val="0"/>
          <w:bCs w:val="0"/>
          <w:color w:val="000000"/>
          <w:sz w:val="28"/>
          <w:szCs w:val="28"/>
        </w:rPr>
        <w:t>Narendra lake</w:t>
      </w:r>
      <w:proofErr w:type="gramEnd"/>
      <w:r w:rsidRPr="004A2847">
        <w:rPr>
          <w:rStyle w:val="BookTitle"/>
          <w:rFonts w:asciiTheme="minorHAnsi" w:hAnsiTheme="minorHAnsi" w:cstheme="minorHAnsi"/>
          <w:b w:val="0"/>
          <w:bCs w:val="0"/>
          <w:color w:val="000000"/>
          <w:sz w:val="28"/>
          <w:szCs w:val="28"/>
        </w:rPr>
        <w:t xml:space="preserve"> during the boat festival of Śrī Rāma-Kṛṣṇa-Govinda, by the influence of Śrī Caitanya’s illusory energy, they could not come anywhere near Śrī Caitanya or His devotees. Śrī Caitanya’s mercy is obtainable only by unmotivated service attitude. It is not possible to associate with Śrī Caitanya and His devotees or see their pastimes through education, wealth, or austerities. Not understanding the transcendental glories of chanting of the holy name of Hari, the proud Māyāvādī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fall down</w:t>
      </w:r>
      <w:proofErr w:type="gramEnd"/>
      <w:r w:rsidRPr="004A2847">
        <w:rPr>
          <w:rStyle w:val="BookTitle"/>
          <w:rFonts w:asciiTheme="minorHAnsi" w:hAnsiTheme="minorHAnsi" w:cstheme="minorHAnsi"/>
          <w:b w:val="0"/>
          <w:bCs w:val="0"/>
          <w:color w:val="000000"/>
          <w:sz w:val="28"/>
          <w:szCs w:val="28"/>
        </w:rPr>
        <w:t xml:space="preserve"> by regularly </w:t>
      </w:r>
      <w:r w:rsidRPr="004A2847">
        <w:rPr>
          <w:rStyle w:val="BookTitle"/>
          <w:rFonts w:asciiTheme="minorHAnsi" w:hAnsiTheme="minorHAnsi" w:cstheme="minorHAnsi"/>
          <w:b w:val="0"/>
          <w:bCs w:val="0"/>
          <w:color w:val="000000"/>
          <w:sz w:val="28"/>
          <w:szCs w:val="28"/>
        </w:rPr>
        <w:lastRenderedPageBreak/>
        <w:t xml:space="preserve">blaspheming Śrī Caitanyadeva for failing to study Vedānta, practice </w:t>
      </w:r>
      <w:r w:rsidRPr="004A2847">
        <w:rPr>
          <w:rStyle w:val="BookTitle"/>
          <w:rFonts w:asciiTheme="minorHAnsi" w:hAnsiTheme="minorHAnsi" w:cstheme="minorHAnsi"/>
          <w:b w:val="0"/>
          <w:bCs w:val="0"/>
          <w:i/>
          <w:iCs/>
          <w:color w:val="000000"/>
          <w:sz w:val="28"/>
          <w:szCs w:val="28"/>
        </w:rPr>
        <w:t xml:space="preserve">prāṇāyāma, </w:t>
      </w:r>
      <w:r w:rsidRPr="004A2847">
        <w:rPr>
          <w:rStyle w:val="BookTitle"/>
          <w:rFonts w:asciiTheme="minorHAnsi" w:hAnsiTheme="minorHAnsi" w:cstheme="minorHAnsi"/>
          <w:b w:val="0"/>
          <w:bCs w:val="0"/>
          <w:color w:val="000000"/>
          <w:sz w:val="28"/>
          <w:szCs w:val="28"/>
        </w:rPr>
        <w:t xml:space="preserve">or execute duties befitting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Although some exalted </w:t>
      </w:r>
      <w:r w:rsidRPr="004A2847">
        <w:rPr>
          <w:rStyle w:val="BookTitle"/>
          <w:rFonts w:asciiTheme="minorHAnsi" w:hAnsiTheme="minorHAnsi" w:cstheme="minorHAnsi"/>
          <w:b w:val="0"/>
          <w:bCs w:val="0"/>
          <w:i/>
          <w:iCs/>
          <w:color w:val="000000"/>
          <w:sz w:val="28"/>
          <w:szCs w:val="28"/>
        </w:rPr>
        <w:t xml:space="preserve">sannyāsīs </w:t>
      </w:r>
      <w:r w:rsidRPr="004A2847">
        <w:rPr>
          <w:rStyle w:val="BookTitle"/>
          <w:rFonts w:asciiTheme="minorHAnsi" w:hAnsiTheme="minorHAnsi" w:cstheme="minorHAnsi"/>
          <w:b w:val="0"/>
          <w:bCs w:val="0"/>
          <w:color w:val="000000"/>
          <w:sz w:val="28"/>
          <w:szCs w:val="28"/>
        </w:rPr>
        <w:t xml:space="preserve">glorify Śrī Caitanyadeva as a </w:t>
      </w:r>
      <w:r w:rsidRPr="004A2847">
        <w:rPr>
          <w:rStyle w:val="BookTitle"/>
          <w:rFonts w:asciiTheme="minorHAnsi" w:hAnsiTheme="minorHAnsi" w:cstheme="minorHAnsi"/>
          <w:b w:val="0"/>
          <w:bCs w:val="0"/>
          <w:i/>
          <w:iCs/>
          <w:color w:val="000000"/>
          <w:sz w:val="28"/>
          <w:szCs w:val="28"/>
        </w:rPr>
        <w:t>mahājana</w:t>
      </w:r>
      <w:r w:rsidRPr="004A2847">
        <w:rPr>
          <w:rStyle w:val="BookTitle"/>
          <w:rFonts w:asciiTheme="minorHAnsi" w:hAnsiTheme="minorHAnsi" w:cstheme="minorHAnsi"/>
          <w:b w:val="0"/>
          <w:bCs w:val="0"/>
          <w:color w:val="000000"/>
          <w:sz w:val="28"/>
          <w:szCs w:val="28"/>
        </w:rPr>
        <w:t>, some consider Him a learned scholar, and some consider Him a great devotee, they are unable to understand the actual identity of Śrī Caitanya. Since Gaurasundara, who is nondifferent from the son of the King of Vraja, and His devotees, who are nondifferent from Kṛṣṇa’s associates of Vraja, engaged in water sports in Narendra-sarovara, the waters of Narendra became as fortunate as the rivers Yamunā and Ganges.</w:t>
      </w:r>
    </w:p>
    <w:p w14:paraId="1ECAD0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completing their water sports in Narendra, Śrīman Mahāprabhu along with His devotees went to the Jagannātha temple to see Lord Jagannātha. On seeing both moving and stationary Jagannātha together, the devotees offered repeated obeisances to Them. Kāśī Miśra greeted all the devotees with remnants of Lord Jagannātha’s garland. The Lord, enacting the pastime of an instructing spiritual master, displayed the pastime of accepting the remnants of Jagannātha’s garland. Śrīman Mahāprabhu alone knows the glories of serving the Vaiṣṇavas,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the Ganges, and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Mahāprabhu therefore taught Vaiṣṇavas the principles of devotional service by exhibiting the pastime of offering obeisances to the swanlike Vaiṣṇavas. The renounced order of life is the topmost among the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If the son of a person takes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then even the formerly respectable father of that son must offer his son respects. In the same way, Mahāprabhu, the all-respectable Supreme Lord engaged in pastimes as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used to display the pastime of offering respect to the Vaiṣṇavas </w:t>
      </w:r>
      <w:proofErr w:type="gramStart"/>
      <w:r w:rsidRPr="004A2847">
        <w:rPr>
          <w:rStyle w:val="BookTitle"/>
          <w:rFonts w:asciiTheme="minorHAnsi" w:hAnsiTheme="minorHAnsi" w:cstheme="minorHAnsi"/>
          <w:b w:val="0"/>
          <w:bCs w:val="0"/>
          <w:color w:val="000000"/>
          <w:sz w:val="28"/>
          <w:szCs w:val="28"/>
        </w:rPr>
        <w:t>in order to</w:t>
      </w:r>
      <w:proofErr w:type="gramEnd"/>
      <w:r w:rsidRPr="004A2847">
        <w:rPr>
          <w:rStyle w:val="BookTitle"/>
          <w:rFonts w:asciiTheme="minorHAnsi" w:hAnsiTheme="minorHAnsi" w:cstheme="minorHAnsi"/>
          <w:b w:val="0"/>
          <w:bCs w:val="0"/>
          <w:color w:val="000000"/>
          <w:sz w:val="28"/>
          <w:szCs w:val="28"/>
        </w:rPr>
        <w:t xml:space="preserve"> reveal the supremacy of the swanlike Vaiṣṇavas.</w:t>
      </w:r>
    </w:p>
    <w:p w14:paraId="65B57D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Mahāprabhu’s pastimes of worshiping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were unique. The Lord would fill a small pot with choice dirt and plant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in it. Then whenever the Lord would walk in the street chanting the name of Hari, someone would walk with that potted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in front of the Lord. </w:t>
      </w:r>
      <w:proofErr w:type="gramStart"/>
      <w:r w:rsidRPr="004A2847">
        <w:rPr>
          <w:rStyle w:val="BookTitle"/>
          <w:rFonts w:asciiTheme="minorHAnsi" w:hAnsiTheme="minorHAnsi" w:cstheme="minorHAnsi"/>
          <w:b w:val="0"/>
          <w:bCs w:val="0"/>
          <w:color w:val="000000"/>
          <w:sz w:val="28"/>
          <w:szCs w:val="28"/>
        </w:rPr>
        <w:t>Thus</w:t>
      </w:r>
      <w:proofErr w:type="gramEnd"/>
      <w:r w:rsidRPr="004A2847">
        <w:rPr>
          <w:rStyle w:val="BookTitle"/>
          <w:rFonts w:asciiTheme="minorHAnsi" w:hAnsiTheme="minorHAnsi" w:cstheme="minorHAnsi"/>
          <w:b w:val="0"/>
          <w:bCs w:val="0"/>
          <w:color w:val="000000"/>
          <w:sz w:val="28"/>
          <w:szCs w:val="28"/>
        </w:rPr>
        <w:t xml:space="preserve"> the Lord would chant the holy name while seeing and following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Whenever Mahāprabhu would sit down and chant, He would place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by His side so that He could see her while chanting the holy name. Śrīman Mahāprabhu declared that He could not live without seeing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as a fish cannot live out of water. Only those who, rather than imitate, sincerely follow </w:t>
      </w:r>
      <w:r w:rsidRPr="004A2847">
        <w:rPr>
          <w:rStyle w:val="BookTitle"/>
          <w:rFonts w:asciiTheme="minorHAnsi" w:hAnsiTheme="minorHAnsi" w:cstheme="minorHAnsi"/>
          <w:b w:val="0"/>
          <w:bCs w:val="0"/>
          <w:i/>
          <w:iCs/>
          <w:color w:val="000000"/>
          <w:sz w:val="28"/>
          <w:szCs w:val="28"/>
        </w:rPr>
        <w:t xml:space="preserve">śikṣā-guru </w:t>
      </w:r>
      <w:r w:rsidRPr="004A2847">
        <w:rPr>
          <w:rStyle w:val="BookTitle"/>
          <w:rFonts w:asciiTheme="minorHAnsi" w:hAnsiTheme="minorHAnsi" w:cstheme="minorHAnsi"/>
          <w:b w:val="0"/>
          <w:bCs w:val="0"/>
          <w:color w:val="000000"/>
          <w:sz w:val="28"/>
          <w:szCs w:val="28"/>
        </w:rPr>
        <w:t>Nārāyaṇa’s teachings under the guidance of the spiritual master and the Vaiṣṇavas are delivered from the hands of inauspiciousness.</w:t>
      </w:r>
    </w:p>
    <w:p w14:paraId="7E97D2F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 Śrī Mahāprabhu returned to His residence with the devotees. The Lord, who is like a desire tree for the devotees, would satisfy the devotees according to their respective desires. Mahāprabhu always kept the devotees with Him, showing them affection as one would his own </w:t>
      </w:r>
      <w:r w:rsidRPr="004A2847">
        <w:rPr>
          <w:rStyle w:val="BookTitle"/>
          <w:rFonts w:asciiTheme="minorHAnsi" w:hAnsiTheme="minorHAnsi" w:cstheme="minorHAnsi"/>
          <w:b w:val="0"/>
          <w:bCs w:val="0"/>
          <w:color w:val="000000"/>
          <w:sz w:val="28"/>
          <w:szCs w:val="28"/>
        </w:rPr>
        <w:lastRenderedPageBreak/>
        <w:t xml:space="preserve">son, and the devotees also constantly remained absorbed in the blissful service of the Lord. The devotees from Bengal and Nīlācala lived together and engaged in </w:t>
      </w:r>
      <w:r w:rsidRPr="004A2847">
        <w:rPr>
          <w:rStyle w:val="BookTitle"/>
          <w:rFonts w:asciiTheme="minorHAnsi" w:hAnsiTheme="minorHAnsi" w:cstheme="minorHAnsi"/>
          <w:b w:val="0"/>
          <w:bCs w:val="0"/>
          <w:i/>
          <w:iCs/>
          <w:color w:val="000000"/>
          <w:sz w:val="28"/>
          <w:szCs w:val="28"/>
        </w:rPr>
        <w:t xml:space="preserve">kṛṣṇa-kīrtana </w:t>
      </w:r>
      <w:r w:rsidRPr="004A2847">
        <w:rPr>
          <w:rStyle w:val="BookTitle"/>
          <w:rFonts w:asciiTheme="minorHAnsi" w:hAnsiTheme="minorHAnsi" w:cstheme="minorHAnsi"/>
          <w:b w:val="0"/>
          <w:bCs w:val="0"/>
          <w:color w:val="000000"/>
          <w:sz w:val="28"/>
          <w:szCs w:val="28"/>
        </w:rPr>
        <w:t xml:space="preserve">without consideration of caste or place of birth. By the mercy of Śrī Caitanyadeva, everyone received an opportunity to see the Vaiṣṇavas from Śvetadvīpa. Śrī Advaita Ācārya repeatedly said with His own mouth that only by the mercy of Śrī Caitanya did He also </w:t>
      </w:r>
      <w:proofErr w:type="gramStart"/>
      <w:r w:rsidRPr="004A2847">
        <w:rPr>
          <w:rStyle w:val="BookTitle"/>
          <w:rFonts w:asciiTheme="minorHAnsi" w:hAnsiTheme="minorHAnsi" w:cstheme="minorHAnsi"/>
          <w:b w:val="0"/>
          <w:bCs w:val="0"/>
          <w:color w:val="000000"/>
          <w:sz w:val="28"/>
          <w:szCs w:val="28"/>
        </w:rPr>
        <w:t>have the opportunity to</w:t>
      </w:r>
      <w:proofErr w:type="gramEnd"/>
      <w:r w:rsidRPr="004A2847">
        <w:rPr>
          <w:rStyle w:val="BookTitle"/>
          <w:rFonts w:asciiTheme="minorHAnsi" w:hAnsiTheme="minorHAnsi" w:cstheme="minorHAnsi"/>
          <w:b w:val="0"/>
          <w:bCs w:val="0"/>
          <w:color w:val="000000"/>
          <w:sz w:val="28"/>
          <w:szCs w:val="28"/>
        </w:rPr>
        <w:t xml:space="preserve"> see those exalted Vaiṣṇavas, whom even the demigods are unable to see. The Vaiṣṇavas are </w:t>
      </w:r>
      <w:proofErr w:type="gramStart"/>
      <w:r w:rsidRPr="004A2847">
        <w:rPr>
          <w:rStyle w:val="BookTitle"/>
          <w:rFonts w:asciiTheme="minorHAnsi" w:hAnsiTheme="minorHAnsi" w:cstheme="minorHAnsi"/>
          <w:b w:val="0"/>
          <w:bCs w:val="0"/>
          <w:color w:val="000000"/>
          <w:sz w:val="28"/>
          <w:szCs w:val="28"/>
        </w:rPr>
        <w:t>actually the</w:t>
      </w:r>
      <w:proofErr w:type="gramEnd"/>
      <w:r w:rsidRPr="004A2847">
        <w:rPr>
          <w:rStyle w:val="BookTitle"/>
          <w:rFonts w:asciiTheme="minorHAnsi" w:hAnsiTheme="minorHAnsi" w:cstheme="minorHAnsi"/>
          <w:b w:val="0"/>
          <w:bCs w:val="0"/>
          <w:color w:val="000000"/>
          <w:sz w:val="28"/>
          <w:szCs w:val="28"/>
        </w:rPr>
        <w:t xml:space="preserve"> Supreme Lord’s eternal associates, who accompany the Lord when He descends in this world. Just as Lord Vāsudeva appears with Pradyumna, Aniruddha, and Saṅkarṣaṇa, and as Lord Rāmacandra appears with Lakṣmaṇa, Bharata, and Śatrughna, similarly, these Vaiṣṇavas appear by the order of Mahāprabhu to assist the Lord in His pastimes.</w:t>
      </w:r>
    </w:p>
    <w:p w14:paraId="218561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 birth and pastimes enjoyed by Vaiṣṇavas are not the fruits of their karma. By the Lord’s will the Vaiṣṇavas appear in this world to assist the Lord in His pastimes, and by the Lord’s will they disappear from this world.</w:t>
      </w:r>
    </w:p>
    <w:p w14:paraId="14E89AAC" w14:textId="556ECF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8.001</w:t>
      </w:r>
    </w:p>
    <w:p w14:paraId="3A826A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383830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mahāprabhu śrī-kṛṣṇa-caitanya</w:t>
      </w:r>
      <w:r w:rsidRPr="004A2847">
        <w:rPr>
          <w:rStyle w:val="BookTitle"/>
          <w:rFonts w:asciiTheme="minorHAnsi" w:hAnsiTheme="minorHAnsi" w:cstheme="minorHAnsi"/>
          <w:b w:val="0"/>
          <w:bCs w:val="0"/>
          <w:color w:val="000000"/>
          <w:sz w:val="28"/>
          <w:szCs w:val="28"/>
        </w:rPr>
        <w:br/>
        <w:t>jaya jaya nityānanda tribhuvana-dhanya</w:t>
      </w:r>
    </w:p>
    <w:p w14:paraId="5EB33F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Mahāprabhu! All glories to Nityānanda Prabhu, who made the three worlds glorious!</w:t>
      </w:r>
    </w:p>
    <w:p w14:paraId="1D90F326" w14:textId="6FBEAC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8.002</w:t>
      </w:r>
    </w:p>
    <w:p w14:paraId="5CCCC1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363312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bhakta-goṣṭhī-sahita gaurāṅga jaya jaya</w:t>
      </w:r>
      <w:r w:rsidRPr="004A2847">
        <w:rPr>
          <w:rStyle w:val="BookTitle"/>
          <w:rFonts w:asciiTheme="minorHAnsi" w:hAnsiTheme="minorHAnsi" w:cstheme="minorHAnsi"/>
          <w:b w:val="0"/>
          <w:bCs w:val="0"/>
          <w:color w:val="000000"/>
          <w:sz w:val="28"/>
          <w:szCs w:val="28"/>
        </w:rPr>
        <w:br/>
        <w:t>śunile caitanya-kathā bhakti-labhya haya</w:t>
      </w:r>
    </w:p>
    <w:p w14:paraId="6061B0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Gaurāṅga and His devotees! Just by hearing the glories of Lord Caitanya one attains devotional service.</w:t>
      </w:r>
    </w:p>
    <w:p w14:paraId="1EAAC334" w14:textId="3FCFDF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8.003</w:t>
      </w:r>
    </w:p>
    <w:p w14:paraId="180F60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20F155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śuna vaiṣṇava-sabāra āgamana</w:t>
      </w:r>
      <w:r w:rsidRPr="004A2847">
        <w:rPr>
          <w:rStyle w:val="BookTitle"/>
          <w:rFonts w:asciiTheme="minorHAnsi" w:hAnsiTheme="minorHAnsi" w:cstheme="minorHAnsi"/>
          <w:b w:val="0"/>
          <w:bCs w:val="0"/>
          <w:color w:val="000000"/>
          <w:sz w:val="28"/>
          <w:szCs w:val="28"/>
        </w:rPr>
        <w:br/>
        <w:t>ācārya-gosāñi ādi yata bhakta-gaṇa</w:t>
      </w:r>
    </w:p>
    <w:p w14:paraId="6575C7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Please hear now about the arrival of the Vaiṣṇavas headed by Advaita Ācārya.</w:t>
      </w:r>
    </w:p>
    <w:p w14:paraId="7277643D" w14:textId="40CD7C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8.004</w:t>
      </w:r>
    </w:p>
    <w:p w14:paraId="694D7D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5CDB70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śrī-ratha-yātrāra āsi’ haila samaya</w:t>
      </w:r>
      <w:r w:rsidRPr="004A2847">
        <w:rPr>
          <w:rStyle w:val="BookTitle"/>
          <w:rFonts w:asciiTheme="minorHAnsi" w:hAnsiTheme="minorHAnsi" w:cstheme="minorHAnsi"/>
          <w:b w:val="0"/>
          <w:bCs w:val="0"/>
          <w:color w:val="000000"/>
          <w:sz w:val="28"/>
          <w:szCs w:val="28"/>
        </w:rPr>
        <w:br/>
        <w:t>nīlācale bhakta-goṣṭhī haila vijaya</w:t>
      </w:r>
    </w:p>
    <w:p w14:paraId="6974D4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time for Ratha-yātrā arrived, all the devotees came to Nīlācala.</w:t>
      </w:r>
    </w:p>
    <w:p w14:paraId="42174F98" w14:textId="47F045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8.005</w:t>
      </w:r>
    </w:p>
    <w:p w14:paraId="135559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4C4CEC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īśvara-ājñāya prati vatsare vatsare</w:t>
      </w:r>
      <w:r w:rsidRPr="004A2847">
        <w:rPr>
          <w:rStyle w:val="BookTitle"/>
          <w:rFonts w:asciiTheme="minorHAnsi" w:hAnsiTheme="minorHAnsi" w:cstheme="minorHAnsi"/>
          <w:b w:val="0"/>
          <w:bCs w:val="0"/>
          <w:color w:val="000000"/>
          <w:sz w:val="28"/>
          <w:szCs w:val="28"/>
        </w:rPr>
        <w:br/>
        <w:t>sabe āisena ratha-yātrā dekhibāre</w:t>
      </w:r>
    </w:p>
    <w:p w14:paraId="3E0E2A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instruction of the Lord, the devotees would come every year to attend the Ratha-yātrā.</w:t>
      </w:r>
    </w:p>
    <w:p w14:paraId="407235E2" w14:textId="3F2D19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8.006</w:t>
      </w:r>
    </w:p>
    <w:p w14:paraId="788A04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61D7D3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ācārya-gosāñī agre kari’ bhakta-gaṇa</w:t>
      </w:r>
      <w:r w:rsidRPr="004A2847">
        <w:rPr>
          <w:rStyle w:val="BookTitle"/>
          <w:rFonts w:asciiTheme="minorHAnsi" w:hAnsiTheme="minorHAnsi" w:cstheme="minorHAnsi"/>
          <w:b w:val="0"/>
          <w:bCs w:val="0"/>
          <w:color w:val="000000"/>
          <w:sz w:val="28"/>
          <w:szCs w:val="28"/>
        </w:rPr>
        <w:br/>
        <w:t>sabe nīlācala-prati karilā gamana</w:t>
      </w:r>
    </w:p>
    <w:p w14:paraId="2FD738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Keeping Advaita Ācārya in front, the devotees traveled to Nīlācala.</w:t>
      </w:r>
    </w:p>
    <w:p w14:paraId="6E9D2F33" w14:textId="0B8435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8.007</w:t>
      </w:r>
    </w:p>
    <w:p w14:paraId="1F28A3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7520B5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ṭhākura-paṇḍita śrīnivāsa</w:t>
      </w:r>
      <w:r w:rsidRPr="004A2847">
        <w:rPr>
          <w:rStyle w:val="BookTitle"/>
          <w:rFonts w:asciiTheme="minorHAnsi" w:hAnsiTheme="minorHAnsi" w:cstheme="minorHAnsi"/>
          <w:b w:val="0"/>
          <w:bCs w:val="0"/>
          <w:color w:val="000000"/>
          <w:sz w:val="28"/>
          <w:szCs w:val="28"/>
        </w:rPr>
        <w:br/>
        <w:t>yāṅhāra mandire haila caitanya-vilāsa</w:t>
      </w:r>
    </w:p>
    <w:p w14:paraId="02CFB6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Paṇḍita, in whose house Lord Caitanya performed His pastimes, came along.</w:t>
      </w:r>
    </w:p>
    <w:p w14:paraId="759EFE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Twenty-five.</w:t>
      </w:r>
    </w:p>
    <w:p w14:paraId="6F8B136A" w14:textId="2C1F10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8.008</w:t>
      </w:r>
    </w:p>
    <w:p w14:paraId="4574CA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2C87DB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calila ācāryaratna śrī-candraśekhara</w:t>
      </w:r>
      <w:r w:rsidRPr="004A2847">
        <w:rPr>
          <w:rStyle w:val="BookTitle"/>
          <w:rFonts w:asciiTheme="minorHAnsi" w:hAnsiTheme="minorHAnsi" w:cstheme="minorHAnsi"/>
          <w:b w:val="0"/>
          <w:bCs w:val="0"/>
          <w:color w:val="000000"/>
          <w:sz w:val="28"/>
          <w:szCs w:val="28"/>
        </w:rPr>
        <w:br/>
        <w:t>devī-bhāve yāṅra gṛhe nācilāīśvara</w:t>
      </w:r>
    </w:p>
    <w:p w14:paraId="72FF4D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Candraśekhara Ācārya, in whose house the Lord danced as Devī, also came.</w:t>
      </w:r>
    </w:p>
    <w:p w14:paraId="474EE8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Eighteen, text 31.</w:t>
      </w:r>
    </w:p>
    <w:p w14:paraId="3929F041" w14:textId="0665EB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8.009</w:t>
      </w:r>
    </w:p>
    <w:p w14:paraId="18F2AE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3128C9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hariṣe paṇḍita-gaṅgādāsa</w:t>
      </w:r>
      <w:r w:rsidRPr="004A2847">
        <w:rPr>
          <w:rStyle w:val="BookTitle"/>
          <w:rFonts w:asciiTheme="minorHAnsi" w:hAnsiTheme="minorHAnsi" w:cstheme="minorHAnsi"/>
          <w:b w:val="0"/>
          <w:bCs w:val="0"/>
          <w:color w:val="000000"/>
          <w:sz w:val="28"/>
          <w:szCs w:val="28"/>
        </w:rPr>
        <w:br/>
        <w:t>yāṅhāra smaraṇe haya karma-bandha-nāśa</w:t>
      </w:r>
    </w:p>
    <w:p w14:paraId="04C1B4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Gaṅgādāsa Paṇḍita came. Simply by remembering him, one’s fruitive bondage is destroyed.</w:t>
      </w:r>
    </w:p>
    <w:p w14:paraId="1646AE2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Ten, and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Two, text 99.</w:t>
      </w:r>
    </w:p>
    <w:p w14:paraId="30940801" w14:textId="492058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8.010</w:t>
      </w:r>
    </w:p>
    <w:p w14:paraId="3A03CF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3F2FCF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puṇḍarīka-vidyānidhi calilā ānande</w:t>
      </w:r>
      <w:r w:rsidRPr="004A2847">
        <w:rPr>
          <w:rStyle w:val="BookTitle"/>
          <w:rFonts w:asciiTheme="minorHAnsi" w:hAnsiTheme="minorHAnsi" w:cstheme="minorHAnsi"/>
          <w:b w:val="0"/>
          <w:bCs w:val="0"/>
          <w:color w:val="000000"/>
          <w:sz w:val="28"/>
          <w:szCs w:val="28"/>
        </w:rPr>
        <w:br/>
        <w:t>uccaiḥ-svare yāṅre smari’ gauracandra kānde</w:t>
      </w:r>
    </w:p>
    <w:p w14:paraId="28421A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Puṇḍarīka Vidyānidhi also joyfully came. While remembering him, the Lord cried loudly.</w:t>
      </w:r>
    </w:p>
    <w:p w14:paraId="0AF4C0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Seven, texts 11-13 and 15.</w:t>
      </w:r>
    </w:p>
    <w:p w14:paraId="6A98CFE7" w14:textId="6ABF7B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8.011</w:t>
      </w:r>
    </w:p>
    <w:p w14:paraId="036CD2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00D041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hariṣe paṇḍita vakreśvara</w:t>
      </w:r>
      <w:r w:rsidRPr="004A2847">
        <w:rPr>
          <w:rStyle w:val="BookTitle"/>
          <w:rFonts w:asciiTheme="minorHAnsi" w:hAnsiTheme="minorHAnsi" w:cstheme="minorHAnsi"/>
          <w:b w:val="0"/>
          <w:bCs w:val="0"/>
          <w:color w:val="000000"/>
          <w:sz w:val="28"/>
          <w:szCs w:val="28"/>
        </w:rPr>
        <w:br/>
        <w:t>ye nācite kīrtanīyāśrī-gaurasundara</w:t>
      </w:r>
    </w:p>
    <w:p w14:paraId="5076A9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Vakreśvara Paṇḍita, who danced while the Lord performed</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happily came along.</w:t>
      </w:r>
    </w:p>
    <w:p w14:paraId="734BDCA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Three, texts 469-473.</w:t>
      </w:r>
    </w:p>
    <w:p w14:paraId="405CDABE" w14:textId="6D8A8A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8.012</w:t>
      </w:r>
    </w:p>
    <w:p w14:paraId="454090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58F090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calila pradyumna brahmacārī mahāśaya</w:t>
      </w:r>
      <w:r w:rsidRPr="004A2847">
        <w:rPr>
          <w:rStyle w:val="BookTitle"/>
          <w:rFonts w:asciiTheme="minorHAnsi" w:hAnsiTheme="minorHAnsi" w:cstheme="minorHAnsi"/>
          <w:b w:val="0"/>
          <w:bCs w:val="0"/>
          <w:color w:val="000000"/>
          <w:sz w:val="28"/>
          <w:szCs w:val="28"/>
        </w:rPr>
        <w:br/>
        <w:t>sākṣāt nṛsiṁha yāṅra saṅge kathā kaya</w:t>
      </w:r>
    </w:p>
    <w:p w14:paraId="1FD2BA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Pradyumna Brahmācārī also came. Lord Nṛsiṁhadeva used to talk with him directly.</w:t>
      </w:r>
    </w:p>
    <w:p w14:paraId="724BBB2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Three, texts 186-187.</w:t>
      </w:r>
    </w:p>
    <w:p w14:paraId="5E5740F3" w14:textId="2E2492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8.013</w:t>
      </w:r>
    </w:p>
    <w:p w14:paraId="546381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086309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ullāse ṭhākura haridāsa</w:t>
      </w:r>
      <w:r w:rsidRPr="004A2847">
        <w:rPr>
          <w:rStyle w:val="BookTitle"/>
          <w:rFonts w:asciiTheme="minorHAnsi" w:hAnsiTheme="minorHAnsi" w:cstheme="minorHAnsi"/>
          <w:b w:val="0"/>
          <w:bCs w:val="0"/>
          <w:color w:val="000000"/>
          <w:sz w:val="28"/>
          <w:szCs w:val="28"/>
        </w:rPr>
        <w:br/>
        <w:t>āra haridāsa yāṅra sindhu-kūle vāsa</w:t>
      </w:r>
    </w:p>
    <w:p w14:paraId="5A6FB6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Haridāsa Ṭhākura joyfully came, and another Haridāsa who stayed at the shore of the ocean also came.</w:t>
      </w:r>
    </w:p>
    <w:p w14:paraId="0ABC587C" w14:textId="41F781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8.014</w:t>
      </w:r>
    </w:p>
    <w:p w14:paraId="769B45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3DB95E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vāsudeva-datta mahāśaya</w:t>
      </w:r>
      <w:r w:rsidRPr="004A2847">
        <w:rPr>
          <w:rStyle w:val="BookTitle"/>
          <w:rFonts w:asciiTheme="minorHAnsi" w:hAnsiTheme="minorHAnsi" w:cstheme="minorHAnsi"/>
          <w:b w:val="0"/>
          <w:bCs w:val="0"/>
          <w:color w:val="000000"/>
          <w:sz w:val="28"/>
          <w:szCs w:val="28"/>
        </w:rPr>
        <w:br/>
        <w:t>yāṅra sthāne kṛṣṇa haya āpane vikraya</w:t>
      </w:r>
    </w:p>
    <w:p w14:paraId="0B64C9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Vāsudeva Datta, unto whom Lord Kṛṣṇa sold Himself, also came.</w:t>
      </w:r>
    </w:p>
    <w:p w14:paraId="348B9A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Five, texts 26-28.</w:t>
      </w:r>
    </w:p>
    <w:p w14:paraId="6ABE0EF9" w14:textId="39B3FD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8.015</w:t>
      </w:r>
    </w:p>
    <w:p w14:paraId="18514D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020DBE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calilā mukunda-datta kṛṣṇera gāyana</w:t>
      </w:r>
      <w:r w:rsidRPr="004A2847">
        <w:rPr>
          <w:rStyle w:val="BookTitle"/>
          <w:rFonts w:asciiTheme="minorHAnsi" w:hAnsiTheme="minorHAnsi" w:cstheme="minorHAnsi"/>
          <w:b w:val="0"/>
          <w:bCs w:val="0"/>
          <w:color w:val="000000"/>
          <w:sz w:val="28"/>
          <w:szCs w:val="28"/>
        </w:rPr>
        <w:br/>
        <w:t>śivānanda-sena-ādi laiyā āpta-gaṇa</w:t>
      </w:r>
    </w:p>
    <w:p w14:paraId="6461B3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Mukunda Datta, Lord Kṛṣṇa’s singer, also came. Śivānanda Sena and others brought their families along.</w:t>
      </w:r>
    </w:p>
    <w:p w14:paraId="133510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xml:space="preserve">, Chapter Twenty-six, texts 158-159,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One, texts 84-85, and Chapter Two, text 122.</w:t>
      </w:r>
    </w:p>
    <w:p w14:paraId="75BA0295" w14:textId="25C8D9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8.016</w:t>
      </w:r>
    </w:p>
    <w:p w14:paraId="7C01FA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72F2E6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calilā govindānanda premete vihvala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daśadik haya yāṅra smaraṇe nirmala</w:t>
      </w:r>
    </w:p>
    <w:p w14:paraId="6B93B1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Govindānanda, who was overwhelmed with ecstatic love of God, also came. By remembering him, the ten directions are purified.</w:t>
      </w:r>
    </w:p>
    <w:p w14:paraId="1C0999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Eight, text 113, and Chapter Thirteen, text 337.</w:t>
      </w:r>
    </w:p>
    <w:p w14:paraId="37492E8D" w14:textId="20147D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8.017</w:t>
      </w:r>
    </w:p>
    <w:p w14:paraId="0D8BAC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4259AC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calila govinda-datta mahāharṣa mane</w:t>
      </w:r>
      <w:r w:rsidRPr="004A2847">
        <w:rPr>
          <w:rStyle w:val="BookTitle"/>
          <w:rFonts w:asciiTheme="minorHAnsi" w:hAnsiTheme="minorHAnsi" w:cstheme="minorHAnsi"/>
          <w:b w:val="0"/>
          <w:bCs w:val="0"/>
          <w:color w:val="000000"/>
          <w:sz w:val="28"/>
          <w:szCs w:val="28"/>
        </w:rPr>
        <w:br/>
        <w:t>mūla haiyā ye kīrtana kare prabhu-sane</w:t>
      </w:r>
    </w:p>
    <w:p w14:paraId="054A7F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Govinda Datta, who led</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in the Lord’s party, also jubilantly came.</w:t>
      </w:r>
    </w:p>
    <w:p w14:paraId="160BD3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Twenty-three, text 20.</w:t>
      </w:r>
    </w:p>
    <w:p w14:paraId="5EC69DC6" w14:textId="2C6A7B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8.018</w:t>
      </w:r>
    </w:p>
    <w:p w14:paraId="049FA3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7B5F88C4" w14:textId="049A3D4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āṅkhariyā</w:t>
      </w:r>
      <w:ins w:id="305" w:author="your servant" w:date="2020-06-17T14:52:00Z">
        <w:r w:rsidR="006A7D3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śrī-vijaya-dāsa</w:t>
      </w:r>
      <w:r w:rsidRPr="004A2847">
        <w:rPr>
          <w:rStyle w:val="BookTitle"/>
          <w:rFonts w:asciiTheme="minorHAnsi" w:hAnsiTheme="minorHAnsi" w:cstheme="minorHAnsi"/>
          <w:b w:val="0"/>
          <w:bCs w:val="0"/>
          <w:color w:val="000000"/>
          <w:sz w:val="28"/>
          <w:szCs w:val="28"/>
        </w:rPr>
        <w:br/>
        <w:t>’ratnabāhu’ yāṅre prabhu karila prakāśa</w:t>
      </w:r>
    </w:p>
    <w:p w14:paraId="1B0EBB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Vijaya dāsa, the writer whom the Lord called Ratnabāhu [jewel-handed], also came.</w:t>
      </w:r>
    </w:p>
    <w:p w14:paraId="1F4446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Twenty-six, texts 37-55.</w:t>
      </w:r>
    </w:p>
    <w:p w14:paraId="19593E76" w14:textId="58287D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8.019</w:t>
      </w:r>
    </w:p>
    <w:p w14:paraId="0FBDEA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03E905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sadāśiva-paṇḍita calila śuddha-mati</w:t>
      </w:r>
      <w:r w:rsidRPr="004A2847">
        <w:rPr>
          <w:rStyle w:val="BookTitle"/>
          <w:rFonts w:asciiTheme="minorHAnsi" w:hAnsiTheme="minorHAnsi" w:cstheme="minorHAnsi"/>
          <w:b w:val="0"/>
          <w:bCs w:val="0"/>
          <w:color w:val="000000"/>
          <w:sz w:val="28"/>
          <w:szCs w:val="28"/>
        </w:rPr>
        <w:br/>
        <w:t>yāṅra ghare pūrve nityānandera vasati</w:t>
      </w:r>
    </w:p>
    <w:p w14:paraId="1D7B02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pure-hearted Sadāśiva Paṇḍita, in whose house Nityānanda previously resided, also came.</w:t>
      </w:r>
    </w:p>
    <w:p w14:paraId="13122C3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Ten, text 34.</w:t>
      </w:r>
    </w:p>
    <w:p w14:paraId="3B370117" w14:textId="3720E8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8.020</w:t>
      </w:r>
    </w:p>
    <w:p w14:paraId="483191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309FBE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puruṣottama-sañjaya calilā harṣa-mane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ye prabhura mukhya śiṣya pūrva adhyayane</w:t>
      </w:r>
    </w:p>
    <w:p w14:paraId="7B4C5C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Puruṣottama Sañjaya, who was the Lord’s principal student when the Lord taught, also jubilantly came.</w:t>
      </w:r>
    </w:p>
    <w:p w14:paraId="3B72A8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One, text 129.</w:t>
      </w:r>
    </w:p>
    <w:p w14:paraId="38C62FE2" w14:textId="1B1728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8.021</w:t>
      </w:r>
    </w:p>
    <w:p w14:paraId="2627D1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608A26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bali’ calilena paṇḍita śrīmān</w:t>
      </w:r>
      <w:r w:rsidRPr="004A2847">
        <w:rPr>
          <w:rStyle w:val="BookTitle"/>
          <w:rFonts w:asciiTheme="minorHAnsi" w:hAnsiTheme="minorHAnsi" w:cstheme="minorHAnsi"/>
          <w:b w:val="0"/>
          <w:bCs w:val="0"/>
          <w:color w:val="000000"/>
          <w:sz w:val="28"/>
          <w:szCs w:val="28"/>
        </w:rPr>
        <w:br/>
        <w:t>prabhu-nṛtye ye deuṭī dharena sāvadhāna</w:t>
      </w:r>
    </w:p>
    <w:p w14:paraId="2EFD52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Śrīmān Paṇḍita chanted, “Hari </w:t>
      </w:r>
      <w:commentRangeStart w:id="306"/>
      <w:r w:rsidRPr="004A2847">
        <w:rPr>
          <w:rStyle w:val="BookTitle"/>
          <w:rFonts w:asciiTheme="minorHAnsi" w:hAnsiTheme="minorHAnsi" w:cstheme="minorHAnsi"/>
          <w:b/>
          <w:bCs/>
          <w:color w:val="800000"/>
          <w:sz w:val="28"/>
          <w:szCs w:val="28"/>
        </w:rPr>
        <w:t>bol</w:t>
      </w:r>
      <w:commentRangeEnd w:id="306"/>
      <w:r w:rsidR="006A7D3A">
        <w:rPr>
          <w:rStyle w:val="CommentReference"/>
          <w:b w:val="0"/>
          <w:bCs w:val="0"/>
          <w:color w:val="auto"/>
        </w:rPr>
        <w:commentReference w:id="306"/>
      </w:r>
      <w:r w:rsidRPr="004A2847">
        <w:rPr>
          <w:rStyle w:val="BookTitle"/>
          <w:rFonts w:asciiTheme="minorHAnsi" w:hAnsiTheme="minorHAnsi" w:cstheme="minorHAnsi"/>
          <w:b/>
          <w:bCs/>
          <w:color w:val="800000"/>
          <w:sz w:val="28"/>
          <w:szCs w:val="28"/>
        </w:rPr>
        <w:t>!” as he came. He carried a torch to light the way when the Lord performed</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w:t>
      </w:r>
    </w:p>
    <w:p w14:paraId="4748DAB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Eighteen, text 157.</w:t>
      </w:r>
    </w:p>
    <w:p w14:paraId="50FC1957" w14:textId="090431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8.022</w:t>
      </w:r>
    </w:p>
    <w:p w14:paraId="7264FD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275F76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nandana-ācārya calilena prīta-mane</w:t>
      </w:r>
      <w:r w:rsidRPr="004A2847">
        <w:rPr>
          <w:rStyle w:val="BookTitle"/>
          <w:rFonts w:asciiTheme="minorHAnsi" w:hAnsiTheme="minorHAnsi" w:cstheme="minorHAnsi"/>
          <w:b w:val="0"/>
          <w:bCs w:val="0"/>
          <w:color w:val="000000"/>
          <w:sz w:val="28"/>
          <w:szCs w:val="28"/>
        </w:rPr>
        <w:br/>
        <w:t>nityānanda yāṅra gṛhe āilā prathame</w:t>
      </w:r>
    </w:p>
    <w:p w14:paraId="1449E9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Nandana Ācārya, in whose house Lord Nityānanda first stayed, also came along in ecstasy.</w:t>
      </w:r>
    </w:p>
    <w:p w14:paraId="728033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Three, text 123.</w:t>
      </w:r>
    </w:p>
    <w:p w14:paraId="3B3F0AA4" w14:textId="294179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8.023</w:t>
      </w:r>
    </w:p>
    <w:p w14:paraId="7C8814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0B8D847E" w14:textId="101EB1D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hariṣe calilā</w:t>
      </w:r>
      <w:ins w:id="307" w:author="your servant" w:date="2020-06-17T14:52:00Z">
        <w:r w:rsidR="006A7D3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śuklāmbara brahmacārī</w:t>
      </w:r>
      <w:r w:rsidRPr="004A2847">
        <w:rPr>
          <w:rStyle w:val="BookTitle"/>
          <w:rFonts w:asciiTheme="minorHAnsi" w:hAnsiTheme="minorHAnsi" w:cstheme="minorHAnsi"/>
          <w:b w:val="0"/>
          <w:bCs w:val="0"/>
          <w:color w:val="000000"/>
          <w:sz w:val="28"/>
          <w:szCs w:val="28"/>
        </w:rPr>
        <w:br/>
        <w:t>yāṅra anna māgi’ khāilena gaurahari</w:t>
      </w:r>
    </w:p>
    <w:p w14:paraId="4F209B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Śuklāmbara Brahmācārī also happily came. Gaurahari personally begged rice from him and ate it.</w:t>
      </w:r>
    </w:p>
    <w:p w14:paraId="30F00EE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Sixteen, texts 108-148.</w:t>
      </w:r>
    </w:p>
    <w:p w14:paraId="0477D5E3" w14:textId="47B52D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8.024</w:t>
      </w:r>
    </w:p>
    <w:p w14:paraId="04551A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4FE70482" w14:textId="2C2CDBE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akiñcana kṛṣṇadāsa calilā</w:t>
      </w:r>
      <w:ins w:id="308" w:author="your servant" w:date="2020-06-17T14:52:00Z">
        <w:r w:rsidR="006A7D3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śrīdhara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yāṅra jala pāna kailā prabhu viśvambhara</w:t>
      </w:r>
    </w:p>
    <w:p w14:paraId="6CA4BE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Śrīdhara, the materially impoverished servant of Kṛṣṇa, also came. Lord Viśvambhara drank his water.</w:t>
      </w:r>
    </w:p>
    <w:p w14:paraId="073894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Twenty-three, texts 432-490.</w:t>
      </w:r>
    </w:p>
    <w:p w14:paraId="20A84D47" w14:textId="0FCAFF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8.025</w:t>
      </w:r>
    </w:p>
    <w:p w14:paraId="73A965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449574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lekhaka—paṇḍita bhagavān</w:t>
      </w:r>
      <w:r w:rsidRPr="004A2847">
        <w:rPr>
          <w:rStyle w:val="BookTitle"/>
          <w:rFonts w:asciiTheme="minorHAnsi" w:hAnsiTheme="minorHAnsi" w:cstheme="minorHAnsi"/>
          <w:b w:val="0"/>
          <w:bCs w:val="0"/>
          <w:color w:val="000000"/>
          <w:sz w:val="28"/>
          <w:szCs w:val="28"/>
        </w:rPr>
        <w:br/>
        <w:t>yāṅra dehe kṛṣṇa haiyāchila adhiṣṭhāna</w:t>
      </w:r>
    </w:p>
    <w:p w14:paraId="34B317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Bhagavān Paṇḍita, the writer in whose body Lord Kṛṣṇa appeared, also came.</w:t>
      </w:r>
    </w:p>
    <w:p w14:paraId="55A65C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Ten, text 69.</w:t>
      </w:r>
    </w:p>
    <w:p w14:paraId="6A4A0D21" w14:textId="67B6F6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8.026</w:t>
      </w:r>
    </w:p>
    <w:p w14:paraId="35E6A6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6C81B1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gopīnātha paṇḍita āra śrīgarbha-paṇḍita</w:t>
      </w:r>
      <w:r w:rsidRPr="004A2847">
        <w:rPr>
          <w:rStyle w:val="BookTitle"/>
          <w:rFonts w:asciiTheme="minorHAnsi" w:hAnsiTheme="minorHAnsi" w:cstheme="minorHAnsi"/>
          <w:b w:val="0"/>
          <w:bCs w:val="0"/>
          <w:color w:val="000000"/>
          <w:sz w:val="28"/>
          <w:szCs w:val="28"/>
        </w:rPr>
        <w:br/>
        <w:t>calilena dui kṛṣṇa-vigraha niścita</w:t>
      </w:r>
    </w:p>
    <w:p w14:paraId="46756C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Gopīnātha Paṇḍita and Śrīgarbha Paṇḍita, who were both certainly forms of Kṛṣṇa, also came.</w:t>
      </w:r>
    </w:p>
    <w:p w14:paraId="21D6DE20" w14:textId="1C97DA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8.027</w:t>
      </w:r>
    </w:p>
    <w:p w14:paraId="4B142A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5FB7BE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vanamālī paṇḍita maṅgala</w:t>
      </w:r>
      <w:r w:rsidRPr="004A2847">
        <w:rPr>
          <w:rStyle w:val="BookTitle"/>
          <w:rFonts w:asciiTheme="minorHAnsi" w:hAnsiTheme="minorHAnsi" w:cstheme="minorHAnsi"/>
          <w:b w:val="0"/>
          <w:bCs w:val="0"/>
          <w:color w:val="000000"/>
          <w:sz w:val="28"/>
          <w:szCs w:val="28"/>
        </w:rPr>
        <w:br/>
        <w:t>ye dekhila suvarṇera śrī-hala-muṣala</w:t>
      </w:r>
    </w:p>
    <w:p w14:paraId="2710E6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auspicious Vanamālī Paṇḍita also came. He saw a golden club and plow in the Lord’s </w:t>
      </w:r>
      <w:commentRangeStart w:id="309"/>
      <w:r w:rsidRPr="004A2847">
        <w:rPr>
          <w:rStyle w:val="BookTitle"/>
          <w:rFonts w:asciiTheme="minorHAnsi" w:hAnsiTheme="minorHAnsi" w:cstheme="minorHAnsi"/>
          <w:b/>
          <w:bCs/>
          <w:color w:val="800000"/>
          <w:sz w:val="28"/>
          <w:szCs w:val="28"/>
        </w:rPr>
        <w:t>hands</w:t>
      </w:r>
      <w:commentRangeEnd w:id="309"/>
      <w:r w:rsidR="006A7D3A">
        <w:rPr>
          <w:rStyle w:val="CommentReference"/>
          <w:b w:val="0"/>
          <w:bCs w:val="0"/>
          <w:color w:val="auto"/>
        </w:rPr>
        <w:commentReference w:id="309"/>
      </w:r>
      <w:r w:rsidRPr="004A2847">
        <w:rPr>
          <w:rStyle w:val="BookTitle"/>
          <w:rFonts w:asciiTheme="minorHAnsi" w:hAnsiTheme="minorHAnsi" w:cstheme="minorHAnsi"/>
          <w:b/>
          <w:bCs/>
          <w:color w:val="800000"/>
          <w:sz w:val="28"/>
          <w:szCs w:val="28"/>
        </w:rPr>
        <w:t>.</w:t>
      </w:r>
    </w:p>
    <w:p w14:paraId="4E57C451" w14:textId="6790DF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8.028</w:t>
      </w:r>
    </w:p>
    <w:p w14:paraId="181327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31E300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jagadīśa-paṇḍita hiraṇya-bhāgavata</w:t>
      </w:r>
      <w:r w:rsidRPr="004A2847">
        <w:rPr>
          <w:rStyle w:val="BookTitle"/>
          <w:rFonts w:asciiTheme="minorHAnsi" w:hAnsiTheme="minorHAnsi" w:cstheme="minorHAnsi"/>
          <w:b w:val="0"/>
          <w:bCs w:val="0"/>
          <w:color w:val="000000"/>
          <w:sz w:val="28"/>
          <w:szCs w:val="28"/>
        </w:rPr>
        <w:br/>
        <w:t>hariṣe calilā dui kṛṣṇa-rase matta</w:t>
      </w:r>
    </w:p>
    <w:p w14:paraId="6C8613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Jagadīśa Paṇḍita and Hiraṇya Bhāgavata, who were both intoxicated in the </w:t>
      </w:r>
      <w:r w:rsidRPr="004A2847">
        <w:rPr>
          <w:rStyle w:val="BookTitle"/>
          <w:rFonts w:asciiTheme="minorHAnsi" w:hAnsiTheme="minorHAnsi" w:cstheme="minorHAnsi"/>
          <w:b/>
          <w:bCs/>
          <w:color w:val="800000"/>
          <w:sz w:val="28"/>
          <w:szCs w:val="28"/>
        </w:rPr>
        <w:lastRenderedPageBreak/>
        <w:t>mellows of ecstatic love for Kṛṣṇa, also joyfully came.</w:t>
      </w:r>
    </w:p>
    <w:p w14:paraId="6EA1E7C5" w14:textId="329A4C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8.029</w:t>
      </w:r>
    </w:p>
    <w:p w14:paraId="54455C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0401A9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śiśu-rūpe prabhu ye duira ghare</w:t>
      </w:r>
      <w:r w:rsidRPr="004A2847">
        <w:rPr>
          <w:rStyle w:val="BookTitle"/>
          <w:rFonts w:asciiTheme="minorHAnsi" w:hAnsiTheme="minorHAnsi" w:cstheme="minorHAnsi"/>
          <w:b w:val="0"/>
          <w:bCs w:val="0"/>
          <w:color w:val="000000"/>
          <w:sz w:val="28"/>
          <w:szCs w:val="28"/>
        </w:rPr>
        <w:br/>
        <w:t>naivedya khāilā āni’ śrī-hari-vāsare</w:t>
      </w:r>
    </w:p>
    <w:p w14:paraId="4EE28D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His childhood, the Lord ate the grains that they had offered in their house to Kṛṣṇa on one Ekādaśī.</w:t>
      </w:r>
    </w:p>
    <w:p w14:paraId="6463CA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Six, texts 20-35.</w:t>
      </w:r>
    </w:p>
    <w:p w14:paraId="636F7BD7" w14:textId="78ABB2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8.030</w:t>
      </w:r>
    </w:p>
    <w:p w14:paraId="46EED3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534134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buddhimanta khān mahāśaya</w:t>
      </w:r>
      <w:r w:rsidRPr="004A2847">
        <w:rPr>
          <w:rStyle w:val="BookTitle"/>
          <w:rFonts w:asciiTheme="minorHAnsi" w:hAnsiTheme="minorHAnsi" w:cstheme="minorHAnsi"/>
          <w:b w:val="0"/>
          <w:bCs w:val="0"/>
          <w:color w:val="000000"/>
          <w:sz w:val="28"/>
          <w:szCs w:val="28"/>
        </w:rPr>
        <w:br/>
        <w:t>ājanma caitanya-ājñā yāṅhāra viṣaya</w:t>
      </w:r>
    </w:p>
    <w:p w14:paraId="079AF1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Buddhimanta Khān, who from the time of his birth carried out the order of Lord Caitanya, also came.</w:t>
      </w:r>
    </w:p>
    <w:p w14:paraId="5E2903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Eighteen, texts 7-10, and texts 13-17.</w:t>
      </w:r>
    </w:p>
    <w:p w14:paraId="66753341" w14:textId="136366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8.031</w:t>
      </w:r>
    </w:p>
    <w:p w14:paraId="393C29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540FA6CD" w14:textId="37FCE43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hariṣe calilā</w:t>
      </w:r>
      <w:ins w:id="310" w:author="your servant" w:date="2020-06-17T14:54:00Z">
        <w:r w:rsidR="00496A4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śrī-ācārya purandara</w:t>
      </w:r>
      <w:r w:rsidRPr="004A2847">
        <w:rPr>
          <w:rStyle w:val="BookTitle"/>
          <w:rFonts w:asciiTheme="minorHAnsi" w:hAnsiTheme="minorHAnsi" w:cstheme="minorHAnsi"/>
          <w:b w:val="0"/>
          <w:bCs w:val="0"/>
          <w:color w:val="000000"/>
          <w:sz w:val="28"/>
          <w:szCs w:val="28"/>
        </w:rPr>
        <w:br/>
        <w:t>’bāpa’ bali’ yāṅre ḍāke śrī-gaurasundara</w:t>
      </w:r>
    </w:p>
    <w:p w14:paraId="777EE7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Ācārya Purandara also happily came. Śrī Gaurasundara addressed him as father.</w:t>
      </w:r>
    </w:p>
    <w:p w14:paraId="5A9281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Five, texts 15-17.</w:t>
      </w:r>
    </w:p>
    <w:p w14:paraId="418582B8" w14:textId="673D9E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8.032</w:t>
      </w:r>
    </w:p>
    <w:p w14:paraId="39F4A1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78E502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śrī-rāghava-paṇḍita udāra</w:t>
      </w:r>
      <w:r w:rsidRPr="004A2847">
        <w:rPr>
          <w:rStyle w:val="BookTitle"/>
          <w:rFonts w:asciiTheme="minorHAnsi" w:hAnsiTheme="minorHAnsi" w:cstheme="minorHAnsi"/>
          <w:b w:val="0"/>
          <w:bCs w:val="0"/>
          <w:color w:val="000000"/>
          <w:sz w:val="28"/>
          <w:szCs w:val="28"/>
        </w:rPr>
        <w:br/>
        <w:t>gupte yāṅra ghare haila caitanya-vihāra</w:t>
      </w:r>
    </w:p>
    <w:p w14:paraId="049114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magnanimous Rāghava Paṇḍita, in whose house Lord Caitanya secretly </w:t>
      </w:r>
      <w:r w:rsidRPr="004A2847">
        <w:rPr>
          <w:rStyle w:val="BookTitle"/>
          <w:rFonts w:asciiTheme="minorHAnsi" w:hAnsiTheme="minorHAnsi" w:cstheme="minorHAnsi"/>
          <w:b/>
          <w:bCs/>
          <w:color w:val="800000"/>
          <w:sz w:val="28"/>
          <w:szCs w:val="28"/>
        </w:rPr>
        <w:lastRenderedPageBreak/>
        <w:t>performed many pastimes, also came.</w:t>
      </w:r>
    </w:p>
    <w:p w14:paraId="4CD897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Five, texts 75-108.</w:t>
      </w:r>
    </w:p>
    <w:p w14:paraId="2C26C01C" w14:textId="53A143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8.033</w:t>
      </w:r>
    </w:p>
    <w:p w14:paraId="65A4C0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7C78B4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bhava-roga-vaidya-siṁha calilā murāri</w:t>
      </w:r>
      <w:r w:rsidRPr="004A2847">
        <w:rPr>
          <w:rStyle w:val="BookTitle"/>
          <w:rFonts w:asciiTheme="minorHAnsi" w:hAnsiTheme="minorHAnsi" w:cstheme="minorHAnsi"/>
          <w:b w:val="0"/>
          <w:bCs w:val="0"/>
          <w:color w:val="000000"/>
          <w:sz w:val="28"/>
          <w:szCs w:val="28"/>
        </w:rPr>
        <w:br/>
        <w:t>gupte yāṅra dehe vaise gaurāṅga-śrī-hari</w:t>
      </w:r>
    </w:p>
    <w:p w14:paraId="3DB83F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Murāri Gupta, the lionlike doctor who cured the disease of material life, also came. Lord Gaurāṅga secretly resided in his body.</w:t>
      </w:r>
    </w:p>
    <w:p w14:paraId="6058508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Ten, texts 7-34.</w:t>
      </w:r>
    </w:p>
    <w:p w14:paraId="37156331" w14:textId="1490D4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8.034</w:t>
      </w:r>
    </w:p>
    <w:p w14:paraId="4A8B32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590D1C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śrī-garuḍa-paṇḍita hariṣe</w:t>
      </w:r>
      <w:r w:rsidRPr="004A2847">
        <w:rPr>
          <w:rStyle w:val="BookTitle"/>
          <w:rFonts w:asciiTheme="minorHAnsi" w:hAnsiTheme="minorHAnsi" w:cstheme="minorHAnsi"/>
          <w:b w:val="0"/>
          <w:bCs w:val="0"/>
          <w:color w:val="000000"/>
          <w:sz w:val="28"/>
          <w:szCs w:val="28"/>
        </w:rPr>
        <w:br/>
        <w:t>nāma-bale yāṅre nā laṅghila sarpa-viṣe</w:t>
      </w:r>
    </w:p>
    <w:p w14:paraId="671CA7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Garuḍa Paṇḍita also happily came. By the influence of the holy </w:t>
      </w:r>
      <w:proofErr w:type="gramStart"/>
      <w:r w:rsidRPr="004A2847">
        <w:rPr>
          <w:rStyle w:val="BookTitle"/>
          <w:rFonts w:asciiTheme="minorHAnsi" w:hAnsiTheme="minorHAnsi" w:cstheme="minorHAnsi"/>
          <w:b/>
          <w:bCs/>
          <w:color w:val="800000"/>
          <w:sz w:val="28"/>
          <w:szCs w:val="28"/>
        </w:rPr>
        <w:t>names</w:t>
      </w:r>
      <w:proofErr w:type="gramEnd"/>
      <w:r w:rsidRPr="004A2847">
        <w:rPr>
          <w:rStyle w:val="BookTitle"/>
          <w:rFonts w:asciiTheme="minorHAnsi" w:hAnsiTheme="minorHAnsi" w:cstheme="minorHAnsi"/>
          <w:b/>
          <w:bCs/>
          <w:color w:val="800000"/>
          <w:sz w:val="28"/>
          <w:szCs w:val="28"/>
        </w:rPr>
        <w:t xml:space="preserve"> he was not affected by the poison of a snake.</w:t>
      </w:r>
    </w:p>
    <w:p w14:paraId="5160A0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Ten, text 75.</w:t>
      </w:r>
    </w:p>
    <w:p w14:paraId="02F47916" w14:textId="76A92E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8.035</w:t>
      </w:r>
    </w:p>
    <w:p w14:paraId="77D5F3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65D9D3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gopīnātha-siṁha mahāśaya</w:t>
      </w:r>
      <w:r w:rsidRPr="004A2847">
        <w:rPr>
          <w:rStyle w:val="BookTitle"/>
          <w:rFonts w:asciiTheme="minorHAnsi" w:hAnsiTheme="minorHAnsi" w:cstheme="minorHAnsi"/>
          <w:b w:val="0"/>
          <w:bCs w:val="0"/>
          <w:color w:val="000000"/>
          <w:sz w:val="28"/>
          <w:szCs w:val="28"/>
        </w:rPr>
        <w:br/>
        <w:t>akrūra kariyā yāṅre gauracandra kaya</w:t>
      </w:r>
    </w:p>
    <w:p w14:paraId="709C52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Gopīnātha Siṁha also came. Lord Gauracandra would address him as Akrūra.</w:t>
      </w:r>
    </w:p>
    <w:p w14:paraId="3809466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Ten, text 76.</w:t>
      </w:r>
    </w:p>
    <w:p w14:paraId="56DE2D17" w14:textId="2ECBEE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8.036</w:t>
      </w:r>
    </w:p>
    <w:p w14:paraId="24749F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29096B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parama-priya śrīrāma-paṇḍita</w:t>
      </w:r>
      <w:r w:rsidRPr="004A2847">
        <w:rPr>
          <w:rStyle w:val="BookTitle"/>
          <w:rFonts w:asciiTheme="minorHAnsi" w:hAnsiTheme="minorHAnsi" w:cstheme="minorHAnsi"/>
          <w:b w:val="0"/>
          <w:bCs w:val="0"/>
          <w:color w:val="000000"/>
          <w:sz w:val="28"/>
          <w:szCs w:val="28"/>
        </w:rPr>
        <w:br/>
        <w:t>calilena nārāyaṇa-paṇḍita-sahita</w:t>
      </w:r>
    </w:p>
    <w:p w14:paraId="6966A9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Rāma Paṇḍita, who was very dear to the Lord, came with Nārāyaṇa Paṇḍita.</w:t>
      </w:r>
    </w:p>
    <w:p w14:paraId="229425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Five, texts 34-35.</w:t>
      </w:r>
    </w:p>
    <w:p w14:paraId="286225A2" w14:textId="51F685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8.037</w:t>
      </w:r>
    </w:p>
    <w:p w14:paraId="584A70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3AD8FD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āi-daraśane śrī-paṇḍita-dāmodara</w:t>
      </w:r>
      <w:r w:rsidRPr="004A2847">
        <w:rPr>
          <w:rStyle w:val="BookTitle"/>
          <w:rFonts w:asciiTheme="minorHAnsi" w:hAnsiTheme="minorHAnsi" w:cstheme="minorHAnsi"/>
          <w:b w:val="0"/>
          <w:bCs w:val="0"/>
          <w:color w:val="000000"/>
          <w:sz w:val="28"/>
          <w:szCs w:val="28"/>
        </w:rPr>
        <w:br/>
        <w:t>āsichilā āi dekhi’ calilā satvara</w:t>
      </w:r>
    </w:p>
    <w:p w14:paraId="318671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seeing Mother Śacī, Śrī Dāmodara Paṇḍita also returned to Nīlācala.</w:t>
      </w:r>
    </w:p>
    <w:p w14:paraId="0DC623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xml:space="preserve">, Chapter Nine, texts 91-111, and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Antya-līlā</w:t>
      </w:r>
      <w:r w:rsidRPr="004A2847">
        <w:rPr>
          <w:rStyle w:val="BookTitle"/>
          <w:rFonts w:asciiTheme="minorHAnsi" w:hAnsiTheme="minorHAnsi" w:cstheme="minorHAnsi"/>
          <w:b w:val="0"/>
          <w:bCs w:val="0"/>
          <w:color w:val="000000"/>
          <w:sz w:val="28"/>
          <w:szCs w:val="28"/>
        </w:rPr>
        <w:t>, Chapter Three, texts 21-45.</w:t>
      </w:r>
    </w:p>
    <w:p w14:paraId="0542FB96" w14:textId="055BD0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8.038</w:t>
      </w:r>
    </w:p>
    <w:p w14:paraId="75BA58D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08EF4EE2" w14:textId="510C1BC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caitanya-bhakta—kata jāni nāma</w:t>
      </w:r>
      <w:r w:rsidRPr="004A2847">
        <w:rPr>
          <w:rStyle w:val="BookTitle"/>
          <w:rFonts w:asciiTheme="minorHAnsi" w:hAnsiTheme="minorHAnsi" w:cstheme="minorHAnsi"/>
          <w:b w:val="0"/>
          <w:bCs w:val="0"/>
          <w:color w:val="000000"/>
          <w:sz w:val="28"/>
          <w:szCs w:val="28"/>
        </w:rPr>
        <w:br/>
        <w:t xml:space="preserve">calilena sabe </w:t>
      </w:r>
      <w:commentRangeStart w:id="311"/>
      <w:r w:rsidRPr="004A2847">
        <w:rPr>
          <w:rStyle w:val="BookTitle"/>
          <w:rFonts w:asciiTheme="minorHAnsi" w:hAnsiTheme="minorHAnsi" w:cstheme="minorHAnsi"/>
          <w:b w:val="0"/>
          <w:bCs w:val="0"/>
          <w:color w:val="000000"/>
          <w:sz w:val="28"/>
          <w:szCs w:val="28"/>
        </w:rPr>
        <w:t>purī</w:t>
      </w:r>
      <w:ins w:id="312" w:author="your servant" w:date="2020-06-17T14:55:00Z">
        <w:r w:rsidR="00466516">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ānandera dhāma</w:t>
      </w:r>
      <w:commentRangeEnd w:id="311"/>
      <w:r w:rsidR="003B6E52">
        <w:rPr>
          <w:rStyle w:val="CommentReference"/>
          <w:i w:val="0"/>
          <w:iCs w:val="0"/>
        </w:rPr>
        <w:commentReference w:id="311"/>
      </w:r>
    </w:p>
    <w:p w14:paraId="5FB1E3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Innumerable devotees of Lord Caitanya whose names are not known to me, but who were abodes of ecstatic love, also came.</w:t>
      </w:r>
    </w:p>
    <w:p w14:paraId="4678712A" w14:textId="6E8C15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8.039</w:t>
      </w:r>
    </w:p>
    <w:p w14:paraId="159A21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550E16F2" w14:textId="1AB90C1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āi-sthāne bhakti kari’ vidāya haiyā</w:t>
      </w:r>
      <w:ins w:id="313" w:author="your servant" w:date="2020-06-17T14:56:00Z">
        <w:r w:rsidR="00CD64A3">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calilā advaita-siṁha bhakta-goṣṭhī laiyā</w:t>
      </w:r>
    </w:p>
    <w:p w14:paraId="18932B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lionlike Advaita Prabhu had respectfully taken </w:t>
      </w:r>
      <w:commentRangeStart w:id="314"/>
      <w:r w:rsidRPr="004A2847">
        <w:rPr>
          <w:rStyle w:val="BookTitle"/>
          <w:rFonts w:asciiTheme="minorHAnsi" w:hAnsiTheme="minorHAnsi" w:cstheme="minorHAnsi"/>
          <w:b/>
          <w:bCs/>
          <w:color w:val="800000"/>
          <w:sz w:val="28"/>
          <w:szCs w:val="28"/>
        </w:rPr>
        <w:t xml:space="preserve">permission </w:t>
      </w:r>
      <w:commentRangeEnd w:id="314"/>
      <w:r w:rsidR="00CD64A3">
        <w:rPr>
          <w:rStyle w:val="CommentReference"/>
          <w:b w:val="0"/>
          <w:bCs w:val="0"/>
          <w:color w:val="auto"/>
        </w:rPr>
        <w:commentReference w:id="314"/>
      </w:r>
      <w:r w:rsidRPr="004A2847">
        <w:rPr>
          <w:rStyle w:val="BookTitle"/>
          <w:rFonts w:asciiTheme="minorHAnsi" w:hAnsiTheme="minorHAnsi" w:cstheme="minorHAnsi"/>
          <w:b/>
          <w:bCs/>
          <w:color w:val="800000"/>
          <w:sz w:val="28"/>
          <w:szCs w:val="28"/>
        </w:rPr>
        <w:t>from Mother Śacī and come along with the devotees.</w:t>
      </w:r>
    </w:p>
    <w:p w14:paraId="60F271E2" w14:textId="6A6A66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8.040</w:t>
      </w:r>
    </w:p>
    <w:p w14:paraId="5007DD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58CFB8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ye dravye jānena prabhura pūrva prīta</w:t>
      </w:r>
      <w:r w:rsidRPr="004A2847">
        <w:rPr>
          <w:rStyle w:val="BookTitle"/>
          <w:rFonts w:asciiTheme="minorHAnsi" w:hAnsiTheme="minorHAnsi" w:cstheme="minorHAnsi"/>
          <w:b w:val="0"/>
          <w:bCs w:val="0"/>
          <w:color w:val="000000"/>
          <w:sz w:val="28"/>
          <w:szCs w:val="28"/>
        </w:rPr>
        <w:br/>
        <w:t>saba lailā sabe prabhura bhikṣāra nimitta</w:t>
      </w:r>
    </w:p>
    <w:p w14:paraId="33E79B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brought the Lord’s favorite foodstuffs to offer Him.</w:t>
      </w:r>
    </w:p>
    <w:p w14:paraId="5732BF38" w14:textId="228FFD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8.041</w:t>
      </w:r>
    </w:p>
    <w:p w14:paraId="50DEAE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09CE83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sarva-pathe saṅkīrtana karite karite</w:t>
      </w:r>
      <w:r w:rsidRPr="004A2847">
        <w:rPr>
          <w:rStyle w:val="BookTitle"/>
          <w:rFonts w:asciiTheme="minorHAnsi" w:hAnsiTheme="minorHAnsi" w:cstheme="minorHAnsi"/>
          <w:b w:val="0"/>
          <w:bCs w:val="0"/>
          <w:color w:val="000000"/>
          <w:sz w:val="28"/>
          <w:szCs w:val="28"/>
        </w:rPr>
        <w:br/>
        <w:t>āilena pavitra kariyā sarva-pathe</w:t>
      </w:r>
    </w:p>
    <w:p w14:paraId="528DC6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devotees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throughout the journey and thus purified the places along the way.</w:t>
      </w:r>
    </w:p>
    <w:p w14:paraId="240E9CCD" w14:textId="60013F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8.042</w:t>
      </w:r>
    </w:p>
    <w:p w14:paraId="5FA231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6C492B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ullāse ye hari-dhvani kare bhakta-gaṇa</w:t>
      </w:r>
      <w:r w:rsidRPr="004A2847">
        <w:rPr>
          <w:rStyle w:val="BookTitle"/>
          <w:rFonts w:asciiTheme="minorHAnsi" w:hAnsiTheme="minorHAnsi" w:cstheme="minorHAnsi"/>
          <w:b w:val="0"/>
          <w:bCs w:val="0"/>
          <w:color w:val="000000"/>
          <w:sz w:val="28"/>
          <w:szCs w:val="28"/>
        </w:rPr>
        <w:br/>
        <w:t>śuniyā pavitra haila tribhuvana-jana</w:t>
      </w:r>
    </w:p>
    <w:p w14:paraId="4E0C90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people of the three worlds became purified by hearing the tumultuous vibration of “Hari! Hari!” made by the devotees.</w:t>
      </w:r>
    </w:p>
    <w:p w14:paraId="53186FF5" w14:textId="002586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8.043</w:t>
      </w:r>
    </w:p>
    <w:p w14:paraId="6B8BDB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6F7755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patnī-putra-dāsa-dāsī-gaṇera sahite</w:t>
      </w:r>
      <w:r w:rsidRPr="004A2847">
        <w:rPr>
          <w:rStyle w:val="BookTitle"/>
          <w:rFonts w:asciiTheme="minorHAnsi" w:hAnsiTheme="minorHAnsi" w:cstheme="minorHAnsi"/>
          <w:b w:val="0"/>
          <w:bCs w:val="0"/>
          <w:color w:val="000000"/>
          <w:sz w:val="28"/>
          <w:szCs w:val="28"/>
        </w:rPr>
        <w:br/>
        <w:t>āilena parānande caitanya dekhite</w:t>
      </w:r>
    </w:p>
    <w:p w14:paraId="500DD3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brought their wives, sons, and servants and went in great ecstasy to see Lord Caitanya.</w:t>
      </w:r>
    </w:p>
    <w:p w14:paraId="3D7628AA" w14:textId="6D777E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8.044</w:t>
      </w:r>
    </w:p>
    <w:p w14:paraId="7902D0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7C08C1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sthāne rahena āsi’ sabe vāsā kari’</w:t>
      </w:r>
      <w:r w:rsidRPr="004A2847">
        <w:rPr>
          <w:rStyle w:val="BookTitle"/>
          <w:rFonts w:asciiTheme="minorHAnsi" w:hAnsiTheme="minorHAnsi" w:cstheme="minorHAnsi"/>
          <w:b w:val="0"/>
          <w:bCs w:val="0"/>
          <w:color w:val="000000"/>
          <w:sz w:val="28"/>
          <w:szCs w:val="28"/>
        </w:rPr>
        <w:br/>
        <w:t>sei sthāna haya yena śrī-vaikuṇṭha-purī</w:t>
      </w:r>
    </w:p>
    <w:p w14:paraId="76EB1F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Wherever they stopped along the way, that place became like Vaikuṇṭha.</w:t>
      </w:r>
    </w:p>
    <w:p w14:paraId="3516DFBA" w14:textId="3631E7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8.045</w:t>
      </w:r>
    </w:p>
    <w:p w14:paraId="4991C4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7820CC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śuna āre bhāi, maṅgala-ākhyāna</w:t>
      </w:r>
      <w:r w:rsidRPr="004A2847">
        <w:rPr>
          <w:rStyle w:val="BookTitle"/>
          <w:rFonts w:asciiTheme="minorHAnsi" w:hAnsiTheme="minorHAnsi" w:cstheme="minorHAnsi"/>
          <w:b w:val="0"/>
          <w:bCs w:val="0"/>
          <w:color w:val="000000"/>
          <w:sz w:val="28"/>
          <w:szCs w:val="28"/>
        </w:rPr>
        <w:br/>
        <w:t>yāhā gāya ādideva śeṣa bhagavān</w:t>
      </w:r>
    </w:p>
    <w:p w14:paraId="1D4D04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listen, dear brothers, to these auspicious topics, which are glorified by the Supreme Lord Ananta Śeṣa.</w:t>
      </w:r>
    </w:p>
    <w:p w14:paraId="2EC386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(3.8.2-7).</w:t>
      </w:r>
    </w:p>
    <w:p w14:paraId="1E17BDAB" w14:textId="2921EA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8.046</w:t>
      </w:r>
    </w:p>
    <w:p w14:paraId="0FD416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566B1E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raṅge mahāpuruṣa sakala</w:t>
      </w:r>
      <w:r w:rsidRPr="004A2847">
        <w:rPr>
          <w:rStyle w:val="BookTitle"/>
          <w:rFonts w:asciiTheme="minorHAnsi" w:hAnsiTheme="minorHAnsi" w:cstheme="minorHAnsi"/>
          <w:b w:val="0"/>
          <w:bCs w:val="0"/>
          <w:color w:val="000000"/>
          <w:sz w:val="28"/>
          <w:szCs w:val="28"/>
        </w:rPr>
        <w:br/>
        <w:t>sakala maṅgale āilena nīlācala</w:t>
      </w:r>
    </w:p>
    <w:p w14:paraId="668820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all those great devotees happily and safely arrived at Nīlācala.</w:t>
      </w:r>
    </w:p>
    <w:p w14:paraId="0F4F7858" w14:textId="08AA89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8.047</w:t>
      </w:r>
    </w:p>
    <w:p w14:paraId="76C87D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048512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kamalapurete dhvaja-prāsāda dekhiyā</w:t>
      </w:r>
      <w:r w:rsidRPr="004A2847">
        <w:rPr>
          <w:rStyle w:val="BookTitle"/>
          <w:rFonts w:asciiTheme="minorHAnsi" w:hAnsiTheme="minorHAnsi" w:cstheme="minorHAnsi"/>
          <w:b w:val="0"/>
          <w:bCs w:val="0"/>
          <w:color w:val="000000"/>
          <w:sz w:val="28"/>
          <w:szCs w:val="28"/>
        </w:rPr>
        <w:br/>
        <w:t>paḍilena kāndi’ sabe daṇḍavata haiyā</w:t>
      </w:r>
    </w:p>
    <w:p w14:paraId="002238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came to Kamalapura and saw the flag on top of Lord Jagannātha’s temple, they all offered obeisances and began to cry.</w:t>
      </w:r>
    </w:p>
    <w:p w14:paraId="3BDD3A3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Kamalapura is a village situated a short distance from Āṭhāranālā. From there one can see the flag on top of Lord Jagannātha’s temple.</w:t>
      </w:r>
    </w:p>
    <w:p w14:paraId="311056E2" w14:textId="2BA619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8.048</w:t>
      </w:r>
    </w:p>
    <w:p w14:paraId="5AE1F5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299C50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jāniyā bhakta-goṣṭhīra vijaya</w:t>
      </w:r>
      <w:r w:rsidRPr="004A2847">
        <w:rPr>
          <w:rStyle w:val="BookTitle"/>
          <w:rFonts w:asciiTheme="minorHAnsi" w:hAnsiTheme="minorHAnsi" w:cstheme="minorHAnsi"/>
          <w:b w:val="0"/>
          <w:bCs w:val="0"/>
          <w:color w:val="000000"/>
          <w:sz w:val="28"/>
          <w:szCs w:val="28"/>
        </w:rPr>
        <w:br/>
        <w:t>āgu bāḍibāre citta kailā icchā-maya</w:t>
      </w:r>
    </w:p>
    <w:p w14:paraId="6CCD56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independent Lord understood that the devotees had arrived and desired to go and greet them.</w:t>
      </w:r>
    </w:p>
    <w:p w14:paraId="1C7960B4" w14:textId="2B17E5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8.049</w:t>
      </w:r>
    </w:p>
    <w:p w14:paraId="777F89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72C7B8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prati ati prīti-yukta haiyā</w:t>
      </w:r>
      <w:r w:rsidRPr="004A2847">
        <w:rPr>
          <w:rStyle w:val="BookTitle"/>
          <w:rFonts w:asciiTheme="minorHAnsi" w:hAnsiTheme="minorHAnsi" w:cstheme="minorHAnsi"/>
          <w:b w:val="0"/>
          <w:bCs w:val="0"/>
          <w:color w:val="000000"/>
          <w:sz w:val="28"/>
          <w:szCs w:val="28"/>
        </w:rPr>
        <w:br/>
        <w:t>agre mahāprasāda dilena pāṭhāiyā</w:t>
      </w:r>
    </w:p>
    <w:p w14:paraId="72F506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Out of affection for Advaita Ācārya, the Lord sent </w:t>
      </w:r>
      <w:r w:rsidRPr="004A2847">
        <w:rPr>
          <w:rStyle w:val="BookTitle"/>
          <w:rFonts w:asciiTheme="minorHAnsi" w:hAnsiTheme="minorHAnsi" w:cstheme="minorHAnsi"/>
          <w:b/>
          <w:bCs/>
          <w:i/>
          <w:iCs/>
          <w:color w:val="800000"/>
          <w:sz w:val="28"/>
          <w:szCs w:val="28"/>
        </w:rPr>
        <w:t>mahā-prasāda</w:t>
      </w:r>
      <w:r w:rsidRPr="004A2847">
        <w:rPr>
          <w:rStyle w:val="BookTitle"/>
          <w:rFonts w:asciiTheme="minorHAnsi" w:hAnsiTheme="minorHAnsi" w:cstheme="minorHAnsi"/>
          <w:b/>
          <w:bCs/>
          <w:color w:val="800000"/>
          <w:sz w:val="28"/>
          <w:szCs w:val="28"/>
        </w:rPr>
        <w:t xml:space="preserve"> to Him.</w:t>
      </w:r>
    </w:p>
    <w:p w14:paraId="3CFC02AF" w14:textId="5D83C9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8.050</w:t>
      </w:r>
    </w:p>
    <w:p w14:paraId="2AFFCE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32B1AA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ki adbhuta prīti se tāhāra nāhi anta</w:t>
      </w:r>
      <w:r w:rsidRPr="004A2847">
        <w:rPr>
          <w:rStyle w:val="BookTitle"/>
          <w:rFonts w:asciiTheme="minorHAnsi" w:hAnsiTheme="minorHAnsi" w:cstheme="minorHAnsi"/>
          <w:b w:val="0"/>
          <w:bCs w:val="0"/>
          <w:color w:val="000000"/>
          <w:sz w:val="28"/>
          <w:szCs w:val="28"/>
        </w:rPr>
        <w:br/>
        <w:t>prasāda pāṭhāye yāṅre kaṭaka paryanta</w:t>
      </w:r>
    </w:p>
    <w:p w14:paraId="64EA5C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is no end to the Lord’s love and affection for Advaita Ācārya. The Lord had sent </w:t>
      </w:r>
      <w:r w:rsidRPr="004A2847">
        <w:rPr>
          <w:rStyle w:val="BookTitle"/>
          <w:rFonts w:asciiTheme="minorHAnsi" w:hAnsiTheme="minorHAnsi" w:cstheme="minorHAnsi"/>
          <w:b/>
          <w:bCs/>
          <w:i/>
          <w:iCs/>
          <w:color w:val="800000"/>
          <w:sz w:val="28"/>
          <w:szCs w:val="28"/>
        </w:rPr>
        <w:t>prasāda</w:t>
      </w:r>
      <w:r w:rsidRPr="004A2847">
        <w:rPr>
          <w:rStyle w:val="BookTitle"/>
          <w:rFonts w:asciiTheme="minorHAnsi" w:hAnsiTheme="minorHAnsi" w:cstheme="minorHAnsi"/>
          <w:b/>
          <w:bCs/>
          <w:color w:val="800000"/>
          <w:sz w:val="28"/>
          <w:szCs w:val="28"/>
        </w:rPr>
        <w:t xml:space="preserve"> all the way to Cuttack for Him.</w:t>
      </w:r>
    </w:p>
    <w:p w14:paraId="0DFB52BB" w14:textId="7CBE70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8.051</w:t>
      </w:r>
    </w:p>
    <w:p w14:paraId="7DA17B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371032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“śayane āchiluṅ, kṣīra-sāgara-bhitare</w:t>
      </w:r>
      <w:r w:rsidRPr="004A2847">
        <w:rPr>
          <w:rStyle w:val="BookTitle"/>
          <w:rFonts w:asciiTheme="minorHAnsi" w:hAnsiTheme="minorHAnsi" w:cstheme="minorHAnsi"/>
          <w:b w:val="0"/>
          <w:bCs w:val="0"/>
          <w:color w:val="000000"/>
          <w:sz w:val="28"/>
          <w:szCs w:val="28"/>
        </w:rPr>
        <w:br/>
        <w:t>nidrā-bhaṅga haila mora nāḍāra huṅkāre</w:t>
      </w:r>
    </w:p>
    <w:p w14:paraId="03653A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was lying in the ocean of milk, but the loud calling of Nāḍā broke My sleep.</w:t>
      </w:r>
    </w:p>
    <w:p w14:paraId="5D8EFF4E" w14:textId="727216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8.052</w:t>
      </w:r>
    </w:p>
    <w:p w14:paraId="51E52B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5FCF2B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advaita-nimitta mora ei avatāra”</w:t>
      </w:r>
      <w:r w:rsidRPr="004A2847">
        <w:rPr>
          <w:rStyle w:val="BookTitle"/>
          <w:rFonts w:asciiTheme="minorHAnsi" w:hAnsiTheme="minorHAnsi" w:cstheme="minorHAnsi"/>
          <w:b w:val="0"/>
          <w:bCs w:val="0"/>
          <w:color w:val="000000"/>
          <w:sz w:val="28"/>
          <w:szCs w:val="28"/>
        </w:rPr>
        <w:br/>
        <w:t>ei mata mahāprabhu bale bārabāra</w:t>
      </w:r>
    </w:p>
    <w:p w14:paraId="29BECC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Advaita Ācārya is the cause of this incarnation of Mine.” Mahāprabhu would repeatedly speak like this.</w:t>
      </w:r>
    </w:p>
    <w:p w14:paraId="17ABA1D5" w14:textId="063EA3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8.053</w:t>
      </w:r>
    </w:p>
    <w:p w14:paraId="2E6C26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06191F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īśvara-tulya yateka mahānta</w:t>
      </w:r>
      <w:r w:rsidRPr="004A2847">
        <w:rPr>
          <w:rStyle w:val="BookTitle"/>
          <w:rFonts w:asciiTheme="minorHAnsi" w:hAnsiTheme="minorHAnsi" w:cstheme="minorHAnsi"/>
          <w:b w:val="0"/>
          <w:bCs w:val="0"/>
          <w:color w:val="000000"/>
          <w:sz w:val="28"/>
          <w:szCs w:val="28"/>
        </w:rPr>
        <w:br/>
        <w:t>advaita-siṁhere bhakti karena ekānta</w:t>
      </w:r>
    </w:p>
    <w:p w14:paraId="0CD47EDD"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all exalted devotees, who are as good as the Lord, offer all respects to Śrī Advaita.</w:t>
      </w:r>
    </w:p>
    <w:p w14:paraId="4F139C7B" w14:textId="550B06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8.054</w:t>
      </w:r>
    </w:p>
    <w:p w14:paraId="3E66FD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1012BB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“āilā </w:t>
      </w:r>
      <w:proofErr w:type="gramStart"/>
      <w:r w:rsidRPr="004A2847">
        <w:rPr>
          <w:rStyle w:val="BookTitle"/>
          <w:rFonts w:asciiTheme="minorHAnsi" w:hAnsiTheme="minorHAnsi" w:cstheme="minorHAnsi"/>
          <w:b w:val="0"/>
          <w:bCs w:val="0"/>
          <w:color w:val="000000"/>
          <w:sz w:val="28"/>
          <w:szCs w:val="28"/>
        </w:rPr>
        <w:t>advaita”śuni</w:t>
      </w:r>
      <w:proofErr w:type="gramEnd"/>
      <w:r w:rsidRPr="004A2847">
        <w:rPr>
          <w:rStyle w:val="BookTitle"/>
          <w:rFonts w:asciiTheme="minorHAnsi" w:hAnsiTheme="minorHAnsi" w:cstheme="minorHAnsi"/>
          <w:b w:val="0"/>
          <w:bCs w:val="0"/>
          <w:color w:val="000000"/>
          <w:sz w:val="28"/>
          <w:szCs w:val="28"/>
        </w:rPr>
        <w:t>’ śrī-vaikuṇṭha-pati</w:t>
      </w:r>
      <w:r w:rsidRPr="004A2847">
        <w:rPr>
          <w:rStyle w:val="BookTitle"/>
          <w:rFonts w:asciiTheme="minorHAnsi" w:hAnsiTheme="minorHAnsi" w:cstheme="minorHAnsi"/>
          <w:b w:val="0"/>
          <w:bCs w:val="0"/>
          <w:color w:val="000000"/>
          <w:sz w:val="28"/>
          <w:szCs w:val="28"/>
        </w:rPr>
        <w:br/>
        <w:t>āgu bāḍilena priya-goṣṭhīra saṁhati</w:t>
      </w:r>
    </w:p>
    <w:p w14:paraId="39A047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of Vaikuṇṭha heard about the arrival of Advaita Prabhu, He took along His associates and went to greet Him.</w:t>
      </w:r>
    </w:p>
    <w:p w14:paraId="54D7AA25" w14:textId="06F400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8.055</w:t>
      </w:r>
    </w:p>
    <w:p w14:paraId="70A71F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567594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gadādhara, śrī-purī-gosāñi</w:t>
      </w:r>
      <w:r w:rsidRPr="004A2847">
        <w:rPr>
          <w:rStyle w:val="BookTitle"/>
          <w:rFonts w:asciiTheme="minorHAnsi" w:hAnsiTheme="minorHAnsi" w:cstheme="minorHAnsi"/>
          <w:b w:val="0"/>
          <w:bCs w:val="0"/>
          <w:color w:val="000000"/>
          <w:sz w:val="28"/>
          <w:szCs w:val="28"/>
        </w:rPr>
        <w:br/>
        <w:t>calilena hariṣe kāhāro bāhya nāi</w:t>
      </w:r>
    </w:p>
    <w:p w14:paraId="77BC5B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Gadādhara, and Śrī Purī Gosvāmī forgot everything else and happily accompanied the Lord.</w:t>
      </w:r>
    </w:p>
    <w:p w14:paraId="10114B54" w14:textId="478795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8.056-061</w:t>
      </w:r>
    </w:p>
    <w:p w14:paraId="028388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56-61</w:t>
      </w:r>
    </w:p>
    <w:p w14:paraId="0B2B49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 jagadānanda, kāśī-miśra-vara</w:t>
      </w:r>
      <w:r w:rsidRPr="004A2847">
        <w:rPr>
          <w:rStyle w:val="BookTitle"/>
          <w:rFonts w:asciiTheme="minorHAnsi" w:hAnsiTheme="minorHAnsi" w:cstheme="minorHAnsi"/>
          <w:b w:val="0"/>
          <w:bCs w:val="0"/>
          <w:color w:val="000000"/>
          <w:sz w:val="28"/>
          <w:szCs w:val="28"/>
        </w:rPr>
        <w:br/>
        <w:t>dāmodara-svarūpa, śrī-paṇḍita-śaṅkara</w:t>
      </w:r>
    </w:p>
    <w:p w14:paraId="16C0A2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kāśīśvara-paṇḍita, ācārya-bhagavān</w:t>
      </w:r>
      <w:r w:rsidRPr="004A2847">
        <w:rPr>
          <w:rStyle w:val="BookTitle"/>
          <w:rFonts w:asciiTheme="minorHAnsi" w:hAnsiTheme="minorHAnsi" w:cstheme="minorHAnsi"/>
          <w:b w:val="0"/>
          <w:bCs w:val="0"/>
          <w:color w:val="000000"/>
          <w:sz w:val="28"/>
          <w:szCs w:val="28"/>
        </w:rPr>
        <w:br/>
        <w:t>śrī-pradyumna-miśra—prema-bhaktira pradhāna</w:t>
      </w:r>
    </w:p>
    <w:p w14:paraId="771F6F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pātra śrī-parāmānanda, rāya-rāmānanda</w:t>
      </w:r>
      <w:r w:rsidRPr="004A2847">
        <w:rPr>
          <w:rStyle w:val="BookTitle"/>
          <w:rFonts w:asciiTheme="minorHAnsi" w:hAnsiTheme="minorHAnsi" w:cstheme="minorHAnsi"/>
          <w:b w:val="0"/>
          <w:bCs w:val="0"/>
          <w:color w:val="000000"/>
          <w:sz w:val="28"/>
          <w:szCs w:val="28"/>
        </w:rPr>
        <w:br/>
        <w:t>caitanyera dvārapāla—sukṛti govinda</w:t>
      </w:r>
    </w:p>
    <w:p w14:paraId="0C0774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brahmānanda-bhāratī, śrī-rūpa-sanātana</w:t>
      </w:r>
      <w:r w:rsidRPr="004A2847">
        <w:rPr>
          <w:rStyle w:val="BookTitle"/>
          <w:rFonts w:asciiTheme="minorHAnsi" w:hAnsiTheme="minorHAnsi" w:cstheme="minorHAnsi"/>
          <w:b w:val="0"/>
          <w:bCs w:val="0"/>
          <w:color w:val="000000"/>
          <w:sz w:val="28"/>
          <w:szCs w:val="28"/>
        </w:rPr>
        <w:br/>
        <w:t>raghunātha-vaidya, śivānanda, nārāyaṇa</w:t>
      </w:r>
    </w:p>
    <w:p w14:paraId="1508DB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jyeṣṭha-putra-śrī-acyutānanda</w:t>
      </w:r>
      <w:r w:rsidRPr="004A2847">
        <w:rPr>
          <w:rStyle w:val="BookTitle"/>
          <w:rFonts w:asciiTheme="minorHAnsi" w:hAnsiTheme="minorHAnsi" w:cstheme="minorHAnsi"/>
          <w:b w:val="0"/>
          <w:bCs w:val="0"/>
          <w:color w:val="000000"/>
          <w:sz w:val="28"/>
          <w:szCs w:val="28"/>
        </w:rPr>
        <w:br/>
        <w:t>vāṇīnātha, śikhi-māhāti ādi bhakta-vṛnda</w:t>
      </w:r>
    </w:p>
    <w:p w14:paraId="0FD78A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caitanya-bhṛtya, kata jāni nāma</w:t>
      </w:r>
      <w:r w:rsidRPr="004A2847">
        <w:rPr>
          <w:rStyle w:val="BookTitle"/>
          <w:rFonts w:asciiTheme="minorHAnsi" w:hAnsiTheme="minorHAnsi" w:cstheme="minorHAnsi"/>
          <w:b w:val="0"/>
          <w:bCs w:val="0"/>
          <w:color w:val="000000"/>
          <w:sz w:val="28"/>
          <w:szCs w:val="28"/>
        </w:rPr>
        <w:br/>
        <w:t>ki choṭa, ki baḍa sabe karilā payāna</w:t>
      </w:r>
    </w:p>
    <w:p w14:paraId="5AE22076" w14:textId="0992EC75"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Bhaṭṭācārya, Jagadānanda Paṇḍita, Kāśī Miśra, Svarūpa Dāmodara, Śrī</w:t>
      </w:r>
      <w:ins w:id="315" w:author="your servant" w:date="2020-06-17T15:01:00Z">
        <w:r w:rsidR="00CD64A3">
          <w:rPr>
            <w:rStyle w:val="BookTitle"/>
            <w:rFonts w:asciiTheme="minorHAnsi" w:hAnsiTheme="minorHAnsi" w:cstheme="minorHAnsi"/>
            <w:b/>
            <w:bCs/>
            <w:color w:val="800000"/>
            <w:sz w:val="28"/>
            <w:szCs w:val="28"/>
          </w:rPr>
          <w:t xml:space="preserve"> </w:t>
        </w:r>
      </w:ins>
      <w:r w:rsidRPr="004A2847">
        <w:rPr>
          <w:rStyle w:val="BookTitle"/>
          <w:rFonts w:asciiTheme="minorHAnsi" w:hAnsiTheme="minorHAnsi" w:cstheme="minorHAnsi"/>
          <w:b/>
          <w:bCs/>
          <w:color w:val="800000"/>
          <w:sz w:val="28"/>
          <w:szCs w:val="28"/>
        </w:rPr>
        <w:t xml:space="preserve">Śaṅkara Paṇḍita, Kāśīśvara Paṇḍita, Bhagavān Ācārya, Śrī Pradyumna Miśra, Paramānanda Purī, Rāmānanda Rāya, the Lord’s pious doorkeeper Govinda, Brahmānanda Bhāratī, Śrī Rūpa and Sanātana, Raghunātha Vaidya, Śivānanda, Nārāyaṇa, Śrī Acyutānanda the eldest son of Advaita, Vāṇīnātha, Śikhi Māhiti, and innumerable other topmost devotees, both prominent and obscure, whose names are unknown to me all forgot everything </w:t>
      </w:r>
      <w:r w:rsidRPr="004A2847">
        <w:rPr>
          <w:rStyle w:val="BookTitle"/>
          <w:rFonts w:asciiTheme="minorHAnsi" w:hAnsiTheme="minorHAnsi" w:cstheme="minorHAnsi"/>
          <w:b/>
          <w:bCs/>
          <w:color w:val="800000"/>
          <w:sz w:val="28"/>
          <w:szCs w:val="28"/>
        </w:rPr>
        <w:lastRenderedPageBreak/>
        <w:t>and joyfully went with the Lord to greet the devotees.</w:t>
      </w:r>
    </w:p>
    <w:p w14:paraId="300443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Acyutānanda was more advanced in devotional service to Viṣṇu than the other sons of Advaita. The other sons were not advanced in their devotional service.</w:t>
      </w:r>
    </w:p>
    <w:p w14:paraId="2E96EB84" w14:textId="150306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8.062</w:t>
      </w:r>
    </w:p>
    <w:p w14:paraId="6ED5FB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2211A7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paramānande sabe calilena prabhu-saṅge</w:t>
      </w:r>
      <w:r w:rsidRPr="004A2847">
        <w:rPr>
          <w:rStyle w:val="BookTitle"/>
          <w:rFonts w:asciiTheme="minorHAnsi" w:hAnsiTheme="minorHAnsi" w:cstheme="minorHAnsi"/>
          <w:b w:val="0"/>
          <w:bCs w:val="0"/>
          <w:color w:val="000000"/>
          <w:sz w:val="28"/>
          <w:szCs w:val="28"/>
        </w:rPr>
        <w:br/>
        <w:t>bāhya-dṛṣṭi, bāhya-jñāna nāhi kāro aṅge</w:t>
      </w:r>
    </w:p>
    <w:p w14:paraId="1A4505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went with the Lord in great ecstasy. They had neither external vision nor external consciousness.</w:t>
      </w:r>
    </w:p>
    <w:p w14:paraId="64F2383A" w14:textId="189A21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8.063</w:t>
      </w:r>
    </w:p>
    <w:p w14:paraId="3B63F2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04607B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śrī-advaita-siṁha sarva vaiṣṇava-sahite</w:t>
      </w:r>
      <w:r w:rsidRPr="004A2847">
        <w:rPr>
          <w:rStyle w:val="BookTitle"/>
          <w:rFonts w:asciiTheme="minorHAnsi" w:hAnsiTheme="minorHAnsi" w:cstheme="minorHAnsi"/>
          <w:b w:val="0"/>
          <w:bCs w:val="0"/>
          <w:color w:val="000000"/>
          <w:sz w:val="28"/>
          <w:szCs w:val="28"/>
        </w:rPr>
        <w:br/>
        <w:t>āsiyā mililā prabhu āṭhāranālāte</w:t>
      </w:r>
    </w:p>
    <w:p w14:paraId="046197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lionlike Śrī Advaita Ācārya and His group of Vaiṣṇavas met the Lord’s group at Āṭhāranālā.</w:t>
      </w:r>
    </w:p>
    <w:p w14:paraId="2F0B7CBC" w14:textId="460BF0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8.064</w:t>
      </w:r>
    </w:p>
    <w:p w14:paraId="66BCF9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7AB905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āilā narendere āguyāna</w:t>
      </w:r>
      <w:r w:rsidRPr="004A2847">
        <w:rPr>
          <w:rStyle w:val="BookTitle"/>
          <w:rFonts w:asciiTheme="minorHAnsi" w:hAnsiTheme="minorHAnsi" w:cstheme="minorHAnsi"/>
          <w:b w:val="0"/>
          <w:bCs w:val="0"/>
          <w:color w:val="000000"/>
          <w:sz w:val="28"/>
          <w:szCs w:val="28"/>
        </w:rPr>
        <w:br/>
        <w:t>dui goṣṭhī dekhādekhi haila vidyamāna</w:t>
      </w:r>
    </w:p>
    <w:p w14:paraId="270421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passed by Narendra-sarovara, He saw the two groups meet.</w:t>
      </w:r>
    </w:p>
    <w:p w14:paraId="64838B72" w14:textId="1CEE9D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8.065</w:t>
      </w:r>
    </w:p>
    <w:p w14:paraId="258972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24F59E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dūre dekhi’ dui goṣṭhī anyo’nye saba</w:t>
      </w:r>
      <w:r w:rsidRPr="004A2847">
        <w:rPr>
          <w:rStyle w:val="BookTitle"/>
          <w:rFonts w:asciiTheme="minorHAnsi" w:hAnsiTheme="minorHAnsi" w:cstheme="minorHAnsi"/>
          <w:b w:val="0"/>
          <w:bCs w:val="0"/>
          <w:color w:val="000000"/>
          <w:sz w:val="28"/>
          <w:szCs w:val="28"/>
        </w:rPr>
        <w:br/>
        <w:t>daṇḍavata hai’ saba paḍilā vaiṣṇava</w:t>
      </w:r>
    </w:p>
    <w:p w14:paraId="7DC1DA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two groups of devotees saw each other from a distance, they all </w:t>
      </w:r>
      <w:proofErr w:type="gramStart"/>
      <w:r w:rsidRPr="004A2847">
        <w:rPr>
          <w:rStyle w:val="BookTitle"/>
          <w:rFonts w:asciiTheme="minorHAnsi" w:hAnsiTheme="minorHAnsi" w:cstheme="minorHAnsi"/>
          <w:b/>
          <w:bCs/>
          <w:color w:val="800000"/>
          <w:sz w:val="28"/>
          <w:szCs w:val="28"/>
        </w:rPr>
        <w:t>fell</w:t>
      </w:r>
      <w:proofErr w:type="gramEnd"/>
      <w:r w:rsidRPr="004A2847">
        <w:rPr>
          <w:rStyle w:val="BookTitle"/>
          <w:rFonts w:asciiTheme="minorHAnsi" w:hAnsiTheme="minorHAnsi" w:cstheme="minorHAnsi"/>
          <w:b/>
          <w:bCs/>
          <w:color w:val="800000"/>
          <w:sz w:val="28"/>
          <w:szCs w:val="28"/>
        </w:rPr>
        <w:t xml:space="preserve"> flat and offered obeisances to each other.</w:t>
      </w:r>
    </w:p>
    <w:p w14:paraId="10F76606" w14:textId="0B7A26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8.066</w:t>
      </w:r>
    </w:p>
    <w:p w14:paraId="7E11BE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66</w:t>
      </w:r>
    </w:p>
    <w:p w14:paraId="09B802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dūre advaitere dekhi’ śrī-vaikuṇṭha-nātha</w:t>
      </w:r>
      <w:r w:rsidRPr="004A2847">
        <w:rPr>
          <w:rStyle w:val="BookTitle"/>
          <w:rFonts w:asciiTheme="minorHAnsi" w:hAnsiTheme="minorHAnsi" w:cstheme="minorHAnsi"/>
          <w:b w:val="0"/>
          <w:bCs w:val="0"/>
          <w:color w:val="000000"/>
          <w:sz w:val="28"/>
          <w:szCs w:val="28"/>
        </w:rPr>
        <w:br/>
        <w:t>aśru-mukhe karite lāgilā daṇḍapāta</w:t>
      </w:r>
    </w:p>
    <w:p w14:paraId="73544F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of Vaikuṇṭha saw Advaita Ācārya in the distance, He offered obeisances with tears in His eyes.</w:t>
      </w:r>
    </w:p>
    <w:p w14:paraId="046C7E75" w14:textId="720EA3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8.067</w:t>
      </w:r>
    </w:p>
    <w:p w14:paraId="513BFD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057853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śrī-advaita dūre dekhi’ nija-prāṇa-nātha</w:t>
      </w:r>
      <w:r w:rsidRPr="004A2847">
        <w:rPr>
          <w:rStyle w:val="BookTitle"/>
          <w:rFonts w:asciiTheme="minorHAnsi" w:hAnsiTheme="minorHAnsi" w:cstheme="minorHAnsi"/>
          <w:b w:val="0"/>
          <w:bCs w:val="0"/>
          <w:color w:val="000000"/>
          <w:sz w:val="28"/>
          <w:szCs w:val="28"/>
        </w:rPr>
        <w:br/>
        <w:t>punaḥ punaḥ haite lāgilā praṇipāta</w:t>
      </w:r>
    </w:p>
    <w:p w14:paraId="742C98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Similarly, when Śrī Advaita saw the Lord of His life in the distance, He offered repeated obeisances.</w:t>
      </w:r>
    </w:p>
    <w:p w14:paraId="6DE39156" w14:textId="31EA6E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8.068</w:t>
      </w:r>
    </w:p>
    <w:p w14:paraId="4E4B6F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3F0070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sveda, mūrcchā, pulaka, huṅkāra</w:t>
      </w:r>
      <w:r w:rsidRPr="004A2847">
        <w:rPr>
          <w:rStyle w:val="BookTitle"/>
          <w:rFonts w:asciiTheme="minorHAnsi" w:hAnsiTheme="minorHAnsi" w:cstheme="minorHAnsi"/>
          <w:b w:val="0"/>
          <w:bCs w:val="0"/>
          <w:color w:val="000000"/>
          <w:sz w:val="28"/>
          <w:szCs w:val="28"/>
        </w:rPr>
        <w:br/>
        <w:t>daṇḍavata bai kichu nāhi dekhi āra</w:t>
      </w:r>
    </w:p>
    <w:p w14:paraId="0ED800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Tears of love, shivering, perspiration, fainting, hairs standing on end, loud roaring, and offering obeisances was all that could be seen at that time.</w:t>
      </w:r>
    </w:p>
    <w:p w14:paraId="0F92AE81" w14:textId="2E5B83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8.069</w:t>
      </w:r>
    </w:p>
    <w:p w14:paraId="093D3F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0DBE3F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goṣṭhī daṇḍavata ke vā kāre kare</w:t>
      </w:r>
      <w:r w:rsidRPr="004A2847">
        <w:rPr>
          <w:rStyle w:val="BookTitle"/>
          <w:rFonts w:asciiTheme="minorHAnsi" w:hAnsiTheme="minorHAnsi" w:cstheme="minorHAnsi"/>
          <w:b w:val="0"/>
          <w:bCs w:val="0"/>
          <w:color w:val="000000"/>
          <w:sz w:val="28"/>
          <w:szCs w:val="28"/>
        </w:rPr>
        <w:br/>
        <w:t>sabei caitanya-rase vihvala antare</w:t>
      </w:r>
    </w:p>
    <w:p w14:paraId="5686C2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two groups of devotees offered their obeisances to one another, no one knew who was offering obeisances to whom, because they were all absorbed in Lord Caitanya’s loving mellows.</w:t>
      </w:r>
    </w:p>
    <w:p w14:paraId="0AD9BEC0" w14:textId="35F552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8.070</w:t>
      </w:r>
    </w:p>
    <w:p w14:paraId="5E7781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29C300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choṭa, kibā baḍa, jñānī vā ajñānī</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daṇḍavata kari’ sabe kare hari-dhvani</w:t>
      </w:r>
    </w:p>
    <w:p w14:paraId="390891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Whether junior or senior, learned or not, they all chanted the names of Hari and offered obeisances.</w:t>
      </w:r>
    </w:p>
    <w:p w14:paraId="18BD9F3D" w14:textId="652416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8.071</w:t>
      </w:r>
    </w:p>
    <w:p w14:paraId="3D92A3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3D9F01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īśvaro karena bhakta-saṅge daṇḍavata</w:t>
      </w:r>
      <w:r w:rsidRPr="004A2847">
        <w:rPr>
          <w:rStyle w:val="BookTitle"/>
          <w:rFonts w:asciiTheme="minorHAnsi" w:hAnsiTheme="minorHAnsi" w:cstheme="minorHAnsi"/>
          <w:b w:val="0"/>
          <w:bCs w:val="0"/>
          <w:color w:val="000000"/>
          <w:sz w:val="28"/>
          <w:szCs w:val="28"/>
        </w:rPr>
        <w:br/>
        <w:t>advaitādi-prabhu o karena sei-mata</w:t>
      </w:r>
    </w:p>
    <w:p w14:paraId="17FF5A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also offered His obeisances along with the devotees, and Advaita Ācārya did likewise.</w:t>
      </w:r>
    </w:p>
    <w:p w14:paraId="3A448152" w14:textId="42042514"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Mahāprabhu, Nityānanda, and Advaita Prabhu reciprocated with all the devotees by offering them obeisances. Such pure dealings based on transcendental literatures are not found in the non</w:t>
      </w:r>
      <w:ins w:id="316" w:author="your servant" w:date="2020-06-17T15:36:00Z">
        <w:r w:rsidR="000749BC">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devotee </w:t>
      </w:r>
      <w:r w:rsidRPr="004A2847">
        <w:rPr>
          <w:rStyle w:val="BookTitle"/>
          <w:rFonts w:asciiTheme="minorHAnsi" w:hAnsiTheme="minorHAnsi" w:cstheme="minorHAnsi"/>
          <w:b w:val="0"/>
          <w:bCs w:val="0"/>
          <w:i/>
          <w:iCs/>
          <w:color w:val="000000"/>
          <w:sz w:val="28"/>
          <w:szCs w:val="28"/>
        </w:rPr>
        <w:t>smārta</w:t>
      </w:r>
      <w:r w:rsidRPr="004A2847">
        <w:rPr>
          <w:rStyle w:val="BookTitle"/>
          <w:rFonts w:asciiTheme="minorHAnsi" w:hAnsiTheme="minorHAnsi" w:cstheme="minorHAnsi"/>
          <w:b w:val="0"/>
          <w:bCs w:val="0"/>
          <w:color w:val="000000"/>
          <w:sz w:val="28"/>
          <w:szCs w:val="28"/>
        </w:rPr>
        <w:t xml:space="preserve"> community.</w:t>
      </w:r>
    </w:p>
    <w:p w14:paraId="7121EE6B" w14:textId="57B495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8.072</w:t>
      </w:r>
    </w:p>
    <w:p w14:paraId="3DC471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344664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daṇḍavata karite karite</w:t>
      </w:r>
      <w:r w:rsidRPr="004A2847">
        <w:rPr>
          <w:rStyle w:val="BookTitle"/>
          <w:rFonts w:asciiTheme="minorHAnsi" w:hAnsiTheme="minorHAnsi" w:cstheme="minorHAnsi"/>
          <w:b w:val="0"/>
          <w:bCs w:val="0"/>
          <w:color w:val="000000"/>
          <w:sz w:val="28"/>
          <w:szCs w:val="28"/>
        </w:rPr>
        <w:br/>
        <w:t>dui goṣṭhī ekatra mililā bhāla-mate</w:t>
      </w:r>
    </w:p>
    <w:p w14:paraId="0B9AC5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offering obeisances in this way, the two groups of devotees </w:t>
      </w:r>
      <w:proofErr w:type="gramStart"/>
      <w:r w:rsidRPr="004A2847">
        <w:rPr>
          <w:rStyle w:val="BookTitle"/>
          <w:rFonts w:asciiTheme="minorHAnsi" w:hAnsiTheme="minorHAnsi" w:cstheme="minorHAnsi"/>
          <w:b/>
          <w:bCs/>
          <w:color w:val="800000"/>
          <w:sz w:val="28"/>
          <w:szCs w:val="28"/>
        </w:rPr>
        <w:t>merged together</w:t>
      </w:r>
      <w:proofErr w:type="gramEnd"/>
      <w:r w:rsidRPr="004A2847">
        <w:rPr>
          <w:rStyle w:val="BookTitle"/>
          <w:rFonts w:asciiTheme="minorHAnsi" w:hAnsiTheme="minorHAnsi" w:cstheme="minorHAnsi"/>
          <w:b/>
          <w:bCs/>
          <w:color w:val="800000"/>
          <w:sz w:val="28"/>
          <w:szCs w:val="28"/>
        </w:rPr>
        <w:t xml:space="preserve"> and exchanged greetings.</w:t>
      </w:r>
    </w:p>
    <w:p w14:paraId="4B91945D" w14:textId="5FADD5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8.073</w:t>
      </w:r>
    </w:p>
    <w:p w14:paraId="2AF593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2A3B59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ekhāne ye haila ānanda-daraśana</w:t>
      </w:r>
      <w:r w:rsidRPr="004A2847">
        <w:rPr>
          <w:rStyle w:val="BookTitle"/>
          <w:rFonts w:asciiTheme="minorHAnsi" w:hAnsiTheme="minorHAnsi" w:cstheme="minorHAnsi"/>
          <w:b w:val="0"/>
          <w:bCs w:val="0"/>
          <w:color w:val="000000"/>
          <w:sz w:val="28"/>
          <w:szCs w:val="28"/>
        </w:rPr>
        <w:br/>
        <w:t>ucca hari-dhvani, ucca ānanda-krandana</w:t>
      </w:r>
    </w:p>
    <w:p w14:paraId="41F108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place the devotees joyfully met each other and loudly chanted the name of Hari while crying in ecstasy.</w:t>
      </w:r>
    </w:p>
    <w:p w14:paraId="56D4A0F6" w14:textId="779ADC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8.074</w:t>
      </w:r>
    </w:p>
    <w:p w14:paraId="362FD0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6365C9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manuṣye ki pāre ihā karite varṇana</w:t>
      </w:r>
      <w:r w:rsidRPr="004A2847">
        <w:rPr>
          <w:rStyle w:val="BookTitle"/>
          <w:rFonts w:asciiTheme="minorHAnsi" w:hAnsiTheme="minorHAnsi" w:cstheme="minorHAnsi"/>
          <w:b w:val="0"/>
          <w:bCs w:val="0"/>
          <w:color w:val="000000"/>
          <w:sz w:val="28"/>
          <w:szCs w:val="28"/>
        </w:rPr>
        <w:br/>
        <w:t>sabe vedavyāsa, āra sahasra-vadana</w:t>
      </w:r>
    </w:p>
    <w:p w14:paraId="52E3AA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 human being cannot possibly describe all this; only Vedavyāsa and Ananta Śeṣa are able.</w:t>
      </w:r>
    </w:p>
    <w:p w14:paraId="02FD9600" w14:textId="6C88CA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8.075</w:t>
      </w:r>
    </w:p>
    <w:p w14:paraId="557022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49F660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dekhiyā prabhu lailena kole</w:t>
      </w:r>
      <w:r w:rsidRPr="004A2847">
        <w:rPr>
          <w:rStyle w:val="BookTitle"/>
          <w:rFonts w:asciiTheme="minorHAnsi" w:hAnsiTheme="minorHAnsi" w:cstheme="minorHAnsi"/>
          <w:b w:val="0"/>
          <w:bCs w:val="0"/>
          <w:color w:val="000000"/>
          <w:sz w:val="28"/>
          <w:szCs w:val="28"/>
        </w:rPr>
        <w:br/>
        <w:t>siñcilena aṅga tāna premānanda-jale</w:t>
      </w:r>
    </w:p>
    <w:p w14:paraId="0BD5E5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Advaita, the Lord embraced Him and soaked Him with tears of ecstatic love.</w:t>
      </w:r>
    </w:p>
    <w:p w14:paraId="27E4E3BE" w14:textId="738697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8.076</w:t>
      </w:r>
    </w:p>
    <w:p w14:paraId="1301B8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441A92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śloka paḍi’ advaita karena namaskāra</w:t>
      </w:r>
      <w:r w:rsidRPr="004A2847">
        <w:rPr>
          <w:rStyle w:val="BookTitle"/>
          <w:rFonts w:asciiTheme="minorHAnsi" w:hAnsiTheme="minorHAnsi" w:cstheme="minorHAnsi"/>
          <w:b w:val="0"/>
          <w:bCs w:val="0"/>
          <w:color w:val="000000"/>
          <w:sz w:val="28"/>
          <w:szCs w:val="28"/>
        </w:rPr>
        <w:br/>
        <w:t>hailena advaita ānanda-avatāra</w:t>
      </w:r>
    </w:p>
    <w:p w14:paraId="4A70E5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Advaita Prabhu appeared to be the incarnation of bliss as He recited a verse while offering obeisances to the </w:t>
      </w:r>
      <w:proofErr w:type="gramStart"/>
      <w:r w:rsidRPr="004A2847">
        <w:rPr>
          <w:rStyle w:val="BookTitle"/>
          <w:rFonts w:asciiTheme="minorHAnsi" w:hAnsiTheme="minorHAnsi" w:cstheme="minorHAnsi"/>
          <w:b/>
          <w:bCs/>
          <w:color w:val="800000"/>
          <w:sz w:val="28"/>
          <w:szCs w:val="28"/>
        </w:rPr>
        <w:t>Lord,.</w:t>
      </w:r>
      <w:proofErr w:type="gramEnd"/>
    </w:p>
    <w:p w14:paraId="681A66AF" w14:textId="724AEF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8.077</w:t>
      </w:r>
    </w:p>
    <w:p w14:paraId="57E236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1C648B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sajja ānichilā prabhu pūjibāre</w:t>
      </w:r>
      <w:r w:rsidRPr="004A2847">
        <w:rPr>
          <w:rStyle w:val="BookTitle"/>
          <w:rFonts w:asciiTheme="minorHAnsi" w:hAnsiTheme="minorHAnsi" w:cstheme="minorHAnsi"/>
          <w:b w:val="0"/>
          <w:bCs w:val="0"/>
          <w:color w:val="000000"/>
          <w:sz w:val="28"/>
          <w:szCs w:val="28"/>
        </w:rPr>
        <w:br/>
        <w:t>saba dravya pāsarilā, kichu nāhi sphure</w:t>
      </w:r>
    </w:p>
    <w:p w14:paraId="58592B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completely forgot about whatever items He had brought for worshiping the Lord.</w:t>
      </w:r>
    </w:p>
    <w:p w14:paraId="6FEAED11" w14:textId="4ADF6C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8.078</w:t>
      </w:r>
    </w:p>
    <w:p w14:paraId="229586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5D560144" w14:textId="340F53B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ānanda advaita-siṁha karena huṅkāra</w:t>
      </w:r>
      <w:r w:rsidRPr="004A2847">
        <w:rPr>
          <w:rStyle w:val="BookTitle"/>
          <w:rFonts w:asciiTheme="minorHAnsi" w:hAnsiTheme="minorHAnsi" w:cstheme="minorHAnsi"/>
          <w:b w:val="0"/>
          <w:bCs w:val="0"/>
          <w:color w:val="000000"/>
          <w:sz w:val="28"/>
          <w:szCs w:val="28"/>
        </w:rPr>
        <w:br/>
        <w:t>“āniluṅ</w:t>
      </w:r>
      <w:ins w:id="317" w:author="your servant" w:date="2020-06-17T15:37:00Z">
        <w:r w:rsidR="000749B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āniluṅ” bali’ ḍāke bārabāra</w:t>
      </w:r>
    </w:p>
    <w:p w14:paraId="477B77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great happiness the lionlike Śrī Advaita loudly roared and repeatedly exclaimed, “I brought You! I brought You!”</w:t>
      </w:r>
    </w:p>
    <w:p w14:paraId="66B594D8" w14:textId="217FCA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8.079</w:t>
      </w:r>
    </w:p>
    <w:p w14:paraId="5F1C0E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79</w:t>
      </w:r>
    </w:p>
    <w:p w14:paraId="525475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haila ati ucca-hari-dhvani</w:t>
      </w:r>
      <w:r w:rsidRPr="004A2847">
        <w:rPr>
          <w:rStyle w:val="BookTitle"/>
          <w:rFonts w:asciiTheme="minorHAnsi" w:hAnsiTheme="minorHAnsi" w:cstheme="minorHAnsi"/>
          <w:b w:val="0"/>
          <w:bCs w:val="0"/>
          <w:color w:val="000000"/>
          <w:sz w:val="28"/>
          <w:szCs w:val="28"/>
        </w:rPr>
        <w:br/>
        <w:t>lokāloka pūrṇa haila hena anumāni</w:t>
      </w:r>
    </w:p>
    <w:p w14:paraId="0D3501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point the loud vibration of the holy names of the Lord filled the entire universe.</w:t>
      </w:r>
    </w:p>
    <w:p w14:paraId="459A2133" w14:textId="5C4890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8.080</w:t>
      </w:r>
    </w:p>
    <w:p w14:paraId="44F876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0AEC7E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vaiṣṇavera ki dāya, ajñāna yata jana</w:t>
      </w:r>
      <w:r w:rsidRPr="004A2847">
        <w:rPr>
          <w:rStyle w:val="BookTitle"/>
          <w:rFonts w:asciiTheme="minorHAnsi" w:hAnsiTheme="minorHAnsi" w:cstheme="minorHAnsi"/>
          <w:b w:val="0"/>
          <w:bCs w:val="0"/>
          <w:color w:val="000000"/>
          <w:sz w:val="28"/>
          <w:szCs w:val="28"/>
        </w:rPr>
        <w:br/>
        <w:t>tāhārā o ’hari’ bale karaye krandana</w:t>
      </w:r>
    </w:p>
    <w:p w14:paraId="2DCFC0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the Vaiṣṇavas, even the fools cried and chanted the name of Hari.</w:t>
      </w:r>
    </w:p>
    <w:p w14:paraId="161B57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There are two classes of people in this world—the Vaiṣṇavas and the fools. Those who are averse to the devotional service of Hari are fools, and those servants of Hari who are averse to material enjoyment are Vaiṣṇavas. Although every living entity is by nature a Vaiṣṇava, they are nevertheless divided into two classes—those who are inclined to the Supreme Lord and those who are averse to Him.</w:t>
      </w:r>
    </w:p>
    <w:p w14:paraId="31FED832" w14:textId="0CBBC7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8.081</w:t>
      </w:r>
    </w:p>
    <w:p w14:paraId="18B8BB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020E2A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sarva-bhakta-goṣṭhī anyo’nye galā dhari’</w:t>
      </w:r>
      <w:r w:rsidRPr="004A2847">
        <w:rPr>
          <w:rStyle w:val="BookTitle"/>
          <w:rFonts w:asciiTheme="minorHAnsi" w:hAnsiTheme="minorHAnsi" w:cstheme="minorHAnsi"/>
          <w:b w:val="0"/>
          <w:bCs w:val="0"/>
          <w:color w:val="000000"/>
          <w:sz w:val="28"/>
          <w:szCs w:val="28"/>
        </w:rPr>
        <w:br/>
        <w:t>ānande rodana kare bale ’hari hari’</w:t>
      </w:r>
    </w:p>
    <w:p w14:paraId="7488BF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embraced one another as they chanted the name of Hari and cried in joy.</w:t>
      </w:r>
    </w:p>
    <w:p w14:paraId="3D391D48" w14:textId="25A23D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8.082</w:t>
      </w:r>
    </w:p>
    <w:p w14:paraId="532526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534A8F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advaitere sabe karilena namaskāra</w:t>
      </w:r>
      <w:r w:rsidRPr="004A2847">
        <w:rPr>
          <w:rStyle w:val="BookTitle"/>
          <w:rFonts w:asciiTheme="minorHAnsi" w:hAnsiTheme="minorHAnsi" w:cstheme="minorHAnsi"/>
          <w:b w:val="0"/>
          <w:bCs w:val="0"/>
          <w:color w:val="000000"/>
          <w:sz w:val="28"/>
          <w:szCs w:val="28"/>
        </w:rPr>
        <w:br/>
        <w:t>yāṅhāra nimitta śrī-caitanya-avatāra</w:t>
      </w:r>
    </w:p>
    <w:p w14:paraId="6E6365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offered obeisances to Advaita Prabhu, who was the cause of Lord Caitanya’s advent.</w:t>
      </w:r>
    </w:p>
    <w:p w14:paraId="7631038C" w14:textId="5D5451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8.083</w:t>
      </w:r>
    </w:p>
    <w:p w14:paraId="5161F8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83</w:t>
      </w:r>
    </w:p>
    <w:p w14:paraId="3695ED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mahā-ucca-dhvani mahā kari’ saṅkīrtana</w:t>
      </w:r>
      <w:r w:rsidRPr="004A2847">
        <w:rPr>
          <w:rStyle w:val="BookTitle"/>
          <w:rFonts w:asciiTheme="minorHAnsi" w:hAnsiTheme="minorHAnsi" w:cstheme="minorHAnsi"/>
          <w:b w:val="0"/>
          <w:bCs w:val="0"/>
          <w:color w:val="000000"/>
          <w:sz w:val="28"/>
          <w:szCs w:val="28"/>
        </w:rPr>
        <w:br/>
        <w:t>dui goṣṭhī karite lāgilā tata-kṣaṇa</w:t>
      </w:r>
    </w:p>
    <w:p w14:paraId="30B270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Then the two groups of devotees made a great commotion as they engaged in the loud performance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48813BAC" w14:textId="615987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8.084</w:t>
      </w:r>
    </w:p>
    <w:p w14:paraId="20DB21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11B374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kothā ke vā nāce ke vā kon dike gāya</w:t>
      </w:r>
      <w:r w:rsidRPr="004A2847">
        <w:rPr>
          <w:rStyle w:val="BookTitle"/>
          <w:rFonts w:asciiTheme="minorHAnsi" w:hAnsiTheme="minorHAnsi" w:cstheme="minorHAnsi"/>
          <w:b w:val="0"/>
          <w:bCs w:val="0"/>
          <w:color w:val="000000"/>
          <w:sz w:val="28"/>
          <w:szCs w:val="28"/>
        </w:rPr>
        <w:br/>
        <w:t>ke vā kon dike paḍi’ gaḍāgaḍi’ yāya</w:t>
      </w:r>
    </w:p>
    <w:p w14:paraId="2C8DDA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knew who was dancing where, who was singing in what way, or who was rolling on the ground in which direction.</w:t>
      </w:r>
    </w:p>
    <w:p w14:paraId="591062B5" w14:textId="2597FA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8.085</w:t>
      </w:r>
    </w:p>
    <w:p w14:paraId="64A7B1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104B2C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dekhi’ sabe hailā ānande vihvala</w:t>
      </w:r>
      <w:r w:rsidRPr="004A2847">
        <w:rPr>
          <w:rStyle w:val="BookTitle"/>
          <w:rFonts w:asciiTheme="minorHAnsi" w:hAnsiTheme="minorHAnsi" w:cstheme="minorHAnsi"/>
          <w:b w:val="0"/>
          <w:bCs w:val="0"/>
          <w:color w:val="000000"/>
          <w:sz w:val="28"/>
          <w:szCs w:val="28"/>
        </w:rPr>
        <w:br/>
        <w:t>prabhu o nācena mājhe parama maṅgala</w:t>
      </w:r>
    </w:p>
    <w:p w14:paraId="2EF8DD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became overwhelmed with happiness on seeing the Lord, and the Lord made everything most auspicious by dancing in their midst.</w:t>
      </w:r>
    </w:p>
    <w:p w14:paraId="1C623E12" w14:textId="124FB7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8.086</w:t>
      </w:r>
    </w:p>
    <w:p w14:paraId="7FF3F3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4CC8FA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nityānanda-advaite kariyā kolākoli</w:t>
      </w:r>
      <w:r w:rsidRPr="004A2847">
        <w:rPr>
          <w:rStyle w:val="BookTitle"/>
          <w:rFonts w:asciiTheme="minorHAnsi" w:hAnsiTheme="minorHAnsi" w:cstheme="minorHAnsi"/>
          <w:b w:val="0"/>
          <w:bCs w:val="0"/>
          <w:color w:val="000000"/>
          <w:sz w:val="28"/>
          <w:szCs w:val="28"/>
        </w:rPr>
        <w:br/>
        <w:t>nāce dui matta-siṁha hai kutūhalī</w:t>
      </w:r>
    </w:p>
    <w:p w14:paraId="5541EF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and Advaita embraced each other and danced like two mad lions.</w:t>
      </w:r>
    </w:p>
    <w:p w14:paraId="5D8D3B37" w14:textId="21D1B3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8.087</w:t>
      </w:r>
    </w:p>
    <w:p w14:paraId="0E259E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54440E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sarva-vaiṣṇavere prabhu dhari’ jane jane</w:t>
      </w:r>
      <w:r w:rsidRPr="004A2847">
        <w:rPr>
          <w:rStyle w:val="BookTitle"/>
          <w:rFonts w:asciiTheme="minorHAnsi" w:hAnsiTheme="minorHAnsi" w:cstheme="minorHAnsi"/>
          <w:b w:val="0"/>
          <w:bCs w:val="0"/>
          <w:color w:val="000000"/>
          <w:sz w:val="28"/>
          <w:szCs w:val="28"/>
        </w:rPr>
        <w:br/>
        <w:t>āliṅgana karena parama-prīti-mane</w:t>
      </w:r>
    </w:p>
    <w:p w14:paraId="51F9FA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The Lord embraced </w:t>
      </w:r>
      <w:proofErr w:type="gramStart"/>
      <w:r w:rsidRPr="004A2847">
        <w:rPr>
          <w:rStyle w:val="BookTitle"/>
          <w:rFonts w:asciiTheme="minorHAnsi" w:hAnsiTheme="minorHAnsi" w:cstheme="minorHAnsi"/>
          <w:b/>
          <w:bCs/>
          <w:color w:val="800000"/>
          <w:sz w:val="28"/>
          <w:szCs w:val="28"/>
        </w:rPr>
        <w:t>each and every</w:t>
      </w:r>
      <w:proofErr w:type="gramEnd"/>
      <w:r w:rsidRPr="004A2847">
        <w:rPr>
          <w:rStyle w:val="BookTitle"/>
          <w:rFonts w:asciiTheme="minorHAnsi" w:hAnsiTheme="minorHAnsi" w:cstheme="minorHAnsi"/>
          <w:b/>
          <w:bCs/>
          <w:color w:val="800000"/>
          <w:sz w:val="28"/>
          <w:szCs w:val="28"/>
        </w:rPr>
        <w:t xml:space="preserve"> Vaiṣṇava with great affection.</w:t>
      </w:r>
    </w:p>
    <w:p w14:paraId="7E1E8E2E" w14:textId="7E0AB9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8.088</w:t>
      </w:r>
    </w:p>
    <w:p w14:paraId="754165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68DF19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bhakta-nātha, bhakta-vaśa, bhaktera jīvana</w:t>
      </w:r>
      <w:r w:rsidRPr="004A2847">
        <w:rPr>
          <w:rStyle w:val="BookTitle"/>
          <w:rFonts w:asciiTheme="minorHAnsi" w:hAnsiTheme="minorHAnsi" w:cstheme="minorHAnsi"/>
          <w:b w:val="0"/>
          <w:bCs w:val="0"/>
          <w:color w:val="000000"/>
          <w:sz w:val="28"/>
          <w:szCs w:val="28"/>
        </w:rPr>
        <w:br/>
        <w:t>bhakta-galā dhari’ prabhu karena rodana</w:t>
      </w:r>
    </w:p>
    <w:p w14:paraId="51EB63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who is the Lord of the devotees, who is controlled by the devotees, and who is the life of the devotees, cried as He embraced the devotees.</w:t>
      </w:r>
    </w:p>
    <w:p w14:paraId="4E6121F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(8.3.28) it is stated:</w:t>
      </w:r>
    </w:p>
    <w:p w14:paraId="7F5FEC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prapanna-pālāya duranta-śaktaye</w:t>
      </w:r>
      <w:r w:rsidRPr="004A2847">
        <w:rPr>
          <w:rStyle w:val="BookTitle"/>
          <w:rFonts w:asciiTheme="minorHAnsi" w:hAnsiTheme="minorHAnsi" w:cstheme="minorHAnsi"/>
          <w:b w:val="0"/>
          <w:bCs w:val="0"/>
          <w:color w:val="000000"/>
          <w:sz w:val="28"/>
          <w:szCs w:val="28"/>
        </w:rPr>
        <w:br/>
        <w:t>kad-indriyāṇām anavāpya-vartmane</w:t>
      </w:r>
    </w:p>
    <w:p w14:paraId="1DF8FFF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“You are the protector of the surrendered souls, and You possess unlimited energy, but You are unapproachable by those who are unable to control their senses.”</w:t>
      </w:r>
    </w:p>
    <w:p w14:paraId="7480975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(10.9.19) it is stated:</w:t>
      </w:r>
    </w:p>
    <w:p w14:paraId="043B0B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evaṁ sandarśitā hy aṅga</w:t>
      </w:r>
      <w:r w:rsidRPr="004A2847">
        <w:rPr>
          <w:rStyle w:val="BookTitle"/>
          <w:rFonts w:asciiTheme="minorHAnsi" w:hAnsiTheme="minorHAnsi" w:cstheme="minorHAnsi"/>
          <w:b w:val="0"/>
          <w:bCs w:val="0"/>
          <w:color w:val="000000"/>
          <w:sz w:val="28"/>
          <w:szCs w:val="28"/>
        </w:rPr>
        <w:br/>
        <w:t>hariṇā bhṛtya-vaśyatā</w:t>
      </w:r>
      <w:r w:rsidRPr="004A2847">
        <w:rPr>
          <w:rStyle w:val="BookTitle"/>
          <w:rFonts w:asciiTheme="minorHAnsi" w:hAnsiTheme="minorHAnsi" w:cstheme="minorHAnsi"/>
          <w:b w:val="0"/>
          <w:bCs w:val="0"/>
          <w:color w:val="000000"/>
          <w:sz w:val="28"/>
          <w:szCs w:val="28"/>
        </w:rPr>
        <w:br/>
        <w:t>sva-vaśenāpi kṛṣṇena</w:t>
      </w:r>
      <w:r w:rsidRPr="004A2847">
        <w:rPr>
          <w:rStyle w:val="BookTitle"/>
          <w:rFonts w:asciiTheme="minorHAnsi" w:hAnsiTheme="minorHAnsi" w:cstheme="minorHAnsi"/>
          <w:b w:val="0"/>
          <w:bCs w:val="0"/>
          <w:color w:val="000000"/>
          <w:sz w:val="28"/>
          <w:szCs w:val="28"/>
        </w:rPr>
        <w:br/>
        <w:t>yasyedaṁ seśvaraṁ vaśe</w:t>
      </w:r>
    </w:p>
    <w:p w14:paraId="6831086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Mahārāja Parīkṣit, this entire universe, with its great, exalted demigods like Lord Śiva, Lord Brahmā, and Lord Indra, is under the control of the Supreme Personality of Godhead. Yet the Supreme Lord has one transcendental attribute: He comes under the control of His devotees. This was now exhibited by Kṛṣṇa in this pastime.”</w:t>
      </w:r>
    </w:p>
    <w:p w14:paraId="3C1CCBD6" w14:textId="63003B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8.089</w:t>
      </w:r>
    </w:p>
    <w:p w14:paraId="37C497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0C0248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jagannātha-devera ājñāya sei-kṣaṇa</w:t>
      </w:r>
      <w:r w:rsidRPr="004A2847">
        <w:rPr>
          <w:rStyle w:val="BookTitle"/>
          <w:rFonts w:asciiTheme="minorHAnsi" w:hAnsiTheme="minorHAnsi" w:cstheme="minorHAnsi"/>
          <w:b w:val="0"/>
          <w:bCs w:val="0"/>
          <w:color w:val="000000"/>
          <w:sz w:val="28"/>
          <w:szCs w:val="28"/>
        </w:rPr>
        <w:br/>
        <w:t>sahasra sahasra mālā āila candana</w:t>
      </w:r>
    </w:p>
    <w:p w14:paraId="4E9614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order of Lord Jagannātha, sandalwood pulp and thousands of flower garlands were brought there at that time.</w:t>
      </w:r>
    </w:p>
    <w:p w14:paraId="6E91A5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Lord Jagannātha, as the </w:t>
      </w:r>
      <w:r w:rsidRPr="004A2847">
        <w:rPr>
          <w:rStyle w:val="BookTitle"/>
          <w:rFonts w:asciiTheme="minorHAnsi" w:hAnsiTheme="minorHAnsi" w:cstheme="minorHAnsi"/>
          <w:b w:val="0"/>
          <w:bCs w:val="0"/>
          <w:i/>
          <w:iCs/>
          <w:color w:val="000000"/>
          <w:sz w:val="28"/>
          <w:szCs w:val="28"/>
        </w:rPr>
        <w:t>caitya-guru</w:t>
      </w:r>
      <w:r w:rsidRPr="004A2847">
        <w:rPr>
          <w:rStyle w:val="BookTitle"/>
          <w:rFonts w:asciiTheme="minorHAnsi" w:hAnsiTheme="minorHAnsi" w:cstheme="minorHAnsi"/>
          <w:b w:val="0"/>
          <w:bCs w:val="0"/>
          <w:color w:val="000000"/>
          <w:sz w:val="28"/>
          <w:szCs w:val="28"/>
        </w:rPr>
        <w:t xml:space="preserve">, the spiritual master within the heart, ordered His Nīlācala servants to honor the visiting devotees by offering garlands to them. Those were </w:t>
      </w:r>
      <w:r w:rsidRPr="004A2847">
        <w:rPr>
          <w:rStyle w:val="BookTitle"/>
          <w:rFonts w:asciiTheme="minorHAnsi" w:hAnsiTheme="minorHAnsi" w:cstheme="minorHAnsi"/>
          <w:b w:val="0"/>
          <w:bCs w:val="0"/>
          <w:i/>
          <w:iCs/>
          <w:color w:val="000000"/>
          <w:sz w:val="28"/>
          <w:szCs w:val="28"/>
        </w:rPr>
        <w:t>bhagavad-ājñā-mālās</w:t>
      </w:r>
      <w:r w:rsidRPr="004A2847">
        <w:rPr>
          <w:rStyle w:val="BookTitle"/>
          <w:rFonts w:asciiTheme="minorHAnsi" w:hAnsiTheme="minorHAnsi" w:cstheme="minorHAnsi"/>
          <w:b w:val="0"/>
          <w:bCs w:val="0"/>
          <w:color w:val="000000"/>
          <w:sz w:val="28"/>
          <w:szCs w:val="28"/>
        </w:rPr>
        <w:t>, garlands signifying the Lord’s order.</w:t>
      </w:r>
    </w:p>
    <w:p w14:paraId="64933317" w14:textId="2230E7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8.090</w:t>
      </w:r>
    </w:p>
    <w:p w14:paraId="7E1BF6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11C8FA0E" w14:textId="73E59D1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ājñā-mālā dekhi’ harṣe śrī-gaurāṅga-rāya</w:t>
      </w:r>
      <w:r w:rsidRPr="004A2847">
        <w:rPr>
          <w:rStyle w:val="BookTitle"/>
          <w:rFonts w:asciiTheme="minorHAnsi" w:hAnsiTheme="minorHAnsi" w:cstheme="minorHAnsi"/>
          <w:b w:val="0"/>
          <w:bCs w:val="0"/>
          <w:color w:val="000000"/>
          <w:sz w:val="28"/>
          <w:szCs w:val="28"/>
        </w:rPr>
        <w:br/>
        <w:t>agre dilā</w:t>
      </w:r>
      <w:ins w:id="318" w:author="your servant" w:date="2020-06-17T15:40:00Z">
        <w:r w:rsidR="000749B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śrī-advaita-siṁhera galāya</w:t>
      </w:r>
    </w:p>
    <w:p w14:paraId="662DB1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the garlands sent by Jagannātha, Lord Gaurasundara became very happy and first garlanded Śrī Advaita Ācārya.</w:t>
      </w:r>
    </w:p>
    <w:p w14:paraId="0208AAE2" w14:textId="47655A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8.091</w:t>
      </w:r>
    </w:p>
    <w:p w14:paraId="21903F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35F208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sarva-vaiṣṇavera aṅga śrī-haste āpane</w:t>
      </w:r>
      <w:r w:rsidRPr="004A2847">
        <w:rPr>
          <w:rStyle w:val="BookTitle"/>
          <w:rFonts w:asciiTheme="minorHAnsi" w:hAnsiTheme="minorHAnsi" w:cstheme="minorHAnsi"/>
          <w:b w:val="0"/>
          <w:bCs w:val="0"/>
          <w:color w:val="000000"/>
          <w:sz w:val="28"/>
          <w:szCs w:val="28"/>
        </w:rPr>
        <w:br/>
        <w:t>paripūrṇa karilena mālāya candane</w:t>
      </w:r>
    </w:p>
    <w:p w14:paraId="213627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garlanded and applied sandalwood paste on each devotee with His own hand.</w:t>
      </w:r>
    </w:p>
    <w:p w14:paraId="359EE0AA" w14:textId="431FBD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8.092</w:t>
      </w:r>
    </w:p>
    <w:p w14:paraId="2B1DA8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2BCDB9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prabhura kṛpā sarva bhakta-gaṇa</w:t>
      </w:r>
      <w:r w:rsidRPr="004A2847">
        <w:rPr>
          <w:rStyle w:val="BookTitle"/>
          <w:rFonts w:asciiTheme="minorHAnsi" w:hAnsiTheme="minorHAnsi" w:cstheme="minorHAnsi"/>
          <w:b w:val="0"/>
          <w:bCs w:val="0"/>
          <w:color w:val="000000"/>
          <w:sz w:val="28"/>
          <w:szCs w:val="28"/>
        </w:rPr>
        <w:br/>
        <w:t>bāhu tuli’ uccaiḥ-svare karena krandana</w:t>
      </w:r>
    </w:p>
    <w:p w14:paraId="0E5D0F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this display of the Lord’s mercy, all the devotees raised their arms and cried loudly.</w:t>
      </w:r>
    </w:p>
    <w:p w14:paraId="2328F6F9" w14:textId="73DF62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8.093</w:t>
      </w:r>
    </w:p>
    <w:p w14:paraId="759774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4E6C1E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māgena vara śrī-caraṇa dhari’</w:t>
      </w:r>
      <w:r w:rsidRPr="004A2847">
        <w:rPr>
          <w:rStyle w:val="BookTitle"/>
          <w:rFonts w:asciiTheme="minorHAnsi" w:hAnsiTheme="minorHAnsi" w:cstheme="minorHAnsi"/>
          <w:b w:val="0"/>
          <w:bCs w:val="0"/>
          <w:color w:val="000000"/>
          <w:sz w:val="28"/>
          <w:szCs w:val="28"/>
        </w:rPr>
        <w:br/>
        <w:t>“janma janma yena prabhu, tomā nā pāsari</w:t>
      </w:r>
    </w:p>
    <w:p w14:paraId="24E58A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held the lotus feet of the Lord and asked the following benediction, “May we never forget You, life after life.</w:t>
      </w:r>
    </w:p>
    <w:p w14:paraId="15100071" w14:textId="0AE494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8.094</w:t>
      </w:r>
    </w:p>
    <w:p w14:paraId="21EDAE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94</w:t>
      </w:r>
    </w:p>
    <w:p w14:paraId="363B92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manuṣya, paśu, pakṣī hai’ yathā tathā</w:t>
      </w:r>
      <w:r w:rsidRPr="004A2847">
        <w:rPr>
          <w:rStyle w:val="BookTitle"/>
          <w:rFonts w:asciiTheme="minorHAnsi" w:hAnsiTheme="minorHAnsi" w:cstheme="minorHAnsi"/>
          <w:b w:val="0"/>
          <w:bCs w:val="0"/>
          <w:color w:val="000000"/>
          <w:sz w:val="28"/>
          <w:szCs w:val="28"/>
        </w:rPr>
        <w:br/>
        <w:t>tomāra caraṇa yena dekhiye sarvathā</w:t>
      </w:r>
    </w:p>
    <w:p w14:paraId="267B87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“Wherever we may take birth—as human beings, animals, or birds—may we always see Your lotus feet.</w:t>
      </w:r>
    </w:p>
    <w:p w14:paraId="6BF81F76" w14:textId="465F00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8.095</w:t>
      </w:r>
    </w:p>
    <w:p w14:paraId="28DBDE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15FCCF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vara deha’ prabhu karuṇā-sāgara!”</w:t>
      </w:r>
      <w:r w:rsidRPr="004A2847">
        <w:rPr>
          <w:rStyle w:val="BookTitle"/>
          <w:rFonts w:asciiTheme="minorHAnsi" w:hAnsiTheme="minorHAnsi" w:cstheme="minorHAnsi"/>
          <w:b w:val="0"/>
          <w:bCs w:val="0"/>
          <w:color w:val="000000"/>
          <w:sz w:val="28"/>
          <w:szCs w:val="28"/>
        </w:rPr>
        <w:br/>
        <w:t>pāda-padma dhari’ kānde saba anucara</w:t>
      </w:r>
    </w:p>
    <w:p w14:paraId="1EB70F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O ocean of mercy, please give us this benediction!” The devotees cried out in this way as they held the lotus feet of the Lord.</w:t>
      </w:r>
    </w:p>
    <w:p w14:paraId="6FCA9B87" w14:textId="7CBBD1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8.096</w:t>
      </w:r>
    </w:p>
    <w:p w14:paraId="4ABD70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608DB1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vaiṣṇava-gṛhiṇī yata pati-vratā-gaṇa</w:t>
      </w:r>
      <w:r w:rsidRPr="004A2847">
        <w:rPr>
          <w:rStyle w:val="BookTitle"/>
          <w:rFonts w:asciiTheme="minorHAnsi" w:hAnsiTheme="minorHAnsi" w:cstheme="minorHAnsi"/>
          <w:b w:val="0"/>
          <w:bCs w:val="0"/>
          <w:color w:val="000000"/>
          <w:sz w:val="28"/>
          <w:szCs w:val="28"/>
        </w:rPr>
        <w:br/>
        <w:t>dūre thāki’ prabhu dekhi’ karaye krandana</w:t>
      </w:r>
    </w:p>
    <w:p w14:paraId="36D8A6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chaste wives of the Vaiṣṇavas began to cry as they stood gazing at the Lord from a distance.</w:t>
      </w:r>
    </w:p>
    <w:p w14:paraId="3083E4A9" w14:textId="4CBC01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8.097</w:t>
      </w:r>
    </w:p>
    <w:p w14:paraId="4EE7E7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319EB9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tāṅ-sabāra premādhāre anta nāhi pāi</w:t>
      </w:r>
      <w:r w:rsidRPr="004A2847">
        <w:rPr>
          <w:rStyle w:val="BookTitle"/>
          <w:rFonts w:asciiTheme="minorHAnsi" w:hAnsiTheme="minorHAnsi" w:cstheme="minorHAnsi"/>
          <w:b w:val="0"/>
          <w:bCs w:val="0"/>
          <w:color w:val="000000"/>
          <w:sz w:val="28"/>
          <w:szCs w:val="28"/>
        </w:rPr>
        <w:br/>
        <w:t>sabei vaiṣṇavī-śakti bheda kichu nāi</w:t>
      </w:r>
    </w:p>
    <w:p w14:paraId="313948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 end to their affection for the Lord, for they were all expansions of the Supreme Lord’s internal energy.</w:t>
      </w:r>
    </w:p>
    <w:p w14:paraId="7DAF6B69" w14:textId="52F70F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8.098</w:t>
      </w:r>
    </w:p>
    <w:p w14:paraId="4DB887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3B3879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’jñāna-bhakti-yoge sabe patira samāna’</w:t>
      </w:r>
      <w:r w:rsidRPr="004A2847">
        <w:rPr>
          <w:rStyle w:val="BookTitle"/>
          <w:rFonts w:asciiTheme="minorHAnsi" w:hAnsiTheme="minorHAnsi" w:cstheme="minorHAnsi"/>
          <w:b w:val="0"/>
          <w:bCs w:val="0"/>
          <w:color w:val="000000"/>
          <w:sz w:val="28"/>
          <w:szCs w:val="28"/>
        </w:rPr>
        <w:br/>
        <w:t>kahiyā āchena śrī-caitanya-bhagavān</w:t>
      </w:r>
    </w:p>
    <w:p w14:paraId="008771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They were all as good as their husbands in knowledge and devotion. This was the verdict of Lord Caitanya.</w:t>
      </w:r>
    </w:p>
    <w:p w14:paraId="671A670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discuss the following verse from </w:t>
      </w:r>
      <w:r w:rsidRPr="004A2847">
        <w:rPr>
          <w:rStyle w:val="BookTitle"/>
          <w:rFonts w:asciiTheme="minorHAnsi" w:hAnsiTheme="minorHAnsi" w:cstheme="minorHAnsi"/>
          <w:b w:val="0"/>
          <w:bCs w:val="0"/>
          <w:i/>
          <w:iCs/>
          <w:color w:val="000000"/>
          <w:sz w:val="28"/>
          <w:szCs w:val="28"/>
        </w:rPr>
        <w:t xml:space="preserve">Śrīmad Bhāgavatam </w:t>
      </w:r>
      <w:r w:rsidRPr="004A2847">
        <w:rPr>
          <w:rStyle w:val="BookTitle"/>
          <w:rFonts w:asciiTheme="minorHAnsi" w:hAnsiTheme="minorHAnsi" w:cstheme="minorHAnsi"/>
          <w:b w:val="0"/>
          <w:bCs w:val="0"/>
          <w:color w:val="000000"/>
          <w:sz w:val="28"/>
          <w:szCs w:val="28"/>
        </w:rPr>
        <w:t>(12.12.55):</w:t>
      </w:r>
    </w:p>
    <w:p w14:paraId="7AEEAF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avismṛtiḥ kṛṣṇa-padāravindayoḥ</w:t>
      </w:r>
      <w:r w:rsidRPr="004A2847">
        <w:rPr>
          <w:rStyle w:val="BookTitle"/>
          <w:rFonts w:asciiTheme="minorHAnsi" w:hAnsiTheme="minorHAnsi" w:cstheme="minorHAnsi"/>
          <w:b w:val="0"/>
          <w:bCs w:val="0"/>
          <w:color w:val="000000"/>
          <w:sz w:val="28"/>
          <w:szCs w:val="28"/>
        </w:rPr>
        <w:br/>
        <w:t>kṣiṇoty abhadrāṇi ca śaṁ tanoti</w:t>
      </w:r>
      <w:r w:rsidRPr="004A2847">
        <w:rPr>
          <w:rStyle w:val="BookTitle"/>
          <w:rFonts w:asciiTheme="minorHAnsi" w:hAnsiTheme="minorHAnsi" w:cstheme="minorHAnsi"/>
          <w:b w:val="0"/>
          <w:bCs w:val="0"/>
          <w:color w:val="000000"/>
          <w:sz w:val="28"/>
          <w:szCs w:val="28"/>
        </w:rPr>
        <w:br/>
        <w:t>sattvasya śuddhiṁ paramātma-bhaktiṁ</w:t>
      </w:r>
      <w:r w:rsidRPr="004A2847">
        <w:rPr>
          <w:rStyle w:val="BookTitle"/>
          <w:rFonts w:asciiTheme="minorHAnsi" w:hAnsiTheme="minorHAnsi" w:cstheme="minorHAnsi"/>
          <w:b w:val="0"/>
          <w:bCs w:val="0"/>
          <w:color w:val="000000"/>
          <w:sz w:val="28"/>
          <w:szCs w:val="28"/>
        </w:rPr>
        <w:br/>
        <w:t>jñānaṁ ca vijñāna-virāga-yuktam</w:t>
      </w:r>
    </w:p>
    <w:p w14:paraId="31C871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“Remembrance of Lord Kṛṣṇa’s lotus feet </w:t>
      </w:r>
      <w:proofErr w:type="gramStart"/>
      <w:r w:rsidRPr="004A2847">
        <w:rPr>
          <w:rStyle w:val="BookTitle"/>
          <w:rFonts w:asciiTheme="minorHAnsi" w:hAnsiTheme="minorHAnsi" w:cstheme="minorHAnsi"/>
          <w:b w:val="0"/>
          <w:bCs w:val="0"/>
          <w:color w:val="000000"/>
          <w:sz w:val="28"/>
          <w:szCs w:val="28"/>
        </w:rPr>
        <w:t>destroys</w:t>
      </w:r>
      <w:proofErr w:type="gramEnd"/>
      <w:r w:rsidRPr="004A2847">
        <w:rPr>
          <w:rStyle w:val="BookTitle"/>
          <w:rFonts w:asciiTheme="minorHAnsi" w:hAnsiTheme="minorHAnsi" w:cstheme="minorHAnsi"/>
          <w:b w:val="0"/>
          <w:bCs w:val="0"/>
          <w:color w:val="000000"/>
          <w:sz w:val="28"/>
          <w:szCs w:val="28"/>
        </w:rPr>
        <w:t xml:space="preserve"> everything inauspicious and awards the greatest good fortune. It purifies the heart and bestows devotion for the Supreme Soul, along with knowledge enriched with realization and renunciation.”</w:t>
      </w:r>
    </w:p>
    <w:p w14:paraId="71B5E786" w14:textId="1CB2C0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8.099</w:t>
      </w:r>
    </w:p>
    <w:p w14:paraId="6A8005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4C5469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vādya-gīta-nṛtya-saṅkīrtane</w:t>
      </w:r>
      <w:r w:rsidRPr="004A2847">
        <w:rPr>
          <w:rStyle w:val="BookTitle"/>
          <w:rFonts w:asciiTheme="minorHAnsi" w:hAnsiTheme="minorHAnsi" w:cstheme="minorHAnsi"/>
          <w:b w:val="0"/>
          <w:bCs w:val="0"/>
          <w:color w:val="000000"/>
          <w:sz w:val="28"/>
          <w:szCs w:val="28"/>
        </w:rPr>
        <w:br/>
        <w:t>āilena sabāi caliyā prabhura sane</w:t>
      </w:r>
    </w:p>
    <w:p w14:paraId="5D696D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all the devotees entered town with the Lord while singing, dancing, chanting, and playing musical instruments.</w:t>
      </w:r>
    </w:p>
    <w:p w14:paraId="3092DD31" w14:textId="01B608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8.100</w:t>
      </w:r>
    </w:p>
    <w:p w14:paraId="0D3C7F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65000E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haila prema-bhaktira prakāśa</w:t>
      </w:r>
      <w:r w:rsidRPr="004A2847">
        <w:rPr>
          <w:rStyle w:val="BookTitle"/>
          <w:rFonts w:asciiTheme="minorHAnsi" w:hAnsiTheme="minorHAnsi" w:cstheme="minorHAnsi"/>
          <w:b w:val="0"/>
          <w:bCs w:val="0"/>
          <w:color w:val="000000"/>
          <w:sz w:val="28"/>
          <w:szCs w:val="28"/>
        </w:rPr>
        <w:br/>
        <w:t>hena nāhi dekhi yāra nā haya ullāsa</w:t>
      </w:r>
    </w:p>
    <w:p w14:paraId="4E3276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such a manifestation of ecstatic love that not even a single person was unhappy.</w:t>
      </w:r>
    </w:p>
    <w:p w14:paraId="00E95ECC" w14:textId="74FF5E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8.101</w:t>
      </w:r>
    </w:p>
    <w:p w14:paraId="13E677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0B71F7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āṭhāranālā haite daśa-daṇḍa haile</w:t>
      </w:r>
      <w:r w:rsidRPr="004A2847">
        <w:rPr>
          <w:rStyle w:val="BookTitle"/>
          <w:rFonts w:asciiTheme="minorHAnsi" w:hAnsiTheme="minorHAnsi" w:cstheme="minorHAnsi"/>
          <w:b w:val="0"/>
          <w:bCs w:val="0"/>
          <w:color w:val="000000"/>
          <w:sz w:val="28"/>
          <w:szCs w:val="28"/>
        </w:rPr>
        <w:br/>
        <w:t>mahāprabhu āilena narendrera kūle</w:t>
      </w:r>
    </w:p>
    <w:p w14:paraId="2E2C18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Mahāprabhu led them from Āṭhāranālā to the bank of Narendra-sarovara in ten </w:t>
      </w:r>
      <w:r w:rsidRPr="004A2847">
        <w:rPr>
          <w:rStyle w:val="BookTitle"/>
          <w:rFonts w:asciiTheme="minorHAnsi" w:hAnsiTheme="minorHAnsi" w:cstheme="minorHAnsi"/>
          <w:b/>
          <w:bCs/>
          <w:i/>
          <w:iCs/>
          <w:color w:val="800000"/>
          <w:sz w:val="28"/>
          <w:szCs w:val="28"/>
        </w:rPr>
        <w:t>daṇḍas</w:t>
      </w:r>
      <w:r w:rsidRPr="004A2847">
        <w:rPr>
          <w:rStyle w:val="BookTitle"/>
          <w:rFonts w:asciiTheme="minorHAnsi" w:hAnsiTheme="minorHAnsi" w:cstheme="minorHAnsi"/>
          <w:b/>
          <w:bCs/>
          <w:color w:val="800000"/>
          <w:sz w:val="28"/>
          <w:szCs w:val="28"/>
        </w:rPr>
        <w:t xml:space="preserve"> [about four hours].</w:t>
      </w:r>
    </w:p>
    <w:p w14:paraId="6CB1B0B3" w14:textId="4B7598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8.102</w:t>
      </w:r>
    </w:p>
    <w:p w14:paraId="77D4B3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3603CA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hena-kāle rāma-kṛṣṇa śrī-yātrā govinda</w:t>
      </w:r>
      <w:r w:rsidRPr="004A2847">
        <w:rPr>
          <w:rStyle w:val="BookTitle"/>
          <w:rFonts w:asciiTheme="minorHAnsi" w:hAnsiTheme="minorHAnsi" w:cstheme="minorHAnsi"/>
          <w:b w:val="0"/>
          <w:bCs w:val="0"/>
          <w:color w:val="000000"/>
          <w:sz w:val="28"/>
          <w:szCs w:val="28"/>
        </w:rPr>
        <w:br/>
        <w:t>jala-keli karibāre āilā narendra</w:t>
      </w:r>
    </w:p>
    <w:p w14:paraId="4A84D4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time Balarāma, Kṛṣṇa, and Govinda, the </w:t>
      </w:r>
      <w:r w:rsidRPr="004A2847">
        <w:rPr>
          <w:rStyle w:val="BookTitle"/>
          <w:rFonts w:asciiTheme="minorHAnsi" w:hAnsiTheme="minorHAnsi" w:cstheme="minorHAnsi"/>
          <w:b/>
          <w:bCs/>
          <w:i/>
          <w:iCs/>
          <w:color w:val="800000"/>
          <w:sz w:val="28"/>
          <w:szCs w:val="28"/>
        </w:rPr>
        <w:t>vijaya-vigraha</w:t>
      </w:r>
      <w:r w:rsidRPr="004A2847">
        <w:rPr>
          <w:rStyle w:val="BookTitle"/>
          <w:rFonts w:asciiTheme="minorHAnsi" w:hAnsiTheme="minorHAnsi" w:cstheme="minorHAnsi"/>
          <w:b/>
          <w:bCs/>
          <w:color w:val="800000"/>
          <w:sz w:val="28"/>
          <w:szCs w:val="28"/>
        </w:rPr>
        <w:t>, arrived at Narendra-sarovara for performing water sports.</w:t>
      </w:r>
    </w:p>
    <w:p w14:paraId="64DFD6E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Skanda Purāṇa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Utkala-khaṇḍa</w:t>
      </w:r>
      <w:r w:rsidRPr="004A2847">
        <w:rPr>
          <w:rStyle w:val="BookTitle"/>
          <w:rFonts w:asciiTheme="minorHAnsi" w:hAnsiTheme="minorHAnsi" w:cstheme="minorHAnsi"/>
          <w:b w:val="0"/>
          <w:bCs w:val="0"/>
          <w:color w:val="000000"/>
          <w:sz w:val="28"/>
          <w:szCs w:val="28"/>
        </w:rPr>
        <w:t>, Chapter 29) it is stated:</w:t>
      </w:r>
    </w:p>
    <w:p w14:paraId="7A441E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vaiśākhasya site pakṣe   tṛtīyākṣaya saṁjñikātatra </w:t>
      </w:r>
      <w:r w:rsidRPr="004A2847">
        <w:rPr>
          <w:rStyle w:val="BookTitle"/>
          <w:rFonts w:asciiTheme="minorHAnsi" w:hAnsiTheme="minorHAnsi" w:cstheme="minorHAnsi"/>
          <w:b w:val="0"/>
          <w:bCs w:val="0"/>
          <w:color w:val="000000"/>
          <w:sz w:val="28"/>
          <w:szCs w:val="28"/>
        </w:rPr>
        <w:br/>
        <w:t>māṁ lepayed gandha   lepanair ati śobhanam</w:t>
      </w:r>
    </w:p>
    <w:p w14:paraId="22540D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“Smear fragrant sandalwood paste on My body on the day of Akṣaya-tṛtīyā during the waxing moon in the month of Vaiśākha</w:t>
      </w:r>
      <w:proofErr w:type="gramStart"/>
      <w:r w:rsidRPr="004A2847">
        <w:rPr>
          <w:rStyle w:val="BookTitle"/>
          <w:rFonts w:asciiTheme="minorHAnsi" w:hAnsiTheme="minorHAnsi" w:cstheme="minorHAnsi"/>
          <w:b w:val="0"/>
          <w:bCs w:val="0"/>
          <w:color w:val="000000"/>
          <w:sz w:val="28"/>
          <w:szCs w:val="28"/>
        </w:rPr>
        <w:t>.”Śrī</w:t>
      </w:r>
      <w:proofErr w:type="gramEnd"/>
      <w:r w:rsidRPr="004A2847">
        <w:rPr>
          <w:rStyle w:val="BookTitle"/>
          <w:rFonts w:asciiTheme="minorHAnsi" w:hAnsiTheme="minorHAnsi" w:cstheme="minorHAnsi"/>
          <w:b w:val="0"/>
          <w:bCs w:val="0"/>
          <w:color w:val="000000"/>
          <w:sz w:val="28"/>
          <w:szCs w:val="28"/>
        </w:rPr>
        <w:t xml:space="preserve"> Puruṣottama deva ordered His servant, the exalted Vaiṣṇava Śrī Indradyumna deva, to smear fragrant sandalwood paste on His body on the day of Akṣaya-tṛtīyā during the waxing moon in the month of Vaiśākha. Following this, even today, Lord Jagannātha’s </w:t>
      </w:r>
      <w:r w:rsidRPr="004A2847">
        <w:rPr>
          <w:rStyle w:val="BookTitle"/>
          <w:rFonts w:asciiTheme="minorHAnsi" w:hAnsiTheme="minorHAnsi" w:cstheme="minorHAnsi"/>
          <w:b w:val="0"/>
          <w:bCs w:val="0"/>
          <w:i/>
          <w:iCs/>
          <w:color w:val="000000"/>
          <w:sz w:val="28"/>
          <w:szCs w:val="28"/>
        </w:rPr>
        <w:t xml:space="preserve">vijaya-vigraha, </w:t>
      </w:r>
      <w:r w:rsidRPr="004A2847">
        <w:rPr>
          <w:rStyle w:val="BookTitle"/>
          <w:rFonts w:asciiTheme="minorHAnsi" w:hAnsiTheme="minorHAnsi" w:cstheme="minorHAnsi"/>
          <w:b w:val="0"/>
          <w:bCs w:val="0"/>
          <w:color w:val="000000"/>
          <w:sz w:val="28"/>
          <w:szCs w:val="28"/>
        </w:rPr>
        <w:t>Śrī Madana-mohana, is brought on a palanquin from the temple to Śrī Narendra-sarovara every day from Akṣaya-tṛtīyā in Vaiśākha up to the eighth day of the waning moon in Jyaiṣṭha. Śrī Madana-mohana deva enjoys these boat pastimes in the lake along with His ministers headed by Lokanātha and Mahādeva. Since the Candana-yātrā festival of Śrī Madana-mohana is held in Śrī Narendra-sarovara, the lake is also called Candana-pukura.</w:t>
      </w:r>
    </w:p>
    <w:p w14:paraId="0D8CC2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śrī-yātrā</w:t>
      </w:r>
      <w:r w:rsidRPr="004A2847">
        <w:rPr>
          <w:rStyle w:val="BookTitle"/>
          <w:rFonts w:asciiTheme="minorHAnsi" w:hAnsiTheme="minorHAnsi" w:cstheme="minorHAnsi"/>
          <w:b w:val="0"/>
          <w:bCs w:val="0"/>
          <w:color w:val="000000"/>
          <w:sz w:val="28"/>
          <w:szCs w:val="28"/>
        </w:rPr>
        <w:t xml:space="preserve"> refers to Candana-yātrā.</w:t>
      </w:r>
    </w:p>
    <w:p w14:paraId="6BFEB987" w14:textId="226A86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8.103</w:t>
      </w:r>
    </w:p>
    <w:p w14:paraId="262073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46032C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hari-dhvani kolāhala mṛdaṅga-kāhāla</w:t>
      </w:r>
      <w:r w:rsidRPr="004A2847">
        <w:rPr>
          <w:rStyle w:val="BookTitle"/>
          <w:rFonts w:asciiTheme="minorHAnsi" w:hAnsiTheme="minorHAnsi" w:cstheme="minorHAnsi"/>
          <w:b w:val="0"/>
          <w:bCs w:val="0"/>
          <w:color w:val="000000"/>
          <w:sz w:val="28"/>
          <w:szCs w:val="28"/>
        </w:rPr>
        <w:br/>
        <w:t>śaṅkha, bherī, jayaḍhāka bājaye viśāla</w:t>
      </w:r>
    </w:p>
    <w:p w14:paraId="02D618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was a tumultuous vibration of the chanting of the Lord’s holy names mixed with the sounds of </w:t>
      </w:r>
      <w:r w:rsidRPr="004A2847">
        <w:rPr>
          <w:rStyle w:val="BookTitle"/>
          <w:rFonts w:asciiTheme="minorHAnsi" w:hAnsiTheme="minorHAnsi" w:cstheme="minorHAnsi"/>
          <w:b/>
          <w:bCs/>
          <w:i/>
          <w:iCs/>
          <w:color w:val="800000"/>
          <w:sz w:val="28"/>
          <w:szCs w:val="28"/>
        </w:rPr>
        <w:t>mṛdaṅgas</w:t>
      </w:r>
      <w:r w:rsidRPr="004A2847">
        <w:rPr>
          <w:rStyle w:val="BookTitle"/>
          <w:rFonts w:asciiTheme="minorHAnsi" w:hAnsiTheme="minorHAnsi" w:cstheme="minorHAnsi"/>
          <w:b/>
          <w:bCs/>
          <w:color w:val="800000"/>
          <w:sz w:val="28"/>
          <w:szCs w:val="28"/>
        </w:rPr>
        <w:t>, conchshells, kettledrums, and other large drums.</w:t>
      </w:r>
    </w:p>
    <w:p w14:paraId="6A6A780C" w14:textId="188AFE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8.104</w:t>
      </w:r>
    </w:p>
    <w:p w14:paraId="118C4E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4EA517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sahasra sahasra chatra patākā cāmara</w:t>
      </w:r>
      <w:r w:rsidRPr="004A2847">
        <w:rPr>
          <w:rStyle w:val="BookTitle"/>
          <w:rFonts w:asciiTheme="minorHAnsi" w:hAnsiTheme="minorHAnsi" w:cstheme="minorHAnsi"/>
          <w:b w:val="0"/>
          <w:bCs w:val="0"/>
          <w:color w:val="000000"/>
          <w:sz w:val="28"/>
          <w:szCs w:val="28"/>
        </w:rPr>
        <w:br/>
        <w:t>catur-dike śobhā kare parama sundara</w:t>
      </w:r>
    </w:p>
    <w:p w14:paraId="2E7F70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scene was beautified with thousands of umbrellas, flags, and </w:t>
      </w:r>
      <w:r w:rsidRPr="004A2847">
        <w:rPr>
          <w:rStyle w:val="BookTitle"/>
          <w:rFonts w:asciiTheme="minorHAnsi" w:hAnsiTheme="minorHAnsi" w:cstheme="minorHAnsi"/>
          <w:b/>
          <w:bCs/>
          <w:i/>
          <w:iCs/>
          <w:color w:val="800000"/>
          <w:sz w:val="28"/>
          <w:szCs w:val="28"/>
        </w:rPr>
        <w:t>cāmaras</w:t>
      </w:r>
      <w:r w:rsidRPr="004A2847">
        <w:rPr>
          <w:rStyle w:val="BookTitle"/>
          <w:rFonts w:asciiTheme="minorHAnsi" w:hAnsiTheme="minorHAnsi" w:cstheme="minorHAnsi"/>
          <w:b/>
          <w:bCs/>
          <w:color w:val="800000"/>
          <w:sz w:val="28"/>
          <w:szCs w:val="28"/>
        </w:rPr>
        <w:t xml:space="preserve"> on all sides.</w:t>
      </w:r>
    </w:p>
    <w:p w14:paraId="6A13A29F" w14:textId="5F5062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8.105</w:t>
      </w:r>
    </w:p>
    <w:p w14:paraId="0E52A9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144D75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mahā-jaya-jaya-śabda, mahā-hari-dhvani</w:t>
      </w:r>
      <w:r w:rsidRPr="004A2847">
        <w:rPr>
          <w:rStyle w:val="BookTitle"/>
          <w:rFonts w:asciiTheme="minorHAnsi" w:hAnsiTheme="minorHAnsi" w:cstheme="minorHAnsi"/>
          <w:b w:val="0"/>
          <w:bCs w:val="0"/>
          <w:color w:val="000000"/>
          <w:sz w:val="28"/>
          <w:szCs w:val="28"/>
        </w:rPr>
        <w:br/>
        <w:t>ihā bai āra kona śabda nāhi śuni</w:t>
      </w:r>
    </w:p>
    <w:p w14:paraId="7A9D28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sound could be heard other than the loud chanting of, “Jaya! Jaya!” and “Hari! Hari!”</w:t>
      </w:r>
    </w:p>
    <w:p w14:paraId="7A2FAE79" w14:textId="222709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8.106</w:t>
      </w:r>
    </w:p>
    <w:p w14:paraId="124548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06FE09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rāma-kṛṣṇa śrī-govinda mahā-kutūhale</w:t>
      </w:r>
      <w:r w:rsidRPr="004A2847">
        <w:rPr>
          <w:rStyle w:val="BookTitle"/>
          <w:rFonts w:asciiTheme="minorHAnsi" w:hAnsiTheme="minorHAnsi" w:cstheme="minorHAnsi"/>
          <w:b w:val="0"/>
          <w:bCs w:val="0"/>
          <w:color w:val="000000"/>
          <w:sz w:val="28"/>
          <w:szCs w:val="28"/>
        </w:rPr>
        <w:br/>
        <w:t>uttarilā āsi’ sabe narendrera kūle</w:t>
      </w:r>
    </w:p>
    <w:p w14:paraId="5AC0E0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Balarāma, Kṛṣṇa, and Govinda, the </w:t>
      </w:r>
      <w:r w:rsidRPr="004A2847">
        <w:rPr>
          <w:rStyle w:val="BookTitle"/>
          <w:rFonts w:asciiTheme="minorHAnsi" w:hAnsiTheme="minorHAnsi" w:cstheme="minorHAnsi"/>
          <w:b/>
          <w:bCs/>
          <w:i/>
          <w:iCs/>
          <w:color w:val="800000"/>
          <w:sz w:val="28"/>
          <w:szCs w:val="28"/>
        </w:rPr>
        <w:t>vijaya-vigraha</w:t>
      </w:r>
      <w:r w:rsidRPr="004A2847">
        <w:rPr>
          <w:rStyle w:val="BookTitle"/>
          <w:rFonts w:asciiTheme="minorHAnsi" w:hAnsiTheme="minorHAnsi" w:cstheme="minorHAnsi"/>
          <w:b/>
          <w:bCs/>
          <w:color w:val="800000"/>
          <w:sz w:val="28"/>
          <w:szCs w:val="28"/>
        </w:rPr>
        <w:t>, were brought to the bank of Narendra-sarovara with great pomp.</w:t>
      </w:r>
    </w:p>
    <w:p w14:paraId="34783C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narendra </w:t>
      </w:r>
      <w:r w:rsidRPr="004A2847">
        <w:rPr>
          <w:rStyle w:val="BookTitle"/>
          <w:rFonts w:asciiTheme="minorHAnsi" w:hAnsiTheme="minorHAnsi" w:cstheme="minorHAnsi"/>
          <w:b w:val="0"/>
          <w:bCs w:val="0"/>
          <w:color w:val="000000"/>
          <w:sz w:val="28"/>
          <w:szCs w:val="28"/>
        </w:rPr>
        <w:t>refers to Śrī Narendra-sarovara.</w:t>
      </w:r>
    </w:p>
    <w:p w14:paraId="03A71AA0" w14:textId="7F9448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8.107</w:t>
      </w:r>
    </w:p>
    <w:p w14:paraId="3CB529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0D111708" w14:textId="136597D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jagannātha-goṣṭhī</w:t>
      </w:r>
      <w:ins w:id="319" w:author="your servant" w:date="2020-06-17T15:45:00Z">
        <w:r w:rsidR="008A479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śrī-caitanya-goṣṭhī-sane</w:t>
      </w:r>
      <w:r w:rsidRPr="004A2847">
        <w:rPr>
          <w:rStyle w:val="BookTitle"/>
          <w:rFonts w:asciiTheme="minorHAnsi" w:hAnsiTheme="minorHAnsi" w:cstheme="minorHAnsi"/>
          <w:b w:val="0"/>
          <w:bCs w:val="0"/>
          <w:color w:val="000000"/>
          <w:sz w:val="28"/>
          <w:szCs w:val="28"/>
        </w:rPr>
        <w:br/>
        <w:t>miśāilā tānā o bhulilā</w:t>
      </w:r>
      <w:ins w:id="320" w:author="your servant" w:date="2020-06-17T15:46:00Z">
        <w:r w:rsidR="008A479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saṅkīrtane</w:t>
      </w:r>
    </w:p>
    <w:p w14:paraId="63AD4F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associates of Lord Jagannātha and the associates of Lord Caitanya </w:t>
      </w:r>
      <w:proofErr w:type="gramStart"/>
      <w:r w:rsidRPr="004A2847">
        <w:rPr>
          <w:rStyle w:val="BookTitle"/>
          <w:rFonts w:asciiTheme="minorHAnsi" w:hAnsiTheme="minorHAnsi" w:cstheme="minorHAnsi"/>
          <w:b/>
          <w:bCs/>
          <w:color w:val="800000"/>
          <w:sz w:val="28"/>
          <w:szCs w:val="28"/>
        </w:rPr>
        <w:t>mixed together</w:t>
      </w:r>
      <w:proofErr w:type="gramEnd"/>
      <w:r w:rsidRPr="004A2847">
        <w:rPr>
          <w:rStyle w:val="BookTitle"/>
          <w:rFonts w:asciiTheme="minorHAnsi" w:hAnsiTheme="minorHAnsi" w:cstheme="minorHAnsi"/>
          <w:b/>
          <w:bCs/>
          <w:color w:val="800000"/>
          <w:sz w:val="28"/>
          <w:szCs w:val="28"/>
        </w:rPr>
        <w:t xml:space="preserve">, and everyone forgot themselves in the ecstasy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0ADFC530" w14:textId="47C46F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8.108</w:t>
      </w:r>
    </w:p>
    <w:p w14:paraId="459C7B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1F3ED9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goṣṭhī eka hai’ ki haila ānanda</w:t>
      </w:r>
      <w:r w:rsidRPr="004A2847">
        <w:rPr>
          <w:rStyle w:val="BookTitle"/>
          <w:rFonts w:asciiTheme="minorHAnsi" w:hAnsiTheme="minorHAnsi" w:cstheme="minorHAnsi"/>
          <w:b w:val="0"/>
          <w:bCs w:val="0"/>
          <w:color w:val="000000"/>
          <w:sz w:val="28"/>
          <w:szCs w:val="28"/>
        </w:rPr>
        <w:br/>
        <w:t>ki vaikuṇṭha-sukha āsi’ haila mūrtimanta</w:t>
      </w:r>
    </w:p>
    <w:p w14:paraId="493853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Such happiness was experienced when the two groups joined together that it seemed as if the happiness of Vaikuṇṭha had appeared in person.</w:t>
      </w:r>
    </w:p>
    <w:p w14:paraId="10E02895" w14:textId="6B0406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8.109</w:t>
      </w:r>
    </w:p>
    <w:p w14:paraId="0281A8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4334D3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lokera ānanda-anta nāi</w:t>
      </w:r>
      <w:r w:rsidRPr="004A2847">
        <w:rPr>
          <w:rStyle w:val="BookTitle"/>
          <w:rFonts w:asciiTheme="minorHAnsi" w:hAnsiTheme="minorHAnsi" w:cstheme="minorHAnsi"/>
          <w:b w:val="0"/>
          <w:bCs w:val="0"/>
          <w:color w:val="000000"/>
          <w:sz w:val="28"/>
          <w:szCs w:val="28"/>
        </w:rPr>
        <w:br/>
        <w:t>saba karena karāyena caitanya-gosāñi</w:t>
      </w:r>
    </w:p>
    <w:p w14:paraId="5CA3B7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personally enjoyed endless happiness and distributed that happiness to everyone in the four directions.</w:t>
      </w:r>
    </w:p>
    <w:p w14:paraId="0FD07CC3" w14:textId="611585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8.110</w:t>
      </w:r>
    </w:p>
    <w:p w14:paraId="4C4F0D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FC688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rāma-kṛṣṇa śrī-govinda uṭhilā naukāya</w:t>
      </w:r>
      <w:r w:rsidRPr="004A2847">
        <w:rPr>
          <w:rStyle w:val="BookTitle"/>
          <w:rFonts w:asciiTheme="minorHAnsi" w:hAnsiTheme="minorHAnsi" w:cstheme="minorHAnsi"/>
          <w:b w:val="0"/>
          <w:bCs w:val="0"/>
          <w:color w:val="000000"/>
          <w:sz w:val="28"/>
          <w:szCs w:val="28"/>
        </w:rPr>
        <w:br/>
        <w:t>catur-dike bhakta-gaṇa cāmara ḍhulāya</w:t>
      </w:r>
    </w:p>
    <w:p w14:paraId="4E6F60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Balarāma, Kṛṣṇa, and Govinda were then placed in a boat, while devotees on all sides fanned Them with </w:t>
      </w:r>
      <w:r w:rsidRPr="004A2847">
        <w:rPr>
          <w:rStyle w:val="BookTitle"/>
          <w:rFonts w:asciiTheme="minorHAnsi" w:hAnsiTheme="minorHAnsi" w:cstheme="minorHAnsi"/>
          <w:b/>
          <w:bCs/>
          <w:i/>
          <w:iCs/>
          <w:color w:val="800000"/>
          <w:sz w:val="28"/>
          <w:szCs w:val="28"/>
        </w:rPr>
        <w:t>cāmaras</w:t>
      </w:r>
      <w:r w:rsidRPr="004A2847">
        <w:rPr>
          <w:rStyle w:val="BookTitle"/>
          <w:rFonts w:asciiTheme="minorHAnsi" w:hAnsiTheme="minorHAnsi" w:cstheme="minorHAnsi"/>
          <w:b/>
          <w:bCs/>
          <w:color w:val="800000"/>
          <w:sz w:val="28"/>
          <w:szCs w:val="28"/>
        </w:rPr>
        <w:t>.</w:t>
      </w:r>
    </w:p>
    <w:p w14:paraId="21D70691" w14:textId="4C6C95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8.111</w:t>
      </w:r>
    </w:p>
    <w:p w14:paraId="5123B5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61ED4A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rāma-kṛṣṇa śrī-govinda naukāya vijaya</w:t>
      </w:r>
      <w:r w:rsidRPr="004A2847">
        <w:rPr>
          <w:rStyle w:val="BookTitle"/>
          <w:rFonts w:asciiTheme="minorHAnsi" w:hAnsiTheme="minorHAnsi" w:cstheme="minorHAnsi"/>
          <w:b w:val="0"/>
          <w:bCs w:val="0"/>
          <w:color w:val="000000"/>
          <w:sz w:val="28"/>
          <w:szCs w:val="28"/>
        </w:rPr>
        <w:br/>
        <w:t>dekhiyā santoṣa śrī-gaurāṅga mahāśaya</w:t>
      </w:r>
    </w:p>
    <w:p w14:paraId="675083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Gaurāṅga felt satisfied on seeing the boat festival of Balarāma, Kṛṣṇa, and Govinda.</w:t>
      </w:r>
    </w:p>
    <w:p w14:paraId="16DFB44B" w14:textId="65B2D9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8.112</w:t>
      </w:r>
    </w:p>
    <w:p w14:paraId="1F1450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6953B6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sakala bhakta lai’ kutūhale</w:t>
      </w:r>
      <w:r w:rsidRPr="004A2847">
        <w:rPr>
          <w:rStyle w:val="BookTitle"/>
          <w:rFonts w:asciiTheme="minorHAnsi" w:hAnsiTheme="minorHAnsi" w:cstheme="minorHAnsi"/>
          <w:b w:val="0"/>
          <w:bCs w:val="0"/>
          <w:color w:val="000000"/>
          <w:sz w:val="28"/>
          <w:szCs w:val="28"/>
        </w:rPr>
        <w:br/>
        <w:t>jhāṅpa diyā paḍilena narendrera jale</w:t>
      </w:r>
    </w:p>
    <w:p w14:paraId="4B976B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Lord and His devotees all joyfully jumped into the waters of Narendra-sarovara.</w:t>
      </w:r>
    </w:p>
    <w:p w14:paraId="0B0F4ED9" w14:textId="6C9495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8.113</w:t>
      </w:r>
    </w:p>
    <w:p w14:paraId="655097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113</w:t>
      </w:r>
    </w:p>
    <w:p w14:paraId="5FC64E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bhāi, śrī-kṛṣṇa-caitanya-avatāra</w:t>
      </w:r>
      <w:r w:rsidRPr="004A2847">
        <w:rPr>
          <w:rStyle w:val="BookTitle"/>
          <w:rFonts w:asciiTheme="minorHAnsi" w:hAnsiTheme="minorHAnsi" w:cstheme="minorHAnsi"/>
          <w:b w:val="0"/>
          <w:bCs w:val="0"/>
          <w:color w:val="000000"/>
          <w:sz w:val="28"/>
          <w:szCs w:val="28"/>
        </w:rPr>
        <w:br/>
        <w:t>ye-rūpe narendra-jale karilā vihāra</w:t>
      </w:r>
    </w:p>
    <w:p w14:paraId="55D0D4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now hear the pastimes performed by Śrī Kṛṣṇa Caitanya in the waters of Narendra-sarovara.</w:t>
      </w:r>
    </w:p>
    <w:p w14:paraId="47840346" w14:textId="637F4B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8.114</w:t>
      </w:r>
    </w:p>
    <w:p w14:paraId="2E7E63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41ACD2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yamunāya yena śiśu-gaṇa meli’</w:t>
      </w:r>
      <w:r w:rsidRPr="004A2847">
        <w:rPr>
          <w:rStyle w:val="BookTitle"/>
          <w:rFonts w:asciiTheme="minorHAnsi" w:hAnsiTheme="minorHAnsi" w:cstheme="minorHAnsi"/>
          <w:b w:val="0"/>
          <w:bCs w:val="0"/>
          <w:color w:val="000000"/>
          <w:sz w:val="28"/>
          <w:szCs w:val="28"/>
        </w:rPr>
        <w:br/>
        <w:t>maṇḍalī haiyā karilena jala-keli</w:t>
      </w:r>
    </w:p>
    <w:p w14:paraId="1E0170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Previously the Lord and His cowherd boyfriends formed circles and enjoyed water sports in the Yamunā.</w:t>
      </w:r>
    </w:p>
    <w:p w14:paraId="383F9CBD" w14:textId="6222F7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8.115</w:t>
      </w:r>
    </w:p>
    <w:p w14:paraId="7B6CBE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15C3C5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sei-rūpe sakala vaiṣṇava-gaṇa meli’</w:t>
      </w:r>
      <w:r w:rsidRPr="004A2847">
        <w:rPr>
          <w:rStyle w:val="BookTitle"/>
          <w:rFonts w:asciiTheme="minorHAnsi" w:hAnsiTheme="minorHAnsi" w:cstheme="minorHAnsi"/>
          <w:b w:val="0"/>
          <w:bCs w:val="0"/>
          <w:color w:val="000000"/>
          <w:sz w:val="28"/>
          <w:szCs w:val="28"/>
        </w:rPr>
        <w:br/>
        <w:t>paraspara kare dhari’ hailā maṇḍalī</w:t>
      </w:r>
    </w:p>
    <w:p w14:paraId="128906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same way the Lord and His devotees now formed circles in the water by holding each other’s hands.</w:t>
      </w:r>
    </w:p>
    <w:p w14:paraId="2DB9BE65" w14:textId="2E7539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8.116</w:t>
      </w:r>
    </w:p>
    <w:p w14:paraId="49C9FF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656871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gauḍa-deśe jala-keli āche ’kayā nāme</w:t>
      </w:r>
      <w:r w:rsidRPr="004A2847">
        <w:rPr>
          <w:rStyle w:val="BookTitle"/>
          <w:rFonts w:asciiTheme="minorHAnsi" w:hAnsiTheme="minorHAnsi" w:cstheme="minorHAnsi"/>
          <w:b w:val="0"/>
          <w:bCs w:val="0"/>
          <w:color w:val="000000"/>
          <w:sz w:val="28"/>
          <w:szCs w:val="28"/>
        </w:rPr>
        <w:br/>
        <w:t>sei jala-krīḍā ārambhilena prathame</w:t>
      </w:r>
    </w:p>
    <w:p w14:paraId="72E00D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began their water sports with one well-known Bengali water sport named “Kayā.”</w:t>
      </w:r>
    </w:p>
    <w:p w14:paraId="187640F6" w14:textId="1348A8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8.117</w:t>
      </w:r>
    </w:p>
    <w:p w14:paraId="0BA6CE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194AC4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’kayā kayā bali’ karatāli dena jale</w:t>
      </w:r>
      <w:r w:rsidRPr="004A2847">
        <w:rPr>
          <w:rStyle w:val="BookTitle"/>
          <w:rFonts w:asciiTheme="minorHAnsi" w:hAnsiTheme="minorHAnsi" w:cstheme="minorHAnsi"/>
          <w:b w:val="0"/>
          <w:bCs w:val="0"/>
          <w:color w:val="000000"/>
          <w:sz w:val="28"/>
          <w:szCs w:val="28"/>
        </w:rPr>
        <w:br/>
        <w:t>jale vādya bājāyena vaiṣṇava sakale</w:t>
      </w:r>
    </w:p>
    <w:p w14:paraId="6458C1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Vaiṣṇavas called out, “Kayā! Kayā!” They clapped their hands in the water and produced musical sounds by hitting the water in a certain way.</w:t>
      </w:r>
    </w:p>
    <w:p w14:paraId="3C160955" w14:textId="1FDFAF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8.118</w:t>
      </w:r>
    </w:p>
    <w:p w14:paraId="3470CB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66318F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gokulera śiśu-bhāva haila sabāra</w:t>
      </w:r>
      <w:r w:rsidRPr="004A2847">
        <w:rPr>
          <w:rStyle w:val="BookTitle"/>
          <w:rFonts w:asciiTheme="minorHAnsi" w:hAnsiTheme="minorHAnsi" w:cstheme="minorHAnsi"/>
          <w:b w:val="0"/>
          <w:bCs w:val="0"/>
          <w:color w:val="000000"/>
          <w:sz w:val="28"/>
          <w:szCs w:val="28"/>
        </w:rPr>
        <w:br/>
        <w:t>prabhu o hailā gokulendra-avatāra</w:t>
      </w:r>
    </w:p>
    <w:p w14:paraId="166CE8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became absorbed in the mood of the cowherd boys of Gokula, and the Lord accepted the mood of Kṛṣṇa, the Lord of Gokula.</w:t>
      </w:r>
    </w:p>
    <w:p w14:paraId="6B1C5995" w14:textId="1D8FC3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8.119</w:t>
      </w:r>
    </w:p>
    <w:p w14:paraId="39A5A2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2260FF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kāro, sabe ānande vihvala</w:t>
      </w:r>
      <w:r w:rsidRPr="004A2847">
        <w:rPr>
          <w:rStyle w:val="BookTitle"/>
          <w:rFonts w:asciiTheme="minorHAnsi" w:hAnsiTheme="minorHAnsi" w:cstheme="minorHAnsi"/>
          <w:b w:val="0"/>
          <w:bCs w:val="0"/>
          <w:color w:val="000000"/>
          <w:sz w:val="28"/>
          <w:szCs w:val="28"/>
        </w:rPr>
        <w:br/>
        <w:t>nirbhaye īśvara-dehe sabe dena jala</w:t>
      </w:r>
    </w:p>
    <w:p w14:paraId="7E23BB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Overwhelmed in ecstasy, the devotees forgot everything and fearlessly splashed water on the Lord.</w:t>
      </w:r>
    </w:p>
    <w:p w14:paraId="3BCDCA4F" w14:textId="45058B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8.120</w:t>
      </w:r>
    </w:p>
    <w:p w14:paraId="60D707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3456DC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caitanya duṅhe jala-phelāpheli</w:t>
      </w:r>
      <w:r w:rsidRPr="004A2847">
        <w:rPr>
          <w:rStyle w:val="BookTitle"/>
          <w:rFonts w:asciiTheme="minorHAnsi" w:hAnsiTheme="minorHAnsi" w:cstheme="minorHAnsi"/>
          <w:b w:val="0"/>
          <w:bCs w:val="0"/>
          <w:color w:val="000000"/>
          <w:sz w:val="28"/>
          <w:szCs w:val="28"/>
        </w:rPr>
        <w:br/>
        <w:t>prathame lāgilā duṅhe mahā-kutūhalī</w:t>
      </w:r>
    </w:p>
    <w:p w14:paraId="034940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and Advaita Ācārya began by splashing water in great sport on each other.</w:t>
      </w:r>
    </w:p>
    <w:p w14:paraId="2C45EB81" w14:textId="0E5C2D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8.121</w:t>
      </w:r>
    </w:p>
    <w:p w14:paraId="116880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7128710C" w14:textId="3B7F2CB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hārena kṣaṇe, kṣaṇe vā</w:t>
      </w:r>
      <w:ins w:id="321" w:author="your servant" w:date="2020-06-17T15:48:00Z">
        <w:r w:rsidR="008A479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īśvara</w:t>
      </w:r>
      <w:r w:rsidRPr="004A2847">
        <w:rPr>
          <w:rStyle w:val="BookTitle"/>
          <w:rFonts w:asciiTheme="minorHAnsi" w:hAnsiTheme="minorHAnsi" w:cstheme="minorHAnsi"/>
          <w:b w:val="0"/>
          <w:bCs w:val="0"/>
          <w:color w:val="000000"/>
          <w:sz w:val="28"/>
          <w:szCs w:val="28"/>
        </w:rPr>
        <w:br/>
        <w:t>nirghāta nayane jala dena paraspara</w:t>
      </w:r>
    </w:p>
    <w:p w14:paraId="3785DA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forcefully splashing water in the eyes of each other, sometimes Advaita would be defeated and the next moment the Lord would be defeated.</w:t>
      </w:r>
    </w:p>
    <w:p w14:paraId="250C5A3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nirghāta </w:t>
      </w:r>
      <w:r w:rsidRPr="004A2847">
        <w:rPr>
          <w:rStyle w:val="BookTitle"/>
          <w:rFonts w:asciiTheme="minorHAnsi" w:hAnsiTheme="minorHAnsi" w:cstheme="minorHAnsi"/>
          <w:b w:val="0"/>
          <w:bCs w:val="0"/>
          <w:color w:val="000000"/>
          <w:sz w:val="28"/>
          <w:szCs w:val="28"/>
        </w:rPr>
        <w:t>means “forcefully” or “vigorously.”</w:t>
      </w:r>
    </w:p>
    <w:p w14:paraId="65EE53E9" w14:textId="445DA6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8.122</w:t>
      </w:r>
    </w:p>
    <w:p w14:paraId="031600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122</w:t>
      </w:r>
    </w:p>
    <w:p w14:paraId="7E2261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gadādhara, śrī-purī-gosāñi</w:t>
      </w:r>
      <w:r w:rsidRPr="004A2847">
        <w:rPr>
          <w:rStyle w:val="BookTitle"/>
          <w:rFonts w:asciiTheme="minorHAnsi" w:hAnsiTheme="minorHAnsi" w:cstheme="minorHAnsi"/>
          <w:b w:val="0"/>
          <w:bCs w:val="0"/>
          <w:color w:val="000000"/>
          <w:sz w:val="28"/>
          <w:szCs w:val="28"/>
        </w:rPr>
        <w:br/>
        <w:t>tina-jane jala-yuddha kāro hāri nāi</w:t>
      </w:r>
    </w:p>
    <w:p w14:paraId="07F9A2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Gadādhara, and Purī Gosvāmī all began water fights with one another, yet none of them were defeated.</w:t>
      </w:r>
    </w:p>
    <w:p w14:paraId="0ED82535" w14:textId="1BB31A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8.123</w:t>
      </w:r>
    </w:p>
    <w:p w14:paraId="151829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5AF4B6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datte gupte jala-yuddha lāge bāra bāra</w:t>
      </w:r>
      <w:r w:rsidRPr="004A2847">
        <w:rPr>
          <w:rStyle w:val="BookTitle"/>
          <w:rFonts w:asciiTheme="minorHAnsi" w:hAnsiTheme="minorHAnsi" w:cstheme="minorHAnsi"/>
          <w:b w:val="0"/>
          <w:bCs w:val="0"/>
          <w:color w:val="000000"/>
          <w:sz w:val="28"/>
          <w:szCs w:val="28"/>
        </w:rPr>
        <w:br/>
        <w:t>parānande dui jane karena huṅkāra</w:t>
      </w:r>
    </w:p>
    <w:p w14:paraId="7917A1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Mukunda Datta and Murāri Gupta had repeated water fights, in which they </w:t>
      </w:r>
      <w:proofErr w:type="gramStart"/>
      <w:r w:rsidRPr="004A2847">
        <w:rPr>
          <w:rStyle w:val="BookTitle"/>
          <w:rFonts w:asciiTheme="minorHAnsi" w:hAnsiTheme="minorHAnsi" w:cstheme="minorHAnsi"/>
          <w:b/>
          <w:bCs/>
          <w:color w:val="800000"/>
          <w:sz w:val="28"/>
          <w:szCs w:val="28"/>
        </w:rPr>
        <w:t>shouted loudly</w:t>
      </w:r>
      <w:proofErr w:type="gramEnd"/>
      <w:r w:rsidRPr="004A2847">
        <w:rPr>
          <w:rStyle w:val="BookTitle"/>
          <w:rFonts w:asciiTheme="minorHAnsi" w:hAnsiTheme="minorHAnsi" w:cstheme="minorHAnsi"/>
          <w:b/>
          <w:bCs/>
          <w:color w:val="800000"/>
          <w:sz w:val="28"/>
          <w:szCs w:val="28"/>
        </w:rPr>
        <w:t xml:space="preserve"> in ecstasy.</w:t>
      </w:r>
    </w:p>
    <w:p w14:paraId="1A8E852D" w14:textId="03CC72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8.124</w:t>
      </w:r>
    </w:p>
    <w:p w14:paraId="6897DC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24FC7D94" w14:textId="18E3038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sakhā</w:t>
      </w:r>
      <w:ins w:id="322" w:author="your servant" w:date="2020-06-17T15:48:00Z">
        <w:r w:rsidR="008A479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vidyānidhi, svarūpa-dāmodara</w:t>
      </w:r>
      <w:r w:rsidRPr="004A2847">
        <w:rPr>
          <w:rStyle w:val="BookTitle"/>
          <w:rFonts w:asciiTheme="minorHAnsi" w:hAnsiTheme="minorHAnsi" w:cstheme="minorHAnsi"/>
          <w:b w:val="0"/>
          <w:bCs w:val="0"/>
          <w:color w:val="000000"/>
          <w:sz w:val="28"/>
          <w:szCs w:val="28"/>
        </w:rPr>
        <w:br/>
        <w:t>hāsiyā ānande jala dena paraspara</w:t>
      </w:r>
    </w:p>
    <w:p w14:paraId="056A69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friends, Puṇḍarīka Vidyānidhi and Svarūpa Dāmodara, smiled as they splashed water on each other in ecstasy.</w:t>
      </w:r>
    </w:p>
    <w:p w14:paraId="5E6647E0" w14:textId="37C70B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8.125-126</w:t>
      </w:r>
    </w:p>
    <w:p w14:paraId="14E057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125-126</w:t>
      </w:r>
    </w:p>
    <w:p w14:paraId="7D8EB3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 śrīrāma, haridāsa, vakreśvara</w:t>
      </w:r>
      <w:r w:rsidRPr="004A2847">
        <w:rPr>
          <w:rStyle w:val="BookTitle"/>
          <w:rFonts w:asciiTheme="minorHAnsi" w:hAnsiTheme="minorHAnsi" w:cstheme="minorHAnsi"/>
          <w:b w:val="0"/>
          <w:bCs w:val="0"/>
          <w:color w:val="000000"/>
          <w:sz w:val="28"/>
          <w:szCs w:val="28"/>
        </w:rPr>
        <w:br/>
        <w:t>gaṅgādāsa, gopīnātha, śrī-candraśekhara</w:t>
      </w:r>
    </w:p>
    <w:p w14:paraId="669B34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anyo’nye dena sabe jala</w:t>
      </w:r>
      <w:r w:rsidRPr="004A2847">
        <w:rPr>
          <w:rStyle w:val="BookTitle"/>
          <w:rFonts w:asciiTheme="minorHAnsi" w:hAnsiTheme="minorHAnsi" w:cstheme="minorHAnsi"/>
          <w:b w:val="0"/>
          <w:bCs w:val="0"/>
          <w:color w:val="000000"/>
          <w:sz w:val="28"/>
          <w:szCs w:val="28"/>
        </w:rPr>
        <w:br/>
        <w:t>caitanya-ullāse sabe hailā vihvala</w:t>
      </w:r>
    </w:p>
    <w:p w14:paraId="6B31FD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Śrīrāma, Haridāsa, Vakreśvara, Gaṅgādāsa, Gopīnātha, and Candraśekhara all became overwhelmed in the ecstasy of Lord Caitanya’s pastimes as they splashed water on one another.</w:t>
      </w:r>
    </w:p>
    <w:p w14:paraId="77CAC90A" w14:textId="43AB97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8.127</w:t>
      </w:r>
    </w:p>
    <w:p w14:paraId="398F84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127</w:t>
      </w:r>
    </w:p>
    <w:p w14:paraId="51D0D8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śrī-govinda-rāma-kṛṣṇa-vijaya naukāya</w:t>
      </w:r>
      <w:r w:rsidRPr="004A2847">
        <w:rPr>
          <w:rStyle w:val="BookTitle"/>
          <w:rFonts w:asciiTheme="minorHAnsi" w:hAnsiTheme="minorHAnsi" w:cstheme="minorHAnsi"/>
          <w:b w:val="0"/>
          <w:bCs w:val="0"/>
          <w:color w:val="000000"/>
          <w:sz w:val="28"/>
          <w:szCs w:val="28"/>
        </w:rPr>
        <w:br/>
        <w:t>lakṣa lakṣa loka jale hariṣe veḍāya</w:t>
      </w:r>
    </w:p>
    <w:p w14:paraId="540F67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Hundreds of thousands of people in the water took great pleasure as Balarāma, Kṛṣṇa, and Govinda, the </w:t>
      </w:r>
      <w:r w:rsidRPr="004A2847">
        <w:rPr>
          <w:rStyle w:val="BookTitle"/>
          <w:rFonts w:asciiTheme="minorHAnsi" w:hAnsiTheme="minorHAnsi" w:cstheme="minorHAnsi"/>
          <w:b/>
          <w:bCs/>
          <w:i/>
          <w:iCs/>
          <w:color w:val="800000"/>
          <w:sz w:val="28"/>
          <w:szCs w:val="28"/>
        </w:rPr>
        <w:t>vijaya-vigraha</w:t>
      </w:r>
      <w:r w:rsidRPr="004A2847">
        <w:rPr>
          <w:rStyle w:val="BookTitle"/>
          <w:rFonts w:asciiTheme="minorHAnsi" w:hAnsiTheme="minorHAnsi" w:cstheme="minorHAnsi"/>
          <w:b/>
          <w:bCs/>
          <w:color w:val="800000"/>
          <w:sz w:val="28"/>
          <w:szCs w:val="28"/>
        </w:rPr>
        <w:t>, rode in a boat.</w:t>
      </w:r>
    </w:p>
    <w:p w14:paraId="4306367A" w14:textId="35259F31" w:rsidR="0099194D" w:rsidRPr="004A2847" w:rsidRDefault="0099194D" w:rsidP="0099194D">
      <w:pPr>
        <w:pStyle w:val="VerseNumber"/>
        <w:rPr>
          <w:rStyle w:val="BookTitle"/>
          <w:rFonts w:asciiTheme="minorHAnsi" w:hAnsiTheme="minorHAnsi" w:cstheme="minorHAnsi"/>
          <w:b w:val="0"/>
          <w:bCs w:val="0"/>
          <w:vanish w:val="0"/>
          <w:color w:val="008000"/>
          <w:sz w:val="20"/>
          <w:szCs w:val="20"/>
        </w:rPr>
      </w:pPr>
      <w:bookmarkStart w:id="323" w:name="_Hlk162695973"/>
      <w:bookmarkStart w:id="324" w:name="_Hlk162695990"/>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w:t>
      </w:r>
      <w:r>
        <w:rPr>
          <w:rStyle w:val="BookTitle"/>
          <w:rFonts w:asciiTheme="minorHAnsi" w:hAnsiTheme="minorHAnsi" w:cstheme="minorHAnsi"/>
          <w:b w:val="0"/>
          <w:bCs w:val="0"/>
          <w:vanish w:val="0"/>
          <w:color w:val="008000"/>
          <w:sz w:val="20"/>
          <w:szCs w:val="20"/>
        </w:rPr>
        <w:t>8</w:t>
      </w:r>
    </w:p>
    <w:p w14:paraId="6E07EC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40F770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jale viṣayī, sannyāsī, brahmacārī</w:t>
      </w:r>
      <w:r w:rsidRPr="004A2847">
        <w:rPr>
          <w:rStyle w:val="BookTitle"/>
          <w:rFonts w:asciiTheme="minorHAnsi" w:hAnsiTheme="minorHAnsi" w:cstheme="minorHAnsi"/>
          <w:b w:val="0"/>
          <w:bCs w:val="0"/>
          <w:color w:val="000000"/>
          <w:sz w:val="28"/>
          <w:szCs w:val="28"/>
        </w:rPr>
        <w:br/>
        <w:t>sabei ānande bhāse jala-krīḍā kari’</w:t>
      </w:r>
    </w:p>
    <w:p w14:paraId="6FA9D7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brahmacārīs</w:t>
      </w:r>
      <w:r w:rsidRPr="004A2847">
        <w:rPr>
          <w:rStyle w:val="BookTitle"/>
          <w:rFonts w:asciiTheme="minorHAnsi" w:hAnsiTheme="minorHAnsi" w:cstheme="minorHAnsi"/>
          <w:b/>
          <w:bCs/>
          <w:color w:val="800000"/>
          <w:sz w:val="28"/>
          <w:szCs w:val="28"/>
        </w:rPr>
        <w:t>, and householders all sported in the waters of Narendra-sarovara</w:t>
      </w:r>
      <w:r w:rsidRPr="004A2847">
        <w:rPr>
          <w:rStyle w:val="BookTitle"/>
          <w:rFonts w:asciiTheme="minorHAnsi" w:hAnsiTheme="minorHAnsi" w:cstheme="minorHAnsi"/>
          <w:b/>
          <w:bCs/>
          <w:i/>
          <w:iCs/>
          <w:color w:val="800000"/>
          <w:sz w:val="28"/>
          <w:szCs w:val="28"/>
        </w:rPr>
        <w:t xml:space="preserve"> </w:t>
      </w:r>
      <w:r w:rsidRPr="004A2847">
        <w:rPr>
          <w:rStyle w:val="BookTitle"/>
          <w:rFonts w:asciiTheme="minorHAnsi" w:hAnsiTheme="minorHAnsi" w:cstheme="minorHAnsi"/>
          <w:b/>
          <w:bCs/>
          <w:color w:val="800000"/>
          <w:sz w:val="28"/>
          <w:szCs w:val="28"/>
        </w:rPr>
        <w:t>and floated in waves of bliss.</w:t>
      </w:r>
      <w:bookmarkEnd w:id="323"/>
    </w:p>
    <w:bookmarkEnd w:id="324"/>
    <w:p w14:paraId="61B322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viṣayī </w:t>
      </w:r>
      <w:r w:rsidRPr="004A2847">
        <w:rPr>
          <w:rStyle w:val="BookTitle"/>
          <w:rFonts w:asciiTheme="minorHAnsi" w:hAnsiTheme="minorHAnsi" w:cstheme="minorHAnsi"/>
          <w:b w:val="0"/>
          <w:bCs w:val="0"/>
          <w:color w:val="000000"/>
          <w:sz w:val="28"/>
          <w:szCs w:val="28"/>
        </w:rPr>
        <w:t xml:space="preserve">refers to materially attached persons in the </w:t>
      </w:r>
      <w:r w:rsidRPr="004A2847">
        <w:rPr>
          <w:rStyle w:val="BookTitle"/>
          <w:rFonts w:asciiTheme="minorHAnsi" w:hAnsiTheme="minorHAnsi" w:cstheme="minorHAnsi"/>
          <w:b w:val="0"/>
          <w:bCs w:val="0"/>
          <w:i/>
          <w:iCs/>
          <w:color w:val="000000"/>
          <w:sz w:val="28"/>
          <w:szCs w:val="28"/>
        </w:rPr>
        <w:t>gṛhastha-āśrama</w:t>
      </w:r>
      <w:r w:rsidRPr="004A2847">
        <w:rPr>
          <w:rStyle w:val="BookTitle"/>
          <w:rFonts w:asciiTheme="minorHAnsi" w:hAnsiTheme="minorHAnsi" w:cstheme="minorHAnsi"/>
          <w:b w:val="0"/>
          <w:bCs w:val="0"/>
          <w:color w:val="000000"/>
          <w:sz w:val="28"/>
          <w:szCs w:val="28"/>
        </w:rPr>
        <w:t>.</w:t>
      </w:r>
    </w:p>
    <w:p w14:paraId="304B75E2" w14:textId="3BCB77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8.129</w:t>
      </w:r>
    </w:p>
    <w:p w14:paraId="59F61D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51CE96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caitanya-māyā se-sthāne āsite</w:t>
      </w:r>
      <w:r w:rsidRPr="004A2847">
        <w:rPr>
          <w:rStyle w:val="BookTitle"/>
          <w:rFonts w:asciiTheme="minorHAnsi" w:hAnsiTheme="minorHAnsi" w:cstheme="minorHAnsi"/>
          <w:b w:val="0"/>
          <w:bCs w:val="0"/>
          <w:color w:val="000000"/>
          <w:sz w:val="28"/>
          <w:szCs w:val="28"/>
        </w:rPr>
        <w:br/>
        <w:t>kāro śakti nāhi, keha nā pāya dekhite</w:t>
      </w:r>
    </w:p>
    <w:p w14:paraId="7D818D70" w14:textId="580B41D6"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influence of Lord Caitanya is such that less fortunate persons could neither see nor enter that place</w:t>
      </w:r>
      <w:ins w:id="325" w:author="your servant" w:date="2020-06-17T15:49:00Z">
        <w:r w:rsidR="008A4792">
          <w:rPr>
            <w:rStyle w:val="BookTitle"/>
            <w:rFonts w:asciiTheme="minorHAnsi" w:hAnsiTheme="minorHAnsi" w:cstheme="minorHAnsi"/>
            <w:b/>
            <w:bCs/>
            <w:color w:val="800000"/>
            <w:sz w:val="28"/>
            <w:szCs w:val="28"/>
          </w:rPr>
          <w:t>.</w:t>
        </w:r>
      </w:ins>
    </w:p>
    <w:p w14:paraId="6E1C057C" w14:textId="128E21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8.130</w:t>
      </w:r>
    </w:p>
    <w:p w14:paraId="440B53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018A17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alpa-bhāgye śrī-caitanya-goṣṭhī nāhi pāi</w:t>
      </w:r>
      <w:r w:rsidRPr="004A2847">
        <w:rPr>
          <w:rStyle w:val="BookTitle"/>
          <w:rFonts w:asciiTheme="minorHAnsi" w:hAnsiTheme="minorHAnsi" w:cstheme="minorHAnsi"/>
          <w:b w:val="0"/>
          <w:bCs w:val="0"/>
          <w:color w:val="000000"/>
          <w:sz w:val="28"/>
          <w:szCs w:val="28"/>
        </w:rPr>
        <w:br/>
        <w:t>kevala bhaktira vaśa caitanya-gosāñi</w:t>
      </w:r>
    </w:p>
    <w:p w14:paraId="29B7B8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are less fortunate cannot be counted among the associates of Lord Caitanya, who is controlled only by devotion.</w:t>
      </w:r>
    </w:p>
    <w:p w14:paraId="082FB1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is not qualified to be included among the associates of Śrī Caitanya simply on the strength of ordinary piety or advanced moral life. Accomplishments in extraneous desires, fruitive activities, speculative knowledge, and mystic perfection are examples of insignificant piety. Pure devotional service alone </w:t>
      </w:r>
      <w:proofErr w:type="gramStart"/>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color w:val="000000"/>
          <w:sz w:val="28"/>
          <w:szCs w:val="28"/>
        </w:rPr>
        <w:lastRenderedPageBreak/>
        <w:t>able to</w:t>
      </w:r>
      <w:proofErr w:type="gramEnd"/>
      <w:r w:rsidRPr="004A2847">
        <w:rPr>
          <w:rStyle w:val="BookTitle"/>
          <w:rFonts w:asciiTheme="minorHAnsi" w:hAnsiTheme="minorHAnsi" w:cstheme="minorHAnsi"/>
          <w:b w:val="0"/>
          <w:bCs w:val="0"/>
          <w:color w:val="000000"/>
          <w:sz w:val="28"/>
          <w:szCs w:val="28"/>
        </w:rPr>
        <w:t xml:space="preserve"> diminish the reactions of such activities, and only then is one able to attain the mercy of Śrī Kṛṣṇa Caitanyadeva.</w:t>
      </w:r>
    </w:p>
    <w:p w14:paraId="28BEE3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commentary on the </w:t>
      </w:r>
      <w:r w:rsidRPr="004A2847">
        <w:rPr>
          <w:rStyle w:val="BookTitle"/>
          <w:rFonts w:asciiTheme="minorHAnsi" w:hAnsiTheme="minorHAnsi" w:cstheme="minorHAnsi"/>
          <w:b w:val="0"/>
          <w:bCs w:val="0"/>
          <w:i/>
          <w:iCs/>
          <w:color w:val="000000"/>
          <w:sz w:val="28"/>
          <w:szCs w:val="28"/>
        </w:rPr>
        <w:t xml:space="preserve">Vedānta-sūtra </w:t>
      </w:r>
      <w:r w:rsidRPr="004A2847">
        <w:rPr>
          <w:rStyle w:val="BookTitle"/>
          <w:rFonts w:asciiTheme="minorHAnsi" w:hAnsiTheme="minorHAnsi" w:cstheme="minorHAnsi"/>
          <w:b w:val="0"/>
          <w:bCs w:val="0"/>
          <w:color w:val="000000"/>
          <w:sz w:val="28"/>
          <w:szCs w:val="28"/>
        </w:rPr>
        <w:t xml:space="preserve">(3.3.50) Śrī Madhvācārya has quoted the </w:t>
      </w:r>
      <w:r w:rsidRPr="004A2847">
        <w:rPr>
          <w:rStyle w:val="BookTitle"/>
          <w:rFonts w:asciiTheme="minorHAnsi" w:hAnsiTheme="minorHAnsi" w:cstheme="minorHAnsi"/>
          <w:b w:val="0"/>
          <w:bCs w:val="0"/>
          <w:i/>
          <w:iCs/>
          <w:color w:val="000000"/>
          <w:sz w:val="28"/>
          <w:szCs w:val="28"/>
        </w:rPr>
        <w:t xml:space="preserve">Māṭhara-śruti </w:t>
      </w:r>
      <w:r w:rsidRPr="004A2847">
        <w:rPr>
          <w:rStyle w:val="BookTitle"/>
          <w:rFonts w:asciiTheme="minorHAnsi" w:hAnsiTheme="minorHAnsi" w:cstheme="minorHAnsi"/>
          <w:b w:val="0"/>
          <w:bCs w:val="0"/>
          <w:color w:val="000000"/>
          <w:sz w:val="28"/>
          <w:szCs w:val="28"/>
        </w:rPr>
        <w:t>as follows:</w:t>
      </w:r>
    </w:p>
    <w:p w14:paraId="3E30D5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 evainaṁ nayati   bhaktir evainaṁ darśayati</w:t>
      </w:r>
      <w:r w:rsidRPr="004A2847">
        <w:rPr>
          <w:rStyle w:val="BookTitle"/>
          <w:rFonts w:asciiTheme="minorHAnsi" w:hAnsiTheme="minorHAnsi" w:cstheme="minorHAnsi"/>
          <w:b w:val="0"/>
          <w:bCs w:val="0"/>
          <w:color w:val="000000"/>
          <w:sz w:val="28"/>
          <w:szCs w:val="28"/>
        </w:rPr>
        <w:br/>
        <w:t>bhakti-vaśaḥ puruṣaḥ   bhaktir eva bhūyasī</w:t>
      </w:r>
    </w:p>
    <w:p w14:paraId="72759E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“Only devotional service can lead one to the Personality of Godhead. Only devotional service can help a devotee meet the Supreme Lord face to face. The Supreme Personality of Godhead is attracted by devotional service, and as such the ultimate supremacy of Vedic knowledge rests in knowing the science of devotional service.”</w:t>
      </w:r>
    </w:p>
    <w:p w14:paraId="2555EF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And in </w:t>
      </w:r>
      <w:r w:rsidRPr="004A2847">
        <w:rPr>
          <w:rStyle w:val="BookTitle"/>
          <w:rFonts w:asciiTheme="minorHAnsi" w:hAnsiTheme="minorHAnsi" w:cstheme="minorHAnsi"/>
          <w:b w:val="0"/>
          <w:bCs w:val="0"/>
          <w:i/>
          <w:iCs/>
          <w:color w:val="000000"/>
          <w:sz w:val="28"/>
          <w:szCs w:val="28"/>
        </w:rPr>
        <w:t xml:space="preserve">Vedānta-sūtra </w:t>
      </w:r>
      <w:r w:rsidRPr="004A2847">
        <w:rPr>
          <w:rStyle w:val="BookTitle"/>
          <w:rFonts w:asciiTheme="minorHAnsi" w:hAnsiTheme="minorHAnsi" w:cstheme="minorHAnsi"/>
          <w:b w:val="0"/>
          <w:bCs w:val="0"/>
          <w:color w:val="000000"/>
          <w:sz w:val="28"/>
          <w:szCs w:val="28"/>
        </w:rPr>
        <w:t>(3.3.54) Śrī Madhvācārya has quoted the following verse:</w:t>
      </w:r>
    </w:p>
    <w:p w14:paraId="6CC93D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bhakti-sthaḥ paramo viṣṇus-   tathaivaināṁ vaśe nayet</w:t>
      </w:r>
      <w:r w:rsidRPr="004A2847">
        <w:rPr>
          <w:rStyle w:val="BookTitle"/>
          <w:rFonts w:asciiTheme="minorHAnsi" w:hAnsiTheme="minorHAnsi" w:cstheme="minorHAnsi"/>
          <w:b w:val="0"/>
          <w:bCs w:val="0"/>
          <w:color w:val="000000"/>
          <w:sz w:val="28"/>
          <w:szCs w:val="28"/>
        </w:rPr>
        <w:br/>
        <w:t>tathaiva darśanaṁ yātaḥ   pradadyān muktim etayā</w:t>
      </w:r>
    </w:p>
    <w:p w14:paraId="7F52C9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“Lord Viṣṇu dwells in devotional service. The Supreme Lord Viṣṇu is controlled only by devotional service. Only through devotional service can one attain His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and only through devotional service does He award one liberation.”</w:t>
      </w:r>
    </w:p>
    <w:p w14:paraId="25FA39C6" w14:textId="726C3F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8.131</w:t>
      </w:r>
    </w:p>
    <w:p w14:paraId="0B872B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5B9C03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vinā kevala vidyāya, tapasyāya</w:t>
      </w:r>
      <w:r w:rsidRPr="004A2847">
        <w:rPr>
          <w:rStyle w:val="BookTitle"/>
          <w:rFonts w:asciiTheme="minorHAnsi" w:hAnsiTheme="minorHAnsi" w:cstheme="minorHAnsi"/>
          <w:b w:val="0"/>
          <w:bCs w:val="0"/>
          <w:color w:val="000000"/>
          <w:sz w:val="28"/>
          <w:szCs w:val="28"/>
        </w:rPr>
        <w:br/>
        <w:t>kichu nāhi haya, sabe duḥkha-mātra pāya</w:t>
      </w:r>
    </w:p>
    <w:p w14:paraId="0B43C0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Knowledge and austerity have no value without devotional service. They bring only misery.</w:t>
      </w:r>
    </w:p>
    <w:p w14:paraId="414A60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Proficiency in knowledge and austerities that are opposed to the service of the Supreme Lord certainly result in distress. Only a person who has devotion to the Supreme Lord is qualified in real knowledge and austerity.</w:t>
      </w:r>
    </w:p>
    <w:p w14:paraId="5D54ED4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(11.12.9) it is stated:</w:t>
      </w:r>
    </w:p>
    <w:p w14:paraId="1E1EB8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yaṁ na yogena sāṅkhyena</w:t>
      </w:r>
      <w:r w:rsidRPr="004A2847">
        <w:rPr>
          <w:rStyle w:val="BookTitle"/>
          <w:rFonts w:asciiTheme="minorHAnsi" w:hAnsiTheme="minorHAnsi" w:cstheme="minorHAnsi"/>
          <w:b w:val="0"/>
          <w:bCs w:val="0"/>
          <w:color w:val="000000"/>
          <w:sz w:val="28"/>
          <w:szCs w:val="28"/>
        </w:rPr>
        <w:br/>
        <w:t>dāna-vrata-tapo-'dhvaraiḥ</w:t>
      </w:r>
      <w:r w:rsidRPr="004A2847">
        <w:rPr>
          <w:rStyle w:val="BookTitle"/>
          <w:rFonts w:asciiTheme="minorHAnsi" w:hAnsiTheme="minorHAnsi" w:cstheme="minorHAnsi"/>
          <w:b w:val="0"/>
          <w:bCs w:val="0"/>
          <w:color w:val="000000"/>
          <w:sz w:val="28"/>
          <w:szCs w:val="28"/>
        </w:rPr>
        <w:br/>
        <w:t>vyākhyā-svādhyāya-sannyāsaiḥ</w:t>
      </w:r>
      <w:r w:rsidRPr="004A2847">
        <w:rPr>
          <w:rStyle w:val="BookTitle"/>
          <w:rFonts w:asciiTheme="minorHAnsi" w:hAnsiTheme="minorHAnsi" w:cstheme="minorHAnsi"/>
          <w:b w:val="0"/>
          <w:bCs w:val="0"/>
          <w:color w:val="000000"/>
          <w:sz w:val="28"/>
          <w:szCs w:val="28"/>
        </w:rPr>
        <w:br/>
        <w:t>prāpnuyād yatnavān api</w:t>
      </w:r>
    </w:p>
    <w:p w14:paraId="1B97B5F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“Even though one engages with great endeavor in the mystic yoga system, </w:t>
      </w:r>
      <w:r w:rsidRPr="004A2847">
        <w:rPr>
          <w:rStyle w:val="BookTitle"/>
          <w:rFonts w:asciiTheme="minorHAnsi" w:hAnsiTheme="minorHAnsi" w:cstheme="minorHAnsi"/>
          <w:b w:val="0"/>
          <w:bCs w:val="0"/>
          <w:color w:val="000000"/>
          <w:sz w:val="28"/>
          <w:szCs w:val="28"/>
        </w:rPr>
        <w:lastRenderedPageBreak/>
        <w:t xml:space="preserve">philosophical speculation, charity, vows, penances, ritualistic sacrifices, teaching of Vedic mantras to others, personal study of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or the renounced order of life, still one cannot achieve Me.”</w:t>
      </w:r>
    </w:p>
    <w:p w14:paraId="262CFE4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(11.14.20-21) further states:</w:t>
      </w:r>
    </w:p>
    <w:p w14:paraId="2722D3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sādhayati māṁ yogo   na sāṅkhyaṁ dharma uddhava</w:t>
      </w:r>
      <w:r w:rsidRPr="004A2847">
        <w:rPr>
          <w:rStyle w:val="BookTitle"/>
          <w:rFonts w:asciiTheme="minorHAnsi" w:hAnsiTheme="minorHAnsi" w:cstheme="minorHAnsi"/>
          <w:b w:val="0"/>
          <w:bCs w:val="0"/>
          <w:color w:val="000000"/>
          <w:sz w:val="28"/>
          <w:szCs w:val="28"/>
        </w:rPr>
        <w:br/>
        <w:t>na svādhyāyas tapas tyāgo   yathā bhaktir mamorjitā</w:t>
      </w:r>
    </w:p>
    <w:p w14:paraId="7E1B0D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bhaktyāham ekayā grāhyaḥ   śraddhayātmā priyaḥ satām</w:t>
      </w:r>
      <w:r w:rsidRPr="004A2847">
        <w:rPr>
          <w:rStyle w:val="BookTitle"/>
          <w:rFonts w:asciiTheme="minorHAnsi" w:hAnsiTheme="minorHAnsi" w:cstheme="minorHAnsi"/>
          <w:b w:val="0"/>
          <w:bCs w:val="0"/>
          <w:color w:val="000000"/>
          <w:sz w:val="28"/>
          <w:szCs w:val="28"/>
        </w:rPr>
        <w:br/>
        <w:t>bhaktiḥ punāti man-niṣṭhā   śva-pākān api sambhavāt</w:t>
      </w:r>
    </w:p>
    <w:p w14:paraId="6EF077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Uddhava, the unalloyed devotional service rendered to Me by My devotees brings Me under their control. I cannot be thus controlled by those engaged in mystic yoga, Sāṅkhya philosophy, pious work, Vedic study, austerity, or renunciation. Only by practicing unalloyed devotional service with full faith in Me can one obtain Me, the Supreme Personality of Godhead. I am naturally dear to My devotees, who take Me as the only goal of their loving service. By engaging in such pure devotional service, even dog-eaters can purify themselves from the contamination of their low birth.”</w:t>
      </w:r>
    </w:p>
    <w:p w14:paraId="1A20D42E" w14:textId="467850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8.132</w:t>
      </w:r>
    </w:p>
    <w:p w14:paraId="787899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45AAF3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sākṣāte dekhaha ei sei nīlācale</w:t>
      </w:r>
      <w:r w:rsidRPr="004A2847">
        <w:rPr>
          <w:rStyle w:val="BookTitle"/>
          <w:rFonts w:asciiTheme="minorHAnsi" w:hAnsiTheme="minorHAnsi" w:cstheme="minorHAnsi"/>
          <w:b w:val="0"/>
          <w:bCs w:val="0"/>
          <w:color w:val="000000"/>
          <w:sz w:val="28"/>
          <w:szCs w:val="28"/>
        </w:rPr>
        <w:br/>
        <w:t>eteka caitanya saṅkīrtana-kutūhale</w:t>
      </w:r>
    </w:p>
    <w:p w14:paraId="4A4C8E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can realize the superiority of devotional service by the blissful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pastimes of Lord Caitanya in Nīlācala.</w:t>
      </w:r>
    </w:p>
    <w:p w14:paraId="75FB21A4" w14:textId="563678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8.133</w:t>
      </w:r>
    </w:p>
    <w:p w14:paraId="3E4687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32C2EA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’mahājana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nāma sannyāsi-sakala</w:t>
      </w:r>
      <w:r w:rsidRPr="004A2847">
        <w:rPr>
          <w:rStyle w:val="BookTitle"/>
          <w:rFonts w:asciiTheme="minorHAnsi" w:hAnsiTheme="minorHAnsi" w:cstheme="minorHAnsi"/>
          <w:b w:val="0"/>
          <w:bCs w:val="0"/>
          <w:color w:val="000000"/>
          <w:sz w:val="28"/>
          <w:szCs w:val="28"/>
        </w:rPr>
        <w:br/>
        <w:t>dekhite o bhāgya kāro nahila virala</w:t>
      </w:r>
    </w:p>
    <w:p w14:paraId="7AB2A3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so-called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 xml:space="preserve"> and</w:t>
      </w:r>
      <w:r w:rsidRPr="004A2847">
        <w:rPr>
          <w:rStyle w:val="BookTitle"/>
          <w:rFonts w:asciiTheme="minorHAnsi" w:hAnsiTheme="minorHAnsi" w:cstheme="minorHAnsi"/>
          <w:b/>
          <w:bCs/>
          <w:i/>
          <w:iCs/>
          <w:color w:val="800000"/>
          <w:sz w:val="28"/>
          <w:szCs w:val="28"/>
        </w:rPr>
        <w:t xml:space="preserve"> sannyāsīs </w:t>
      </w:r>
      <w:r w:rsidRPr="004A2847">
        <w:rPr>
          <w:rStyle w:val="BookTitle"/>
          <w:rFonts w:asciiTheme="minorHAnsi" w:hAnsiTheme="minorHAnsi" w:cstheme="minorHAnsi"/>
          <w:b/>
          <w:bCs/>
          <w:color w:val="800000"/>
          <w:sz w:val="28"/>
          <w:szCs w:val="28"/>
        </w:rPr>
        <w:t>were unable to see such pastimes because they were less fortunate.</w:t>
      </w:r>
    </w:p>
    <w:p w14:paraId="32393FDA" w14:textId="1E95ED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8.134</w:t>
      </w:r>
    </w:p>
    <w:p w14:paraId="595349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6B41A7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āro bale</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caitanya vedānta pāṭha chāḍi’</w:t>
      </w:r>
      <w:r w:rsidRPr="004A2847">
        <w:rPr>
          <w:rStyle w:val="BookTitle"/>
          <w:rFonts w:asciiTheme="minorHAnsi" w:hAnsiTheme="minorHAnsi" w:cstheme="minorHAnsi"/>
          <w:b w:val="0"/>
          <w:bCs w:val="0"/>
          <w:color w:val="000000"/>
          <w:sz w:val="28"/>
          <w:szCs w:val="28"/>
        </w:rPr>
        <w:br/>
        <w:t>ki kārye vā karena kīrtana-huḍāhuḍi</w:t>
      </w:r>
    </w:p>
    <w:p w14:paraId="50B7C5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would say, “Why did Caitanya leave the study of Vedānta to make a big show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3511B9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impersonalistic so-called Vedāntists who cannot understand the actual purport of Vedānta become arrogant with pride over their knowledge nourished by false-ego rather than becoming intoxicated with ecstatic love for Kṛṣṇa. They are logicians, self-proclaimed scholars, averse to service, and bewildered by false ego.</w:t>
      </w:r>
    </w:p>
    <w:p w14:paraId="0416DBD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xml:space="preserve"> (11.181) the </w:t>
      </w:r>
      <w:r w:rsidRPr="004A2847">
        <w:rPr>
          <w:rStyle w:val="BookTitle"/>
          <w:rFonts w:asciiTheme="minorHAnsi" w:hAnsiTheme="minorHAnsi" w:cstheme="minorHAnsi"/>
          <w:b w:val="0"/>
          <w:bCs w:val="0"/>
          <w:i/>
          <w:iCs/>
          <w:color w:val="000000"/>
          <w:sz w:val="28"/>
          <w:szCs w:val="28"/>
        </w:rPr>
        <w:t>Viṣṇu-dharmottara</w:t>
      </w:r>
      <w:r w:rsidRPr="004A2847">
        <w:rPr>
          <w:rStyle w:val="BookTitle"/>
          <w:rFonts w:asciiTheme="minorHAnsi" w:hAnsiTheme="minorHAnsi" w:cstheme="minorHAnsi"/>
          <w:b w:val="0"/>
          <w:bCs w:val="0"/>
          <w:color w:val="000000"/>
          <w:sz w:val="28"/>
          <w:szCs w:val="28"/>
        </w:rPr>
        <w:t xml:space="preserve"> is quoted as follows:</w:t>
      </w:r>
    </w:p>
    <w:p w14:paraId="7BFCB5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ṛg-vedo hi yajur-vedaḥ   </w:t>
      </w:r>
      <w:r w:rsidRPr="004A2847">
        <w:rPr>
          <w:rStyle w:val="BookTitle"/>
          <w:rFonts w:asciiTheme="minorHAnsi" w:hAnsiTheme="minorHAnsi" w:cstheme="minorHAnsi"/>
          <w:b w:val="0"/>
          <w:bCs w:val="0"/>
          <w:color w:val="000000"/>
          <w:sz w:val="28"/>
          <w:szCs w:val="28"/>
        </w:rPr>
        <w:br/>
        <w:t>sāma-vedo ’py atharvaṇaḥ</w:t>
      </w:r>
      <w:r w:rsidRPr="004A2847">
        <w:rPr>
          <w:rStyle w:val="BookTitle"/>
          <w:rFonts w:asciiTheme="minorHAnsi" w:hAnsiTheme="minorHAnsi" w:cstheme="minorHAnsi"/>
          <w:b w:val="0"/>
          <w:bCs w:val="0"/>
          <w:color w:val="000000"/>
          <w:sz w:val="28"/>
          <w:szCs w:val="28"/>
        </w:rPr>
        <w:br/>
        <w:t xml:space="preserve">adhītās tena yenoktaṁ   </w:t>
      </w:r>
      <w:r w:rsidRPr="004A2847">
        <w:rPr>
          <w:rStyle w:val="BookTitle"/>
          <w:rFonts w:asciiTheme="minorHAnsi" w:hAnsiTheme="minorHAnsi" w:cstheme="minorHAnsi"/>
          <w:b w:val="0"/>
          <w:bCs w:val="0"/>
          <w:color w:val="000000"/>
          <w:sz w:val="28"/>
          <w:szCs w:val="28"/>
        </w:rPr>
        <w:br/>
        <w:t>harir ity akṣara-dvayam</w:t>
      </w:r>
    </w:p>
    <w:p w14:paraId="28B992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person who chants the two syllables </w:t>
      </w:r>
      <w:r w:rsidRPr="004A2847">
        <w:rPr>
          <w:rStyle w:val="BookTitle"/>
          <w:rFonts w:asciiTheme="minorHAnsi" w:hAnsiTheme="minorHAnsi" w:cstheme="minorHAnsi"/>
          <w:b w:val="0"/>
          <w:bCs w:val="0"/>
          <w:i/>
          <w:iCs/>
          <w:color w:val="000000"/>
          <w:sz w:val="28"/>
          <w:szCs w:val="28"/>
        </w:rPr>
        <w:t>ha-ri</w:t>
      </w:r>
      <w:r w:rsidRPr="004A2847">
        <w:rPr>
          <w:rStyle w:val="BookTitle"/>
          <w:rFonts w:asciiTheme="minorHAnsi" w:hAnsiTheme="minorHAnsi" w:cstheme="minorHAnsi"/>
          <w:b w:val="0"/>
          <w:bCs w:val="0"/>
          <w:color w:val="000000"/>
          <w:sz w:val="28"/>
          <w:szCs w:val="28"/>
        </w:rPr>
        <w:t xml:space="preserve"> has already studied the four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Sāma, Ṛg, Yajur,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Atharva</w:t>
      </w:r>
      <w:r w:rsidRPr="004A2847">
        <w:rPr>
          <w:rStyle w:val="BookTitle"/>
          <w:rFonts w:asciiTheme="minorHAnsi" w:hAnsiTheme="minorHAnsi" w:cstheme="minorHAnsi"/>
          <w:b w:val="0"/>
          <w:bCs w:val="0"/>
          <w:color w:val="000000"/>
          <w:sz w:val="28"/>
          <w:szCs w:val="28"/>
        </w:rPr>
        <w:t>.”</w:t>
      </w:r>
    </w:p>
    <w:p w14:paraId="72466F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xml:space="preserve"> (11.182) the </w:t>
      </w:r>
      <w:r w:rsidRPr="004A2847">
        <w:rPr>
          <w:rStyle w:val="BookTitle"/>
          <w:rFonts w:asciiTheme="minorHAnsi" w:hAnsiTheme="minorHAnsi" w:cstheme="minorHAnsi"/>
          <w:b w:val="0"/>
          <w:bCs w:val="0"/>
          <w:i/>
          <w:iCs/>
          <w:color w:val="000000"/>
          <w:sz w:val="28"/>
          <w:szCs w:val="28"/>
        </w:rPr>
        <w:t xml:space="preserve">Skanda Purāṇa </w:t>
      </w:r>
      <w:r w:rsidRPr="004A2847">
        <w:rPr>
          <w:rStyle w:val="BookTitle"/>
          <w:rFonts w:asciiTheme="minorHAnsi" w:hAnsiTheme="minorHAnsi" w:cstheme="minorHAnsi"/>
          <w:b w:val="0"/>
          <w:bCs w:val="0"/>
          <w:color w:val="000000"/>
          <w:sz w:val="28"/>
          <w:szCs w:val="28"/>
        </w:rPr>
        <w:t>is quoted as follows:</w:t>
      </w:r>
    </w:p>
    <w:p w14:paraId="133926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māṛco mā yajus tāta   mā sāma paṭha kiñcana</w:t>
      </w:r>
      <w:r w:rsidRPr="004A2847">
        <w:rPr>
          <w:rStyle w:val="BookTitle"/>
          <w:rFonts w:asciiTheme="minorHAnsi" w:hAnsiTheme="minorHAnsi" w:cstheme="minorHAnsi"/>
          <w:b w:val="0"/>
          <w:bCs w:val="0"/>
          <w:color w:val="000000"/>
          <w:sz w:val="28"/>
          <w:szCs w:val="28"/>
        </w:rPr>
        <w:br/>
        <w:t>govindeti harer nāma   geyaṁ gāyasva nityaśaḥ</w:t>
      </w:r>
    </w:p>
    <w:p w14:paraId="12835D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son, there is no need to study the </w:t>
      </w:r>
      <w:r w:rsidRPr="004A2847">
        <w:rPr>
          <w:rStyle w:val="BookTitle"/>
          <w:rFonts w:asciiTheme="minorHAnsi" w:hAnsiTheme="minorHAnsi" w:cstheme="minorHAnsi"/>
          <w:b w:val="0"/>
          <w:bCs w:val="0"/>
          <w:i/>
          <w:iCs/>
          <w:color w:val="000000"/>
          <w:sz w:val="28"/>
          <w:szCs w:val="28"/>
        </w:rPr>
        <w:t>Ṛg Veda</w:t>
      </w:r>
      <w:r w:rsidRPr="004A2847">
        <w:rPr>
          <w:rStyle w:val="BookTitle"/>
          <w:rFonts w:asciiTheme="minorHAnsi" w:hAnsiTheme="minorHAnsi" w:cstheme="minorHAnsi"/>
          <w:b w:val="0"/>
          <w:bCs w:val="0"/>
          <w:color w:val="000000"/>
          <w:sz w:val="28"/>
          <w:szCs w:val="28"/>
        </w:rPr>
        <w:t xml:space="preserve">, there is no need to study the </w:t>
      </w:r>
      <w:r w:rsidRPr="004A2847">
        <w:rPr>
          <w:rStyle w:val="BookTitle"/>
          <w:rFonts w:asciiTheme="minorHAnsi" w:hAnsiTheme="minorHAnsi" w:cstheme="minorHAnsi"/>
          <w:b w:val="0"/>
          <w:bCs w:val="0"/>
          <w:i/>
          <w:iCs/>
          <w:color w:val="000000"/>
          <w:sz w:val="28"/>
          <w:szCs w:val="28"/>
        </w:rPr>
        <w:t>Yajur Veda</w:t>
      </w:r>
      <w:r w:rsidRPr="004A2847">
        <w:rPr>
          <w:rStyle w:val="BookTitle"/>
          <w:rFonts w:asciiTheme="minorHAnsi" w:hAnsiTheme="minorHAnsi" w:cstheme="minorHAnsi"/>
          <w:b w:val="0"/>
          <w:bCs w:val="0"/>
          <w:color w:val="000000"/>
          <w:sz w:val="28"/>
          <w:szCs w:val="28"/>
        </w:rPr>
        <w:t xml:space="preserve">, and there is no need to study the </w:t>
      </w:r>
      <w:r w:rsidRPr="004A2847">
        <w:rPr>
          <w:rStyle w:val="BookTitle"/>
          <w:rFonts w:asciiTheme="minorHAnsi" w:hAnsiTheme="minorHAnsi" w:cstheme="minorHAnsi"/>
          <w:b w:val="0"/>
          <w:bCs w:val="0"/>
          <w:i/>
          <w:iCs/>
          <w:color w:val="000000"/>
          <w:sz w:val="28"/>
          <w:szCs w:val="28"/>
        </w:rPr>
        <w:t>Sāma Veda</w:t>
      </w:r>
      <w:r w:rsidRPr="004A2847">
        <w:rPr>
          <w:rStyle w:val="BookTitle"/>
          <w:rFonts w:asciiTheme="minorHAnsi" w:hAnsiTheme="minorHAnsi" w:cstheme="minorHAnsi"/>
          <w:b w:val="0"/>
          <w:bCs w:val="0"/>
          <w:color w:val="000000"/>
          <w:sz w:val="28"/>
          <w:szCs w:val="28"/>
        </w:rPr>
        <w:t>. Just always chant the holy names of Hari such as Govinda.”</w:t>
      </w:r>
    </w:p>
    <w:p w14:paraId="549718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 xml:space="preserve">Padma Purāṇa </w:t>
      </w:r>
      <w:r w:rsidRPr="004A2847">
        <w:rPr>
          <w:rStyle w:val="BookTitle"/>
          <w:rFonts w:asciiTheme="minorHAnsi" w:hAnsiTheme="minorHAnsi" w:cstheme="minorHAnsi"/>
          <w:b w:val="0"/>
          <w:bCs w:val="0"/>
          <w:color w:val="000000"/>
          <w:sz w:val="28"/>
          <w:szCs w:val="28"/>
        </w:rPr>
        <w:t xml:space="preserve">is quoted 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xml:space="preserve"> (11.183) as follows:</w:t>
      </w:r>
    </w:p>
    <w:p w14:paraId="43850B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viṣṇor ekaika-nāmāpi   sarva-vedādhikaṁ matam</w:t>
      </w:r>
      <w:r w:rsidRPr="004A2847">
        <w:rPr>
          <w:rStyle w:val="BookTitle"/>
          <w:rFonts w:asciiTheme="minorHAnsi" w:hAnsiTheme="minorHAnsi" w:cstheme="minorHAnsi"/>
          <w:b w:val="0"/>
          <w:bCs w:val="0"/>
          <w:color w:val="000000"/>
          <w:sz w:val="28"/>
          <w:szCs w:val="28"/>
        </w:rPr>
        <w:br/>
        <w:t>tādṛk nāma-sahasreṇa   rāma-nāma-samaṁ smṛtam</w:t>
      </w:r>
    </w:p>
    <w:p w14:paraId="62223C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name of Lord Viṣṇu is superior to all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and one name of Lord Rāma is equal to a thousand names of Viṣṇu.” 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(3.33.7). In the </w:t>
      </w:r>
      <w:r w:rsidRPr="004A2847">
        <w:rPr>
          <w:rStyle w:val="BookTitle"/>
          <w:rFonts w:asciiTheme="minorHAnsi" w:hAnsiTheme="minorHAnsi" w:cstheme="minorHAnsi"/>
          <w:b w:val="0"/>
          <w:bCs w:val="0"/>
          <w:i/>
          <w:iCs/>
          <w:color w:val="000000"/>
          <w:sz w:val="28"/>
          <w:szCs w:val="28"/>
        </w:rPr>
        <w:t>Bṛhan-nāradīya Purāṇa</w:t>
      </w:r>
      <w:r w:rsidRPr="004A2847">
        <w:rPr>
          <w:rStyle w:val="BookTitle"/>
          <w:rFonts w:asciiTheme="minorHAnsi" w:hAnsiTheme="minorHAnsi" w:cstheme="minorHAnsi"/>
          <w:b w:val="0"/>
          <w:bCs w:val="0"/>
          <w:color w:val="000000"/>
          <w:sz w:val="28"/>
          <w:szCs w:val="28"/>
        </w:rPr>
        <w:t xml:space="preserve"> (25.54) it is stated:</w:t>
      </w:r>
    </w:p>
    <w:p w14:paraId="5685ED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vedāntābhyāsa nirataḥ   śānto dānto jitendriyaḥ</w:t>
      </w:r>
      <w:r w:rsidRPr="004A2847">
        <w:rPr>
          <w:rStyle w:val="BookTitle"/>
          <w:rFonts w:asciiTheme="minorHAnsi" w:hAnsiTheme="minorHAnsi" w:cstheme="minorHAnsi"/>
          <w:b w:val="0"/>
          <w:bCs w:val="0"/>
          <w:color w:val="000000"/>
          <w:sz w:val="28"/>
          <w:szCs w:val="28"/>
        </w:rPr>
        <w:br/>
        <w:t>nirdvandvo nirahaṅkāro   nirmamaḥ sarvadā bhavet</w:t>
      </w:r>
    </w:p>
    <w:p w14:paraId="6AF489E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“Persons who study Vedānta are always peaceful, forgiving, self-controlled, and free from dualities, false ego, and false sense of proprietorship.”</w:t>
      </w:r>
    </w:p>
    <w:p w14:paraId="425B7DA5" w14:textId="65F5C7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8.135</w:t>
      </w:r>
    </w:p>
    <w:p w14:paraId="4AF000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135</w:t>
      </w:r>
    </w:p>
    <w:p w14:paraId="744590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sarvadāi prāṇāyāma—ei se yati-dharma</w:t>
      </w:r>
      <w:r w:rsidRPr="004A2847">
        <w:rPr>
          <w:rStyle w:val="BookTitle"/>
          <w:rFonts w:asciiTheme="minorHAnsi" w:hAnsiTheme="minorHAnsi" w:cstheme="minorHAnsi"/>
          <w:b w:val="0"/>
          <w:bCs w:val="0"/>
          <w:color w:val="000000"/>
          <w:sz w:val="28"/>
          <w:szCs w:val="28"/>
        </w:rPr>
        <w:br/>
        <w:t>nācibe, kāṅdibe e ki sannyāsīra karma”</w:t>
      </w:r>
    </w:p>
    <w:p w14:paraId="2BC0B4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duty of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is to always practice </w:t>
      </w:r>
      <w:r w:rsidRPr="004A2847">
        <w:rPr>
          <w:rStyle w:val="BookTitle"/>
          <w:rFonts w:asciiTheme="minorHAnsi" w:hAnsiTheme="minorHAnsi" w:cstheme="minorHAnsi"/>
          <w:b/>
          <w:bCs/>
          <w:i/>
          <w:iCs/>
          <w:color w:val="800000"/>
          <w:sz w:val="28"/>
          <w:szCs w:val="28"/>
        </w:rPr>
        <w:t>prāṇāyāma</w:t>
      </w:r>
      <w:r w:rsidRPr="004A2847">
        <w:rPr>
          <w:rStyle w:val="BookTitle"/>
          <w:rFonts w:asciiTheme="minorHAnsi" w:hAnsiTheme="minorHAnsi" w:cstheme="minorHAnsi"/>
          <w:b/>
          <w:bCs/>
          <w:color w:val="800000"/>
          <w:sz w:val="28"/>
          <w:szCs w:val="28"/>
        </w:rPr>
        <w:t xml:space="preserve">, but He is dancing and crying instead. Is this the business of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1AE7D4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occupation of nondevotee, so-called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is to always remain engaged in the practice of </w:t>
      </w:r>
      <w:r w:rsidRPr="004A2847">
        <w:rPr>
          <w:rStyle w:val="BookTitle"/>
          <w:rFonts w:asciiTheme="minorHAnsi" w:hAnsiTheme="minorHAnsi" w:cstheme="minorHAnsi"/>
          <w:b w:val="0"/>
          <w:bCs w:val="0"/>
          <w:i/>
          <w:iCs/>
          <w:color w:val="000000"/>
          <w:sz w:val="28"/>
          <w:szCs w:val="28"/>
        </w:rPr>
        <w:t>pūraka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kumbhaka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 xml:space="preserve">recaka </w:t>
      </w:r>
      <w:r w:rsidRPr="004A2847">
        <w:rPr>
          <w:rStyle w:val="BookTitle"/>
          <w:rFonts w:asciiTheme="minorHAnsi" w:hAnsiTheme="minorHAnsi" w:cstheme="minorHAnsi"/>
          <w:b w:val="0"/>
          <w:bCs w:val="0"/>
          <w:color w:val="000000"/>
          <w:sz w:val="28"/>
          <w:szCs w:val="28"/>
        </w:rPr>
        <w:t xml:space="preserve">[Inhaling the breath is called </w:t>
      </w:r>
      <w:r w:rsidRPr="004A2847">
        <w:rPr>
          <w:rStyle w:val="BookTitle"/>
          <w:rFonts w:asciiTheme="minorHAnsi" w:hAnsiTheme="minorHAnsi" w:cstheme="minorHAnsi"/>
          <w:b w:val="0"/>
          <w:bCs w:val="0"/>
          <w:i/>
          <w:iCs/>
          <w:color w:val="000000"/>
          <w:sz w:val="28"/>
          <w:szCs w:val="28"/>
        </w:rPr>
        <w:t>pūraka</w:t>
      </w:r>
      <w:r w:rsidRPr="004A2847">
        <w:rPr>
          <w:rStyle w:val="BookTitle"/>
          <w:rFonts w:asciiTheme="minorHAnsi" w:hAnsiTheme="minorHAnsi" w:cstheme="minorHAnsi"/>
          <w:b w:val="0"/>
          <w:bCs w:val="0"/>
          <w:color w:val="000000"/>
          <w:sz w:val="28"/>
          <w:szCs w:val="28"/>
        </w:rPr>
        <w:t xml:space="preserve">, sustaining it within is called </w:t>
      </w:r>
      <w:r w:rsidRPr="004A2847">
        <w:rPr>
          <w:rStyle w:val="BookTitle"/>
          <w:rFonts w:asciiTheme="minorHAnsi" w:hAnsiTheme="minorHAnsi" w:cstheme="minorHAnsi"/>
          <w:b w:val="0"/>
          <w:bCs w:val="0"/>
          <w:i/>
          <w:iCs/>
          <w:color w:val="000000"/>
          <w:sz w:val="28"/>
          <w:szCs w:val="28"/>
        </w:rPr>
        <w:t>kumbhaka</w:t>
      </w:r>
      <w:r w:rsidRPr="004A2847">
        <w:rPr>
          <w:rStyle w:val="BookTitle"/>
          <w:rFonts w:asciiTheme="minorHAnsi" w:hAnsiTheme="minorHAnsi" w:cstheme="minorHAnsi"/>
          <w:b w:val="0"/>
          <w:bCs w:val="0"/>
          <w:color w:val="000000"/>
          <w:sz w:val="28"/>
          <w:szCs w:val="28"/>
        </w:rPr>
        <w:t xml:space="preserve">, and finally exhaling it is called </w:t>
      </w:r>
      <w:r w:rsidRPr="004A2847">
        <w:rPr>
          <w:rStyle w:val="BookTitle"/>
          <w:rFonts w:asciiTheme="minorHAnsi" w:hAnsiTheme="minorHAnsi" w:cstheme="minorHAnsi"/>
          <w:b w:val="0"/>
          <w:bCs w:val="0"/>
          <w:i/>
          <w:iCs/>
          <w:color w:val="000000"/>
          <w:sz w:val="28"/>
          <w:szCs w:val="28"/>
        </w:rPr>
        <w:t>recaka</w:t>
      </w:r>
      <w:r w:rsidRPr="004A2847">
        <w:rPr>
          <w:rStyle w:val="BookTitle"/>
          <w:rFonts w:asciiTheme="minorHAnsi" w:hAnsiTheme="minorHAnsi" w:cstheme="minorHAnsi"/>
          <w:b w:val="0"/>
          <w:bCs w:val="0"/>
          <w:color w:val="000000"/>
          <w:sz w:val="28"/>
          <w:szCs w:val="28"/>
        </w:rPr>
        <w:t xml:space="preserve">.], but </w:t>
      </w:r>
      <w:r w:rsidRPr="004A2847">
        <w:rPr>
          <w:rStyle w:val="BookTitle"/>
          <w:rFonts w:asciiTheme="minorHAnsi" w:hAnsiTheme="minorHAnsi" w:cstheme="minorHAnsi"/>
          <w:b w:val="0"/>
          <w:bCs w:val="0"/>
          <w:i/>
          <w:iCs/>
          <w:color w:val="000000"/>
          <w:sz w:val="28"/>
          <w:szCs w:val="28"/>
        </w:rPr>
        <w:t xml:space="preserve">tridaṇḍi-sannyāsīs </w:t>
      </w:r>
      <w:r w:rsidRPr="004A2847">
        <w:rPr>
          <w:rStyle w:val="BookTitle"/>
          <w:rFonts w:asciiTheme="minorHAnsi" w:hAnsiTheme="minorHAnsi" w:cstheme="minorHAnsi"/>
          <w:b w:val="0"/>
          <w:bCs w:val="0"/>
          <w:color w:val="000000"/>
          <w:sz w:val="28"/>
          <w:szCs w:val="28"/>
        </w:rPr>
        <w:t xml:space="preserve">are concerned with controlling the three urges [of the body, mind, and speech]. The duty of genuine </w:t>
      </w:r>
      <w:r w:rsidRPr="004A2847">
        <w:rPr>
          <w:rStyle w:val="BookTitle"/>
          <w:rFonts w:asciiTheme="minorHAnsi" w:hAnsiTheme="minorHAnsi" w:cstheme="minorHAnsi"/>
          <w:b w:val="0"/>
          <w:bCs w:val="0"/>
          <w:i/>
          <w:iCs/>
          <w:color w:val="000000"/>
          <w:sz w:val="28"/>
          <w:szCs w:val="28"/>
        </w:rPr>
        <w:t xml:space="preserve">tridaṇḍi-sannyāsīs </w:t>
      </w:r>
      <w:r w:rsidRPr="004A2847">
        <w:rPr>
          <w:rStyle w:val="BookTitle"/>
          <w:rFonts w:asciiTheme="minorHAnsi" w:hAnsiTheme="minorHAnsi" w:cstheme="minorHAnsi"/>
          <w:b w:val="0"/>
          <w:bCs w:val="0"/>
          <w:color w:val="000000"/>
          <w:sz w:val="28"/>
          <w:szCs w:val="28"/>
        </w:rPr>
        <w:t xml:space="preserve">inclined to the service of Kṛṣṇa is to perform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rather than observe silence, display anger to those who are envious of the devotees, make friendship with devotees, and engage in the service of Kṛṣṇa rather than engage the body, mind, and speech in pursuit of sense gratification. But foolish proud people consider dancing and singing in ecstatic love for Kṛṣṇa as equal to dancing and singing based on material enjoyment. That is the foolishness of those who profess to be synthesizers of matter and spirit.</w:t>
      </w:r>
    </w:p>
    <w:p w14:paraId="4ADFB8D3" w14:textId="589501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8.136</w:t>
      </w:r>
    </w:p>
    <w:p w14:paraId="03C249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4F940F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tāhātei ye-saba uttama nyāsi-gaṇa</w:t>
      </w:r>
      <w:r w:rsidRPr="004A2847">
        <w:rPr>
          <w:rStyle w:val="BookTitle"/>
          <w:rFonts w:asciiTheme="minorHAnsi" w:hAnsiTheme="minorHAnsi" w:cstheme="minorHAnsi"/>
          <w:b w:val="0"/>
          <w:bCs w:val="0"/>
          <w:color w:val="000000"/>
          <w:sz w:val="28"/>
          <w:szCs w:val="28"/>
        </w:rPr>
        <w:br/>
        <w:t xml:space="preserve">tāṅrā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“śrī-kṛṣṇa-caitanya mahājana”</w:t>
      </w:r>
    </w:p>
    <w:p w14:paraId="7E138B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best of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however, would say, “Śrī Kṛṣṇa Caitanya is a </w:t>
      </w:r>
      <w:r w:rsidRPr="004A2847">
        <w:rPr>
          <w:rStyle w:val="BookTitle"/>
          <w:rFonts w:asciiTheme="minorHAnsi" w:hAnsiTheme="minorHAnsi" w:cstheme="minorHAnsi"/>
          <w:b/>
          <w:bCs/>
          <w:i/>
          <w:iCs/>
          <w:color w:val="800000"/>
          <w:sz w:val="28"/>
          <w:szCs w:val="28"/>
        </w:rPr>
        <w:t>mahājana</w:t>
      </w:r>
      <w:r w:rsidRPr="004A2847">
        <w:rPr>
          <w:rStyle w:val="BookTitle"/>
          <w:rFonts w:asciiTheme="minorHAnsi" w:hAnsiTheme="minorHAnsi" w:cstheme="minorHAnsi"/>
          <w:b/>
          <w:bCs/>
          <w:color w:val="800000"/>
          <w:sz w:val="28"/>
          <w:szCs w:val="28"/>
        </w:rPr>
        <w:t>.”</w:t>
      </w:r>
    </w:p>
    <w:p w14:paraId="4EE10BD0" w14:textId="301BD7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8.137</w:t>
      </w:r>
    </w:p>
    <w:p w14:paraId="2A8F00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4B133B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’jñānī, keha bale,—’baḍa bhakta’</w:t>
      </w:r>
      <w:r w:rsidRPr="004A2847">
        <w:rPr>
          <w:rStyle w:val="BookTitle"/>
          <w:rFonts w:asciiTheme="minorHAnsi" w:hAnsiTheme="minorHAnsi" w:cstheme="minorHAnsi"/>
          <w:b w:val="0"/>
          <w:bCs w:val="0"/>
          <w:color w:val="000000"/>
          <w:sz w:val="28"/>
          <w:szCs w:val="28"/>
        </w:rPr>
        <w:br/>
        <w:t>praśaṁsena sabe, keha nā jānena tattva</w:t>
      </w:r>
    </w:p>
    <w:p w14:paraId="3BEA8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 persons would call Him a </w:t>
      </w:r>
      <w:r w:rsidRPr="004A2847">
        <w:rPr>
          <w:rStyle w:val="BookTitle"/>
          <w:rFonts w:asciiTheme="minorHAnsi" w:hAnsiTheme="minorHAnsi" w:cstheme="minorHAnsi"/>
          <w:b/>
          <w:bCs/>
          <w:i/>
          <w:iCs/>
          <w:color w:val="800000"/>
          <w:sz w:val="28"/>
          <w:szCs w:val="28"/>
        </w:rPr>
        <w:t>jñānī</w:t>
      </w:r>
      <w:r w:rsidRPr="004A2847">
        <w:rPr>
          <w:rStyle w:val="BookTitle"/>
          <w:rFonts w:asciiTheme="minorHAnsi" w:hAnsiTheme="minorHAnsi" w:cstheme="minorHAnsi"/>
          <w:b/>
          <w:bCs/>
          <w:color w:val="800000"/>
          <w:sz w:val="28"/>
          <w:szCs w:val="28"/>
        </w:rPr>
        <w:t>, and some persons would call Him a great devotee. In this way they would praise Him without knowing His real identity.</w:t>
      </w:r>
    </w:p>
    <w:p w14:paraId="2FCD7F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799098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ei-mata jala-krīḍā-raṅga kutūhale</w:t>
      </w:r>
      <w:r w:rsidRPr="004A2847">
        <w:rPr>
          <w:rStyle w:val="BookTitle"/>
          <w:rFonts w:asciiTheme="minorHAnsi" w:hAnsiTheme="minorHAnsi" w:cstheme="minorHAnsi"/>
          <w:b w:val="0"/>
          <w:bCs w:val="0"/>
          <w:color w:val="000000"/>
          <w:sz w:val="28"/>
          <w:szCs w:val="28"/>
        </w:rPr>
        <w:br/>
        <w:t>karena īśvara-saṅge vaiṣṇava-sakale</w:t>
      </w:r>
    </w:p>
    <w:p w14:paraId="3B3B15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all the Vaiṣṇavas enjoyed sporting in the water with the Lord.</w:t>
      </w:r>
    </w:p>
    <w:p w14:paraId="64AA1E6C" w14:textId="18B79F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8.139</w:t>
      </w:r>
    </w:p>
    <w:p w14:paraId="6D5DF2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483097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pūrva yena jala-krīḍā haila yamunāya</w:t>
      </w:r>
      <w:r w:rsidRPr="004A2847">
        <w:rPr>
          <w:rStyle w:val="BookTitle"/>
          <w:rFonts w:asciiTheme="minorHAnsi" w:hAnsiTheme="minorHAnsi" w:cstheme="minorHAnsi"/>
          <w:b w:val="0"/>
          <w:bCs w:val="0"/>
          <w:color w:val="000000"/>
          <w:sz w:val="28"/>
          <w:szCs w:val="28"/>
        </w:rPr>
        <w:br/>
        <w:t>sei saba bhakta lai’ śrī-caitanya-rāya</w:t>
      </w:r>
    </w:p>
    <w:p w14:paraId="0B30BA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and His associates enjoyed the same water sports as they had previously enjoyed in the Yamunā.</w:t>
      </w:r>
    </w:p>
    <w:p w14:paraId="6778585F" w14:textId="788A1A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8.140</w:t>
      </w:r>
    </w:p>
    <w:p w14:paraId="0EE316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38E0D6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prasāda pāilena jāhnavī-yamunā</w:t>
      </w:r>
      <w:r w:rsidRPr="004A2847">
        <w:rPr>
          <w:rStyle w:val="BookTitle"/>
          <w:rFonts w:asciiTheme="minorHAnsi" w:hAnsiTheme="minorHAnsi" w:cstheme="minorHAnsi"/>
          <w:b w:val="0"/>
          <w:bCs w:val="0"/>
          <w:color w:val="000000"/>
          <w:sz w:val="28"/>
          <w:szCs w:val="28"/>
        </w:rPr>
        <w:br/>
        <w:t>narendra-jalero haila sei bhāgya-sīmā</w:t>
      </w:r>
    </w:p>
    <w:p w14:paraId="248DEF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same mercy attained by the Ganges and the Yamunā was now attained by Narendra-sarovara.</w:t>
      </w:r>
    </w:p>
    <w:p w14:paraId="7432A941" w14:textId="0F2973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8.141</w:t>
      </w:r>
    </w:p>
    <w:p w14:paraId="569418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0A6A904D" w14:textId="27FC5D7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līlā, jīva uddhāra-kāraṇe</w:t>
      </w:r>
      <w:r w:rsidRPr="004A2847">
        <w:rPr>
          <w:rStyle w:val="BookTitle"/>
          <w:rFonts w:asciiTheme="minorHAnsi" w:hAnsiTheme="minorHAnsi" w:cstheme="minorHAnsi"/>
          <w:b w:val="0"/>
          <w:bCs w:val="0"/>
          <w:color w:val="000000"/>
          <w:sz w:val="28"/>
          <w:szCs w:val="28"/>
        </w:rPr>
        <w:br/>
        <w:t>karma-bandha chiṇḍe ihā</w:t>
      </w:r>
      <w:ins w:id="326" w:author="your servant" w:date="2020-06-17T15:57:00Z">
        <w:r w:rsidR="00244FE4">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śravaṇe-paṭhane</w:t>
      </w:r>
    </w:p>
    <w:p w14:paraId="352E7F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these pastimes were performed to deliver the living entities. By hearing and studying these topics, one’s bondage to fruitive activities is destroyed.</w:t>
      </w:r>
    </w:p>
    <w:p w14:paraId="53E17E60" w14:textId="4DC6F9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8.142</w:t>
      </w:r>
    </w:p>
    <w:p w14:paraId="0CB9FD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563AE1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jala-krīḍā sampanna kariyā</w:t>
      </w:r>
      <w:r w:rsidRPr="004A2847">
        <w:rPr>
          <w:rStyle w:val="BookTitle"/>
          <w:rFonts w:asciiTheme="minorHAnsi" w:hAnsiTheme="minorHAnsi" w:cstheme="minorHAnsi"/>
          <w:b w:val="0"/>
          <w:bCs w:val="0"/>
          <w:color w:val="000000"/>
          <w:sz w:val="28"/>
          <w:szCs w:val="28"/>
        </w:rPr>
        <w:br/>
        <w:t>jagannātha dekhite calilā sabā laiyā</w:t>
      </w:r>
    </w:p>
    <w:p w14:paraId="2BE36B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finishing His water sports, Lord Caitanya went with His devotees to see Lord Jagannātha.</w:t>
      </w:r>
    </w:p>
    <w:p w14:paraId="4E9902C7" w14:textId="2C361F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8.143</w:t>
      </w:r>
    </w:p>
    <w:p w14:paraId="5F0C6B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7A944E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 prabhu sarva-bhakta-gaṇa</w:t>
      </w:r>
      <w:r w:rsidRPr="004A2847">
        <w:rPr>
          <w:rStyle w:val="BookTitle"/>
          <w:rFonts w:asciiTheme="minorHAnsi" w:hAnsiTheme="minorHAnsi" w:cstheme="minorHAnsi"/>
          <w:b w:val="0"/>
          <w:bCs w:val="0"/>
          <w:color w:val="000000"/>
          <w:sz w:val="28"/>
          <w:szCs w:val="28"/>
        </w:rPr>
        <w:br/>
        <w:t>lāgilā karite sabe ānande rodana</w:t>
      </w:r>
    </w:p>
    <w:p w14:paraId="2683B1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and His devotees all began to cry in ecstasy on seeing Lord Jagannātha.</w:t>
      </w:r>
    </w:p>
    <w:p w14:paraId="252FEA07" w14:textId="57B539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8.144</w:t>
      </w:r>
    </w:p>
    <w:p w14:paraId="3A31E5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27426E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 prabhu hayena vihvala</w:t>
      </w:r>
      <w:r w:rsidRPr="004A2847">
        <w:rPr>
          <w:rStyle w:val="BookTitle"/>
          <w:rFonts w:asciiTheme="minorHAnsi" w:hAnsiTheme="minorHAnsi" w:cstheme="minorHAnsi"/>
          <w:b w:val="0"/>
          <w:bCs w:val="0"/>
          <w:color w:val="000000"/>
          <w:sz w:val="28"/>
          <w:szCs w:val="28"/>
        </w:rPr>
        <w:br/>
        <w:t>ānanda-dhārāyā aṅga titila sakala</w:t>
      </w:r>
    </w:p>
    <w:p w14:paraId="3A850D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seeing Jagannātha, Lord Caitanya became overwhelmed and </w:t>
      </w:r>
      <w:proofErr w:type="gramStart"/>
      <w:r w:rsidRPr="004A2847">
        <w:rPr>
          <w:rStyle w:val="BookTitle"/>
          <w:rFonts w:asciiTheme="minorHAnsi" w:hAnsiTheme="minorHAnsi" w:cstheme="minorHAnsi"/>
          <w:b/>
          <w:bCs/>
          <w:color w:val="800000"/>
          <w:sz w:val="28"/>
          <w:szCs w:val="28"/>
        </w:rPr>
        <w:t>His</w:t>
      </w:r>
      <w:proofErr w:type="gramEnd"/>
      <w:r w:rsidRPr="004A2847">
        <w:rPr>
          <w:rStyle w:val="BookTitle"/>
          <w:rFonts w:asciiTheme="minorHAnsi" w:hAnsiTheme="minorHAnsi" w:cstheme="minorHAnsi"/>
          <w:b/>
          <w:bCs/>
          <w:color w:val="800000"/>
          <w:sz w:val="28"/>
          <w:szCs w:val="28"/>
        </w:rPr>
        <w:t xml:space="preserve"> whole body became soaked with tears of ecstasy.</w:t>
      </w:r>
    </w:p>
    <w:p w14:paraId="1D71BE04" w14:textId="1D74AB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8.145</w:t>
      </w:r>
    </w:p>
    <w:p w14:paraId="2F9354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420C64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advaitādi-bhakta-goṣṭhī dekhena santoṣe</w:t>
      </w:r>
      <w:r w:rsidRPr="004A2847">
        <w:rPr>
          <w:rStyle w:val="BookTitle"/>
          <w:rFonts w:asciiTheme="minorHAnsi" w:hAnsiTheme="minorHAnsi" w:cstheme="minorHAnsi"/>
          <w:b w:val="0"/>
          <w:bCs w:val="0"/>
          <w:color w:val="000000"/>
          <w:sz w:val="28"/>
          <w:szCs w:val="28"/>
        </w:rPr>
        <w:br/>
        <w:t>kevala ānanda-sindhu-madhye sabe bhāse</w:t>
      </w:r>
    </w:p>
    <w:p w14:paraId="706C94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headed by Advaita Prabhu looked on with great satisfaction and floated in the ocean of bliss.</w:t>
      </w:r>
    </w:p>
    <w:p w14:paraId="107A7D4B" w14:textId="6A2492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8.146</w:t>
      </w:r>
    </w:p>
    <w:p w14:paraId="462563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236B4E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dui-dike sacala niścala jagannātha</w:t>
      </w:r>
      <w:r w:rsidRPr="004A2847">
        <w:rPr>
          <w:rStyle w:val="BookTitle"/>
          <w:rFonts w:asciiTheme="minorHAnsi" w:hAnsiTheme="minorHAnsi" w:cstheme="minorHAnsi"/>
          <w:b w:val="0"/>
          <w:bCs w:val="0"/>
          <w:color w:val="000000"/>
          <w:sz w:val="28"/>
          <w:szCs w:val="28"/>
        </w:rPr>
        <w:br/>
        <w:t>dekhi’ dekhi’ bhakta-goṣṭhī haya daṇḍapāta</w:t>
      </w:r>
    </w:p>
    <w:p w14:paraId="66BB2D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devotees </w:t>
      </w:r>
      <w:proofErr w:type="gramStart"/>
      <w:r w:rsidRPr="004A2847">
        <w:rPr>
          <w:rStyle w:val="BookTitle"/>
          <w:rFonts w:asciiTheme="minorHAnsi" w:hAnsiTheme="minorHAnsi" w:cstheme="minorHAnsi"/>
          <w:b/>
          <w:bCs/>
          <w:color w:val="800000"/>
          <w:sz w:val="28"/>
          <w:szCs w:val="28"/>
        </w:rPr>
        <w:t>fell</w:t>
      </w:r>
      <w:proofErr w:type="gramEnd"/>
      <w:r w:rsidRPr="004A2847">
        <w:rPr>
          <w:rStyle w:val="BookTitle"/>
          <w:rFonts w:asciiTheme="minorHAnsi" w:hAnsiTheme="minorHAnsi" w:cstheme="minorHAnsi"/>
          <w:b/>
          <w:bCs/>
          <w:color w:val="800000"/>
          <w:sz w:val="28"/>
          <w:szCs w:val="28"/>
        </w:rPr>
        <w:t xml:space="preserve"> flat offering obeisances to both the moving and the nonmoving Lord of the universe.</w:t>
      </w:r>
    </w:p>
    <w:p w14:paraId="35D4DEFB" w14:textId="16FEBC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8.147</w:t>
      </w:r>
    </w:p>
    <w:p w14:paraId="427B0A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054C60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kāśī-miśra āni’ jagannāthera galāra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mālā āni’ aṅga-bhūṣā kailena sabāra</w:t>
      </w:r>
    </w:p>
    <w:p w14:paraId="5E2F2F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Kāśī Miśra then brought Lord Jagannātha’s garlands and decorated the devotees.</w:t>
      </w:r>
    </w:p>
    <w:p w14:paraId="5345CA6E" w14:textId="687DB6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8.148</w:t>
      </w:r>
    </w:p>
    <w:p w14:paraId="3773C7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6FA96A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mālā laya prabhu mahābhaya-bhakti kari’</w:t>
      </w:r>
      <w:r w:rsidRPr="004A2847">
        <w:rPr>
          <w:rStyle w:val="BookTitle"/>
          <w:rFonts w:asciiTheme="minorHAnsi" w:hAnsiTheme="minorHAnsi" w:cstheme="minorHAnsi"/>
          <w:b w:val="0"/>
          <w:bCs w:val="0"/>
          <w:color w:val="000000"/>
          <w:sz w:val="28"/>
          <w:szCs w:val="28"/>
        </w:rPr>
        <w:br/>
        <w:t>śikṣā-guru nārāyaṇa nyāsi-veśa-dhārī</w:t>
      </w:r>
    </w:p>
    <w:p w14:paraId="517197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original instructing spiritual master, Lord Caitanya, who is Nārāyaṇa dressed as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accepted the garland of Lord Jagannātha with great reverence and devotion.</w:t>
      </w:r>
    </w:p>
    <w:p w14:paraId="0DCEE4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there is no prescription for accepting objects of enjoyment like sandalwood paste or scented oils. Śrī Kṛṣṇa Caitanyadeva accepted the garland of Śrī Jagannātha with great respect to display an attitude of service and to preach in this world the purport of the verse:</w:t>
      </w:r>
    </w:p>
    <w:p w14:paraId="550F57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prāpañcikatayā buddhyā   hari-sambandhi-vastunaḥ</w:t>
      </w:r>
      <w:r w:rsidRPr="004A2847">
        <w:rPr>
          <w:rStyle w:val="BookTitle"/>
          <w:rFonts w:asciiTheme="minorHAnsi" w:hAnsiTheme="minorHAnsi" w:cstheme="minorHAnsi"/>
          <w:b w:val="0"/>
          <w:bCs w:val="0"/>
          <w:color w:val="000000"/>
          <w:sz w:val="28"/>
          <w:szCs w:val="28"/>
        </w:rPr>
        <w:br/>
        <w:t>mumukṣubhiḥ parityāgo   vairāgyaṁ phalgu kathyate</w:t>
      </w:r>
    </w:p>
    <w:p w14:paraId="4891649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persons eager to achieve liberation renounce things related to the Supreme Personality of Godhead, thinking them to be material, their renunciation is called incomplete.”</w:t>
      </w:r>
    </w:p>
    <w:p w14:paraId="0CCCFAFB" w14:textId="1D7810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8.149</w:t>
      </w:r>
    </w:p>
    <w:p w14:paraId="2EC527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5C98B6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 tulasī, gaṅgā, prasādera bhakti</w:t>
      </w:r>
      <w:r w:rsidRPr="004A2847">
        <w:rPr>
          <w:rStyle w:val="BookTitle"/>
          <w:rFonts w:asciiTheme="minorHAnsi" w:hAnsiTheme="minorHAnsi" w:cstheme="minorHAnsi"/>
          <w:b w:val="0"/>
          <w:bCs w:val="0"/>
          <w:color w:val="000000"/>
          <w:sz w:val="28"/>
          <w:szCs w:val="28"/>
        </w:rPr>
        <w:br/>
        <w:t>tiṅho se jānena, anye nā dhare se śakti</w:t>
      </w:r>
    </w:p>
    <w:p w14:paraId="698B7C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Only Lord Caitanya knows the glories of the Vaiṣṇavas,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the Ganges, and </w:t>
      </w:r>
      <w:r w:rsidRPr="004A2847">
        <w:rPr>
          <w:rStyle w:val="BookTitle"/>
          <w:rFonts w:asciiTheme="minorHAnsi" w:hAnsiTheme="minorHAnsi" w:cstheme="minorHAnsi"/>
          <w:b/>
          <w:bCs/>
          <w:i/>
          <w:iCs/>
          <w:color w:val="800000"/>
          <w:sz w:val="28"/>
          <w:szCs w:val="28"/>
        </w:rPr>
        <w:t>mahā-prasāda</w:t>
      </w:r>
      <w:r w:rsidRPr="004A2847">
        <w:rPr>
          <w:rStyle w:val="BookTitle"/>
          <w:rFonts w:asciiTheme="minorHAnsi" w:hAnsiTheme="minorHAnsi" w:cstheme="minorHAnsi"/>
          <w:b/>
          <w:bCs/>
          <w:color w:val="800000"/>
          <w:sz w:val="28"/>
          <w:szCs w:val="28"/>
        </w:rPr>
        <w:t xml:space="preserve">—no one else </w:t>
      </w:r>
      <w:proofErr w:type="gramStart"/>
      <w:r w:rsidRPr="004A2847">
        <w:rPr>
          <w:rStyle w:val="BookTitle"/>
          <w:rFonts w:asciiTheme="minorHAnsi" w:hAnsiTheme="minorHAnsi" w:cstheme="minorHAnsi"/>
          <w:b/>
          <w:bCs/>
          <w:color w:val="800000"/>
          <w:sz w:val="28"/>
          <w:szCs w:val="28"/>
        </w:rPr>
        <w:t>has the ability to</w:t>
      </w:r>
      <w:proofErr w:type="gramEnd"/>
      <w:r w:rsidRPr="004A2847">
        <w:rPr>
          <w:rStyle w:val="BookTitle"/>
          <w:rFonts w:asciiTheme="minorHAnsi" w:hAnsiTheme="minorHAnsi" w:cstheme="minorHAnsi"/>
          <w:b/>
          <w:bCs/>
          <w:color w:val="800000"/>
          <w:sz w:val="28"/>
          <w:szCs w:val="28"/>
        </w:rPr>
        <w:t xml:space="preserve"> know.</w:t>
      </w:r>
    </w:p>
    <w:p w14:paraId="2743DF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Mahāprabhu alone knows how to respect the Vaiṣṇava devotees,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Gaṅgā, and the Lord’s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Apart from Śrī Mahāprabhu, others consider those objects equal to ordinary objects.</w:t>
      </w:r>
    </w:p>
    <w:p w14:paraId="71D27D7F" w14:textId="0645E4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8.150</w:t>
      </w:r>
    </w:p>
    <w:p w14:paraId="332572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3EB645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vaiṣṇavera bhakti ei dekhāna sākṣāta</w:t>
      </w:r>
      <w:r w:rsidRPr="004A2847">
        <w:rPr>
          <w:rStyle w:val="BookTitle"/>
          <w:rFonts w:asciiTheme="minorHAnsi" w:hAnsiTheme="minorHAnsi" w:cstheme="minorHAnsi"/>
          <w:b w:val="0"/>
          <w:bCs w:val="0"/>
          <w:color w:val="000000"/>
          <w:sz w:val="28"/>
          <w:szCs w:val="28"/>
        </w:rPr>
        <w:br/>
        <w:t>mahāśramī vaiṣṇavere kare daṇḍapāta</w:t>
      </w:r>
    </w:p>
    <w:p w14:paraId="719774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demonstrated Vaiṣṇava behavior by offering respect to other Vaiṣṇavas.</w:t>
      </w:r>
    </w:p>
    <w:p w14:paraId="5A6BFE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Among the four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is the topmost. Although He was situated in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Śrī Gaurasundara displayed the pastime of offering obeisances to Vaiṣṇavas situated in other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If even a young boy is situated in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he is offered obeisances by his father and mother. Although a father is supposed to be always respected by his son, after the son takes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the father must offer respect to his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son.</w:t>
      </w:r>
    </w:p>
    <w:p w14:paraId="7C11828C" w14:textId="19F6F5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8.151</w:t>
      </w:r>
    </w:p>
    <w:p w14:paraId="46CA23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53BEF6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sannyāsa grahaṇa kaile hena dharma tāṅra</w:t>
      </w:r>
      <w:r w:rsidRPr="004A2847">
        <w:rPr>
          <w:rStyle w:val="BookTitle"/>
          <w:rFonts w:asciiTheme="minorHAnsi" w:hAnsiTheme="minorHAnsi" w:cstheme="minorHAnsi"/>
          <w:b w:val="0"/>
          <w:bCs w:val="0"/>
          <w:color w:val="000000"/>
          <w:sz w:val="28"/>
          <w:szCs w:val="28"/>
        </w:rPr>
        <w:br/>
        <w:t>pitā āsi’ putrere karena namaskāra</w:t>
      </w:r>
    </w:p>
    <w:p w14:paraId="6011D2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Religious principles prescribe that a father should offer respect to his son after the son accepts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26B72544" w14:textId="10B8BA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8.152</w:t>
      </w:r>
    </w:p>
    <w:p w14:paraId="5B1D5D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108769CF" w14:textId="1799B49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sannyās</w:t>
      </w:r>
      <w:ins w:id="327" w:author="your servant" w:date="2020-06-17T15:59:00Z">
        <w:r w:rsidR="00244FE4">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āśrama sabāra vandita</w:t>
      </w:r>
      <w:r w:rsidRPr="004A2847">
        <w:rPr>
          <w:rStyle w:val="BookTitle"/>
          <w:rFonts w:asciiTheme="minorHAnsi" w:hAnsiTheme="minorHAnsi" w:cstheme="minorHAnsi"/>
          <w:b w:val="0"/>
          <w:bCs w:val="0"/>
          <w:color w:val="000000"/>
          <w:sz w:val="28"/>
          <w:szCs w:val="28"/>
        </w:rPr>
        <w:br/>
        <w:t>sannyāsī sannyāsī namaskāra se vihita</w:t>
      </w:r>
    </w:p>
    <w:p w14:paraId="35F2D283"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the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order is to be respected by all. It is prescribed that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should offer obeisances</w:t>
      </w:r>
      <w:commentRangeStart w:id="328"/>
      <w:r w:rsidRPr="004A2847">
        <w:rPr>
          <w:rStyle w:val="BookTitle"/>
          <w:rFonts w:asciiTheme="minorHAnsi" w:hAnsiTheme="minorHAnsi" w:cstheme="minorHAnsi"/>
          <w:b/>
          <w:bCs/>
          <w:color w:val="800000"/>
          <w:sz w:val="28"/>
          <w:szCs w:val="28"/>
        </w:rPr>
        <w:t xml:space="preserve"> </w:t>
      </w:r>
      <w:commentRangeEnd w:id="328"/>
      <w:r w:rsidR="00244FE4">
        <w:rPr>
          <w:rStyle w:val="CommentReference"/>
          <w:b w:val="0"/>
          <w:bCs w:val="0"/>
          <w:color w:val="auto"/>
        </w:rPr>
        <w:commentReference w:id="328"/>
      </w:r>
      <w:r w:rsidRPr="004A2847">
        <w:rPr>
          <w:rStyle w:val="BookTitle"/>
          <w:rFonts w:asciiTheme="minorHAnsi" w:hAnsiTheme="minorHAnsi" w:cstheme="minorHAnsi"/>
          <w:b/>
          <w:bCs/>
          <w:color w:val="800000"/>
          <w:sz w:val="28"/>
          <w:szCs w:val="28"/>
        </w:rPr>
        <w:t>to other</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w:t>
      </w:r>
    </w:p>
    <w:p w14:paraId="3F82BA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smṛtis</w:t>
      </w:r>
      <w:r w:rsidRPr="004A2847">
        <w:rPr>
          <w:rStyle w:val="BookTitle"/>
          <w:rFonts w:asciiTheme="minorHAnsi" w:hAnsiTheme="minorHAnsi" w:cstheme="minorHAnsi"/>
          <w:b w:val="0"/>
          <w:bCs w:val="0"/>
          <w:color w:val="000000"/>
          <w:sz w:val="28"/>
          <w:szCs w:val="28"/>
        </w:rPr>
        <w:t xml:space="preserve"> have prescribed the atonement for not offering obeisances to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as follows:</w:t>
      </w:r>
    </w:p>
    <w:p w14:paraId="1544B1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devatā-pratimāṁ dṛṣṭvā   yatiṁ caiva tridaṇḍinam</w:t>
      </w:r>
      <w:r w:rsidRPr="004A2847">
        <w:rPr>
          <w:rStyle w:val="BookTitle"/>
          <w:rFonts w:asciiTheme="minorHAnsi" w:hAnsiTheme="minorHAnsi" w:cstheme="minorHAnsi"/>
          <w:b w:val="0"/>
          <w:bCs w:val="0"/>
          <w:color w:val="000000"/>
          <w:sz w:val="28"/>
          <w:szCs w:val="28"/>
        </w:rPr>
        <w:br/>
        <w:t>namaskāraṁ na kuryāc ced   upavāsena śudhyati</w:t>
      </w:r>
    </w:p>
    <w:p w14:paraId="074709C5" w14:textId="39CCA9C2"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who does not offer respect to the Supreme Personality of Godhead, to His Deity in the temple, or to a </w:t>
      </w:r>
      <w:r w:rsidRPr="004A2847">
        <w:rPr>
          <w:rStyle w:val="BookTitle"/>
          <w:rFonts w:asciiTheme="minorHAnsi" w:hAnsiTheme="minorHAnsi" w:cstheme="minorHAnsi"/>
          <w:b w:val="0"/>
          <w:bCs w:val="0"/>
          <w:i/>
          <w:iCs/>
          <w:color w:val="000000"/>
          <w:sz w:val="28"/>
          <w:szCs w:val="28"/>
        </w:rPr>
        <w:t>tridaṇḍī sannyāsī</w:t>
      </w:r>
      <w:ins w:id="329" w:author="your servant" w:date="2020-06-17T16:00:00Z">
        <w:r w:rsidR="00244FE4">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must purify himself by fasting.”</w:t>
      </w:r>
    </w:p>
    <w:p w14:paraId="4B4E89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commentary on </w:t>
      </w:r>
      <w:r w:rsidRPr="004A2847">
        <w:rPr>
          <w:rStyle w:val="BookTitle"/>
          <w:rFonts w:asciiTheme="minorHAnsi" w:hAnsiTheme="minorHAnsi" w:cstheme="minorHAnsi"/>
          <w:b w:val="0"/>
          <w:bCs w:val="0"/>
          <w:i/>
          <w:iCs/>
          <w:color w:val="000000"/>
          <w:sz w:val="28"/>
          <w:szCs w:val="28"/>
        </w:rPr>
        <w:t xml:space="preserve">Bhagavad-gītā </w:t>
      </w:r>
      <w:r w:rsidRPr="004A2847">
        <w:rPr>
          <w:rStyle w:val="BookTitle"/>
          <w:rFonts w:asciiTheme="minorHAnsi" w:hAnsiTheme="minorHAnsi" w:cstheme="minorHAnsi"/>
          <w:b w:val="0"/>
          <w:bCs w:val="0"/>
          <w:color w:val="000000"/>
          <w:sz w:val="28"/>
          <w:szCs w:val="28"/>
        </w:rPr>
        <w:t xml:space="preserve">(5.2) Śrī Madhvācārya quotes the </w:t>
      </w:r>
      <w:r w:rsidRPr="004A2847">
        <w:rPr>
          <w:rStyle w:val="BookTitle"/>
          <w:rFonts w:asciiTheme="minorHAnsi" w:hAnsiTheme="minorHAnsi" w:cstheme="minorHAnsi"/>
          <w:b w:val="0"/>
          <w:bCs w:val="0"/>
          <w:i/>
          <w:iCs/>
          <w:color w:val="000000"/>
          <w:sz w:val="28"/>
          <w:szCs w:val="28"/>
        </w:rPr>
        <w:t>Nāradīya Purāṇa</w:t>
      </w:r>
      <w:r w:rsidRPr="004A2847">
        <w:rPr>
          <w:rStyle w:val="BookTitle"/>
          <w:rFonts w:asciiTheme="minorHAnsi" w:hAnsiTheme="minorHAnsi" w:cstheme="minorHAnsi"/>
          <w:b w:val="0"/>
          <w:bCs w:val="0"/>
          <w:color w:val="000000"/>
          <w:sz w:val="28"/>
          <w:szCs w:val="28"/>
        </w:rPr>
        <w:t xml:space="preserve"> as follows:</w:t>
      </w:r>
    </w:p>
    <w:p w14:paraId="1F0F49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sannyāsas tu turīyo yo   niṣkriyākhyaḥ sadharmakaḥna </w:t>
      </w:r>
      <w:r w:rsidRPr="004A2847">
        <w:rPr>
          <w:rStyle w:val="BookTitle"/>
          <w:rFonts w:asciiTheme="minorHAnsi" w:hAnsiTheme="minorHAnsi" w:cstheme="minorHAnsi"/>
          <w:b w:val="0"/>
          <w:bCs w:val="0"/>
          <w:color w:val="000000"/>
          <w:sz w:val="28"/>
          <w:szCs w:val="28"/>
        </w:rPr>
        <w:br/>
        <w:t>tasmād uttamo dharmo   loke kaścana vidyate</w:t>
      </w:r>
    </w:p>
    <w:p w14:paraId="287467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fourth spiritual order is </w:t>
      </w:r>
      <w:r w:rsidRPr="004A2847">
        <w:rPr>
          <w:rStyle w:val="BookTitle"/>
          <w:rFonts w:asciiTheme="minorHAnsi" w:hAnsiTheme="minorHAnsi" w:cstheme="minorHAnsi"/>
          <w:b w:val="0"/>
          <w:bCs w:val="0"/>
          <w:i/>
          <w:iCs/>
          <w:color w:val="000000"/>
          <w:sz w:val="28"/>
          <w:szCs w:val="28"/>
        </w:rPr>
        <w:t xml:space="preserve">sannyāsa, </w:t>
      </w:r>
      <w:r w:rsidRPr="004A2847">
        <w:rPr>
          <w:rStyle w:val="BookTitle"/>
          <w:rFonts w:asciiTheme="minorHAnsi" w:hAnsiTheme="minorHAnsi" w:cstheme="minorHAnsi"/>
          <w:b w:val="0"/>
          <w:bCs w:val="0"/>
          <w:color w:val="000000"/>
          <w:sz w:val="28"/>
          <w:szCs w:val="28"/>
        </w:rPr>
        <w:t>in which one renounces all kinds of activities. There is no superior religious principle in the world than this.”</w:t>
      </w:r>
    </w:p>
    <w:p w14:paraId="14A51A0F" w14:textId="63E5E8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8.153</w:t>
      </w:r>
    </w:p>
    <w:p w14:paraId="1CE566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279447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āśrama-dharma chāḍi’ vaiṣṇavere</w:t>
      </w:r>
      <w:r w:rsidRPr="004A2847">
        <w:rPr>
          <w:rStyle w:val="BookTitle"/>
          <w:rFonts w:asciiTheme="minorHAnsi" w:hAnsiTheme="minorHAnsi" w:cstheme="minorHAnsi"/>
          <w:b w:val="0"/>
          <w:bCs w:val="0"/>
          <w:color w:val="000000"/>
          <w:sz w:val="28"/>
          <w:szCs w:val="28"/>
        </w:rPr>
        <w:br/>
        <w:t>śikṣā-guru śrī-kṛṣṇa āpane namaskare</w:t>
      </w:r>
    </w:p>
    <w:p w14:paraId="7E809F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Still, the Lord, who is </w:t>
      </w:r>
      <w:r w:rsidRPr="004A2847">
        <w:rPr>
          <w:rStyle w:val="BookTitle"/>
          <w:rFonts w:asciiTheme="minorHAnsi" w:hAnsiTheme="minorHAnsi" w:cstheme="minorHAnsi"/>
          <w:b/>
          <w:bCs/>
          <w:i/>
          <w:iCs/>
          <w:color w:val="800000"/>
          <w:sz w:val="28"/>
          <w:szCs w:val="28"/>
        </w:rPr>
        <w:t>śikṣa-guru</w:t>
      </w:r>
      <w:r w:rsidRPr="004A2847">
        <w:rPr>
          <w:rStyle w:val="BookTitle"/>
          <w:rFonts w:asciiTheme="minorHAnsi" w:hAnsiTheme="minorHAnsi" w:cstheme="minorHAnsi"/>
          <w:b/>
          <w:bCs/>
          <w:color w:val="800000"/>
          <w:sz w:val="28"/>
          <w:szCs w:val="28"/>
        </w:rPr>
        <w:t xml:space="preserve"> Kṛṣṇa, rejected </w:t>
      </w:r>
      <w:r w:rsidRPr="004A2847">
        <w:rPr>
          <w:rStyle w:val="BookTitle"/>
          <w:rFonts w:asciiTheme="minorHAnsi" w:hAnsiTheme="minorHAnsi" w:cstheme="minorHAnsi"/>
          <w:b/>
          <w:bCs/>
          <w:i/>
          <w:iCs/>
          <w:color w:val="800000"/>
          <w:sz w:val="28"/>
          <w:szCs w:val="28"/>
        </w:rPr>
        <w:t xml:space="preserve">āśrama-dharma </w:t>
      </w:r>
      <w:r w:rsidRPr="004A2847">
        <w:rPr>
          <w:rStyle w:val="BookTitle"/>
          <w:rFonts w:asciiTheme="minorHAnsi" w:hAnsiTheme="minorHAnsi" w:cstheme="minorHAnsi"/>
          <w:b/>
          <w:bCs/>
          <w:color w:val="800000"/>
          <w:sz w:val="28"/>
          <w:szCs w:val="28"/>
        </w:rPr>
        <w:t>to offer obeisances to the Vaiṣṇavas.</w:t>
      </w:r>
    </w:p>
    <w:p w14:paraId="278250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Persons situated in the topmost </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generally show affection to persons situated in lower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they do not offer them obeisances. But </w:t>
      </w:r>
      <w:r w:rsidRPr="004A2847">
        <w:rPr>
          <w:rStyle w:val="BookTitle"/>
          <w:rFonts w:asciiTheme="minorHAnsi" w:hAnsiTheme="minorHAnsi" w:cstheme="minorHAnsi"/>
          <w:b w:val="0"/>
          <w:bCs w:val="0"/>
          <w:i/>
          <w:iCs/>
          <w:color w:val="000000"/>
          <w:sz w:val="28"/>
          <w:szCs w:val="28"/>
        </w:rPr>
        <w:t>śikṣa-guru</w:t>
      </w:r>
      <w:r w:rsidRPr="004A2847">
        <w:rPr>
          <w:rStyle w:val="BookTitle"/>
          <w:rFonts w:asciiTheme="minorHAnsi" w:hAnsiTheme="minorHAnsi" w:cstheme="minorHAnsi"/>
          <w:b w:val="0"/>
          <w:bCs w:val="0"/>
          <w:color w:val="000000"/>
          <w:sz w:val="28"/>
          <w:szCs w:val="28"/>
        </w:rPr>
        <w:t xml:space="preserve"> Śrī Kṛṣṇa personally offers obeisances to a Vaiṣṇava.</w:t>
      </w:r>
    </w:p>
    <w:p w14:paraId="4D470B45" w14:textId="259C18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8.154</w:t>
      </w:r>
    </w:p>
    <w:p w14:paraId="398847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3C2C20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tulasīra bhakti ebe śuna mana </w:t>
      </w:r>
      <w:r w:rsidRPr="004A2847">
        <w:rPr>
          <w:rStyle w:val="BookTitle"/>
          <w:rFonts w:asciiTheme="minorHAnsi" w:hAnsiTheme="minorHAnsi" w:cstheme="minorHAnsi"/>
          <w:b w:val="0"/>
          <w:bCs w:val="0"/>
          <w:color w:val="000000"/>
          <w:sz w:val="28"/>
          <w:szCs w:val="28"/>
        </w:rPr>
        <w:br/>
        <w:t>diyāye-rūpe kailena līlā tulasī laiyā</w:t>
      </w:r>
    </w:p>
    <w:p w14:paraId="03DCBD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 hear attentively the pastime of how Lord Caitanya exhibited devotion for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w:t>
      </w:r>
    </w:p>
    <w:p w14:paraId="46621B01" w14:textId="57284A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8.155</w:t>
      </w:r>
    </w:p>
    <w:p w14:paraId="3CB2C4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312302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kṣudra-bhāṇḍe divya mṛttikā pūriyā</w:t>
      </w:r>
      <w:r w:rsidRPr="004A2847">
        <w:rPr>
          <w:rStyle w:val="BookTitle"/>
          <w:rFonts w:asciiTheme="minorHAnsi" w:hAnsiTheme="minorHAnsi" w:cstheme="minorHAnsi"/>
          <w:b w:val="0"/>
          <w:bCs w:val="0"/>
          <w:color w:val="000000"/>
          <w:sz w:val="28"/>
          <w:szCs w:val="28"/>
        </w:rPr>
        <w:br/>
        <w:t>tulasī dekhena sei ghaṭe āropiyā</w:t>
      </w:r>
    </w:p>
    <w:p w14:paraId="271CA6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day the Lord took a small clay pot, filled it with choice dirt, and planted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in it.</w:t>
      </w:r>
    </w:p>
    <w:p w14:paraId="112E7A38" w14:textId="796B0F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8.156</w:t>
      </w:r>
    </w:p>
    <w:p w14:paraId="3F1367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667C12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“āmi tulasīre nā dekhile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bhāla nāhi vāsoṅ yena matsya vine jale”</w:t>
      </w:r>
    </w:p>
    <w:p w14:paraId="40E6AD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then said, “If I don’t see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I cannot survive, just as a fish cannot survive out of water.”</w:t>
      </w:r>
    </w:p>
    <w:p w14:paraId="6CAB46D2" w14:textId="72388D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8.157</w:t>
      </w:r>
    </w:p>
    <w:p w14:paraId="01C8CB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0F3190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yabe cale saṅkhyā-nāma kariyā grahaṇa</w:t>
      </w:r>
      <w:r w:rsidRPr="004A2847">
        <w:rPr>
          <w:rStyle w:val="BookTitle"/>
          <w:rFonts w:asciiTheme="minorHAnsi" w:hAnsiTheme="minorHAnsi" w:cstheme="minorHAnsi"/>
          <w:b w:val="0"/>
          <w:bCs w:val="0"/>
          <w:color w:val="000000"/>
          <w:sz w:val="28"/>
          <w:szCs w:val="28"/>
        </w:rPr>
        <w:br/>
        <w:t>tulasī laiyā agre cale eka-jana</w:t>
      </w:r>
    </w:p>
    <w:p w14:paraId="7B78F9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Whenever the Lord would chant </w:t>
      </w:r>
      <w:r w:rsidRPr="004A2847">
        <w:rPr>
          <w:rStyle w:val="BookTitle"/>
          <w:rFonts w:asciiTheme="minorHAnsi" w:hAnsiTheme="minorHAnsi" w:cstheme="minorHAnsi"/>
          <w:b/>
          <w:bCs/>
          <w:i/>
          <w:iCs/>
          <w:color w:val="800000"/>
          <w:sz w:val="28"/>
          <w:szCs w:val="28"/>
        </w:rPr>
        <w:t>japa</w:t>
      </w:r>
      <w:r w:rsidRPr="004A2847">
        <w:rPr>
          <w:rStyle w:val="BookTitle"/>
          <w:rFonts w:asciiTheme="minorHAnsi" w:hAnsiTheme="minorHAnsi" w:cstheme="minorHAnsi"/>
          <w:b/>
          <w:bCs/>
          <w:color w:val="800000"/>
          <w:sz w:val="28"/>
          <w:szCs w:val="28"/>
        </w:rPr>
        <w:t xml:space="preserve"> while walking in the street, He would have someone carry a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plant before Him.</w:t>
      </w:r>
    </w:p>
    <w:p w14:paraId="6AF5FDA5" w14:textId="30AA56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8.158</w:t>
      </w:r>
    </w:p>
    <w:p w14:paraId="7A1092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68C031AC" w14:textId="25AA6C3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paścāte calena prabhu tulasī dekhiyā</w:t>
      </w:r>
      <w:r w:rsidRPr="004A2847">
        <w:rPr>
          <w:rStyle w:val="BookTitle"/>
          <w:rFonts w:asciiTheme="minorHAnsi" w:hAnsiTheme="minorHAnsi" w:cstheme="minorHAnsi"/>
          <w:b w:val="0"/>
          <w:bCs w:val="0"/>
          <w:color w:val="000000"/>
          <w:sz w:val="28"/>
          <w:szCs w:val="28"/>
        </w:rPr>
        <w:br/>
        <w:t>paḍaye ānanda-dhārā</w:t>
      </w:r>
      <w:ins w:id="330" w:author="your servant" w:date="2020-06-17T16:02:00Z">
        <w:r w:rsidR="009C0B7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śrī-aṅga vahiyā</w:t>
      </w:r>
    </w:p>
    <w:p w14:paraId="303E86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Lord followed behind looking at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tears of ecstasy would flow down His body.</w:t>
      </w:r>
    </w:p>
    <w:p w14:paraId="69C62EDA" w14:textId="2B6701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8.159</w:t>
      </w:r>
    </w:p>
    <w:p w14:paraId="73004C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6D91BB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saṅkhyā-nāma laite ye sthāne prabhu vaise</w:t>
      </w:r>
      <w:r w:rsidRPr="004A2847">
        <w:rPr>
          <w:rStyle w:val="BookTitle"/>
          <w:rFonts w:asciiTheme="minorHAnsi" w:hAnsiTheme="minorHAnsi" w:cstheme="minorHAnsi"/>
          <w:b w:val="0"/>
          <w:bCs w:val="0"/>
          <w:color w:val="000000"/>
          <w:sz w:val="28"/>
          <w:szCs w:val="28"/>
        </w:rPr>
        <w:br/>
        <w:t>tathāya rākhena tulasīre prabhu pāśe</w:t>
      </w:r>
    </w:p>
    <w:p w14:paraId="0AC5FD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would sit to chant </w:t>
      </w:r>
      <w:r w:rsidRPr="004A2847">
        <w:rPr>
          <w:rStyle w:val="BookTitle"/>
          <w:rFonts w:asciiTheme="minorHAnsi" w:hAnsiTheme="minorHAnsi" w:cstheme="minorHAnsi"/>
          <w:b/>
          <w:bCs/>
          <w:i/>
          <w:iCs/>
          <w:color w:val="800000"/>
          <w:sz w:val="28"/>
          <w:szCs w:val="28"/>
        </w:rPr>
        <w:t>japa</w:t>
      </w:r>
      <w:r w:rsidRPr="004A2847">
        <w:rPr>
          <w:rStyle w:val="BookTitle"/>
          <w:rFonts w:asciiTheme="minorHAnsi" w:hAnsiTheme="minorHAnsi" w:cstheme="minorHAnsi"/>
          <w:b/>
          <w:bCs/>
          <w:color w:val="800000"/>
          <w:sz w:val="28"/>
          <w:szCs w:val="28"/>
        </w:rPr>
        <w:t xml:space="preserve">, a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plant would be placed next to Him.</w:t>
      </w:r>
    </w:p>
    <w:p w14:paraId="68AAFB1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saṅkhyā-nāma </w:t>
      </w:r>
      <w:r w:rsidRPr="004A2847">
        <w:rPr>
          <w:rStyle w:val="BookTitle"/>
          <w:rFonts w:asciiTheme="minorHAnsi" w:hAnsiTheme="minorHAnsi" w:cstheme="minorHAnsi"/>
          <w:b w:val="0"/>
          <w:bCs w:val="0"/>
          <w:color w:val="000000"/>
          <w:sz w:val="28"/>
          <w:szCs w:val="28"/>
        </w:rPr>
        <w:t xml:space="preserve">is explained as follows: It is the injunction that one should chant the holy names a prescribed number of times on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beads. In this case it is understood that the Lord chanted a fixed number of names while sitting next to a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plant. Śrī Gaurasundara exhibited the pastime of associating with </w:t>
      </w:r>
      <w:r w:rsidRPr="004A2847">
        <w:rPr>
          <w:rStyle w:val="BookTitle"/>
          <w:rFonts w:asciiTheme="minorHAnsi" w:hAnsiTheme="minorHAnsi" w:cstheme="minorHAnsi"/>
          <w:b w:val="0"/>
          <w:bCs w:val="0"/>
          <w:i/>
          <w:iCs/>
          <w:color w:val="000000"/>
          <w:sz w:val="28"/>
          <w:szCs w:val="28"/>
        </w:rPr>
        <w:t>keśava-priyā tulasī</w:t>
      </w:r>
      <w:r w:rsidRPr="004A2847">
        <w:rPr>
          <w:rStyle w:val="BookTitle"/>
          <w:rFonts w:asciiTheme="minorHAnsi" w:hAnsiTheme="minorHAnsi" w:cstheme="minorHAnsi"/>
          <w:b w:val="0"/>
          <w:bCs w:val="0"/>
          <w:color w:val="000000"/>
          <w:sz w:val="28"/>
          <w:szCs w:val="28"/>
        </w:rPr>
        <w:t xml:space="preserve"> to teach those who do not consider the association of </w:t>
      </w:r>
      <w:r w:rsidRPr="004A2847">
        <w:rPr>
          <w:rStyle w:val="BookTitle"/>
          <w:rFonts w:asciiTheme="minorHAnsi" w:hAnsiTheme="minorHAnsi" w:cstheme="minorHAnsi"/>
          <w:b w:val="0"/>
          <w:bCs w:val="0"/>
          <w:i/>
          <w:iCs/>
          <w:color w:val="000000"/>
          <w:sz w:val="28"/>
          <w:szCs w:val="28"/>
        </w:rPr>
        <w:t>kṛṣṇa-priyā tulasī</w:t>
      </w:r>
      <w:r w:rsidRPr="004A2847">
        <w:rPr>
          <w:rStyle w:val="BookTitle"/>
          <w:rFonts w:asciiTheme="minorHAnsi" w:hAnsiTheme="minorHAnsi" w:cstheme="minorHAnsi"/>
          <w:b w:val="0"/>
          <w:bCs w:val="0"/>
          <w:color w:val="000000"/>
          <w:sz w:val="28"/>
          <w:szCs w:val="28"/>
        </w:rPr>
        <w:t xml:space="preserve"> as favorable to devotional service but rather accept her as an ordinary plant.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tadīya</w:t>
      </w:r>
      <w:r w:rsidRPr="004A2847">
        <w:rPr>
          <w:rStyle w:val="BookTitle"/>
          <w:rFonts w:asciiTheme="minorHAnsi" w:hAnsiTheme="minorHAnsi" w:cstheme="minorHAnsi"/>
          <w:b w:val="0"/>
          <w:bCs w:val="0"/>
          <w:color w:val="000000"/>
          <w:sz w:val="28"/>
          <w:szCs w:val="28"/>
        </w:rPr>
        <w:t xml:space="preserve">, or related to Kṛṣṇa. The endeavors of those who are eager to serve Kṛṣṇa by transgressing His dear servants are futile. In this regard one </w:t>
      </w:r>
      <w:r w:rsidRPr="004A2847">
        <w:rPr>
          <w:rStyle w:val="BookTitle"/>
          <w:rFonts w:asciiTheme="minorHAnsi" w:hAnsiTheme="minorHAnsi" w:cstheme="minorHAnsi"/>
          <w:b w:val="0"/>
          <w:bCs w:val="0"/>
          <w:color w:val="000000"/>
          <w:sz w:val="28"/>
          <w:szCs w:val="28"/>
        </w:rPr>
        <w:lastRenderedPageBreak/>
        <w:t>should discuss the following verse:</w:t>
      </w:r>
    </w:p>
    <w:p w14:paraId="027039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abhyarcayitvā govindaṁ   tadīyān arcayanti ye</w:t>
      </w:r>
      <w:r w:rsidRPr="004A2847">
        <w:rPr>
          <w:rStyle w:val="BookTitle"/>
          <w:rFonts w:asciiTheme="minorHAnsi" w:hAnsiTheme="minorHAnsi" w:cstheme="minorHAnsi"/>
          <w:b w:val="0"/>
          <w:bCs w:val="0"/>
          <w:color w:val="000000"/>
          <w:sz w:val="28"/>
          <w:szCs w:val="28"/>
        </w:rPr>
        <w:br/>
        <w:t>na te viṣṇu-prasādasya   bhājanaṁ dambhikā janāḥ</w:t>
      </w:r>
    </w:p>
    <w:p w14:paraId="2663D5F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“Proud persons who worship Lord Kṛṣṇa but do not worship the Lord’s devotees do not attain Lord Kṛṣṇa’s mercy.”</w:t>
      </w:r>
    </w:p>
    <w:p w14:paraId="5F141117" w14:textId="5280D0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8.160</w:t>
      </w:r>
    </w:p>
    <w:p w14:paraId="1FE07E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0256DC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tulasīre dekhena, japena saṅkhyā-nāma</w:t>
      </w:r>
      <w:r w:rsidRPr="004A2847">
        <w:rPr>
          <w:rStyle w:val="BookTitle"/>
          <w:rFonts w:asciiTheme="minorHAnsi" w:hAnsiTheme="minorHAnsi" w:cstheme="minorHAnsi"/>
          <w:b w:val="0"/>
          <w:bCs w:val="0"/>
          <w:color w:val="000000"/>
          <w:sz w:val="28"/>
          <w:szCs w:val="28"/>
        </w:rPr>
        <w:br/>
        <w:t>e bhakti-yogera tattva ke bujhibe āna</w:t>
      </w:r>
    </w:p>
    <w:p w14:paraId="594955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would constantly look at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while chanting. Who can understand this principle of devotional service?</w:t>
      </w:r>
    </w:p>
    <w:p w14:paraId="6D6DA729" w14:textId="6EDED3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8.161</w:t>
      </w:r>
    </w:p>
    <w:p w14:paraId="22B2D3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415EDB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sei saṅkhyā-nāma sampūrṇa kariyā</w:t>
      </w:r>
      <w:r w:rsidRPr="004A2847">
        <w:rPr>
          <w:rStyle w:val="BookTitle"/>
          <w:rFonts w:asciiTheme="minorHAnsi" w:hAnsiTheme="minorHAnsi" w:cstheme="minorHAnsi"/>
          <w:b w:val="0"/>
          <w:bCs w:val="0"/>
          <w:color w:val="000000"/>
          <w:sz w:val="28"/>
          <w:szCs w:val="28"/>
        </w:rPr>
        <w:br/>
        <w:t>calena īśvara saṅge tulasī laiyā</w:t>
      </w:r>
    </w:p>
    <w:p w14:paraId="6F13A4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chanting the holy names a fixed number of times, the Lord would return with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again carried in front.</w:t>
      </w:r>
    </w:p>
    <w:p w14:paraId="5FA5667E" w14:textId="546063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8.162</w:t>
      </w:r>
    </w:p>
    <w:p w14:paraId="6759E7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7F21A975" w14:textId="0A89AD0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śikṣā-guru nārāyaṇa ye karāyena śikṣā</w:t>
      </w:r>
      <w:ins w:id="331" w:author="your servant" w:date="2020-06-17T16:03:00Z">
        <w:r w:rsidR="009C0B7B">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tāhā ye mānaye, se-i jana pāya rakṣā</w:t>
      </w:r>
    </w:p>
    <w:p w14:paraId="496EDD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Only one who accepts the teachings of </w:t>
      </w:r>
      <w:r w:rsidRPr="004A2847">
        <w:rPr>
          <w:rStyle w:val="BookTitle"/>
          <w:rFonts w:asciiTheme="minorHAnsi" w:hAnsiTheme="minorHAnsi" w:cstheme="minorHAnsi"/>
          <w:b/>
          <w:bCs/>
          <w:i/>
          <w:iCs/>
          <w:color w:val="800000"/>
          <w:sz w:val="28"/>
          <w:szCs w:val="28"/>
        </w:rPr>
        <w:t>śikṣa-guru</w:t>
      </w:r>
      <w:r w:rsidRPr="004A2847">
        <w:rPr>
          <w:rStyle w:val="BookTitle"/>
          <w:rFonts w:asciiTheme="minorHAnsi" w:hAnsiTheme="minorHAnsi" w:cstheme="minorHAnsi"/>
          <w:b/>
          <w:bCs/>
          <w:color w:val="800000"/>
          <w:sz w:val="28"/>
          <w:szCs w:val="28"/>
        </w:rPr>
        <w:t xml:space="preserve"> Nārāyaṇa receives protection from Him.</w:t>
      </w:r>
    </w:p>
    <w:p w14:paraId="3D4665A9" w14:textId="18FE01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8.163</w:t>
      </w:r>
    </w:p>
    <w:p w14:paraId="50B6D3D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10E8E7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 jagannātha namaskari’</w:t>
      </w:r>
      <w:r w:rsidRPr="004A2847">
        <w:rPr>
          <w:rStyle w:val="BookTitle"/>
          <w:rFonts w:asciiTheme="minorHAnsi" w:hAnsiTheme="minorHAnsi" w:cstheme="minorHAnsi"/>
          <w:b w:val="0"/>
          <w:bCs w:val="0"/>
          <w:color w:val="000000"/>
          <w:sz w:val="28"/>
          <w:szCs w:val="28"/>
        </w:rPr>
        <w:br/>
        <w:t>vāsāya calilā goṣṭhī-saṅge gaurahari</w:t>
      </w:r>
    </w:p>
    <w:p w14:paraId="5203D7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seeing and offering obeisances to Lord Jagannātha, Gaurahari returned to His residence with His devotees.</w:t>
      </w:r>
    </w:p>
    <w:p w14:paraId="7862E696" w14:textId="670C31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8.164</w:t>
      </w:r>
    </w:p>
    <w:p w14:paraId="0534F1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5B1D6E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bhaktera yena-rūpa-cittera vāsanā</w:t>
      </w:r>
      <w:r w:rsidRPr="004A2847">
        <w:rPr>
          <w:rStyle w:val="BookTitle"/>
          <w:rFonts w:asciiTheme="minorHAnsi" w:hAnsiTheme="minorHAnsi" w:cstheme="minorHAnsi"/>
          <w:b w:val="0"/>
          <w:bCs w:val="0"/>
          <w:color w:val="000000"/>
          <w:sz w:val="28"/>
          <w:szCs w:val="28"/>
        </w:rPr>
        <w:br/>
        <w:t>sei-rūpa siddha kare sabāra kāmanā</w:t>
      </w:r>
    </w:p>
    <w:p w14:paraId="132726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Whatever desires those devotees had within their hearts were all fulfilled.</w:t>
      </w:r>
    </w:p>
    <w:p w14:paraId="60020804" w14:textId="5740A8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8.165</w:t>
      </w:r>
    </w:p>
    <w:p w14:paraId="48FA62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489871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putra-prāya kari’ sabe rākhilena kāche</w:t>
      </w:r>
      <w:r w:rsidRPr="004A2847">
        <w:rPr>
          <w:rStyle w:val="BookTitle"/>
          <w:rFonts w:asciiTheme="minorHAnsi" w:hAnsiTheme="minorHAnsi" w:cstheme="minorHAnsi"/>
          <w:b w:val="0"/>
          <w:bCs w:val="0"/>
          <w:color w:val="000000"/>
          <w:sz w:val="28"/>
          <w:szCs w:val="28"/>
        </w:rPr>
        <w:br/>
        <w:t>niravadhi bhakta saba thāke prabhu-pāche</w:t>
      </w:r>
    </w:p>
    <w:p w14:paraId="1B5611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treated the devotees like His own children, and they would always remain with the Lord.</w:t>
      </w:r>
    </w:p>
    <w:p w14:paraId="4FEDBE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Gaurasundara would always give the happiness of His association to the devotees by affectionately keeping them with Him. It is stated:</w:t>
      </w:r>
    </w:p>
    <w:p w14:paraId="6EC241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ye yathā māṁ prapadyante   </w:t>
      </w:r>
      <w:r w:rsidRPr="004A2847">
        <w:rPr>
          <w:rStyle w:val="BookTitle"/>
          <w:rFonts w:asciiTheme="minorHAnsi" w:hAnsiTheme="minorHAnsi" w:cstheme="minorHAnsi"/>
          <w:b w:val="0"/>
          <w:bCs w:val="0"/>
          <w:color w:val="000000"/>
          <w:sz w:val="28"/>
          <w:szCs w:val="28"/>
        </w:rPr>
        <w:br/>
        <w:t>tāṁs tathaiva bhajāmy aham</w:t>
      </w:r>
    </w:p>
    <w:p w14:paraId="2D4DDBB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all surrender unto Me, I reward them accordingly.” [Bg 4.11] According to the purport of this verse, all classes of devotees received the opportunity to serve the Lord according to their own mentality.</w:t>
      </w:r>
    </w:p>
    <w:p w14:paraId="1EF3B103" w14:textId="10059B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8.166</w:t>
      </w:r>
    </w:p>
    <w:p w14:paraId="05DA81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2A9E5B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vaiṣṇava—gauḍa-deśe nīlācale</w:t>
      </w:r>
      <w:r w:rsidRPr="004A2847">
        <w:rPr>
          <w:rStyle w:val="BookTitle"/>
          <w:rFonts w:asciiTheme="minorHAnsi" w:hAnsiTheme="minorHAnsi" w:cstheme="minorHAnsi"/>
          <w:b w:val="0"/>
          <w:bCs w:val="0"/>
          <w:color w:val="000000"/>
          <w:sz w:val="28"/>
          <w:szCs w:val="28"/>
        </w:rPr>
        <w:br/>
        <w:t>ekatre thākena sabe kṛṣṇa-kutūhale</w:t>
      </w:r>
    </w:p>
    <w:p w14:paraId="18300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Vaiṣṇavas from Bengal and Nīlācala stayed together, blissfully absorbed in Kṛṣṇa consciousness.</w:t>
      </w:r>
    </w:p>
    <w:p w14:paraId="05CB1A8B" w14:textId="42EAE2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8.167</w:t>
      </w:r>
    </w:p>
    <w:p w14:paraId="5BC5F3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541F42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śvetadvīpa-nivāsī o yateka vaiṣṇava</w:t>
      </w:r>
      <w:r w:rsidRPr="004A2847">
        <w:rPr>
          <w:rStyle w:val="BookTitle"/>
          <w:rFonts w:asciiTheme="minorHAnsi" w:hAnsiTheme="minorHAnsi" w:cstheme="minorHAnsi"/>
          <w:b w:val="0"/>
          <w:bCs w:val="0"/>
          <w:color w:val="000000"/>
          <w:sz w:val="28"/>
          <w:szCs w:val="28"/>
        </w:rPr>
        <w:br/>
        <w:t>caitanya-prasāde dekhileka loka saba</w:t>
      </w:r>
    </w:p>
    <w:p w14:paraId="4E387D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Lord Caitanya, people were able to see all those devotees, some of whom were residents of Śvetadvīpa.</w:t>
      </w:r>
    </w:p>
    <w:p w14:paraId="683A04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Śānti-parva </w:t>
      </w:r>
      <w:r w:rsidRPr="004A2847">
        <w:rPr>
          <w:rStyle w:val="BookTitle"/>
          <w:rFonts w:asciiTheme="minorHAnsi" w:hAnsiTheme="minorHAnsi" w:cstheme="minorHAnsi"/>
          <w:b w:val="0"/>
          <w:bCs w:val="0"/>
          <w:color w:val="000000"/>
          <w:sz w:val="28"/>
          <w:szCs w:val="28"/>
        </w:rPr>
        <w:t xml:space="preserve">344.43 and </w:t>
      </w:r>
      <w:r w:rsidRPr="004A2847">
        <w:rPr>
          <w:rStyle w:val="BookTitle"/>
          <w:rFonts w:asciiTheme="minorHAnsi" w:hAnsiTheme="minorHAnsi" w:cstheme="minorHAnsi"/>
          <w:b w:val="0"/>
          <w:bCs w:val="0"/>
          <w:i/>
          <w:iCs/>
          <w:color w:val="000000"/>
          <w:sz w:val="28"/>
          <w:szCs w:val="28"/>
        </w:rPr>
        <w:t xml:space="preserve">Śānti-parva </w:t>
      </w:r>
      <w:r w:rsidRPr="004A2847">
        <w:rPr>
          <w:rStyle w:val="BookTitle"/>
          <w:rFonts w:asciiTheme="minorHAnsi" w:hAnsiTheme="minorHAnsi" w:cstheme="minorHAnsi"/>
          <w:b w:val="0"/>
          <w:bCs w:val="0"/>
          <w:color w:val="000000"/>
          <w:sz w:val="28"/>
          <w:szCs w:val="28"/>
        </w:rPr>
        <w:t>336.30) it is stated:</w:t>
      </w:r>
    </w:p>
    <w:p w14:paraId="14C10F9F" w14:textId="12BDD01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 ye puruṣāḥ</w:t>
      </w:r>
      <w:ins w:id="332" w:author="your servant" w:date="2020-06-17T16:04:00Z">
        <w:r w:rsidR="009C0B7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śvetāḥ   pañcendriya-vivarjitāḥ</w:t>
      </w:r>
      <w:r w:rsidRPr="004A2847">
        <w:rPr>
          <w:rStyle w:val="BookTitle"/>
          <w:rFonts w:asciiTheme="minorHAnsi" w:hAnsiTheme="minorHAnsi" w:cstheme="minorHAnsi"/>
          <w:b w:val="0"/>
          <w:bCs w:val="0"/>
          <w:color w:val="000000"/>
          <w:sz w:val="28"/>
          <w:szCs w:val="28"/>
        </w:rPr>
        <w:br/>
        <w:t>pratibuddhāś ca te sarve   bhaktāś ca puruśottame</w:t>
      </w:r>
    </w:p>
    <w:p w14:paraId="4D81057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“All the residents of Śvetadvīpa are devoid of the five material senses, in other words, their bodies are not composed of the five material elements. They are learned and devoted to the Supreme Lord, Puruṣottama.”</w:t>
      </w:r>
    </w:p>
    <w:p w14:paraId="69BBF4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anindriyāḥ nirāhārāḥ   aniṣpandāḥ sugandhinaḥ</w:t>
      </w:r>
      <w:r w:rsidRPr="004A2847">
        <w:rPr>
          <w:rStyle w:val="BookTitle"/>
          <w:rFonts w:asciiTheme="minorHAnsi" w:hAnsiTheme="minorHAnsi" w:cstheme="minorHAnsi"/>
          <w:b w:val="0"/>
          <w:bCs w:val="0"/>
          <w:color w:val="000000"/>
          <w:sz w:val="28"/>
          <w:szCs w:val="28"/>
        </w:rPr>
        <w:br/>
        <w:t>ekāntinas te puruṣāḥ   śvetadvīpa-nivāsinaḥ</w:t>
      </w:r>
    </w:p>
    <w:p w14:paraId="6A9D1B5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“They have no material senses, they can survive without eating, and they do not engage in material activities. Their bodies have a nice fragrance. These residents of Śvetadvīpa are My unalloyed devotees.”</w:t>
      </w:r>
    </w:p>
    <w:p w14:paraId="282FC535" w14:textId="58F1B6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8.168</w:t>
      </w:r>
    </w:p>
    <w:p w14:paraId="4BAD56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53E99F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śrī-mukhe advaita-candra bāra bāra kahe</w:t>
      </w:r>
      <w:r w:rsidRPr="004A2847">
        <w:rPr>
          <w:rStyle w:val="BookTitle"/>
          <w:rFonts w:asciiTheme="minorHAnsi" w:hAnsiTheme="minorHAnsi" w:cstheme="minorHAnsi"/>
          <w:b w:val="0"/>
          <w:bCs w:val="0"/>
          <w:color w:val="000000"/>
          <w:sz w:val="28"/>
          <w:szCs w:val="28"/>
        </w:rPr>
        <w:br/>
        <w:t>“e saba vaiṣṇava—devatāro dṛśya nahe”</w:t>
      </w:r>
    </w:p>
    <w:p w14:paraId="44969F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would repeatedly declare, “All these Vaiṣṇavas cannot be seen by even the demigods.”</w:t>
      </w:r>
    </w:p>
    <w:p w14:paraId="616CD9E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a result of piety living entities attain the position of demigods, and </w:t>
      </w:r>
      <w:proofErr w:type="gramStart"/>
      <w:r w:rsidRPr="004A2847">
        <w:rPr>
          <w:rStyle w:val="BookTitle"/>
          <w:rFonts w:asciiTheme="minorHAnsi" w:hAnsiTheme="minorHAnsi" w:cstheme="minorHAnsi"/>
          <w:b w:val="0"/>
          <w:bCs w:val="0"/>
          <w:color w:val="000000"/>
          <w:sz w:val="28"/>
          <w:szCs w:val="28"/>
        </w:rPr>
        <w:t>as a result of</w:t>
      </w:r>
      <w:proofErr w:type="gramEnd"/>
      <w:r w:rsidRPr="004A2847">
        <w:rPr>
          <w:rStyle w:val="BookTitle"/>
          <w:rFonts w:asciiTheme="minorHAnsi" w:hAnsiTheme="minorHAnsi" w:cstheme="minorHAnsi"/>
          <w:b w:val="0"/>
          <w:bCs w:val="0"/>
          <w:color w:val="000000"/>
          <w:sz w:val="28"/>
          <w:szCs w:val="28"/>
        </w:rPr>
        <w:t xml:space="preserve"> sinful activities they take birth in demoniac species and become attached to sinful activities. The devotees of the Lord are worshipable and are desired to be seen by even those who </w:t>
      </w:r>
      <w:proofErr w:type="gramStart"/>
      <w:r w:rsidRPr="004A2847">
        <w:rPr>
          <w:rStyle w:val="BookTitle"/>
          <w:rFonts w:asciiTheme="minorHAnsi" w:hAnsiTheme="minorHAnsi" w:cstheme="minorHAnsi"/>
          <w:b w:val="0"/>
          <w:bCs w:val="0"/>
          <w:color w:val="000000"/>
          <w:sz w:val="28"/>
          <w:szCs w:val="28"/>
        </w:rPr>
        <w:t>as a result of</w:t>
      </w:r>
      <w:proofErr w:type="gramEnd"/>
      <w:r w:rsidRPr="004A2847">
        <w:rPr>
          <w:rStyle w:val="BookTitle"/>
          <w:rFonts w:asciiTheme="minorHAnsi" w:hAnsiTheme="minorHAnsi" w:cstheme="minorHAnsi"/>
          <w:b w:val="0"/>
          <w:bCs w:val="0"/>
          <w:color w:val="000000"/>
          <w:sz w:val="28"/>
          <w:szCs w:val="28"/>
        </w:rPr>
        <w:t xml:space="preserve"> pious activities have become demigods. This was repeatedly declared by Śrī Advaita Prabhu.</w:t>
      </w:r>
    </w:p>
    <w:p w14:paraId="27EF4277" w14:textId="1526C6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8.169</w:t>
      </w:r>
    </w:p>
    <w:p w14:paraId="20D58B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3B5FFB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rodana kariyā kahe caitanya-caraṇe</w:t>
      </w:r>
      <w:r w:rsidRPr="004A2847">
        <w:rPr>
          <w:rStyle w:val="BookTitle"/>
          <w:rFonts w:asciiTheme="minorHAnsi" w:hAnsiTheme="minorHAnsi" w:cstheme="minorHAnsi"/>
          <w:b w:val="0"/>
          <w:bCs w:val="0"/>
          <w:color w:val="000000"/>
          <w:sz w:val="28"/>
          <w:szCs w:val="28"/>
        </w:rPr>
        <w:br/>
        <w:t xml:space="preserve">“vaiṣṇava dekhila </w:t>
      </w:r>
      <w:proofErr w:type="gramStart"/>
      <w:r w:rsidRPr="004A2847">
        <w:rPr>
          <w:rStyle w:val="BookTitle"/>
          <w:rFonts w:asciiTheme="minorHAnsi" w:hAnsiTheme="minorHAnsi" w:cstheme="minorHAnsi"/>
          <w:b w:val="0"/>
          <w:bCs w:val="0"/>
          <w:color w:val="000000"/>
          <w:sz w:val="28"/>
          <w:szCs w:val="28"/>
        </w:rPr>
        <w:t>prabhu,—</w:t>
      </w:r>
      <w:proofErr w:type="gramEnd"/>
      <w:r w:rsidRPr="004A2847">
        <w:rPr>
          <w:rStyle w:val="BookTitle"/>
          <w:rFonts w:asciiTheme="minorHAnsi" w:hAnsiTheme="minorHAnsi" w:cstheme="minorHAnsi"/>
          <w:b w:val="0"/>
          <w:bCs w:val="0"/>
          <w:color w:val="000000"/>
          <w:sz w:val="28"/>
          <w:szCs w:val="28"/>
        </w:rPr>
        <w:t>tomāra kāraṇe”</w:t>
      </w:r>
    </w:p>
    <w:p w14:paraId="6C4ADA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Crying while holding the feet of Lord Caitanya, He said, “O Lord, only because of You am I able to see all these Vaiṣṇavas!”</w:t>
      </w:r>
    </w:p>
    <w:p w14:paraId="0EB719AC" w14:textId="770026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8.170</w:t>
      </w:r>
    </w:p>
    <w:p w14:paraId="2160A3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136162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vaiṣṇava-avatāre avatārī</w:t>
      </w:r>
      <w:r w:rsidRPr="004A2847">
        <w:rPr>
          <w:rStyle w:val="BookTitle"/>
          <w:rFonts w:asciiTheme="minorHAnsi" w:hAnsiTheme="minorHAnsi" w:cstheme="minorHAnsi"/>
          <w:b w:val="0"/>
          <w:bCs w:val="0"/>
          <w:color w:val="000000"/>
          <w:sz w:val="28"/>
          <w:szCs w:val="28"/>
        </w:rPr>
        <w:br/>
        <w:t>prabhu avatare ihā-sabe agre kari’</w:t>
      </w:r>
    </w:p>
    <w:p w14:paraId="19FE18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who is the source of all incarnations, would first have His devotees appear in this world and then He Himself would advent.</w:t>
      </w:r>
    </w:p>
    <w:p w14:paraId="43FECD27" w14:textId="4C5B2D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8.171</w:t>
      </w:r>
    </w:p>
    <w:p w14:paraId="211125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29CB87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ye-rūpe pradyumna, anirūddha, saṅkarṣaṇa</w:t>
      </w:r>
      <w:r w:rsidRPr="004A2847">
        <w:rPr>
          <w:rStyle w:val="BookTitle"/>
          <w:rFonts w:asciiTheme="minorHAnsi" w:hAnsiTheme="minorHAnsi" w:cstheme="minorHAnsi"/>
          <w:b w:val="0"/>
          <w:bCs w:val="0"/>
          <w:color w:val="000000"/>
          <w:sz w:val="28"/>
          <w:szCs w:val="28"/>
        </w:rPr>
        <w:br/>
        <w:t>sei-rūpa lakṣmaṇa, bharata, śatrughana</w:t>
      </w:r>
    </w:p>
    <w:p w14:paraId="001987FA" w14:textId="77777777" w:rsidR="00A969AE" w:rsidRPr="004A2847" w:rsidRDefault="00A969AE">
      <w:pPr>
        <w:pStyle w:val="Translation"/>
        <w:rPr>
          <w:rStyle w:val="BookTitle"/>
          <w:rFonts w:asciiTheme="minorHAnsi" w:hAnsiTheme="minorHAnsi" w:cstheme="minorHAnsi"/>
          <w:b/>
          <w:bCs/>
          <w:color w:val="800000"/>
          <w:sz w:val="28"/>
          <w:szCs w:val="28"/>
        </w:rPr>
      </w:pPr>
      <w:commentRangeStart w:id="333"/>
      <w:r w:rsidRPr="004A2847">
        <w:rPr>
          <w:rStyle w:val="BookTitle"/>
          <w:rFonts w:asciiTheme="minorHAnsi" w:hAnsiTheme="minorHAnsi" w:cstheme="minorHAnsi"/>
          <w:b/>
          <w:bCs/>
          <w:color w:val="800000"/>
          <w:sz w:val="28"/>
          <w:szCs w:val="28"/>
        </w:rPr>
        <w:t>Pradyumna, Aniruddha, and Saṅkarṣaṇa incarnate with the Lord as Lakṣmaṇa, Bharata, and Śatrughna.</w:t>
      </w:r>
      <w:commentRangeEnd w:id="333"/>
      <w:r w:rsidR="00B23B53">
        <w:rPr>
          <w:rStyle w:val="CommentReference"/>
          <w:b w:val="0"/>
          <w:bCs w:val="0"/>
          <w:color w:val="auto"/>
        </w:rPr>
        <w:commentReference w:id="333"/>
      </w:r>
    </w:p>
    <w:p w14:paraId="6E8232D2" w14:textId="1BF054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8.172</w:t>
      </w:r>
    </w:p>
    <w:p w14:paraId="13E49A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4409E8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tāṅhārā ye-rūpa prabhu-saṅge avatare</w:t>
      </w:r>
      <w:r w:rsidRPr="004A2847">
        <w:rPr>
          <w:rStyle w:val="BookTitle"/>
          <w:rFonts w:asciiTheme="minorHAnsi" w:hAnsiTheme="minorHAnsi" w:cstheme="minorHAnsi"/>
          <w:b w:val="0"/>
          <w:bCs w:val="0"/>
          <w:color w:val="000000"/>
          <w:sz w:val="28"/>
          <w:szCs w:val="28"/>
        </w:rPr>
        <w:br/>
        <w:t>vaiṣṇavere sei-rūpa prabhu ājñā kare</w:t>
      </w:r>
    </w:p>
    <w:p w14:paraId="4B3757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same way the Vaiṣṇavas appear with the Lord according to His order.</w:t>
      </w:r>
    </w:p>
    <w:p w14:paraId="252D5490" w14:textId="49A96A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8.173</w:t>
      </w:r>
    </w:p>
    <w:p w14:paraId="5711D1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61A12C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vaiṣṇavera janma-mṛtyu nāi</w:t>
      </w:r>
      <w:r w:rsidRPr="004A2847">
        <w:rPr>
          <w:rStyle w:val="BookTitle"/>
          <w:rFonts w:asciiTheme="minorHAnsi" w:hAnsiTheme="minorHAnsi" w:cstheme="minorHAnsi"/>
          <w:b w:val="0"/>
          <w:bCs w:val="0"/>
          <w:color w:val="000000"/>
          <w:sz w:val="28"/>
          <w:szCs w:val="28"/>
        </w:rPr>
        <w:br/>
        <w:t>saṅge āisena, saṅge yāyena tathāi</w:t>
      </w:r>
    </w:p>
    <w:p w14:paraId="7F258A0E"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the Vaiṣṇavas neither take birth nor die, but they come with the Lord and return with the Lord.</w:t>
      </w:r>
    </w:p>
    <w:p w14:paraId="5E2E2628" w14:textId="6E1073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8.174</w:t>
      </w:r>
    </w:p>
    <w:p w14:paraId="2B7ABC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1E8EF6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dharma-karma-janma vaiṣṇavera kabhu nahe</w:t>
      </w:r>
      <w:r w:rsidRPr="004A2847">
        <w:rPr>
          <w:rStyle w:val="BookTitle"/>
          <w:rFonts w:asciiTheme="minorHAnsi" w:hAnsiTheme="minorHAnsi" w:cstheme="minorHAnsi"/>
          <w:b w:val="0"/>
          <w:bCs w:val="0"/>
          <w:color w:val="000000"/>
          <w:sz w:val="28"/>
          <w:szCs w:val="28"/>
        </w:rPr>
        <w:br/>
        <w:t>padma-purāṇete ihā vyakta kari’ kahe</w:t>
      </w:r>
    </w:p>
    <w:p w14:paraId="6D9A44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 birth, fruitive reactions, or duties for the Vaiṣṇavas. This is clearly stated in the</w:t>
      </w:r>
      <w:r w:rsidRPr="004A2847">
        <w:rPr>
          <w:rStyle w:val="BookTitle"/>
          <w:rFonts w:asciiTheme="minorHAnsi" w:hAnsiTheme="minorHAnsi" w:cstheme="minorHAnsi"/>
          <w:b/>
          <w:bCs/>
          <w:i/>
          <w:iCs/>
          <w:color w:val="800000"/>
          <w:sz w:val="28"/>
          <w:szCs w:val="28"/>
        </w:rPr>
        <w:t xml:space="preserve"> Padma Purāṇa</w:t>
      </w:r>
      <w:r w:rsidRPr="004A2847">
        <w:rPr>
          <w:rStyle w:val="BookTitle"/>
          <w:rFonts w:asciiTheme="minorHAnsi" w:hAnsiTheme="minorHAnsi" w:cstheme="minorHAnsi"/>
          <w:b/>
          <w:bCs/>
          <w:color w:val="800000"/>
          <w:sz w:val="28"/>
          <w:szCs w:val="28"/>
        </w:rPr>
        <w:t>.</w:t>
      </w:r>
    </w:p>
    <w:p w14:paraId="524C8E42" w14:textId="14B4CE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8.175-176</w:t>
      </w:r>
    </w:p>
    <w:p w14:paraId="5DFA54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175-176</w:t>
      </w:r>
    </w:p>
    <w:p w14:paraId="67854990" w14:textId="2AD7CB2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saumitri-bharatau   yathā saṅkarṣaṇādayaḥ</w:t>
      </w:r>
      <w:ins w:id="334" w:author="your servant" w:date="2020-06-17T16:07:00Z">
        <w:r w:rsidR="0071569C">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tathā tenaiva jāyante   martya-lokaṁ yadṛcchayā</w:t>
      </w:r>
    </w:p>
    <w:p w14:paraId="7F63F8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punas tenaiva yāsyanti   tad viṣṇoḥ pāśvataṁ padam</w:t>
      </w:r>
      <w:r w:rsidRPr="004A2847">
        <w:rPr>
          <w:rStyle w:val="BookTitle"/>
          <w:rFonts w:asciiTheme="minorHAnsi" w:hAnsiTheme="minorHAnsi" w:cstheme="minorHAnsi"/>
          <w:b w:val="0"/>
          <w:bCs w:val="0"/>
          <w:color w:val="000000"/>
          <w:sz w:val="28"/>
          <w:szCs w:val="28"/>
        </w:rPr>
        <w:br/>
        <w:t>na karma-bandhanaṁ janma   vaiṣṇavānāṁ ca vidyate</w:t>
      </w:r>
    </w:p>
    <w:p w14:paraId="3931A8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as Bharata and Lakṣmaṇa, the son of Sumitrā, and just as Saṅkarṣaṇa and other forms of the Supreme Lord appear in this world by Their own will, similarly the Vaiṣṇava associates of the Lord appear with the Lord and then return to the Lord’s eternal abode with the Lord. Like the Lord, the Vaiṣṇavas do not take birth according to their past karma.”</w:t>
      </w:r>
    </w:p>
    <w:p w14:paraId="41128E47" w14:textId="6A9996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8.177</w:t>
      </w:r>
    </w:p>
    <w:p w14:paraId="7FE920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2D9A08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īśvarera saṅge bhakta-gaṇa</w:t>
      </w:r>
      <w:r w:rsidRPr="004A2847">
        <w:rPr>
          <w:rStyle w:val="BookTitle"/>
          <w:rFonts w:asciiTheme="minorHAnsi" w:hAnsiTheme="minorHAnsi" w:cstheme="minorHAnsi"/>
          <w:b w:val="0"/>
          <w:bCs w:val="0"/>
          <w:color w:val="000000"/>
          <w:sz w:val="28"/>
          <w:szCs w:val="28"/>
        </w:rPr>
        <w:br/>
        <w:t>preme pūrṇa haiyā thākena sarva-kṣaṇa</w:t>
      </w:r>
    </w:p>
    <w:p w14:paraId="0953F4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devotees were always filled with ecstatic love in the Lord’s association.</w:t>
      </w:r>
    </w:p>
    <w:p w14:paraId="74C4E11E" w14:textId="56FA60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8.178</w:t>
      </w:r>
    </w:p>
    <w:p w14:paraId="3FFD27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6DDE26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kari’ ye śunaye e saba ākhyāna</w:t>
      </w:r>
      <w:r w:rsidRPr="004A2847">
        <w:rPr>
          <w:rStyle w:val="BookTitle"/>
          <w:rFonts w:asciiTheme="minorHAnsi" w:hAnsiTheme="minorHAnsi" w:cstheme="minorHAnsi"/>
          <w:b w:val="0"/>
          <w:bCs w:val="0"/>
          <w:color w:val="000000"/>
          <w:sz w:val="28"/>
          <w:szCs w:val="28"/>
        </w:rPr>
        <w:br/>
        <w:t>bhakta-saṅge tāre mile gaura-bhagavān</w:t>
      </w:r>
    </w:p>
    <w:p w14:paraId="7E86A5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hears these pastimes with devotion attains the association Lord Gaurāṅga and His devotees.</w:t>
      </w:r>
    </w:p>
    <w:p w14:paraId="0E81AA30" w14:textId="168A21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8.179</w:t>
      </w:r>
    </w:p>
    <w:p w14:paraId="1F6AB4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179</w:t>
      </w:r>
    </w:p>
    <w:p w14:paraId="5B8C19EB" w14:textId="3399041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w:t>
      </w:r>
      <w:ins w:id="335" w:author="your servant" w:date="2020-06-17T16:08:00Z">
        <w:r w:rsidR="0071569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dāsa tachu pada-yuge gāna</w:t>
      </w:r>
    </w:p>
    <w:p w14:paraId="28CB29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14FE71DC"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Eight, entitled “Mahāprabhu’s Water Sports in Narendra-sarovara.”</w:t>
      </w:r>
    </w:p>
    <w:p w14:paraId="0062CAAF" w14:textId="77777777"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CBP 9: The Glories of Advaita</w:t>
      </w:r>
    </w:p>
    <w:p w14:paraId="6906532B" w14:textId="77777777" w:rsidR="00A969AE" w:rsidRPr="004A2847" w:rsidRDefault="00A969AE">
      <w:pPr>
        <w:pStyle w:val="ChapterDesc"/>
        <w:rPr>
          <w:rStyle w:val="BookTitle"/>
          <w:rFonts w:asciiTheme="minorHAnsi" w:hAnsiTheme="minorHAnsi" w:cstheme="minorHAnsi"/>
          <w:b/>
          <w:bCs/>
          <w:color w:val="FFFFFF"/>
          <w:sz w:val="36"/>
          <w:szCs w:val="36"/>
        </w:rPr>
      </w:pPr>
      <w:r w:rsidRPr="004A2847">
        <w:rPr>
          <w:rStyle w:val="BookTitle"/>
          <w:rFonts w:asciiTheme="minorHAnsi" w:hAnsiTheme="minorHAnsi" w:cstheme="minorHAnsi"/>
          <w:b/>
          <w:bCs/>
          <w:color w:val="FFFFFF"/>
          <w:sz w:val="36"/>
          <w:szCs w:val="36"/>
        </w:rPr>
        <w:t>Chapter Nine: The Glories of Advaita</w:t>
      </w:r>
    </w:p>
    <w:p w14:paraId="32B19049" w14:textId="03071B00"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This chapter describes Mahāprabhu’s acceptance of lunch alone at Advaita’s house in Nīlācala, Mahāprabhu’s inquiry from Dāmodara Paṇḍita about Mother Śacī</w:t>
      </w:r>
      <w:ins w:id="336" w:author="your servant" w:date="2020-06-19T16:52:00Z">
        <w:r w:rsidR="00D40EFF">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s devotional service to Viṣṇu, Mahāprabhu’s resolve not to eat at the house of anyone who did not daily chant one hundred thousand names of Hari, the Lord’s inquiry to Śrī Keśava Bhārati whether </w:t>
      </w:r>
      <w:r w:rsidRPr="004A2847">
        <w:rPr>
          <w:rStyle w:val="BookTitle"/>
          <w:rFonts w:asciiTheme="minorHAnsi" w:hAnsiTheme="minorHAnsi" w:cstheme="minorHAnsi"/>
          <w:b w:val="0"/>
          <w:bCs w:val="0"/>
          <w:i/>
          <w:iCs/>
          <w:color w:val="000000"/>
          <w:sz w:val="28"/>
          <w:szCs w:val="28"/>
        </w:rPr>
        <w:t xml:space="preserve">jñāna </w:t>
      </w:r>
      <w:r w:rsidRPr="004A2847">
        <w:rPr>
          <w:rStyle w:val="BookTitle"/>
          <w:rFonts w:asciiTheme="minorHAnsi" w:hAnsiTheme="minorHAnsi" w:cstheme="minorHAnsi"/>
          <w:b w:val="0"/>
          <w:bCs w:val="0"/>
          <w:color w:val="000000"/>
          <w:sz w:val="28"/>
          <w:szCs w:val="28"/>
        </w:rPr>
        <w:t xml:space="preserve">or </w:t>
      </w:r>
      <w:r w:rsidRPr="00D40EFF">
        <w:rPr>
          <w:rStyle w:val="BookTitle"/>
          <w:rFonts w:asciiTheme="minorHAnsi" w:hAnsiTheme="minorHAnsi" w:cstheme="minorHAnsi"/>
          <w:b w:val="0"/>
          <w:bCs w:val="0"/>
          <w:i/>
          <w:iCs/>
          <w:color w:val="000000"/>
          <w:sz w:val="28"/>
          <w:szCs w:val="28"/>
          <w:rPrChange w:id="337" w:author="your servant" w:date="2020-06-19T16:53: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 xml:space="preserve"> was superior and His jubilation on hearing bhakti was superior, the devotees’ glorification of Lord Caitanya under the order of Śrī Advaita, the Lord’s meeting with Śrī Rūpa and Sanātana, Śrīman Mahāprabhu’s awarding the name Sanātana to Sākara Mallika, Mahāprabhu’s confirmation to Śrīvāsa of Advaita Ācārya’s position as the Supersoul and material cause of all ingredients, the establishment of Lord Kṛṣṇa as the Supreme Personality of Godhead by quoting the incident of the great sage Bhṛgu from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the inconceivable nature of the exalted Vaiṣṇavas’ behavior.</w:t>
      </w:r>
    </w:p>
    <w:p w14:paraId="60F9057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Vaiṣṇavas came to Nīlācala with all the ingredients and eatables that Mahāprabhu loved to eat in His childhood, and the Lord, who is affectionate to His devotees, accepted lunch at the houses of different devotees when their devotee wives, who were expert cooks, cooked various preparations from the ingredients that they brought. One day Advaita Prabhu invited Mahāprabhu for lunch and personally cooked for the Lord. Advaita’s wife assisted Him by making all the arrangements for cooking. Śrī Advaita Ācārya had the desire to feed Mahāprabhu alone to His heart’s satisfaction and suddenly, by the arrangement </w:t>
      </w:r>
      <w:r w:rsidRPr="004A2847">
        <w:rPr>
          <w:rStyle w:val="BookTitle"/>
          <w:rFonts w:asciiTheme="minorHAnsi" w:hAnsiTheme="minorHAnsi" w:cstheme="minorHAnsi"/>
          <w:b w:val="0"/>
          <w:bCs w:val="0"/>
          <w:color w:val="000000"/>
          <w:sz w:val="28"/>
          <w:szCs w:val="28"/>
        </w:rPr>
        <w:lastRenderedPageBreak/>
        <w:t xml:space="preserve">of providence, the </w:t>
      </w:r>
      <w:r w:rsidRPr="004A2847">
        <w:rPr>
          <w:rStyle w:val="BookTitle"/>
          <w:rFonts w:asciiTheme="minorHAnsi" w:hAnsiTheme="minorHAnsi" w:cstheme="minorHAnsi"/>
          <w:b w:val="0"/>
          <w:bCs w:val="0"/>
          <w:i/>
          <w:iCs/>
          <w:color w:val="000000"/>
          <w:sz w:val="28"/>
          <w:szCs w:val="28"/>
        </w:rPr>
        <w:t xml:space="preserve">sannyāsīs </w:t>
      </w:r>
      <w:r w:rsidRPr="004A2847">
        <w:rPr>
          <w:rStyle w:val="BookTitle"/>
          <w:rFonts w:asciiTheme="minorHAnsi" w:hAnsiTheme="minorHAnsi" w:cstheme="minorHAnsi"/>
          <w:b w:val="0"/>
          <w:bCs w:val="0"/>
          <w:color w:val="000000"/>
          <w:sz w:val="28"/>
          <w:szCs w:val="28"/>
        </w:rPr>
        <w:t xml:space="preserve">who usually ate with the Lord were separated from Him. </w:t>
      </w:r>
      <w:proofErr w:type="gramStart"/>
      <w:r w:rsidRPr="004A2847">
        <w:rPr>
          <w:rStyle w:val="BookTitle"/>
          <w:rFonts w:asciiTheme="minorHAnsi" w:hAnsiTheme="minorHAnsi" w:cstheme="minorHAnsi"/>
          <w:b w:val="0"/>
          <w:bCs w:val="0"/>
          <w:color w:val="000000"/>
          <w:sz w:val="28"/>
          <w:szCs w:val="28"/>
        </w:rPr>
        <w:t>Thus</w:t>
      </w:r>
      <w:proofErr w:type="gramEnd"/>
      <w:r w:rsidRPr="004A2847">
        <w:rPr>
          <w:rStyle w:val="BookTitle"/>
          <w:rFonts w:asciiTheme="minorHAnsi" w:hAnsiTheme="minorHAnsi" w:cstheme="minorHAnsi"/>
          <w:b w:val="0"/>
          <w:bCs w:val="0"/>
          <w:color w:val="000000"/>
          <w:sz w:val="28"/>
          <w:szCs w:val="28"/>
        </w:rPr>
        <w:t xml:space="preserve"> Mahāprabhu went alone to the house of Advaita and fulfilled His desire. Since Indra assisted Advaita Ācārya in His discharge of devotional service to Kṛṣṇa by sending a storm and rain, Advaita Ācārya began to offer Indra prayers, considering him a servant of Kṛṣṇa. Understanding Advaita Ācārya’s heart, Mahāprabhu glorified Advaita by saying that it was not at all astonishing that Indra would follow the order of one whose resolution even Lord Kṛṣṇa was bound to fulfill. The so-called followers of Advaita who rather than accept Śrī Advaita Ācārya’s subordination to Śrī Caitanya think otherwise are not fit to be seen by Advaita Ācārya.</w:t>
      </w:r>
    </w:p>
    <w:p w14:paraId="4C53112D" w14:textId="42A371FE"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Dāmodara Paṇḍita returned from Bengal and Mahāprabhu asked him about Mother Śacī</w:t>
      </w:r>
      <w:ins w:id="338" w:author="your servant" w:date="2020-06-19T16:54:00Z">
        <w:r w:rsidR="00D40EFF">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s devotional service to Viṣṇu, the impartial Dāmodara glorified Mother Śacī as </w:t>
      </w:r>
      <w:r w:rsidRPr="004A2847">
        <w:rPr>
          <w:rStyle w:val="BookTitle"/>
          <w:rFonts w:asciiTheme="minorHAnsi" w:hAnsiTheme="minorHAnsi" w:cstheme="minorHAnsi"/>
          <w:b w:val="0"/>
          <w:bCs w:val="0"/>
          <w:i/>
          <w:iCs/>
          <w:color w:val="000000"/>
          <w:sz w:val="28"/>
          <w:szCs w:val="28"/>
        </w:rPr>
        <w:t>mūrtimatī viṣṇu-bhakti</w:t>
      </w:r>
      <w:r w:rsidRPr="004A2847">
        <w:rPr>
          <w:rStyle w:val="BookTitle"/>
          <w:rFonts w:asciiTheme="minorHAnsi" w:hAnsiTheme="minorHAnsi" w:cstheme="minorHAnsi"/>
          <w:b w:val="0"/>
          <w:bCs w:val="0"/>
          <w:color w:val="000000"/>
          <w:sz w:val="28"/>
          <w:szCs w:val="28"/>
        </w:rPr>
        <w:t xml:space="preserve">, the embodiment of devotional service to Lord Viṣṇu, and described the glories of the word </w:t>
      </w:r>
      <w:r w:rsidRPr="004A2847">
        <w:rPr>
          <w:rStyle w:val="BookTitle"/>
          <w:rFonts w:asciiTheme="minorHAnsi" w:hAnsiTheme="minorHAnsi" w:cstheme="minorHAnsi"/>
          <w:b w:val="0"/>
          <w:bCs w:val="0"/>
          <w:i/>
          <w:iCs/>
          <w:color w:val="000000"/>
          <w:sz w:val="28"/>
          <w:szCs w:val="28"/>
        </w:rPr>
        <w:t>āi</w:t>
      </w:r>
      <w:r w:rsidRPr="004A2847">
        <w:rPr>
          <w:rStyle w:val="BookTitle"/>
          <w:rFonts w:asciiTheme="minorHAnsi" w:hAnsiTheme="minorHAnsi" w:cstheme="minorHAnsi"/>
          <w:b w:val="0"/>
          <w:bCs w:val="0"/>
          <w:color w:val="000000"/>
          <w:sz w:val="28"/>
          <w:szCs w:val="28"/>
        </w:rPr>
        <w:t>. Mahāprabhu, who was performing the pastimes of teaching ordinary people, asked Dāmodara such a question just to teach ordinary people. Inquiries about one’s devotional service to Kṛṣṇa are proper inquiries about someone’s well-being. Devotees of Viṣṇu are certainly wealthy. Mahāprabhu let everyone know that He would not eat at anyone’s house unless that person chants one hundred thousand names of Hari. Therefore, for the sake of feeding Mahāprabhu, many devotees began to chant one hundred thousand names of Hari.</w:t>
      </w:r>
    </w:p>
    <w:p w14:paraId="29C6C3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when Mahāprabhu asked Śrī Keśava Bhārati whether </w:t>
      </w:r>
      <w:r w:rsidRPr="004A2847">
        <w:rPr>
          <w:rStyle w:val="BookTitle"/>
          <w:rFonts w:asciiTheme="minorHAnsi" w:hAnsiTheme="minorHAnsi" w:cstheme="minorHAnsi"/>
          <w:b w:val="0"/>
          <w:bCs w:val="0"/>
          <w:i/>
          <w:iCs/>
          <w:color w:val="000000"/>
          <w:sz w:val="28"/>
          <w:szCs w:val="28"/>
        </w:rPr>
        <w:t xml:space="preserve">jñāna </w:t>
      </w:r>
      <w:r w:rsidRPr="004A2847">
        <w:rPr>
          <w:rStyle w:val="BookTitle"/>
          <w:rFonts w:asciiTheme="minorHAnsi" w:hAnsiTheme="minorHAnsi" w:cstheme="minorHAnsi"/>
          <w:b w:val="0"/>
          <w:bCs w:val="0"/>
          <w:color w:val="000000"/>
          <w:sz w:val="28"/>
          <w:szCs w:val="28"/>
        </w:rPr>
        <w:t xml:space="preserve">or devotional service was superior, Bhāratipāda replied that devotional service was certainly superior; because exalted personalities like Brahmā, Śiva, Nārada, Prahlāda, Śukadeva, Vyāsa, the four Kumāras, the Pāṇḍavas headed by Yudhiṣṭhira, Prīyavrata, Pṛthu, Dhruva, Akrūra, and Uddhava have all prayed for devotional service at the lotus feet of the Supreme Lord. Some of them even begged for devotional service after giving up their previous attachment for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 path of devotional service approved by the </w:t>
      </w:r>
      <w:r w:rsidRPr="004A2847">
        <w:rPr>
          <w:rStyle w:val="BookTitle"/>
          <w:rFonts w:asciiTheme="minorHAnsi" w:hAnsiTheme="minorHAnsi" w:cstheme="minorHAnsi"/>
          <w:b w:val="0"/>
          <w:bCs w:val="0"/>
          <w:i/>
          <w:iCs/>
          <w:color w:val="000000"/>
          <w:sz w:val="28"/>
          <w:szCs w:val="28"/>
        </w:rPr>
        <w:t xml:space="preserve">mahājanas </w:t>
      </w:r>
      <w:r w:rsidRPr="004A2847">
        <w:rPr>
          <w:rStyle w:val="BookTitle"/>
          <w:rFonts w:asciiTheme="minorHAnsi" w:hAnsiTheme="minorHAnsi" w:cstheme="minorHAnsi"/>
          <w:b w:val="0"/>
          <w:bCs w:val="0"/>
          <w:color w:val="000000"/>
          <w:sz w:val="28"/>
          <w:szCs w:val="28"/>
        </w:rPr>
        <w:t>is the ultimate goal for all living entities and for all time. After hearing the words of Bhārati, Mahāprabhu expressed His pleasure and began to dance in ecstasy.</w:t>
      </w:r>
    </w:p>
    <w:p w14:paraId="494B36D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when under the order of Śrī Advaita Ācārya all the devotees began to glorify the names, qualities, and pastimes of the incarnation of Lord Caitanya, the Ācārya began to dance and roar loudly. The Ācārya began to dance with the devotees while chanting a song He personally composed about Lord Caitanya. When Mahāprabhu </w:t>
      </w:r>
      <w:proofErr w:type="gramStart"/>
      <w:r w:rsidRPr="004A2847">
        <w:rPr>
          <w:rStyle w:val="BookTitle"/>
          <w:rFonts w:asciiTheme="minorHAnsi" w:hAnsiTheme="minorHAnsi" w:cstheme="minorHAnsi"/>
          <w:b w:val="0"/>
          <w:bCs w:val="0"/>
          <w:color w:val="000000"/>
          <w:sz w:val="28"/>
          <w:szCs w:val="28"/>
        </w:rPr>
        <w:t>heard the sound of</w:t>
      </w:r>
      <w:proofErr w:type="gramEnd"/>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came there, the devotees under the leadership of Advaita Ācārya began to glorify Lord Caitanya’s names, </w:t>
      </w:r>
      <w:r w:rsidRPr="004A2847">
        <w:rPr>
          <w:rStyle w:val="BookTitle"/>
          <w:rFonts w:asciiTheme="minorHAnsi" w:hAnsiTheme="minorHAnsi" w:cstheme="minorHAnsi"/>
          <w:b w:val="0"/>
          <w:bCs w:val="0"/>
          <w:color w:val="000000"/>
          <w:sz w:val="28"/>
          <w:szCs w:val="28"/>
        </w:rPr>
        <w:lastRenderedPageBreak/>
        <w:t>forms, qualities, and pastimes even more enthusiastically. To protect the mission of His covered incarnation, Mahāprabhu, who is the teacher of all living entities and who accepted the mood of a devotee, left that place and returned to His residence to enact the pastime of going to bed in an angry mood. The devotees headed by Śrīvāsa went to the Lord’s residence, and Mahāprabhu indicated that His identity in His covered incarnation was to remain concealed. In response, Śrīvāsa made a gesture of trying to cover the sun with his two hands to show that by covering a self-manifested object it could never remain hidden. In fact, even if it were possible to cover the sun with one’s hands, it was not possible for Lord Caitanya to remain hidden, for His glories were spread throughout the entire world. At that time, innumerable devotees from various provinces suddenly arrived there glorifying the names, forms, qualities, and pastimes of the incarnation of Śrī Caitanya and thereby substantiated the words of Śrīvāsa. As a result, Mahāprabhu enhanced the glories of His devotee by accepting defeat.</w:t>
      </w:r>
    </w:p>
    <w:p w14:paraId="65831F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science of Śrī Kṛṣṇa Caitanya’s position as the origin of all incarnations is accepted through disciplic succession. When He is accepted by personalities like Śrī Advaita and Śrī Nityānanda as the source of all incarnations, and when He exhibits the special characteristics found only in Lord Kṛṣṇa, then to not accept Him as the Supreme Personality of Godhead but to consider Him as something else is nothing but atheism.</w:t>
      </w:r>
    </w:p>
    <w:p w14:paraId="726A01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Śrī Rūpa and Sanātana came before Mahāprabhu and expressed their humility, Mahāprabhu glorified their renunciation and instructed them to take shelter of the lotus feet of Śrī Advaita Ācārya to obtain loving devotional service. When Mahāprabhu said that Advaita Ācārya was the storekeeper of devotional service, the Ācārya replied that Mahāprabhu was </w:t>
      </w:r>
      <w:proofErr w:type="gramStart"/>
      <w:r w:rsidRPr="004A2847">
        <w:rPr>
          <w:rStyle w:val="BookTitle"/>
          <w:rFonts w:asciiTheme="minorHAnsi" w:hAnsiTheme="minorHAnsi" w:cstheme="minorHAnsi"/>
          <w:b w:val="0"/>
          <w:bCs w:val="0"/>
          <w:color w:val="000000"/>
          <w:sz w:val="28"/>
          <w:szCs w:val="28"/>
        </w:rPr>
        <w:t>actually the</w:t>
      </w:r>
      <w:proofErr w:type="gramEnd"/>
      <w:r w:rsidRPr="004A2847">
        <w:rPr>
          <w:rStyle w:val="BookTitle"/>
          <w:rFonts w:asciiTheme="minorHAnsi" w:hAnsiTheme="minorHAnsi" w:cstheme="minorHAnsi"/>
          <w:b w:val="0"/>
          <w:bCs w:val="0"/>
          <w:color w:val="000000"/>
          <w:sz w:val="28"/>
          <w:szCs w:val="28"/>
        </w:rPr>
        <w:t xml:space="preserve"> proprietor of that storehouse, and the storekeeper is allowed to give out goods only under the order of the proprietor. In other words, He revealed His subordination to Mahāprabhu. Mahāprabhu ordered Śrī Rūpa and Sanātana to go to Mathurā-maṇḍala and deliver the people of the western countries from the clutches of sinful activities and improper behavior by preaching pure devotional service. Then Mahāprabhu awarded Sākara Mallika the spiritual name Sanātana.</w:t>
      </w:r>
    </w:p>
    <w:p w14:paraId="67BFF02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Mahāprabhu inquired from Śrīvāsa about the Vaiṣṇava status of Advaita, Śrīvāsa said that Śrī Advaita Ācārya was a Vaiṣṇava in the category of Śukadeva and Prahlāda. This caused Mahāprabhu to manifest His pastime of anger. In that angry mood the Lord picked up a fishing rod and was about to beat Śrīvāsa. The Lord then revealed that Śrī Advaita was the primeval Lord, the source of all ingredients, the Supersoul of everyone, and the incarnation of Mahā-Viṣṇu; </w:t>
      </w:r>
      <w:r w:rsidRPr="004A2847">
        <w:rPr>
          <w:rStyle w:val="BookTitle"/>
          <w:rFonts w:asciiTheme="minorHAnsi" w:hAnsiTheme="minorHAnsi" w:cstheme="minorHAnsi"/>
          <w:b w:val="0"/>
          <w:bCs w:val="0"/>
          <w:color w:val="000000"/>
          <w:sz w:val="28"/>
          <w:szCs w:val="28"/>
        </w:rPr>
        <w:lastRenderedPageBreak/>
        <w:t xml:space="preserve">therefore, compared to Him, personalities like Śukadeva and Prahlāda were nothing but children. The exalted author then proves the inconceivable and unique behavior of the perfected Vaiṣṇavas by relating the incident of Bhṛgu described in the Tenth Canto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He concludes this chapter by saying that only by the mercy of Kṛṣṇa and by taking shelter of Kṛṣṇa can one realize the difficult to comprehend characteristics of the Vaiṣṇavas.</w:t>
      </w:r>
    </w:p>
    <w:p w14:paraId="496C458E" w14:textId="085CF2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9.001</w:t>
      </w:r>
    </w:p>
    <w:p w14:paraId="59B546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1A5BCE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 ramā-kānta</w:t>
      </w:r>
      <w:r w:rsidRPr="004A2847">
        <w:rPr>
          <w:rStyle w:val="BookTitle"/>
          <w:rFonts w:asciiTheme="minorHAnsi" w:hAnsiTheme="minorHAnsi" w:cstheme="minorHAnsi"/>
          <w:b w:val="0"/>
          <w:bCs w:val="0"/>
          <w:color w:val="000000"/>
          <w:sz w:val="28"/>
          <w:szCs w:val="28"/>
        </w:rPr>
        <w:br/>
        <w:t>jaya sarva-vaiṣṇavera vallabha ekānta</w:t>
      </w:r>
    </w:p>
    <w:p w14:paraId="4F170E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the husband of the goddess of fortune! All glories to the only beloved Lord of all Vaiṣṇavas!</w:t>
      </w:r>
    </w:p>
    <w:p w14:paraId="428B05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Kṛṣṇa Caitanyadeva is Kṛṣṇa, the fountainhead of all incarnations, therefore He is the origin of Viṣṇu, the husband of Lakṣmī. That is why He is also addressed as Ramā-kānta. Śrī Kṛṣṇa Caitanya is Kṛṣṇacandra, the worshipable Lord of all the devotees in the </w:t>
      </w:r>
      <w:r w:rsidRPr="004A2847">
        <w:rPr>
          <w:rStyle w:val="BookTitle"/>
          <w:rFonts w:asciiTheme="minorHAnsi" w:hAnsiTheme="minorHAnsi" w:cstheme="minorHAnsi"/>
          <w:b w:val="0"/>
          <w:bCs w:val="0"/>
          <w:i/>
          <w:iCs/>
          <w:color w:val="000000"/>
          <w:sz w:val="28"/>
          <w:szCs w:val="28"/>
        </w:rPr>
        <w:t xml:space="preserve">rasas </w:t>
      </w:r>
      <w:r w:rsidRPr="004A2847">
        <w:rPr>
          <w:rStyle w:val="BookTitle"/>
          <w:rFonts w:asciiTheme="minorHAnsi" w:hAnsiTheme="minorHAnsi" w:cstheme="minorHAnsi"/>
          <w:b w:val="0"/>
          <w:bCs w:val="0"/>
          <w:color w:val="000000"/>
          <w:sz w:val="28"/>
          <w:szCs w:val="28"/>
        </w:rPr>
        <w:t xml:space="preserve">of </w:t>
      </w:r>
      <w:r w:rsidRPr="004A2847">
        <w:rPr>
          <w:rStyle w:val="BookTitle"/>
          <w:rFonts w:asciiTheme="minorHAnsi" w:hAnsiTheme="minorHAnsi" w:cstheme="minorHAnsi"/>
          <w:b w:val="0"/>
          <w:bCs w:val="0"/>
          <w:i/>
          <w:iCs/>
          <w:color w:val="000000"/>
          <w:sz w:val="28"/>
          <w:szCs w:val="28"/>
        </w:rPr>
        <w:t>śānta</w:t>
      </w:r>
      <w:r w:rsidRPr="004A2847">
        <w:rPr>
          <w:rStyle w:val="BookTitle"/>
          <w:rFonts w:asciiTheme="minorHAnsi" w:hAnsiTheme="minorHAnsi" w:cstheme="minorHAnsi"/>
          <w:b w:val="0"/>
          <w:bCs w:val="0"/>
          <w:color w:val="000000"/>
          <w:sz w:val="28"/>
          <w:szCs w:val="28"/>
        </w:rPr>
        <w:t xml:space="preserve"> (neutrality)</w:t>
      </w:r>
      <w:r w:rsidRPr="004A2847">
        <w:rPr>
          <w:rStyle w:val="BookTitle"/>
          <w:rFonts w:asciiTheme="minorHAnsi" w:hAnsiTheme="minorHAnsi" w:cstheme="minorHAnsi"/>
          <w:b w:val="0"/>
          <w:bCs w:val="0"/>
          <w:i/>
          <w:iCs/>
          <w:color w:val="000000"/>
          <w:sz w:val="28"/>
          <w:szCs w:val="28"/>
        </w:rPr>
        <w:t>, dāsya</w:t>
      </w:r>
      <w:r w:rsidRPr="004A2847">
        <w:rPr>
          <w:rStyle w:val="BookTitle"/>
          <w:rFonts w:asciiTheme="minorHAnsi" w:hAnsiTheme="minorHAnsi" w:cstheme="minorHAnsi"/>
          <w:b w:val="0"/>
          <w:bCs w:val="0"/>
          <w:color w:val="000000"/>
          <w:sz w:val="28"/>
          <w:szCs w:val="28"/>
        </w:rPr>
        <w:t xml:space="preserve"> (servitorship)</w:t>
      </w:r>
      <w:r w:rsidRPr="004A2847">
        <w:rPr>
          <w:rStyle w:val="BookTitle"/>
          <w:rFonts w:asciiTheme="minorHAnsi" w:hAnsiTheme="minorHAnsi" w:cstheme="minorHAnsi"/>
          <w:b w:val="0"/>
          <w:bCs w:val="0"/>
          <w:i/>
          <w:iCs/>
          <w:color w:val="000000"/>
          <w:sz w:val="28"/>
          <w:szCs w:val="28"/>
        </w:rPr>
        <w:t>, sakhya</w:t>
      </w:r>
      <w:r w:rsidRPr="004A2847">
        <w:rPr>
          <w:rStyle w:val="BookTitle"/>
          <w:rFonts w:asciiTheme="minorHAnsi" w:hAnsiTheme="minorHAnsi" w:cstheme="minorHAnsi"/>
          <w:b w:val="0"/>
          <w:bCs w:val="0"/>
          <w:color w:val="000000"/>
          <w:sz w:val="28"/>
          <w:szCs w:val="28"/>
        </w:rPr>
        <w:t xml:space="preserve"> (fraternity)</w:t>
      </w:r>
      <w:r w:rsidRPr="004A2847">
        <w:rPr>
          <w:rStyle w:val="BookTitle"/>
          <w:rFonts w:asciiTheme="minorHAnsi" w:hAnsiTheme="minorHAnsi" w:cstheme="minorHAnsi"/>
          <w:b w:val="0"/>
          <w:bCs w:val="0"/>
          <w:i/>
          <w:iCs/>
          <w:color w:val="000000"/>
          <w:sz w:val="28"/>
          <w:szCs w:val="28"/>
        </w:rPr>
        <w:t xml:space="preserve">, vātsalya </w:t>
      </w:r>
      <w:r w:rsidRPr="004A2847">
        <w:rPr>
          <w:rStyle w:val="BookTitle"/>
          <w:rFonts w:asciiTheme="minorHAnsi" w:hAnsiTheme="minorHAnsi" w:cstheme="minorHAnsi"/>
          <w:b w:val="0"/>
          <w:bCs w:val="0"/>
          <w:color w:val="000000"/>
          <w:sz w:val="28"/>
          <w:szCs w:val="28"/>
        </w:rPr>
        <w:t xml:space="preserve">(parental affection), and </w:t>
      </w:r>
      <w:r w:rsidRPr="004A2847">
        <w:rPr>
          <w:rStyle w:val="BookTitle"/>
          <w:rFonts w:asciiTheme="minorHAnsi" w:hAnsiTheme="minorHAnsi" w:cstheme="minorHAnsi"/>
          <w:b w:val="0"/>
          <w:bCs w:val="0"/>
          <w:i/>
          <w:iCs/>
          <w:color w:val="000000"/>
          <w:sz w:val="28"/>
          <w:szCs w:val="28"/>
        </w:rPr>
        <w:t>madhura</w:t>
      </w:r>
      <w:r w:rsidRPr="004A2847">
        <w:rPr>
          <w:rStyle w:val="BookTitle"/>
          <w:rFonts w:asciiTheme="minorHAnsi" w:hAnsiTheme="minorHAnsi" w:cstheme="minorHAnsi"/>
          <w:b w:val="0"/>
          <w:bCs w:val="0"/>
          <w:color w:val="000000"/>
          <w:sz w:val="28"/>
          <w:szCs w:val="28"/>
        </w:rPr>
        <w:t xml:space="preserve"> (conjugal love).</w:t>
      </w:r>
    </w:p>
    <w:p w14:paraId="6A6CF435" w14:textId="4EBCFD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9.002</w:t>
      </w:r>
    </w:p>
    <w:p w14:paraId="70E177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14C2EE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kṛpā-maya śrī-vaikuṇṭha-nātha</w:t>
      </w:r>
      <w:r w:rsidRPr="004A2847">
        <w:rPr>
          <w:rStyle w:val="BookTitle"/>
          <w:rFonts w:asciiTheme="minorHAnsi" w:hAnsiTheme="minorHAnsi" w:cstheme="minorHAnsi"/>
          <w:b w:val="0"/>
          <w:bCs w:val="0"/>
          <w:color w:val="000000"/>
          <w:sz w:val="28"/>
          <w:szCs w:val="28"/>
        </w:rPr>
        <w:br/>
        <w:t>jīva-prati kara prabhu, śubha-dṛṣṭi-pāta</w:t>
      </w:r>
    </w:p>
    <w:p w14:paraId="15364D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merciful Lord of Vaikuṇṭha! O Lord, please glance mercifully on the living entities.</w:t>
      </w:r>
    </w:p>
    <w:p w14:paraId="5F541EFE" w14:textId="30A575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9.003</w:t>
      </w:r>
    </w:p>
    <w:p w14:paraId="3935EE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518452E" w14:textId="59C8D18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bhakta-goṣṭhī</w:t>
      </w:r>
      <w:ins w:id="339" w:author="your servant" w:date="2020-06-19T16:58:00Z">
        <w:r w:rsidR="00D40EF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īśvarera saṅge</w:t>
      </w:r>
      <w:r w:rsidRPr="004A2847">
        <w:rPr>
          <w:rStyle w:val="BookTitle"/>
          <w:rFonts w:asciiTheme="minorHAnsi" w:hAnsiTheme="minorHAnsi" w:cstheme="minorHAnsi"/>
          <w:b w:val="0"/>
          <w:bCs w:val="0"/>
          <w:color w:val="000000"/>
          <w:sz w:val="28"/>
          <w:szCs w:val="28"/>
        </w:rPr>
        <w:br/>
        <w:t>thākilā paramānande saṅkīrtana-raṅge</w:t>
      </w:r>
    </w:p>
    <w:p w14:paraId="6F22F3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all the devotees remained with the Lord enjoying the ecstasy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2AF0674D" w14:textId="438ABC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9.004</w:t>
      </w:r>
    </w:p>
    <w:p w14:paraId="63B7CE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w:t>
      </w:r>
    </w:p>
    <w:p w14:paraId="1D85D3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dravye prabhura prīta pūrve śiśu-kāle</w:t>
      </w:r>
      <w:r w:rsidRPr="004A2847">
        <w:rPr>
          <w:rStyle w:val="BookTitle"/>
          <w:rFonts w:asciiTheme="minorHAnsi" w:hAnsiTheme="minorHAnsi" w:cstheme="minorHAnsi"/>
          <w:b w:val="0"/>
          <w:bCs w:val="0"/>
          <w:color w:val="000000"/>
          <w:sz w:val="28"/>
          <w:szCs w:val="28"/>
        </w:rPr>
        <w:br/>
        <w:t>sakala jānena tāhā vaiṣṇava-maṇḍale</w:t>
      </w:r>
    </w:p>
    <w:p w14:paraId="32057E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Vaiṣṇavas knew what foodstuffs the Lord liked in His childhood.</w:t>
      </w:r>
    </w:p>
    <w:p w14:paraId="17C6C5AA" w14:textId="47C071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9.005</w:t>
      </w:r>
    </w:p>
    <w:p w14:paraId="3F99D6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0BC72B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sei saba dravya sabe prema-yukta haiyā </w:t>
      </w:r>
      <w:r w:rsidRPr="004A2847">
        <w:rPr>
          <w:rStyle w:val="BookTitle"/>
          <w:rFonts w:asciiTheme="minorHAnsi" w:hAnsiTheme="minorHAnsi" w:cstheme="minorHAnsi"/>
          <w:b w:val="0"/>
          <w:bCs w:val="0"/>
          <w:color w:val="000000"/>
          <w:sz w:val="28"/>
          <w:szCs w:val="28"/>
        </w:rPr>
        <w:br/>
        <w:t>āniyāche yata saba prabhura lāgiyā</w:t>
      </w:r>
    </w:p>
    <w:p w14:paraId="72DF3A8E"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they all lovingly brought those items for offering to the Lord.</w:t>
      </w:r>
    </w:p>
    <w:p w14:paraId="78D65477" w14:textId="701A72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9.006</w:t>
      </w:r>
    </w:p>
    <w:p w14:paraId="517355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5099D0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saba dravya prīte kariyā randhana</w:t>
      </w:r>
      <w:r w:rsidRPr="004A2847">
        <w:rPr>
          <w:rStyle w:val="BookTitle"/>
          <w:rFonts w:asciiTheme="minorHAnsi" w:hAnsiTheme="minorHAnsi" w:cstheme="minorHAnsi"/>
          <w:b w:val="0"/>
          <w:bCs w:val="0"/>
          <w:color w:val="000000"/>
          <w:sz w:val="28"/>
          <w:szCs w:val="28"/>
        </w:rPr>
        <w:br/>
        <w:t>īśvarere āsiyā karena nimantraṇa</w:t>
      </w:r>
    </w:p>
    <w:p w14:paraId="37D96E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would affectionately cook those items and invite the Lord to accept their offering.</w:t>
      </w:r>
    </w:p>
    <w:p w14:paraId="2B5E914E" w14:textId="173751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9.007</w:t>
      </w:r>
    </w:p>
    <w:p w14:paraId="65F92E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238779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dine ye bhakta-gṛhe haya nimantraṇa</w:t>
      </w:r>
      <w:r w:rsidRPr="004A2847">
        <w:rPr>
          <w:rStyle w:val="BookTitle"/>
          <w:rFonts w:asciiTheme="minorHAnsi" w:hAnsiTheme="minorHAnsi" w:cstheme="minorHAnsi"/>
          <w:b w:val="0"/>
          <w:bCs w:val="0"/>
          <w:color w:val="000000"/>
          <w:sz w:val="28"/>
          <w:szCs w:val="28"/>
        </w:rPr>
        <w:br/>
        <w:t>tāhāi parama prīte karena bhojana</w:t>
      </w:r>
    </w:p>
    <w:p w14:paraId="1F482E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the Lord was invited to the residence of a devotee, He would eat there with great affection.</w:t>
      </w:r>
    </w:p>
    <w:p w14:paraId="2F26B0F9" w14:textId="34259A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9.008</w:t>
      </w:r>
    </w:p>
    <w:p w14:paraId="7A6013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52D813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śrī-lakṣmīra aṁśa—yata vaiṣṇava-gṛhiṇīki </w:t>
      </w:r>
      <w:r w:rsidRPr="004A2847">
        <w:rPr>
          <w:rStyle w:val="BookTitle"/>
          <w:rFonts w:asciiTheme="minorHAnsi" w:hAnsiTheme="minorHAnsi" w:cstheme="minorHAnsi"/>
          <w:b w:val="0"/>
          <w:bCs w:val="0"/>
          <w:color w:val="000000"/>
          <w:sz w:val="28"/>
          <w:szCs w:val="28"/>
        </w:rPr>
        <w:br/>
        <w:t>vicitra randhana karena nāhi jāni</w:t>
      </w:r>
    </w:p>
    <w:p w14:paraId="465FAA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wives of the Vaiṣṇavas were expansions of Lakṣmī, the goddess of </w:t>
      </w:r>
      <w:r w:rsidRPr="004A2847">
        <w:rPr>
          <w:rStyle w:val="BookTitle"/>
          <w:rFonts w:asciiTheme="minorHAnsi" w:hAnsiTheme="minorHAnsi" w:cstheme="minorHAnsi"/>
          <w:b/>
          <w:bCs/>
          <w:color w:val="800000"/>
          <w:sz w:val="28"/>
          <w:szCs w:val="28"/>
        </w:rPr>
        <w:lastRenderedPageBreak/>
        <w:t xml:space="preserve">fortune.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their cooking was so wonderful I cannot describe it.</w:t>
      </w:r>
    </w:p>
    <w:p w14:paraId="5F1F7C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wives of Vaiṣṇavas are expansions of Śrī Lakṣmī. Although the </w:t>
      </w:r>
      <w:r w:rsidRPr="004A2847">
        <w:rPr>
          <w:rStyle w:val="BookTitle"/>
          <w:rFonts w:asciiTheme="minorHAnsi" w:hAnsiTheme="minorHAnsi" w:cstheme="minorHAnsi"/>
          <w:b w:val="0"/>
          <w:bCs w:val="0"/>
          <w:i/>
          <w:iCs/>
          <w:color w:val="000000"/>
          <w:sz w:val="28"/>
          <w:szCs w:val="28"/>
        </w:rPr>
        <w:t xml:space="preserve">jīva </w:t>
      </w:r>
      <w:r w:rsidRPr="004A2847">
        <w:rPr>
          <w:rStyle w:val="BookTitle"/>
          <w:rFonts w:asciiTheme="minorHAnsi" w:hAnsiTheme="minorHAnsi" w:cstheme="minorHAnsi"/>
          <w:b w:val="0"/>
          <w:bCs w:val="0"/>
          <w:color w:val="000000"/>
          <w:sz w:val="28"/>
          <w:szCs w:val="28"/>
        </w:rPr>
        <w:t xml:space="preserve">servants and maidservants of the Supreme Lord are separated expansions of the Lord’s energy, they are </w:t>
      </w:r>
      <w:proofErr w:type="gramStart"/>
      <w:r w:rsidRPr="004A2847">
        <w:rPr>
          <w:rStyle w:val="BookTitle"/>
          <w:rFonts w:asciiTheme="minorHAnsi" w:hAnsiTheme="minorHAnsi" w:cstheme="minorHAnsi"/>
          <w:b w:val="0"/>
          <w:bCs w:val="0"/>
          <w:color w:val="000000"/>
          <w:sz w:val="28"/>
          <w:szCs w:val="28"/>
        </w:rPr>
        <w:t>actually transformations</w:t>
      </w:r>
      <w:proofErr w:type="gramEnd"/>
      <w:r w:rsidRPr="004A2847">
        <w:rPr>
          <w:rStyle w:val="BookTitle"/>
          <w:rFonts w:asciiTheme="minorHAnsi" w:hAnsiTheme="minorHAnsi" w:cstheme="minorHAnsi"/>
          <w:b w:val="0"/>
          <w:bCs w:val="0"/>
          <w:color w:val="000000"/>
          <w:sz w:val="28"/>
          <w:szCs w:val="28"/>
        </w:rPr>
        <w:t xml:space="preserve"> of the marginal energy and are therefore expansions of Śakti. When the living entities lack knowledge of their constitutional position, they become illusioned about their actual identity, but the wives of Vaiṣṇavas always remain engaged in the service of Hari on the liberated platform rather than forgetting their actual identity.</w:t>
      </w:r>
    </w:p>
    <w:p w14:paraId="55F8360E" w14:textId="733D46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9.009</w:t>
      </w:r>
    </w:p>
    <w:p w14:paraId="2E3EA5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344FE2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sabāra nayane prema-dhāra</w:t>
      </w:r>
      <w:r w:rsidRPr="004A2847">
        <w:rPr>
          <w:rStyle w:val="BookTitle"/>
          <w:rFonts w:asciiTheme="minorHAnsi" w:hAnsiTheme="minorHAnsi" w:cstheme="minorHAnsi"/>
          <w:b w:val="0"/>
          <w:bCs w:val="0"/>
          <w:color w:val="000000"/>
          <w:sz w:val="28"/>
          <w:szCs w:val="28"/>
        </w:rPr>
        <w:br/>
        <w:t>kṛṣṇa-nāme paripūrṇa vadana sabāra</w:t>
      </w:r>
    </w:p>
    <w:p w14:paraId="77C394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Their eyes were always filled with tears of love, and their mouths were always filled with the holy name of Kṛṣṇa.</w:t>
      </w:r>
    </w:p>
    <w:p w14:paraId="25267EC6" w14:textId="0DAF07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9.010</w:t>
      </w:r>
    </w:p>
    <w:p w14:paraId="50DA49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61435A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īśvarera prīti ye saba vyañjane</w:t>
      </w:r>
      <w:r w:rsidRPr="004A2847">
        <w:rPr>
          <w:rStyle w:val="BookTitle"/>
          <w:rFonts w:asciiTheme="minorHAnsi" w:hAnsiTheme="minorHAnsi" w:cstheme="minorHAnsi"/>
          <w:b w:val="0"/>
          <w:bCs w:val="0"/>
          <w:color w:val="000000"/>
          <w:sz w:val="28"/>
          <w:szCs w:val="28"/>
        </w:rPr>
        <w:br/>
        <w:t>navadvīpe śrī-vaiṣṇavī sabe tāhā jāne</w:t>
      </w:r>
    </w:p>
    <w:p w14:paraId="6FE512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Vaiṣṇavīs knew what vegetable preparations the Lord liked when He was previously in Navadvīpa.</w:t>
      </w:r>
    </w:p>
    <w:p w14:paraId="4210385D" w14:textId="20F2BC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9.011</w:t>
      </w:r>
    </w:p>
    <w:p w14:paraId="034F30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1008AE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prema-yoge sei-mata karena randhana</w:t>
      </w:r>
      <w:r w:rsidRPr="004A2847">
        <w:rPr>
          <w:rStyle w:val="BookTitle"/>
          <w:rFonts w:asciiTheme="minorHAnsi" w:hAnsiTheme="minorHAnsi" w:cstheme="minorHAnsi"/>
          <w:b w:val="0"/>
          <w:bCs w:val="0"/>
          <w:color w:val="000000"/>
          <w:sz w:val="28"/>
          <w:szCs w:val="28"/>
        </w:rPr>
        <w:br/>
        <w:t>prabhu o parama preme karena bhojana</w:t>
      </w:r>
    </w:p>
    <w:p w14:paraId="382BCDA2"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they cooked those preparations with love, and the Lord also ate all their offerings with great love.</w:t>
      </w:r>
    </w:p>
    <w:p w14:paraId="037CA349" w14:textId="146532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9.012</w:t>
      </w:r>
    </w:p>
    <w:p w14:paraId="5F90DC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5364D7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eka-dina śrī-advaita-siṁha mahāmati</w:t>
      </w:r>
      <w:r w:rsidRPr="004A2847">
        <w:rPr>
          <w:rStyle w:val="BookTitle"/>
          <w:rFonts w:asciiTheme="minorHAnsi" w:hAnsiTheme="minorHAnsi" w:cstheme="minorHAnsi"/>
          <w:b w:val="0"/>
          <w:bCs w:val="0"/>
          <w:color w:val="000000"/>
          <w:sz w:val="28"/>
          <w:szCs w:val="28"/>
        </w:rPr>
        <w:br/>
        <w:t xml:space="preserve">prabhure </w:t>
      </w:r>
      <w:proofErr w:type="gramStart"/>
      <w:r w:rsidRPr="004A2847">
        <w:rPr>
          <w:rStyle w:val="BookTitle"/>
          <w:rFonts w:asciiTheme="minorHAnsi" w:hAnsiTheme="minorHAnsi" w:cstheme="minorHAnsi"/>
          <w:b w:val="0"/>
          <w:bCs w:val="0"/>
          <w:color w:val="000000"/>
          <w:sz w:val="28"/>
          <w:szCs w:val="28"/>
        </w:rPr>
        <w:t>balilā,—</w:t>
      </w:r>
      <w:proofErr w:type="gramEnd"/>
      <w:r w:rsidRPr="004A2847">
        <w:rPr>
          <w:rStyle w:val="BookTitle"/>
          <w:rFonts w:asciiTheme="minorHAnsi" w:hAnsiTheme="minorHAnsi" w:cstheme="minorHAnsi"/>
          <w:b w:val="0"/>
          <w:bCs w:val="0"/>
          <w:color w:val="000000"/>
          <w:sz w:val="28"/>
          <w:szCs w:val="28"/>
        </w:rPr>
        <w:t>“āji bhikṣā kara ithi</w:t>
      </w:r>
    </w:p>
    <w:p w14:paraId="5EB99E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the magnanimous, lionlike Advaita Ācārya requested the Lord, “Please take Your lunch at My house today.</w:t>
      </w:r>
    </w:p>
    <w:p w14:paraId="11EFAE70" w14:textId="7B15ED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9.013</w:t>
      </w:r>
    </w:p>
    <w:p w14:paraId="3303AD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2F32EE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muṣṭy-eka taṇḍula prabhu, rāndhiba āpana</w:t>
      </w:r>
      <w:r w:rsidRPr="004A2847">
        <w:rPr>
          <w:rStyle w:val="BookTitle"/>
          <w:rFonts w:asciiTheme="minorHAnsi" w:hAnsiTheme="minorHAnsi" w:cstheme="minorHAnsi"/>
          <w:b w:val="0"/>
          <w:bCs w:val="0"/>
          <w:color w:val="000000"/>
          <w:sz w:val="28"/>
          <w:szCs w:val="28"/>
        </w:rPr>
        <w:br/>
        <w:t>hasta mora dhanya hau tomāra bhakṣaṇe”</w:t>
      </w:r>
    </w:p>
    <w:p w14:paraId="4FECDE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cook only a handful of rice. Please accept it so that My hands will become glorious.”</w:t>
      </w:r>
    </w:p>
    <w:p w14:paraId="4D10AADD" w14:textId="7C4F9A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9.014</w:t>
      </w:r>
    </w:p>
    <w:p w14:paraId="1377B4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7265D8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“ye jana tomāra anna khāya</w:t>
      </w:r>
      <w:r w:rsidRPr="004A2847">
        <w:rPr>
          <w:rStyle w:val="BookTitle"/>
          <w:rFonts w:asciiTheme="minorHAnsi" w:hAnsiTheme="minorHAnsi" w:cstheme="minorHAnsi"/>
          <w:b w:val="0"/>
          <w:bCs w:val="0"/>
          <w:color w:val="000000"/>
          <w:sz w:val="28"/>
          <w:szCs w:val="28"/>
        </w:rPr>
        <w:br/>
        <w:t>’kṛṣṇa-bhakti’, ’kṛṣṇa’ se-i pāya sarvathāya</w:t>
      </w:r>
    </w:p>
    <w:p w14:paraId="4824C5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replied, “Whoever eats Your rice certainly attains Kṛṣṇa and His devotional service.</w:t>
      </w:r>
    </w:p>
    <w:p w14:paraId="45BB403C" w14:textId="4A31D3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9.015</w:t>
      </w:r>
    </w:p>
    <w:p w14:paraId="3B9C16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6E12BC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 tomāra anna āmāra jīvana</w:t>
      </w:r>
      <w:r w:rsidRPr="004A2847">
        <w:rPr>
          <w:rStyle w:val="BookTitle"/>
          <w:rFonts w:asciiTheme="minorHAnsi" w:hAnsiTheme="minorHAnsi" w:cstheme="minorHAnsi"/>
          <w:b w:val="0"/>
          <w:bCs w:val="0"/>
          <w:color w:val="000000"/>
          <w:sz w:val="28"/>
          <w:szCs w:val="28"/>
        </w:rPr>
        <w:br/>
        <w:t>tumi khāoyāile haya kṛṣṇera bhojana</w:t>
      </w:r>
    </w:p>
    <w:p w14:paraId="5FC66A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Ācārya, </w:t>
      </w:r>
      <w:proofErr w:type="gramStart"/>
      <w:r w:rsidRPr="004A2847">
        <w:rPr>
          <w:rStyle w:val="BookTitle"/>
          <w:rFonts w:asciiTheme="minorHAnsi" w:hAnsiTheme="minorHAnsi" w:cstheme="minorHAnsi"/>
          <w:b/>
          <w:bCs/>
          <w:color w:val="800000"/>
          <w:sz w:val="28"/>
          <w:szCs w:val="28"/>
        </w:rPr>
        <w:t>Your</w:t>
      </w:r>
      <w:proofErr w:type="gramEnd"/>
      <w:r w:rsidRPr="004A2847">
        <w:rPr>
          <w:rStyle w:val="BookTitle"/>
          <w:rFonts w:asciiTheme="minorHAnsi" w:hAnsiTheme="minorHAnsi" w:cstheme="minorHAnsi"/>
          <w:b/>
          <w:bCs/>
          <w:color w:val="800000"/>
          <w:sz w:val="28"/>
          <w:szCs w:val="28"/>
        </w:rPr>
        <w:t xml:space="preserve"> rice is My life. Kṛṣṇa certainly eats whatever You cook.</w:t>
      </w:r>
    </w:p>
    <w:p w14:paraId="59F8B656" w14:textId="197EBF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9.016</w:t>
      </w:r>
    </w:p>
    <w:p w14:paraId="3577E2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533919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 naivedya kara kariyā randhana</w:t>
      </w:r>
      <w:r w:rsidRPr="004A2847">
        <w:rPr>
          <w:rStyle w:val="BookTitle"/>
          <w:rFonts w:asciiTheme="minorHAnsi" w:hAnsiTheme="minorHAnsi" w:cstheme="minorHAnsi"/>
          <w:b w:val="0"/>
          <w:bCs w:val="0"/>
          <w:color w:val="000000"/>
          <w:sz w:val="28"/>
          <w:szCs w:val="28"/>
        </w:rPr>
        <w:br/>
        <w:t>māgiyāo khāite āmāra tathi mana</w:t>
      </w:r>
    </w:p>
    <w:p w14:paraId="509404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You prepare an offering for Kṛṣṇa, I am ready to even beg for the remnants.”</w:t>
      </w:r>
    </w:p>
    <w:p w14:paraId="597EEF15" w14:textId="6D5E2A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9.017</w:t>
      </w:r>
    </w:p>
    <w:p w14:paraId="75A6E7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1F0713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śuniñā prabhura bhakta-vatsalatā-vāṇīki </w:t>
      </w:r>
      <w:r w:rsidRPr="004A2847">
        <w:rPr>
          <w:rStyle w:val="BookTitle"/>
          <w:rFonts w:asciiTheme="minorHAnsi" w:hAnsiTheme="minorHAnsi" w:cstheme="minorHAnsi"/>
          <w:b w:val="0"/>
          <w:bCs w:val="0"/>
          <w:color w:val="000000"/>
          <w:sz w:val="28"/>
          <w:szCs w:val="28"/>
        </w:rPr>
        <w:br/>
        <w:t>ānande advaita bhāsena nāhi jāni</w:t>
      </w:r>
    </w:p>
    <w:p w14:paraId="6D77CC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ecstasy Advaita felt when He heard such affectionate words from the Lord?</w:t>
      </w:r>
    </w:p>
    <w:p w14:paraId="27F36063" w14:textId="66C66A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9.018</w:t>
      </w:r>
    </w:p>
    <w:p w14:paraId="3EC58C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3BAC29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santoṣe tabe vāsāya āilā</w:t>
      </w:r>
      <w:r w:rsidRPr="004A2847">
        <w:rPr>
          <w:rStyle w:val="BookTitle"/>
          <w:rFonts w:asciiTheme="minorHAnsi" w:hAnsiTheme="minorHAnsi" w:cstheme="minorHAnsi"/>
          <w:b w:val="0"/>
          <w:bCs w:val="0"/>
          <w:color w:val="000000"/>
          <w:sz w:val="28"/>
          <w:szCs w:val="28"/>
        </w:rPr>
        <w:br/>
        <w:t>prabhura bhikṣāra sajja karite lāgilā</w:t>
      </w:r>
    </w:p>
    <w:p w14:paraId="56B558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great satisfaction Advaita then returned home and </w:t>
      </w:r>
      <w:proofErr w:type="gramStart"/>
      <w:r w:rsidRPr="004A2847">
        <w:rPr>
          <w:rStyle w:val="BookTitle"/>
          <w:rFonts w:asciiTheme="minorHAnsi" w:hAnsiTheme="minorHAnsi" w:cstheme="minorHAnsi"/>
          <w:b/>
          <w:bCs/>
          <w:color w:val="800000"/>
          <w:sz w:val="28"/>
          <w:szCs w:val="28"/>
        </w:rPr>
        <w:t>made arrangements</w:t>
      </w:r>
      <w:proofErr w:type="gramEnd"/>
      <w:r w:rsidRPr="004A2847">
        <w:rPr>
          <w:rStyle w:val="BookTitle"/>
          <w:rFonts w:asciiTheme="minorHAnsi" w:hAnsiTheme="minorHAnsi" w:cstheme="minorHAnsi"/>
          <w:b/>
          <w:bCs/>
          <w:color w:val="800000"/>
          <w:sz w:val="28"/>
          <w:szCs w:val="28"/>
        </w:rPr>
        <w:t xml:space="preserve"> for the Lord’s meal.</w:t>
      </w:r>
    </w:p>
    <w:p w14:paraId="060E31B5" w14:textId="35C3B1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9.019</w:t>
      </w:r>
    </w:p>
    <w:p w14:paraId="699593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2A4DDE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lakṣmī-aṁśe janma—advaitera pati-vratā</w:t>
      </w:r>
      <w:r w:rsidRPr="004A2847">
        <w:rPr>
          <w:rStyle w:val="BookTitle"/>
          <w:rFonts w:asciiTheme="minorHAnsi" w:hAnsiTheme="minorHAnsi" w:cstheme="minorHAnsi"/>
          <w:b w:val="0"/>
          <w:bCs w:val="0"/>
          <w:color w:val="000000"/>
          <w:sz w:val="28"/>
          <w:szCs w:val="28"/>
        </w:rPr>
        <w:br/>
        <w:t>lāgilā karite kārya hai’ haraṣitā</w:t>
      </w:r>
    </w:p>
    <w:p w14:paraId="086A6C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Advaita’s chaste wife, who was an expansion of Lakṣmī, began to joyfully prepare for cooking.</w:t>
      </w:r>
    </w:p>
    <w:p w14:paraId="75D3D2AF" w14:textId="612F93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9.020</w:t>
      </w:r>
    </w:p>
    <w:p w14:paraId="5A4685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5E8AB7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prītera dravya gauḍa-deśa haite</w:t>
      </w:r>
      <w:r w:rsidRPr="004A2847">
        <w:rPr>
          <w:rStyle w:val="BookTitle"/>
          <w:rFonts w:asciiTheme="minorHAnsi" w:hAnsiTheme="minorHAnsi" w:cstheme="minorHAnsi"/>
          <w:b w:val="0"/>
          <w:bCs w:val="0"/>
          <w:color w:val="000000"/>
          <w:sz w:val="28"/>
          <w:szCs w:val="28"/>
        </w:rPr>
        <w:br/>
        <w:t>yata āniyāchena saba lāgilena dite</w:t>
      </w:r>
    </w:p>
    <w:p w14:paraId="0AAB63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She gave Advaita those items that were dear to the Lord that </w:t>
      </w:r>
      <w:commentRangeStart w:id="340"/>
      <w:r w:rsidRPr="004A2847">
        <w:rPr>
          <w:rStyle w:val="BookTitle"/>
          <w:rFonts w:asciiTheme="minorHAnsi" w:hAnsiTheme="minorHAnsi" w:cstheme="minorHAnsi"/>
          <w:b/>
          <w:bCs/>
          <w:color w:val="800000"/>
          <w:sz w:val="28"/>
          <w:szCs w:val="28"/>
        </w:rPr>
        <w:t xml:space="preserve">she had brought </w:t>
      </w:r>
      <w:commentRangeEnd w:id="340"/>
      <w:r w:rsidR="00BC383D">
        <w:rPr>
          <w:rStyle w:val="CommentReference"/>
          <w:b w:val="0"/>
          <w:bCs w:val="0"/>
          <w:color w:val="auto"/>
        </w:rPr>
        <w:commentReference w:id="340"/>
      </w:r>
      <w:r w:rsidRPr="004A2847">
        <w:rPr>
          <w:rStyle w:val="BookTitle"/>
          <w:rFonts w:asciiTheme="minorHAnsi" w:hAnsiTheme="minorHAnsi" w:cstheme="minorHAnsi"/>
          <w:b/>
          <w:bCs/>
          <w:color w:val="800000"/>
          <w:sz w:val="28"/>
          <w:szCs w:val="28"/>
        </w:rPr>
        <w:t>from Bengal.</w:t>
      </w:r>
    </w:p>
    <w:p w14:paraId="6C25760D" w14:textId="346A63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9.021</w:t>
      </w:r>
    </w:p>
    <w:p w14:paraId="742ED3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437C40FC" w14:textId="42AB091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randhane vasilā</w:t>
      </w:r>
      <w:ins w:id="341" w:author="your servant" w:date="2020-06-19T17:45:00Z">
        <w:r w:rsidR="00BC383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 mahāśaya</w:t>
      </w:r>
      <w:r w:rsidRPr="004A2847">
        <w:rPr>
          <w:rStyle w:val="BookTitle"/>
          <w:rFonts w:asciiTheme="minorHAnsi" w:hAnsiTheme="minorHAnsi" w:cstheme="minorHAnsi"/>
          <w:b w:val="0"/>
          <w:bCs w:val="0"/>
          <w:color w:val="000000"/>
          <w:sz w:val="28"/>
          <w:szCs w:val="28"/>
        </w:rPr>
        <w:br/>
        <w:t>caitanya-candrere kari’ hṛdaye vijaya</w:t>
      </w:r>
    </w:p>
    <w:p w14:paraId="10D5DD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Advaita Mahāśaya then meditated on Lord Caitanya as He sat down and began cooking.</w:t>
      </w:r>
    </w:p>
    <w:p w14:paraId="77B1EF99" w14:textId="1E91D5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9.022</w:t>
      </w:r>
    </w:p>
    <w:p w14:paraId="0041C5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764B68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pati-vratā vyañjanera paripāṭī kare</w:t>
      </w:r>
      <w:r w:rsidRPr="004A2847">
        <w:rPr>
          <w:rStyle w:val="BookTitle"/>
          <w:rFonts w:asciiTheme="minorHAnsi" w:hAnsiTheme="minorHAnsi" w:cstheme="minorHAnsi"/>
          <w:b w:val="0"/>
          <w:bCs w:val="0"/>
          <w:color w:val="000000"/>
          <w:sz w:val="28"/>
          <w:szCs w:val="28"/>
        </w:rPr>
        <w:br/>
        <w:t>yateka prakāra kare yena citte sphure</w:t>
      </w:r>
    </w:p>
    <w:p w14:paraId="45EA7C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chaste wife </w:t>
      </w:r>
      <w:proofErr w:type="gramStart"/>
      <w:r w:rsidRPr="004A2847">
        <w:rPr>
          <w:rStyle w:val="BookTitle"/>
          <w:rFonts w:asciiTheme="minorHAnsi" w:hAnsiTheme="minorHAnsi" w:cstheme="minorHAnsi"/>
          <w:b/>
          <w:bCs/>
          <w:color w:val="800000"/>
          <w:sz w:val="28"/>
          <w:szCs w:val="28"/>
        </w:rPr>
        <w:t>made preparations</w:t>
      </w:r>
      <w:proofErr w:type="gramEnd"/>
      <w:r w:rsidRPr="004A2847">
        <w:rPr>
          <w:rStyle w:val="BookTitle"/>
          <w:rFonts w:asciiTheme="minorHAnsi" w:hAnsiTheme="minorHAnsi" w:cstheme="minorHAnsi"/>
          <w:b/>
          <w:bCs/>
          <w:color w:val="800000"/>
          <w:sz w:val="28"/>
          <w:szCs w:val="28"/>
        </w:rPr>
        <w:t xml:space="preserve"> for cooking different vegetables according to the inspiration that manifested in her heart.</w:t>
      </w:r>
    </w:p>
    <w:p w14:paraId="4FB12D2F" w14:textId="2271D9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9.023</w:t>
      </w:r>
    </w:p>
    <w:p w14:paraId="5B1F4F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5B3A8D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’śāke īsvarera baḍa prīti’ ihā jāni’</w:t>
      </w:r>
      <w:r w:rsidRPr="004A2847">
        <w:rPr>
          <w:rStyle w:val="BookTitle"/>
          <w:rFonts w:asciiTheme="minorHAnsi" w:hAnsiTheme="minorHAnsi" w:cstheme="minorHAnsi"/>
          <w:b w:val="0"/>
          <w:bCs w:val="0"/>
          <w:color w:val="000000"/>
          <w:sz w:val="28"/>
          <w:szCs w:val="28"/>
        </w:rPr>
        <w:br/>
        <w:t>nānāśāka dilena—prakāra daśa āni’</w:t>
      </w:r>
    </w:p>
    <w:p w14:paraId="704B1F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She knew the Lord was very fond of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so she gave Advaita ten varieties of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she had brought.</w:t>
      </w:r>
    </w:p>
    <w:p w14:paraId="0D13E0D3" w14:textId="51B234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9.024</w:t>
      </w:r>
    </w:p>
    <w:p w14:paraId="4EA4B4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1FAE69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 rāndhena, pati-vratā kārya kare</w:t>
      </w:r>
      <w:r w:rsidRPr="004A2847">
        <w:rPr>
          <w:rStyle w:val="BookTitle"/>
          <w:rFonts w:asciiTheme="minorHAnsi" w:hAnsiTheme="minorHAnsi" w:cstheme="minorHAnsi"/>
          <w:b w:val="0"/>
          <w:bCs w:val="0"/>
          <w:color w:val="000000"/>
          <w:sz w:val="28"/>
          <w:szCs w:val="28"/>
        </w:rPr>
        <w:br/>
        <w:t>dui janā bhāse yena ānanda-sāgare</w:t>
      </w:r>
    </w:p>
    <w:p w14:paraId="011302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Advaita Ācārya cooked, and </w:t>
      </w:r>
      <w:proofErr w:type="gramStart"/>
      <w:r w:rsidRPr="004A2847">
        <w:rPr>
          <w:rStyle w:val="BookTitle"/>
          <w:rFonts w:asciiTheme="minorHAnsi" w:hAnsiTheme="minorHAnsi" w:cstheme="minorHAnsi"/>
          <w:b/>
          <w:bCs/>
          <w:color w:val="800000"/>
          <w:sz w:val="28"/>
          <w:szCs w:val="28"/>
        </w:rPr>
        <w:t>His</w:t>
      </w:r>
      <w:proofErr w:type="gramEnd"/>
      <w:r w:rsidRPr="004A2847">
        <w:rPr>
          <w:rStyle w:val="BookTitle"/>
          <w:rFonts w:asciiTheme="minorHAnsi" w:hAnsiTheme="minorHAnsi" w:cstheme="minorHAnsi"/>
          <w:b/>
          <w:bCs/>
          <w:color w:val="800000"/>
          <w:sz w:val="28"/>
          <w:szCs w:val="28"/>
        </w:rPr>
        <w:t xml:space="preserve"> chaste wife assisted. In this way they both floated in an ocean of happiness.</w:t>
      </w:r>
    </w:p>
    <w:p w14:paraId="514B84BC" w14:textId="1FF833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9.025</w:t>
      </w:r>
    </w:p>
    <w:p w14:paraId="592FEE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1EDB82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advaita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“śuna kṛṣṇadāsera mātā!</w:t>
      </w:r>
      <w:r w:rsidRPr="004A2847">
        <w:rPr>
          <w:rStyle w:val="BookTitle"/>
          <w:rFonts w:asciiTheme="minorHAnsi" w:hAnsiTheme="minorHAnsi" w:cstheme="minorHAnsi"/>
          <w:b w:val="0"/>
          <w:bCs w:val="0"/>
          <w:color w:val="000000"/>
          <w:sz w:val="28"/>
          <w:szCs w:val="28"/>
        </w:rPr>
        <w:br/>
        <w:t>tomāre kahi ye āmi eka manaḥ-kathā</w:t>
      </w:r>
    </w:p>
    <w:p w14:paraId="66180E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said, “O mother of Kṛṣṇadāsa, listen. Let Me tell you what I am thinking.</w:t>
      </w:r>
    </w:p>
    <w:p w14:paraId="43F5DF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The Kṛṣṇadāsa referred to herein is Kṛṣṇa Miśra, the son of Advaita Prabhu.</w:t>
      </w:r>
    </w:p>
    <w:p w14:paraId="4A9C4BBB" w14:textId="2CE30C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9.026</w:t>
      </w:r>
    </w:p>
    <w:p w14:paraId="69122D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7966CA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kichu ei morā kariluṅ sambhāra</w:t>
      </w:r>
      <w:r w:rsidRPr="004A2847">
        <w:rPr>
          <w:rStyle w:val="BookTitle"/>
          <w:rFonts w:asciiTheme="minorHAnsi" w:hAnsiTheme="minorHAnsi" w:cstheme="minorHAnsi"/>
          <w:b w:val="0"/>
          <w:bCs w:val="0"/>
          <w:color w:val="000000"/>
          <w:sz w:val="28"/>
          <w:szCs w:val="28"/>
        </w:rPr>
        <w:br/>
        <w:t>kon-rūpe prabhu saba karena svīkāra</w:t>
      </w:r>
    </w:p>
    <w:p w14:paraId="7769F6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w:t>
      </w:r>
      <w:proofErr w:type="gramStart"/>
      <w:r w:rsidRPr="004A2847">
        <w:rPr>
          <w:rStyle w:val="BookTitle"/>
          <w:rFonts w:asciiTheme="minorHAnsi" w:hAnsiTheme="minorHAnsi" w:cstheme="minorHAnsi"/>
          <w:b/>
          <w:bCs/>
          <w:color w:val="800000"/>
          <w:sz w:val="28"/>
          <w:szCs w:val="28"/>
        </w:rPr>
        <w:t>don’t</w:t>
      </w:r>
      <w:proofErr w:type="gramEnd"/>
      <w:r w:rsidRPr="004A2847">
        <w:rPr>
          <w:rStyle w:val="BookTitle"/>
          <w:rFonts w:asciiTheme="minorHAnsi" w:hAnsiTheme="minorHAnsi" w:cstheme="minorHAnsi"/>
          <w:b/>
          <w:bCs/>
          <w:color w:val="800000"/>
          <w:sz w:val="28"/>
          <w:szCs w:val="28"/>
        </w:rPr>
        <w:t xml:space="preserve"> know how, but I want the Lord to relish everything that we have cooked.</w:t>
      </w:r>
    </w:p>
    <w:p w14:paraId="3731ED49" w14:textId="187144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9.027</w:t>
      </w:r>
    </w:p>
    <w:p w14:paraId="1168DC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7EE45D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āsibena sannyāsīra goṣṭhī laiyā</w:t>
      </w:r>
      <w:r w:rsidRPr="004A2847">
        <w:rPr>
          <w:rStyle w:val="BookTitle"/>
          <w:rFonts w:asciiTheme="minorHAnsi" w:hAnsiTheme="minorHAnsi" w:cstheme="minorHAnsi"/>
          <w:b w:val="0"/>
          <w:bCs w:val="0"/>
          <w:color w:val="000000"/>
          <w:sz w:val="28"/>
          <w:szCs w:val="28"/>
        </w:rPr>
        <w:br/>
        <w:t>kichu nā khāiba tabe, jāni āmi ihā</w:t>
      </w:r>
    </w:p>
    <w:p w14:paraId="19ECC1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He comes along with the other</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I am certain He will not eat very much.</w:t>
      </w:r>
    </w:p>
    <w:p w14:paraId="25A1D925" w14:textId="14E58E0A" w:rsidR="00242147" w:rsidRPr="004A2847" w:rsidRDefault="00242147" w:rsidP="00242147">
      <w:pPr>
        <w:pStyle w:val="VerseNumber"/>
        <w:rPr>
          <w:rStyle w:val="BookTitle"/>
          <w:rFonts w:asciiTheme="minorHAnsi" w:hAnsiTheme="minorHAnsi" w:cstheme="minorHAnsi"/>
          <w:b w:val="0"/>
          <w:bCs w:val="0"/>
          <w:vanish w:val="0"/>
          <w:color w:val="008000"/>
          <w:sz w:val="20"/>
          <w:szCs w:val="20"/>
        </w:rPr>
      </w:pPr>
      <w:bookmarkStart w:id="342" w:name="_Hlk162723082"/>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w:t>
      </w:r>
      <w:r>
        <w:rPr>
          <w:rStyle w:val="BookTitle"/>
          <w:rFonts w:asciiTheme="minorHAnsi" w:hAnsiTheme="minorHAnsi" w:cstheme="minorHAnsi"/>
          <w:b w:val="0"/>
          <w:bCs w:val="0"/>
          <w:vanish w:val="0"/>
          <w:color w:val="008000"/>
          <w:sz w:val="20"/>
          <w:szCs w:val="20"/>
        </w:rPr>
        <w:t>8</w:t>
      </w:r>
    </w:p>
    <w:p w14:paraId="2AD95A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6F6719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apekṣita yata yata mahānta sannyāsī</w:t>
      </w:r>
      <w:r w:rsidRPr="004A2847">
        <w:rPr>
          <w:rStyle w:val="BookTitle"/>
          <w:rFonts w:asciiTheme="minorHAnsi" w:hAnsiTheme="minorHAnsi" w:cstheme="minorHAnsi"/>
          <w:b w:val="0"/>
          <w:bCs w:val="0"/>
          <w:color w:val="000000"/>
          <w:sz w:val="28"/>
          <w:szCs w:val="28"/>
        </w:rPr>
        <w:br/>
        <w:t>sabei prabhura saṅge bhikṣā karena āsi’</w:t>
      </w:r>
    </w:p>
    <w:p w14:paraId="6148E5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Generally</w:t>
      </w:r>
      <w:proofErr w:type="gramEnd"/>
      <w:r w:rsidRPr="004A2847">
        <w:rPr>
          <w:rStyle w:val="BookTitle"/>
          <w:rFonts w:asciiTheme="minorHAnsi" w:hAnsiTheme="minorHAnsi" w:cstheme="minorHAnsi"/>
          <w:b/>
          <w:bCs/>
          <w:color w:val="800000"/>
          <w:sz w:val="28"/>
          <w:szCs w:val="28"/>
        </w:rPr>
        <w:t xml:space="preserve"> all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accompany the Lord every day to take their meals.</w:t>
      </w:r>
    </w:p>
    <w:bookmarkEnd w:id="342"/>
    <w:p w14:paraId="4498BE9B" w14:textId="693A68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9.029</w:t>
      </w:r>
    </w:p>
    <w:p w14:paraId="32D524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35D744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prabhure karena parama apekṣā</w:t>
      </w:r>
      <w:r w:rsidRPr="004A2847">
        <w:rPr>
          <w:rStyle w:val="BookTitle"/>
          <w:rFonts w:asciiTheme="minorHAnsi" w:hAnsiTheme="minorHAnsi" w:cstheme="minorHAnsi"/>
          <w:b w:val="0"/>
          <w:bCs w:val="0"/>
          <w:color w:val="000000"/>
          <w:sz w:val="28"/>
          <w:szCs w:val="28"/>
        </w:rPr>
        <w:br/>
        <w:t>prabhu-saṅge saba āsi’ prīte karena bhikṣā”</w:t>
      </w:r>
    </w:p>
    <w:p w14:paraId="1E6326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have great respect for the Lord, so out of affection they take their meals with Him.”</w:t>
      </w:r>
    </w:p>
    <w:p w14:paraId="5CBC194F" w14:textId="40C608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9.030</w:t>
      </w:r>
    </w:p>
    <w:p w14:paraId="3723D5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74CDD4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advaita cintena mane “hena pāka haya</w:t>
      </w:r>
      <w:r w:rsidRPr="004A2847">
        <w:rPr>
          <w:rStyle w:val="BookTitle"/>
          <w:rFonts w:asciiTheme="minorHAnsi" w:hAnsiTheme="minorHAnsi" w:cstheme="minorHAnsi"/>
          <w:b w:val="0"/>
          <w:bCs w:val="0"/>
          <w:color w:val="000000"/>
          <w:sz w:val="28"/>
          <w:szCs w:val="28"/>
        </w:rPr>
        <w:br/>
        <w:t>ekeśvara prabhu āsi’ karena vijaya</w:t>
      </w:r>
    </w:p>
    <w:p w14:paraId="17674A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thought, “How nice are all these preparations! If only the Lord would come alone.</w:t>
      </w:r>
    </w:p>
    <w:p w14:paraId="70A1E371" w14:textId="1B6B9D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9.031</w:t>
      </w:r>
    </w:p>
    <w:p w14:paraId="0D9F69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3792B8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āmi ihā saba pāri khāoyāite</w:t>
      </w:r>
      <w:r w:rsidRPr="004A2847">
        <w:rPr>
          <w:rStyle w:val="BookTitle"/>
          <w:rFonts w:asciiTheme="minorHAnsi" w:hAnsiTheme="minorHAnsi" w:cstheme="minorHAnsi"/>
          <w:b w:val="0"/>
          <w:bCs w:val="0"/>
          <w:color w:val="000000"/>
          <w:sz w:val="28"/>
          <w:szCs w:val="28"/>
        </w:rPr>
        <w:br/>
        <w:t>e kāmanā mora siddha haya kon mate”</w:t>
      </w:r>
    </w:p>
    <w:p w14:paraId="12B8B4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I could make Him eat all these preparations. But how can I fulfill this desire of Mine?”</w:t>
      </w:r>
    </w:p>
    <w:p w14:paraId="52ED0E8F" w14:textId="158B7D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9.032</w:t>
      </w:r>
    </w:p>
    <w:p w14:paraId="6B5460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1F093B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mane cinte advaita-ācārya</w:t>
      </w:r>
      <w:r w:rsidRPr="004A2847">
        <w:rPr>
          <w:rStyle w:val="BookTitle"/>
          <w:rFonts w:asciiTheme="minorHAnsi" w:hAnsiTheme="minorHAnsi" w:cstheme="minorHAnsi"/>
          <w:b w:val="0"/>
          <w:bCs w:val="0"/>
          <w:color w:val="000000"/>
          <w:sz w:val="28"/>
          <w:szCs w:val="28"/>
        </w:rPr>
        <w:br/>
        <w:t>randhana karena mane bhāvi’ sei kārya</w:t>
      </w:r>
    </w:p>
    <w:p w14:paraId="4033A0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continued to think in this way as He cooked.</w:t>
      </w:r>
    </w:p>
    <w:p w14:paraId="17A157EC" w14:textId="410D65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9.033</w:t>
      </w:r>
    </w:p>
    <w:p w14:paraId="23B6B1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32B71C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 o kariyā saṅkhyā-nāmera grahaṇa</w:t>
      </w:r>
      <w:r w:rsidRPr="004A2847">
        <w:rPr>
          <w:rStyle w:val="BookTitle"/>
          <w:rFonts w:asciiTheme="minorHAnsi" w:hAnsiTheme="minorHAnsi" w:cstheme="minorHAnsi"/>
          <w:b w:val="0"/>
          <w:bCs w:val="0"/>
          <w:color w:val="000000"/>
          <w:sz w:val="28"/>
          <w:szCs w:val="28"/>
        </w:rPr>
        <w:br/>
        <w:t>madyāhnādi kriyā karibāre haila mana</w:t>
      </w:r>
    </w:p>
    <w:p w14:paraId="35D6EE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Meanwhile, the Lord completed the chanting of His fixed number of holy names and prepared to perform His noon duties.</w:t>
      </w:r>
    </w:p>
    <w:p w14:paraId="117776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saṅkhyā-nāma </w:t>
      </w:r>
      <w:r w:rsidRPr="004A2847">
        <w:rPr>
          <w:rStyle w:val="BookTitle"/>
          <w:rFonts w:asciiTheme="minorHAnsi" w:hAnsiTheme="minorHAnsi" w:cstheme="minorHAnsi"/>
          <w:b w:val="0"/>
          <w:bCs w:val="0"/>
          <w:color w:val="000000"/>
          <w:sz w:val="28"/>
          <w:szCs w:val="28"/>
        </w:rPr>
        <w:t xml:space="preserve">refers to chanting the holy names of the Lord a certain number of times, as opposed to chanting the holy names without counting. The word </w:t>
      </w:r>
      <w:r w:rsidRPr="004A2847">
        <w:rPr>
          <w:rStyle w:val="BookTitle"/>
          <w:rFonts w:asciiTheme="minorHAnsi" w:hAnsiTheme="minorHAnsi" w:cstheme="minorHAnsi"/>
          <w:b w:val="0"/>
          <w:bCs w:val="0"/>
          <w:i/>
          <w:iCs/>
          <w:color w:val="000000"/>
          <w:sz w:val="28"/>
          <w:szCs w:val="28"/>
        </w:rPr>
        <w:t xml:space="preserve">grahaṇa </w:t>
      </w:r>
      <w:r w:rsidRPr="004A2847">
        <w:rPr>
          <w:rStyle w:val="BookTitle"/>
          <w:rFonts w:asciiTheme="minorHAnsi" w:hAnsiTheme="minorHAnsi" w:cstheme="minorHAnsi"/>
          <w:b w:val="0"/>
          <w:bCs w:val="0"/>
          <w:color w:val="000000"/>
          <w:sz w:val="28"/>
          <w:szCs w:val="28"/>
        </w:rPr>
        <w:t>refers to chanting.</w:t>
      </w:r>
    </w:p>
    <w:p w14:paraId="2EF82724" w14:textId="35253F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9.034</w:t>
      </w:r>
    </w:p>
    <w:p w14:paraId="01024A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4FFD43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ye-saba sannyāsī prabhu-saṅge bhikṣā kare</w:t>
      </w:r>
      <w:r w:rsidRPr="004A2847">
        <w:rPr>
          <w:rStyle w:val="BookTitle"/>
          <w:rFonts w:asciiTheme="minorHAnsi" w:hAnsiTheme="minorHAnsi" w:cstheme="minorHAnsi"/>
          <w:b w:val="0"/>
          <w:bCs w:val="0"/>
          <w:color w:val="000000"/>
          <w:sz w:val="28"/>
          <w:szCs w:val="28"/>
        </w:rPr>
        <w:br/>
        <w:t>tāṅrā saba calilā madhyāhna karibāre</w:t>
      </w:r>
    </w:p>
    <w:p w14:paraId="421B8C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who generally took their meal with the Lord also went to perform their noon duties.</w:t>
      </w:r>
    </w:p>
    <w:p w14:paraId="35F3EC82" w14:textId="4B635A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9.035</w:t>
      </w:r>
    </w:p>
    <w:p w14:paraId="69C4FE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45696A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hena-kāle mahā-jhaḍa-vṛṣṭi ācambite</w:t>
      </w:r>
      <w:r w:rsidRPr="004A2847">
        <w:rPr>
          <w:rStyle w:val="BookTitle"/>
          <w:rFonts w:asciiTheme="minorHAnsi" w:hAnsiTheme="minorHAnsi" w:cstheme="minorHAnsi"/>
          <w:b w:val="0"/>
          <w:bCs w:val="0"/>
          <w:color w:val="000000"/>
          <w:sz w:val="28"/>
          <w:szCs w:val="28"/>
        </w:rPr>
        <w:br/>
        <w:t>ārambhilā devarāja advaitera hite</w:t>
      </w:r>
    </w:p>
    <w:p w14:paraId="782DBF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however, Indra, the King of the demigods, suddenly sent an intense shower of rain and strong winds for the satisfaction of Advaita.</w:t>
      </w:r>
    </w:p>
    <w:p w14:paraId="0E09C70E" w14:textId="119812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9.036</w:t>
      </w:r>
    </w:p>
    <w:p w14:paraId="28261F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59A4B2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śilāvṛṣṭi catur-dike bāje jhanjhanā</w:t>
      </w:r>
      <w:r w:rsidRPr="004A2847">
        <w:rPr>
          <w:rStyle w:val="BookTitle"/>
          <w:rFonts w:asciiTheme="minorHAnsi" w:hAnsiTheme="minorHAnsi" w:cstheme="minorHAnsi"/>
          <w:b w:val="0"/>
          <w:bCs w:val="0"/>
          <w:color w:val="000000"/>
          <w:sz w:val="28"/>
          <w:szCs w:val="28"/>
        </w:rPr>
        <w:br/>
        <w:t>asambhava vātāsa, vṛṣṭira nāhi sīmā</w:t>
      </w:r>
    </w:p>
    <w:p w14:paraId="1E60B0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Hailstones began to fall everywhere, the wind blew fiercely, and it rained without limit.</w:t>
      </w:r>
    </w:p>
    <w:p w14:paraId="7E67481E" w14:textId="3D29CC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9.037</w:t>
      </w:r>
    </w:p>
    <w:p w14:paraId="5B46B4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428ACA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sarva-dik andhakāra haila dhūlāya</w:t>
      </w:r>
      <w:r w:rsidRPr="004A2847">
        <w:rPr>
          <w:rStyle w:val="BookTitle"/>
          <w:rFonts w:asciiTheme="minorHAnsi" w:hAnsiTheme="minorHAnsi" w:cstheme="minorHAnsi"/>
          <w:b w:val="0"/>
          <w:bCs w:val="0"/>
          <w:color w:val="000000"/>
          <w:sz w:val="28"/>
          <w:szCs w:val="28"/>
        </w:rPr>
        <w:br/>
        <w:t>vāsāya yāite keha patha nāhi pāya</w:t>
      </w:r>
    </w:p>
    <w:p w14:paraId="619746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directions became so darkened with dust in the air that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could not find the way to their residences.</w:t>
      </w:r>
    </w:p>
    <w:p w14:paraId="03779D80" w14:textId="57BB6E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9.038</w:t>
      </w:r>
    </w:p>
    <w:p w14:paraId="1EE1EF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5CAFA2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jhaḍa vahe, keha sthira haite nāre</w:t>
      </w:r>
      <w:r w:rsidRPr="004A2847">
        <w:rPr>
          <w:rStyle w:val="BookTitle"/>
          <w:rFonts w:asciiTheme="minorHAnsi" w:hAnsiTheme="minorHAnsi" w:cstheme="minorHAnsi"/>
          <w:b w:val="0"/>
          <w:bCs w:val="0"/>
          <w:color w:val="000000"/>
          <w:sz w:val="28"/>
          <w:szCs w:val="28"/>
        </w:rPr>
        <w:br/>
        <w:t>keha nāhi jāne kothā laiyā yāya kāre</w:t>
      </w:r>
    </w:p>
    <w:p w14:paraId="58FDD8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wind was so forceful that no one could stand still, and no one could understand what direction they were going.</w:t>
      </w:r>
    </w:p>
    <w:p w14:paraId="1D673EDB" w14:textId="4A2C0F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9.039</w:t>
      </w:r>
    </w:p>
    <w:p w14:paraId="1CE30C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39</w:t>
      </w:r>
    </w:p>
    <w:p w14:paraId="4D5C07BE" w14:textId="3689A47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yathā</w:t>
      </w:r>
      <w:ins w:id="343" w:author="your servant" w:date="2020-06-19T17:48:00Z">
        <w:r w:rsidR="00BC383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 karena randhana</w:t>
      </w:r>
      <w:r w:rsidRPr="004A2847">
        <w:rPr>
          <w:rStyle w:val="BookTitle"/>
          <w:rFonts w:asciiTheme="minorHAnsi" w:hAnsiTheme="minorHAnsi" w:cstheme="minorHAnsi"/>
          <w:b w:val="0"/>
          <w:bCs w:val="0"/>
          <w:color w:val="000000"/>
          <w:sz w:val="28"/>
          <w:szCs w:val="28"/>
        </w:rPr>
        <w:br/>
        <w:t>tathā mātra haya alpa jhaḍa variṣaṇa</w:t>
      </w:r>
    </w:p>
    <w:p w14:paraId="5EA1E4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area where Śrī Advaita was cooking, however, had only a little rain and wind.</w:t>
      </w:r>
    </w:p>
    <w:p w14:paraId="03B7CE3A" w14:textId="685413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9.040</w:t>
      </w:r>
    </w:p>
    <w:p w14:paraId="3D6F3D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6F9039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nyāsī bhikṣā kare prabhu saṁhati</w:t>
      </w:r>
      <w:r w:rsidRPr="004A2847">
        <w:rPr>
          <w:rStyle w:val="BookTitle"/>
          <w:rFonts w:asciiTheme="minorHAnsi" w:hAnsiTheme="minorHAnsi" w:cstheme="minorHAnsi"/>
          <w:b w:val="0"/>
          <w:bCs w:val="0"/>
          <w:color w:val="000000"/>
          <w:sz w:val="28"/>
          <w:szCs w:val="28"/>
        </w:rPr>
        <w:br/>
        <w:t>nāhika uddeśa kāro kebā gelā kati</w:t>
      </w:r>
    </w:p>
    <w:p w14:paraId="0B042E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who generally took their meals with the Lord got lost, and no one knew where they went.</w:t>
      </w:r>
    </w:p>
    <w:p w14:paraId="3A8257FD" w14:textId="761776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9.041</w:t>
      </w:r>
    </w:p>
    <w:p w14:paraId="35764F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16D077F0" w14:textId="5977E1B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ethā</w:t>
      </w:r>
      <w:ins w:id="344" w:author="your servant" w:date="2020-06-19T17:48:00Z">
        <w:r w:rsidR="00BC383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śrī-advaita-siṁha kariyā randhana</w:t>
      </w:r>
      <w:r w:rsidRPr="004A2847">
        <w:rPr>
          <w:rStyle w:val="BookTitle"/>
          <w:rFonts w:asciiTheme="minorHAnsi" w:hAnsiTheme="minorHAnsi" w:cstheme="minorHAnsi"/>
          <w:b w:val="0"/>
          <w:bCs w:val="0"/>
          <w:color w:val="000000"/>
          <w:sz w:val="28"/>
          <w:szCs w:val="28"/>
        </w:rPr>
        <w:br/>
        <w:t>upaskari’ thuilena śrī-anna-vyañjana</w:t>
      </w:r>
    </w:p>
    <w:p w14:paraId="5695E6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Meanwhile, the lionlike Advaita finished cooking and cleaned a spot, where He placed the rice and vegetable preparations.</w:t>
      </w:r>
    </w:p>
    <w:p w14:paraId="4FA6DBC8" w14:textId="0533D9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9.042</w:t>
      </w:r>
    </w:p>
    <w:p w14:paraId="4F4A72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762318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ghṛta, dadhi, dugdha, sara, navanī, piṣṭaka</w:t>
      </w:r>
      <w:r w:rsidRPr="004A2847">
        <w:rPr>
          <w:rStyle w:val="BookTitle"/>
          <w:rFonts w:asciiTheme="minorHAnsi" w:hAnsiTheme="minorHAnsi" w:cstheme="minorHAnsi"/>
          <w:b w:val="0"/>
          <w:bCs w:val="0"/>
          <w:color w:val="000000"/>
          <w:sz w:val="28"/>
          <w:szCs w:val="28"/>
        </w:rPr>
        <w:br/>
        <w:t>nānā-vidha śarkarā, sandeśa, kadalaka</w:t>
      </w:r>
    </w:p>
    <w:p w14:paraId="3B8069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also set out ghee, yogurt, milk, cream, butter, </w:t>
      </w:r>
      <w:r w:rsidRPr="004A2847">
        <w:rPr>
          <w:rStyle w:val="BookTitle"/>
          <w:rFonts w:asciiTheme="minorHAnsi" w:hAnsiTheme="minorHAnsi" w:cstheme="minorHAnsi"/>
          <w:b/>
          <w:bCs/>
          <w:i/>
          <w:iCs/>
          <w:color w:val="800000"/>
          <w:sz w:val="28"/>
          <w:szCs w:val="28"/>
        </w:rPr>
        <w:t xml:space="preserve">piṣṭaka </w:t>
      </w:r>
      <w:r w:rsidRPr="004A2847">
        <w:rPr>
          <w:rStyle w:val="BookTitle"/>
          <w:rFonts w:asciiTheme="minorHAnsi" w:hAnsiTheme="minorHAnsi" w:cstheme="minorHAnsi"/>
          <w:b/>
          <w:bCs/>
          <w:color w:val="800000"/>
          <w:sz w:val="28"/>
          <w:szCs w:val="28"/>
        </w:rPr>
        <w:t xml:space="preserve">(a sweet preparation made with rice), varieties of sweets, </w:t>
      </w:r>
      <w:r w:rsidRPr="004A2847">
        <w:rPr>
          <w:rStyle w:val="BookTitle"/>
          <w:rFonts w:asciiTheme="minorHAnsi" w:hAnsiTheme="minorHAnsi" w:cstheme="minorHAnsi"/>
          <w:b/>
          <w:bCs/>
          <w:i/>
          <w:iCs/>
          <w:color w:val="800000"/>
          <w:sz w:val="28"/>
          <w:szCs w:val="28"/>
        </w:rPr>
        <w:t>sandeśa</w:t>
      </w:r>
      <w:r w:rsidRPr="004A2847">
        <w:rPr>
          <w:rStyle w:val="BookTitle"/>
          <w:rFonts w:asciiTheme="minorHAnsi" w:hAnsiTheme="minorHAnsi" w:cstheme="minorHAnsi"/>
          <w:b/>
          <w:bCs/>
          <w:color w:val="800000"/>
          <w:sz w:val="28"/>
          <w:szCs w:val="28"/>
        </w:rPr>
        <w:t>, and bananas.</w:t>
      </w:r>
    </w:p>
    <w:p w14:paraId="4855B9EB" w14:textId="2C0E71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9.043</w:t>
      </w:r>
    </w:p>
    <w:p w14:paraId="1BCA56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3C69DA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upare diyā tulasī-mañjarī</w:t>
      </w:r>
      <w:r w:rsidRPr="004A2847">
        <w:rPr>
          <w:rStyle w:val="BookTitle"/>
          <w:rFonts w:asciiTheme="minorHAnsi" w:hAnsiTheme="minorHAnsi" w:cstheme="minorHAnsi"/>
          <w:b w:val="0"/>
          <w:bCs w:val="0"/>
          <w:color w:val="000000"/>
          <w:sz w:val="28"/>
          <w:szCs w:val="28"/>
        </w:rPr>
        <w:br/>
        <w:t>dhyāne vasilena ānibāre gaurahari</w:t>
      </w:r>
    </w:p>
    <w:p w14:paraId="440221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After putting a </w:t>
      </w:r>
      <w:r w:rsidRPr="004A2847">
        <w:rPr>
          <w:rStyle w:val="BookTitle"/>
          <w:rFonts w:asciiTheme="minorHAnsi" w:hAnsiTheme="minorHAnsi" w:cstheme="minorHAnsi"/>
          <w:b/>
          <w:bCs/>
          <w:i/>
          <w:iCs/>
          <w:color w:val="800000"/>
          <w:sz w:val="28"/>
          <w:szCs w:val="28"/>
        </w:rPr>
        <w:t>tulasī-mañjarī</w:t>
      </w:r>
      <w:r w:rsidRPr="004A2847">
        <w:rPr>
          <w:rStyle w:val="BookTitle"/>
          <w:rFonts w:asciiTheme="minorHAnsi" w:hAnsiTheme="minorHAnsi" w:cstheme="minorHAnsi"/>
          <w:b/>
          <w:bCs/>
          <w:color w:val="800000"/>
          <w:sz w:val="28"/>
          <w:szCs w:val="28"/>
        </w:rPr>
        <w:t xml:space="preserve"> on each preparation, Advaita sat down and meditated on bringing Gaurahari there.</w:t>
      </w:r>
    </w:p>
    <w:p w14:paraId="20C56710" w14:textId="51DFF0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9.044</w:t>
      </w:r>
    </w:p>
    <w:p w14:paraId="500F98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015DD9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ekeśvara prabhu āisena yena-mate</w:t>
      </w:r>
      <w:r w:rsidRPr="004A2847">
        <w:rPr>
          <w:rStyle w:val="BookTitle"/>
          <w:rFonts w:asciiTheme="minorHAnsi" w:hAnsiTheme="minorHAnsi" w:cstheme="minorHAnsi"/>
          <w:b w:val="0"/>
          <w:bCs w:val="0"/>
          <w:color w:val="000000"/>
          <w:sz w:val="28"/>
          <w:szCs w:val="28"/>
        </w:rPr>
        <w:br/>
        <w:t>ei-mata mane dhyāna karena advaite</w:t>
      </w:r>
    </w:p>
    <w:p w14:paraId="086E25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meditated in such a way that the Lord would come alone.</w:t>
      </w:r>
    </w:p>
    <w:p w14:paraId="049B8800" w14:textId="6538AD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9.045</w:t>
      </w:r>
    </w:p>
    <w:p w14:paraId="5DBD1D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3B25D5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gauracandra advaitera icchā-maya</w:t>
      </w:r>
      <w:r w:rsidRPr="004A2847">
        <w:rPr>
          <w:rStyle w:val="BookTitle"/>
          <w:rFonts w:asciiTheme="minorHAnsi" w:hAnsiTheme="minorHAnsi" w:cstheme="minorHAnsi"/>
          <w:b w:val="0"/>
          <w:bCs w:val="0"/>
          <w:color w:val="000000"/>
          <w:sz w:val="28"/>
          <w:szCs w:val="28"/>
        </w:rPr>
        <w:br/>
        <w:t>ekeśvara mahāprabhu karilā vijaya</w:t>
      </w:r>
    </w:p>
    <w:p w14:paraId="3574FB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fact, by the desire of Advaita, Śrī Gauracandra did come to His house alone.</w:t>
      </w:r>
    </w:p>
    <w:p w14:paraId="63E472B2" w14:textId="4EAF86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9.046</w:t>
      </w:r>
    </w:p>
    <w:p w14:paraId="4E1102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7D9097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hare</w:t>
      </w:r>
      <w:proofErr w:type="gramEnd"/>
      <w:r w:rsidRPr="004A2847">
        <w:rPr>
          <w:rStyle w:val="BookTitle"/>
          <w:rFonts w:asciiTheme="minorHAnsi" w:hAnsiTheme="minorHAnsi" w:cstheme="minorHAnsi"/>
          <w:b w:val="0"/>
          <w:bCs w:val="0"/>
          <w:color w:val="000000"/>
          <w:sz w:val="28"/>
          <w:szCs w:val="28"/>
        </w:rPr>
        <w:t xml:space="preserve"> kṛṣṇa hare kṛṣṇa” bali’ prema-sukhe</w:t>
      </w:r>
      <w:r w:rsidRPr="004A2847">
        <w:rPr>
          <w:rStyle w:val="BookTitle"/>
          <w:rFonts w:asciiTheme="minorHAnsi" w:hAnsiTheme="minorHAnsi" w:cstheme="minorHAnsi"/>
          <w:b w:val="0"/>
          <w:bCs w:val="0"/>
          <w:color w:val="000000"/>
          <w:sz w:val="28"/>
          <w:szCs w:val="28"/>
        </w:rPr>
        <w:br/>
        <w:t>pratyakṣa hailā āsi’ advaita-sammukhe</w:t>
      </w:r>
    </w:p>
    <w:p w14:paraId="2F1FA7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was chanting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xml:space="preserve"> in ecstatic love as He came before Advaita.</w:t>
      </w:r>
    </w:p>
    <w:p w14:paraId="6C5FF653" w14:textId="0B2C9D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9.047</w:t>
      </w:r>
    </w:p>
    <w:p w14:paraId="3879B1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2F901D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sambhrame advaita pāda-padme namaskari’</w:t>
      </w:r>
      <w:r w:rsidRPr="004A2847">
        <w:rPr>
          <w:rStyle w:val="BookTitle"/>
          <w:rFonts w:asciiTheme="minorHAnsi" w:hAnsiTheme="minorHAnsi" w:cstheme="minorHAnsi"/>
          <w:b w:val="0"/>
          <w:bCs w:val="0"/>
          <w:color w:val="000000"/>
          <w:sz w:val="28"/>
          <w:szCs w:val="28"/>
        </w:rPr>
        <w:br/>
        <w:t>āsana dilena, vasilena gaurahari</w:t>
      </w:r>
    </w:p>
    <w:p w14:paraId="46BC99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offered respectful obeisances at the Lord’s lotus feet, and then He offered a seat on which Gaurahari sat.</w:t>
      </w:r>
    </w:p>
    <w:p w14:paraId="4C5D5048" w14:textId="2BE213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9.048</w:t>
      </w:r>
    </w:p>
    <w:p w14:paraId="32DDC1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0062D7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bhinna saṅga keha nāhi, īśvara kevala</w:t>
      </w:r>
      <w:r w:rsidRPr="004A2847">
        <w:rPr>
          <w:rStyle w:val="BookTitle"/>
          <w:rFonts w:asciiTheme="minorHAnsi" w:hAnsiTheme="minorHAnsi" w:cstheme="minorHAnsi"/>
          <w:b w:val="0"/>
          <w:bCs w:val="0"/>
          <w:color w:val="000000"/>
          <w:sz w:val="28"/>
          <w:szCs w:val="28"/>
        </w:rPr>
        <w:br/>
        <w:t>dekhiyā advaita hailā ānande vihvala</w:t>
      </w:r>
    </w:p>
    <w:p w14:paraId="6AEDA8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that no one had come with the Lord, Advaita became overwhelmed with ecstasy.</w:t>
      </w:r>
    </w:p>
    <w:p w14:paraId="3A73ED18" w14:textId="034EF7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9.049</w:t>
      </w:r>
    </w:p>
    <w:p w14:paraId="0C5B8C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2F2DFC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hariṣe karena patnī-sahite sevana</w:t>
      </w:r>
      <w:r w:rsidRPr="004A2847">
        <w:rPr>
          <w:rStyle w:val="BookTitle"/>
          <w:rFonts w:asciiTheme="minorHAnsi" w:hAnsiTheme="minorHAnsi" w:cstheme="minorHAnsi"/>
          <w:b w:val="0"/>
          <w:bCs w:val="0"/>
          <w:color w:val="000000"/>
          <w:sz w:val="28"/>
          <w:szCs w:val="28"/>
        </w:rPr>
        <w:br/>
        <w:t>pāda-prakṣāliyā dena candana vyajana</w:t>
      </w:r>
    </w:p>
    <w:p w14:paraId="12487D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Along with His wife, Advaita happily washed the Lord’s feet, offered Him sandalwood pulp, and fanned Him.</w:t>
      </w:r>
    </w:p>
    <w:p w14:paraId="0208103C" w14:textId="651532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9.050</w:t>
      </w:r>
    </w:p>
    <w:p w14:paraId="0A638E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2862D5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vasilena gauracandra ānanda-bhojane</w:t>
      </w:r>
      <w:r w:rsidRPr="004A2847">
        <w:rPr>
          <w:rStyle w:val="BookTitle"/>
          <w:rFonts w:asciiTheme="minorHAnsi" w:hAnsiTheme="minorHAnsi" w:cstheme="minorHAnsi"/>
          <w:b w:val="0"/>
          <w:bCs w:val="0"/>
          <w:color w:val="000000"/>
          <w:sz w:val="28"/>
          <w:szCs w:val="28"/>
        </w:rPr>
        <w:br/>
        <w:t>advaita karena pariveśana āpane</w:t>
      </w:r>
    </w:p>
    <w:p w14:paraId="729572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then happily sat down to eat, and Advaita began to serve Him.</w:t>
      </w:r>
    </w:p>
    <w:p w14:paraId="6A515261" w14:textId="574704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9.051</w:t>
      </w:r>
    </w:p>
    <w:p w14:paraId="4CD24D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3AFD71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vyañjana dena advaita hariṣe</w:t>
      </w:r>
      <w:r w:rsidRPr="004A2847">
        <w:rPr>
          <w:rStyle w:val="BookTitle"/>
          <w:rFonts w:asciiTheme="minorHAnsi" w:hAnsiTheme="minorHAnsi" w:cstheme="minorHAnsi"/>
          <w:b w:val="0"/>
          <w:bCs w:val="0"/>
          <w:color w:val="000000"/>
          <w:sz w:val="28"/>
          <w:szCs w:val="28"/>
        </w:rPr>
        <w:br/>
        <w:t>prabhu o karena parigraha prema-rase</w:t>
      </w:r>
    </w:p>
    <w:p w14:paraId="27FA0D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accepted with love whatever vegetable preparation was joyfully offered to Him by Advaita.</w:t>
      </w:r>
    </w:p>
    <w:p w14:paraId="3EF45566" w14:textId="7E1186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9.052</w:t>
      </w:r>
    </w:p>
    <w:p w14:paraId="3E7CF4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5ACC53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vyañjana prabhu bhojana karena</w:t>
      </w:r>
      <w:r w:rsidRPr="004A2847">
        <w:rPr>
          <w:rStyle w:val="BookTitle"/>
          <w:rFonts w:asciiTheme="minorHAnsi" w:hAnsiTheme="minorHAnsi" w:cstheme="minorHAnsi"/>
          <w:b w:val="0"/>
          <w:bCs w:val="0"/>
          <w:color w:val="000000"/>
          <w:sz w:val="28"/>
          <w:szCs w:val="28"/>
        </w:rPr>
        <w:br/>
        <w:t>sakalera kichu kichu avaśya eḍena</w:t>
      </w:r>
    </w:p>
    <w:p w14:paraId="6BB4F2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leave a small portion of each vegetable preparation uneaten.</w:t>
      </w:r>
    </w:p>
    <w:p w14:paraId="17C98E8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eḍena </w:t>
      </w:r>
      <w:r w:rsidRPr="004A2847">
        <w:rPr>
          <w:rStyle w:val="BookTitle"/>
          <w:rFonts w:asciiTheme="minorHAnsi" w:hAnsiTheme="minorHAnsi" w:cstheme="minorHAnsi"/>
          <w:b w:val="0"/>
          <w:bCs w:val="0"/>
          <w:color w:val="000000"/>
          <w:sz w:val="28"/>
          <w:szCs w:val="28"/>
        </w:rPr>
        <w:t>means “saved as remnants” or “left behind.”</w:t>
      </w:r>
    </w:p>
    <w:p w14:paraId="2A6D5DDB" w14:textId="7A0CD2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9.053</w:t>
      </w:r>
    </w:p>
    <w:p w14:paraId="40B676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32F55A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advaitere gauracandra balena hāsiyā</w:t>
      </w:r>
      <w:r w:rsidRPr="004A2847">
        <w:rPr>
          <w:rStyle w:val="BookTitle"/>
          <w:rFonts w:asciiTheme="minorHAnsi" w:hAnsiTheme="minorHAnsi" w:cstheme="minorHAnsi"/>
          <w:b w:val="0"/>
          <w:bCs w:val="0"/>
          <w:color w:val="000000"/>
          <w:sz w:val="28"/>
          <w:szCs w:val="28"/>
        </w:rPr>
        <w:br/>
        <w:t>“kene eḍi vyañjana, jānaha tumi ihā?</w:t>
      </w:r>
    </w:p>
    <w:p w14:paraId="09A611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then smiled and said to Advaita, “Do You know why I am leaving these remnants?</w:t>
      </w:r>
    </w:p>
    <w:p w14:paraId="42FCE7E1" w14:textId="06EFE3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9.054</w:t>
      </w:r>
    </w:p>
    <w:p w14:paraId="7B5874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0B76B9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vyañjana khāi, cāhi jānibāra</w:t>
      </w:r>
      <w:r w:rsidRPr="004A2847">
        <w:rPr>
          <w:rStyle w:val="BookTitle"/>
          <w:rFonts w:asciiTheme="minorHAnsi" w:hAnsiTheme="minorHAnsi" w:cstheme="minorHAnsi"/>
          <w:b w:val="0"/>
          <w:bCs w:val="0"/>
          <w:color w:val="000000"/>
          <w:sz w:val="28"/>
          <w:szCs w:val="28"/>
        </w:rPr>
        <w:br/>
        <w:t>ataeva kichu kichu eḍiye sabāra”</w:t>
      </w:r>
    </w:p>
    <w:p w14:paraId="64B88B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left a portion of each preparation behind because I want to see what preparations I have eaten.”</w:t>
      </w:r>
    </w:p>
    <w:p w14:paraId="16BC0443" w14:textId="2BFB22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9.055</w:t>
      </w:r>
    </w:p>
    <w:p w14:paraId="45FC46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7A1DCD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hāsiyā balena </w:t>
      </w:r>
      <w:proofErr w:type="gramStart"/>
      <w:r w:rsidRPr="004A2847">
        <w:rPr>
          <w:rStyle w:val="BookTitle"/>
          <w:rFonts w:asciiTheme="minorHAnsi" w:hAnsiTheme="minorHAnsi" w:cstheme="minorHAnsi"/>
          <w:b w:val="0"/>
          <w:bCs w:val="0"/>
          <w:color w:val="000000"/>
          <w:sz w:val="28"/>
          <w:szCs w:val="28"/>
        </w:rPr>
        <w:t>prabhu,—</w:t>
      </w:r>
      <w:proofErr w:type="gramEnd"/>
      <w:r w:rsidRPr="004A2847">
        <w:rPr>
          <w:rStyle w:val="BookTitle"/>
          <w:rFonts w:asciiTheme="minorHAnsi" w:hAnsiTheme="minorHAnsi" w:cstheme="minorHAnsi"/>
          <w:b w:val="0"/>
          <w:bCs w:val="0"/>
          <w:color w:val="000000"/>
          <w:sz w:val="28"/>
          <w:szCs w:val="28"/>
        </w:rPr>
        <w:t>“śunaha ācārya!</w:t>
      </w:r>
      <w:r w:rsidRPr="004A2847">
        <w:rPr>
          <w:rStyle w:val="BookTitle"/>
          <w:rFonts w:asciiTheme="minorHAnsi" w:hAnsiTheme="minorHAnsi" w:cstheme="minorHAnsi"/>
          <w:b w:val="0"/>
          <w:bCs w:val="0"/>
          <w:color w:val="000000"/>
          <w:sz w:val="28"/>
          <w:szCs w:val="28"/>
        </w:rPr>
        <w:br/>
        <w:t>kothāya śikhilā eta randhanera kārya?</w:t>
      </w:r>
    </w:p>
    <w:p w14:paraId="645E79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smiled as He asked, “Listen, Ācārya, where have You learned to cook all these preparations?</w:t>
      </w:r>
    </w:p>
    <w:p w14:paraId="175DB3EA" w14:textId="6DF71A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9.056</w:t>
      </w:r>
    </w:p>
    <w:p w14:paraId="00CBC5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24670F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 ta’ e-mata kabhu nāhi khāi śāka</w:t>
      </w:r>
      <w:r w:rsidRPr="004A2847">
        <w:rPr>
          <w:rStyle w:val="BookTitle"/>
          <w:rFonts w:asciiTheme="minorHAnsi" w:hAnsiTheme="minorHAnsi" w:cstheme="minorHAnsi"/>
          <w:b w:val="0"/>
          <w:bCs w:val="0"/>
          <w:color w:val="000000"/>
          <w:sz w:val="28"/>
          <w:szCs w:val="28"/>
        </w:rPr>
        <w:br/>
        <w:t>sakali vicitra—yata kariyācha pāka”</w:t>
      </w:r>
    </w:p>
    <w:p w14:paraId="20DB2F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have </w:t>
      </w:r>
      <w:proofErr w:type="gramStart"/>
      <w:r w:rsidRPr="004A2847">
        <w:rPr>
          <w:rStyle w:val="BookTitle"/>
          <w:rFonts w:asciiTheme="minorHAnsi" w:hAnsiTheme="minorHAnsi" w:cstheme="minorHAnsi"/>
          <w:b/>
          <w:bCs/>
          <w:color w:val="800000"/>
          <w:sz w:val="28"/>
          <w:szCs w:val="28"/>
        </w:rPr>
        <w:t>never before</w:t>
      </w:r>
      <w:proofErr w:type="gramEnd"/>
      <w:r w:rsidRPr="004A2847">
        <w:rPr>
          <w:rStyle w:val="BookTitle"/>
          <w:rFonts w:asciiTheme="minorHAnsi" w:hAnsiTheme="minorHAnsi" w:cstheme="minorHAnsi"/>
          <w:b/>
          <w:bCs/>
          <w:color w:val="800000"/>
          <w:sz w:val="28"/>
          <w:szCs w:val="28"/>
        </w:rPr>
        <w:t xml:space="preserve"> eaten such</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Whatever You have cooked is wonderful.”</w:t>
      </w:r>
    </w:p>
    <w:p w14:paraId="13C86082" w14:textId="7758E2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9.057</w:t>
      </w:r>
    </w:p>
    <w:p w14:paraId="092B18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55683F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dena śrī-advaita, prabhu saba khāya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bhakta-vāñchā-kalpa-taru śrī-gaurāṅga-rāya</w:t>
      </w:r>
    </w:p>
    <w:p w14:paraId="1B5572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ate whatever Advaita offered, for Lord Gaurāṅga is like a desire tree, fulfilling all the desires of His devotees.</w:t>
      </w:r>
    </w:p>
    <w:p w14:paraId="380DE8C2" w14:textId="0A2BBC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9.058</w:t>
      </w:r>
    </w:p>
    <w:p w14:paraId="08A721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0EC039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dadhi, dugdha, ghṛta, sara, sandeśa apāra</w:t>
      </w:r>
      <w:r w:rsidRPr="004A2847">
        <w:rPr>
          <w:rStyle w:val="BookTitle"/>
          <w:rFonts w:asciiTheme="minorHAnsi" w:hAnsiTheme="minorHAnsi" w:cstheme="minorHAnsi"/>
          <w:b w:val="0"/>
          <w:bCs w:val="0"/>
          <w:color w:val="000000"/>
          <w:sz w:val="28"/>
          <w:szCs w:val="28"/>
        </w:rPr>
        <w:br/>
        <w:t>yata dena, prabhu saba karena svavīkāra</w:t>
      </w:r>
    </w:p>
    <w:p w14:paraId="7F6804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accepted the yogurt, milk, ghee, cream, </w:t>
      </w:r>
      <w:r w:rsidRPr="004A2847">
        <w:rPr>
          <w:rStyle w:val="BookTitle"/>
          <w:rFonts w:asciiTheme="minorHAnsi" w:hAnsiTheme="minorHAnsi" w:cstheme="minorHAnsi"/>
          <w:b/>
          <w:bCs/>
          <w:i/>
          <w:iCs/>
          <w:color w:val="800000"/>
          <w:sz w:val="28"/>
          <w:szCs w:val="28"/>
        </w:rPr>
        <w:t>sandeśa</w:t>
      </w:r>
      <w:r w:rsidRPr="004A2847">
        <w:rPr>
          <w:rStyle w:val="BookTitle"/>
          <w:rFonts w:asciiTheme="minorHAnsi" w:hAnsiTheme="minorHAnsi" w:cstheme="minorHAnsi"/>
          <w:b/>
          <w:bCs/>
          <w:color w:val="800000"/>
          <w:sz w:val="28"/>
          <w:szCs w:val="28"/>
        </w:rPr>
        <w:t>, and whatever else was given by Advaita.</w:t>
      </w:r>
    </w:p>
    <w:p w14:paraId="548D367D" w14:textId="546820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9.059</w:t>
      </w:r>
    </w:p>
    <w:p w14:paraId="487049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16C949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bhojana karena śrī-caitanya-bhagavān</w:t>
      </w:r>
      <w:r w:rsidRPr="004A2847">
        <w:rPr>
          <w:rStyle w:val="BookTitle"/>
          <w:rFonts w:asciiTheme="minorHAnsi" w:hAnsiTheme="minorHAnsi" w:cstheme="minorHAnsi"/>
          <w:b w:val="0"/>
          <w:bCs w:val="0"/>
          <w:color w:val="000000"/>
          <w:sz w:val="28"/>
          <w:szCs w:val="28"/>
        </w:rPr>
        <w:br/>
        <w:t>advaita-siṁhera kari’ pūrṇa manas-kāma</w:t>
      </w:r>
    </w:p>
    <w:p w14:paraId="430721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Supreme Lord Śrī Caitanya took His meal and satisfied the desires of the lionlike Advaita.</w:t>
      </w:r>
    </w:p>
    <w:p w14:paraId="039638AF" w14:textId="70FEA6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9.060</w:t>
      </w:r>
    </w:p>
    <w:p w14:paraId="350948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4034CF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paripūrṇa haila yadi prabhura bhojana</w:t>
      </w:r>
      <w:r w:rsidRPr="004A2847">
        <w:rPr>
          <w:rStyle w:val="BookTitle"/>
          <w:rFonts w:asciiTheme="minorHAnsi" w:hAnsiTheme="minorHAnsi" w:cstheme="minorHAnsi"/>
          <w:b w:val="0"/>
          <w:bCs w:val="0"/>
          <w:color w:val="000000"/>
          <w:sz w:val="28"/>
          <w:szCs w:val="28"/>
        </w:rPr>
        <w:br/>
        <w:t>takhane advaita kare indrera stavana</w:t>
      </w:r>
    </w:p>
    <w:p w14:paraId="44FD37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was finishing His meal, Advaita began offering prayers to Indra.</w:t>
      </w:r>
    </w:p>
    <w:p w14:paraId="4153C696" w14:textId="3D8F3D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9.061</w:t>
      </w:r>
    </w:p>
    <w:p w14:paraId="45F64B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14A8F9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indra, jāniluṅ tomāra anubhava</w:t>
      </w:r>
      <w:r w:rsidRPr="004A2847">
        <w:rPr>
          <w:rStyle w:val="BookTitle"/>
          <w:rFonts w:asciiTheme="minorHAnsi" w:hAnsiTheme="minorHAnsi" w:cstheme="minorHAnsi"/>
          <w:b w:val="0"/>
          <w:bCs w:val="0"/>
          <w:color w:val="000000"/>
          <w:sz w:val="28"/>
          <w:szCs w:val="28"/>
        </w:rPr>
        <w:br/>
        <w:t>āji jānilāṅa tumi niścaya ’vaiṣṇava’</w:t>
      </w:r>
    </w:p>
    <w:p w14:paraId="317A5D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Indra, today I have come to know your prowess. Today I have come to know that you are certainly a Vaiṣṇava.</w:t>
      </w:r>
    </w:p>
    <w:p w14:paraId="3E7246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anubhava </w:t>
      </w:r>
      <w:r w:rsidRPr="004A2847">
        <w:rPr>
          <w:rStyle w:val="BookTitle"/>
          <w:rFonts w:asciiTheme="minorHAnsi" w:hAnsiTheme="minorHAnsi" w:cstheme="minorHAnsi"/>
          <w:b w:val="0"/>
          <w:bCs w:val="0"/>
          <w:color w:val="000000"/>
          <w:sz w:val="28"/>
          <w:szCs w:val="28"/>
        </w:rPr>
        <w:t>means “influence” or “glories.”</w:t>
      </w:r>
    </w:p>
    <w:p w14:paraId="41123FE5" w14:textId="47D57F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9.062</w:t>
      </w:r>
    </w:p>
    <w:p w14:paraId="742A1A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0E54A4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haite tomāre dibāṅa puṣpa-jala</w:t>
      </w:r>
      <w:r w:rsidRPr="004A2847">
        <w:rPr>
          <w:rStyle w:val="BookTitle"/>
          <w:rFonts w:asciiTheme="minorHAnsi" w:hAnsiTheme="minorHAnsi" w:cstheme="minorHAnsi"/>
          <w:b w:val="0"/>
          <w:bCs w:val="0"/>
          <w:color w:val="000000"/>
          <w:sz w:val="28"/>
          <w:szCs w:val="28"/>
        </w:rPr>
        <w:br/>
        <w:t>āji indra, tumi more kinilā kevala”</w:t>
      </w:r>
    </w:p>
    <w:p w14:paraId="603634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today, Indra, I will offer you water and flowers, for today you have certainly purchased Me.”</w:t>
      </w:r>
    </w:p>
    <w:p w14:paraId="1A8A344D" w14:textId="25FE61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9.063</w:t>
      </w:r>
    </w:p>
    <w:p w14:paraId="430541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3BA3D3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“āji ye indrera baḍa stuti</w:t>
      </w:r>
      <w:r w:rsidRPr="004A2847">
        <w:rPr>
          <w:rStyle w:val="BookTitle"/>
          <w:rFonts w:asciiTheme="minorHAnsi" w:hAnsiTheme="minorHAnsi" w:cstheme="minorHAnsi"/>
          <w:b w:val="0"/>
          <w:bCs w:val="0"/>
          <w:color w:val="000000"/>
          <w:sz w:val="28"/>
          <w:szCs w:val="28"/>
        </w:rPr>
        <w:br/>
        <w:t>ki hetu ihā? kaha dekhi mora prati”</w:t>
      </w:r>
    </w:p>
    <w:p w14:paraId="16FA18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inquired, “Why are You offering nice prayers to Indra today? Please tell Me.”</w:t>
      </w:r>
    </w:p>
    <w:p w14:paraId="139690D2" w14:textId="29C9D9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9.064</w:t>
      </w:r>
    </w:p>
    <w:p w14:paraId="123E97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063530CE" w14:textId="37BB71D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advaita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“tumi karaha bhojana</w:t>
      </w:r>
      <w:r w:rsidRPr="004A2847">
        <w:rPr>
          <w:rStyle w:val="BookTitle"/>
          <w:rFonts w:asciiTheme="minorHAnsi" w:hAnsiTheme="minorHAnsi" w:cstheme="minorHAnsi"/>
          <w:b w:val="0"/>
          <w:bCs w:val="0"/>
          <w:color w:val="000000"/>
          <w:sz w:val="28"/>
          <w:szCs w:val="28"/>
        </w:rPr>
        <w:br/>
        <w:t>ki kārya tomāra ihā kariyā</w:t>
      </w:r>
      <w:ins w:id="345" w:author="your servant" w:date="2020-06-19T17:59:00Z">
        <w:r w:rsidR="00AC127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śravaṇa”</w:t>
      </w:r>
    </w:p>
    <w:p w14:paraId="419DFD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replied, “You just eat. There is no need for You to hear about this.”</w:t>
      </w:r>
    </w:p>
    <w:p w14:paraId="6524D03C" w14:textId="22CC72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9.065</w:t>
      </w:r>
    </w:p>
    <w:p w14:paraId="505570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78B79B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“āra kene lukāo ācārya!</w:t>
      </w:r>
      <w:r w:rsidRPr="004A2847">
        <w:rPr>
          <w:rStyle w:val="BookTitle"/>
          <w:rFonts w:asciiTheme="minorHAnsi" w:hAnsiTheme="minorHAnsi" w:cstheme="minorHAnsi"/>
          <w:b w:val="0"/>
          <w:bCs w:val="0"/>
          <w:color w:val="000000"/>
          <w:sz w:val="28"/>
          <w:szCs w:val="28"/>
        </w:rPr>
        <w:br/>
        <w:t>yata jhaḍa-vṛṣṭi—saba tomāri se kārya</w:t>
      </w:r>
    </w:p>
    <w:p w14:paraId="36D196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“O Ācārya, why are You trying to hide the truth? The rain and winds that came were all Your doing.</w:t>
      </w:r>
    </w:p>
    <w:p w14:paraId="218BB092" w14:textId="2BF222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9.066</w:t>
      </w:r>
    </w:p>
    <w:p w14:paraId="070198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63564A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jhaḍera samaya nahe, tabe akasmāt</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mahājhaḍa, mahāvṛṣṭi, mahāśīlāpāta</w:t>
      </w:r>
    </w:p>
    <w:p w14:paraId="006DF8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is not the season for strong winds, yet strong winds, intense rain, and a great hailstorm suddenly appeared.</w:t>
      </w:r>
    </w:p>
    <w:p w14:paraId="15E97989" w14:textId="73733F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9.067</w:t>
      </w:r>
    </w:p>
    <w:p w14:paraId="38E846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41D9F8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icchā kariyā se e saba utpāta</w:t>
      </w:r>
      <w:r w:rsidRPr="004A2847">
        <w:rPr>
          <w:rStyle w:val="BookTitle"/>
          <w:rFonts w:asciiTheme="minorHAnsi" w:hAnsiTheme="minorHAnsi" w:cstheme="minorHAnsi"/>
          <w:b w:val="0"/>
          <w:bCs w:val="0"/>
          <w:color w:val="000000"/>
          <w:sz w:val="28"/>
          <w:szCs w:val="28"/>
        </w:rPr>
        <w:br/>
        <w:t>karāiyā ācha, tāhā bujhila sākṣāta</w:t>
      </w:r>
    </w:p>
    <w:p w14:paraId="62125F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understood without doubt that all these disturbances were arranged by Your will.</w:t>
      </w:r>
    </w:p>
    <w:p w14:paraId="75E61E64" w14:textId="2B8287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9.068</w:t>
      </w:r>
    </w:p>
    <w:p w14:paraId="1828D6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71B2C2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lāgi’ indrera dvārā karāilā ihā</w:t>
      </w:r>
      <w:r w:rsidRPr="004A2847">
        <w:rPr>
          <w:rStyle w:val="BookTitle"/>
          <w:rFonts w:asciiTheme="minorHAnsi" w:hAnsiTheme="minorHAnsi" w:cstheme="minorHAnsi"/>
          <w:b w:val="0"/>
          <w:bCs w:val="0"/>
          <w:color w:val="000000"/>
          <w:sz w:val="28"/>
          <w:szCs w:val="28"/>
        </w:rPr>
        <w:br/>
        <w:t>tāhā kahi ei āmi vidita kariyā</w:t>
      </w:r>
    </w:p>
    <w:p w14:paraId="71CF65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now explain why You had Indra do all this.</w:t>
      </w:r>
    </w:p>
    <w:p w14:paraId="3C74D75B" w14:textId="25FE3F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9.069</w:t>
      </w:r>
    </w:p>
    <w:p w14:paraId="697696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0574A6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’sannyāsīra saṅge āmi karile bhojana</w:t>
      </w:r>
      <w:r w:rsidRPr="004A2847">
        <w:rPr>
          <w:rStyle w:val="BookTitle"/>
          <w:rFonts w:asciiTheme="minorHAnsi" w:hAnsiTheme="minorHAnsi" w:cstheme="minorHAnsi"/>
          <w:b w:val="0"/>
          <w:bCs w:val="0"/>
          <w:color w:val="000000"/>
          <w:sz w:val="28"/>
          <w:szCs w:val="28"/>
        </w:rPr>
        <w:br/>
        <w:t>kichu nā khāiba āmi’ ei tomāra mana</w:t>
      </w:r>
    </w:p>
    <w:p w14:paraId="673058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thought that if I came with the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I would not eat very much.</w:t>
      </w:r>
    </w:p>
    <w:p w14:paraId="44C59F09" w14:textId="2D0AC9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9.070</w:t>
      </w:r>
    </w:p>
    <w:p w14:paraId="6C7308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140A42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ekeśvara āile se āmāre sakala</w:t>
      </w:r>
      <w:r w:rsidRPr="004A2847">
        <w:rPr>
          <w:rStyle w:val="BookTitle"/>
          <w:rFonts w:asciiTheme="minorHAnsi" w:hAnsiTheme="minorHAnsi" w:cstheme="minorHAnsi"/>
          <w:b w:val="0"/>
          <w:bCs w:val="0"/>
          <w:color w:val="000000"/>
          <w:sz w:val="28"/>
          <w:szCs w:val="28"/>
        </w:rPr>
        <w:br/>
        <w:t>khāoyāiyā nija-icchā karibā saphala</w:t>
      </w:r>
    </w:p>
    <w:p w14:paraId="68B1BA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“But if I came alone,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could fulfil Your desire by feeding Me everything You cooked.</w:t>
      </w:r>
    </w:p>
    <w:p w14:paraId="0556DA8E" w14:textId="1CB8B5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9.071</w:t>
      </w:r>
    </w:p>
    <w:p w14:paraId="700B3B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71</w:t>
      </w:r>
    </w:p>
    <w:p w14:paraId="7A05B6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e sakala utpāta sṛjiyāni</w:t>
      </w:r>
      <w:r w:rsidRPr="004A2847">
        <w:rPr>
          <w:rStyle w:val="BookTitle"/>
          <w:rFonts w:asciiTheme="minorHAnsi" w:hAnsiTheme="minorHAnsi" w:cstheme="minorHAnsi"/>
          <w:b w:val="0"/>
          <w:bCs w:val="0"/>
          <w:color w:val="000000"/>
          <w:sz w:val="28"/>
          <w:szCs w:val="28"/>
        </w:rPr>
        <w:br/>
        <w:t>ṣedhile nyāsi-gaṇa mane ājñā diyā</w:t>
      </w:r>
    </w:p>
    <w:p w14:paraId="4845A4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You created all these disturbances to stop the other</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from coming.</w:t>
      </w:r>
    </w:p>
    <w:p w14:paraId="32CFA523" w14:textId="6F8C8A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9.072</w:t>
      </w:r>
    </w:p>
    <w:p w14:paraId="62FEFB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6B0A96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indra ājñā-kārī e tomāra kon śakti</w:t>
      </w:r>
      <w:r w:rsidRPr="004A2847">
        <w:rPr>
          <w:rStyle w:val="BookTitle"/>
          <w:rFonts w:asciiTheme="minorHAnsi" w:hAnsiTheme="minorHAnsi" w:cstheme="minorHAnsi"/>
          <w:b w:val="0"/>
          <w:bCs w:val="0"/>
          <w:color w:val="000000"/>
          <w:sz w:val="28"/>
          <w:szCs w:val="28"/>
        </w:rPr>
        <w:br/>
        <w:t>bhāgya se indrera, ye tomāre kare bhakti</w:t>
      </w:r>
    </w:p>
    <w:p w14:paraId="10305D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fact that Indra carried out Your order does not demonstrate Your actual potency. It was his good fortune that he got an opportunity to serve You.</w:t>
      </w:r>
    </w:p>
    <w:p w14:paraId="2A8365DD" w14:textId="65743E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9.073</w:t>
      </w:r>
    </w:p>
    <w:p w14:paraId="0DE79A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0919BB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nā karena yāṅra saṅkalpa anya</w:t>
      </w:r>
      <w:r w:rsidRPr="004A2847">
        <w:rPr>
          <w:rStyle w:val="BookTitle"/>
          <w:rFonts w:asciiTheme="minorHAnsi" w:hAnsiTheme="minorHAnsi" w:cstheme="minorHAnsi"/>
          <w:b w:val="0"/>
          <w:bCs w:val="0"/>
          <w:color w:val="000000"/>
          <w:sz w:val="28"/>
          <w:szCs w:val="28"/>
        </w:rPr>
        <w:br/>
        <w:t>thāye karite pāre kṛṣṇa-sākṣāt sarvathā</w:t>
      </w:r>
    </w:p>
    <w:p w14:paraId="3B457A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Lord Kṛṣṇa does not refuse Your request. You </w:t>
      </w:r>
      <w:proofErr w:type="gramStart"/>
      <w:r w:rsidRPr="004A2847">
        <w:rPr>
          <w:rStyle w:val="BookTitle"/>
          <w:rFonts w:asciiTheme="minorHAnsi" w:hAnsiTheme="minorHAnsi" w:cstheme="minorHAnsi"/>
          <w:b/>
          <w:bCs/>
          <w:color w:val="800000"/>
          <w:sz w:val="28"/>
          <w:szCs w:val="28"/>
        </w:rPr>
        <w:t>are able to</w:t>
      </w:r>
      <w:proofErr w:type="gramEnd"/>
      <w:r w:rsidRPr="004A2847">
        <w:rPr>
          <w:rStyle w:val="BookTitle"/>
          <w:rFonts w:asciiTheme="minorHAnsi" w:hAnsiTheme="minorHAnsi" w:cstheme="minorHAnsi"/>
          <w:b/>
          <w:bCs/>
          <w:color w:val="800000"/>
          <w:sz w:val="28"/>
          <w:szCs w:val="28"/>
        </w:rPr>
        <w:t xml:space="preserve"> make Him appear anywhere.</w:t>
      </w:r>
    </w:p>
    <w:p w14:paraId="737AD147" w14:textId="6A91C6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9.074</w:t>
      </w:r>
    </w:p>
    <w:p w14:paraId="49BB86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3A158B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kṛṣṇacandra yāṅra vākya karena pālana</w:t>
      </w:r>
      <w:r w:rsidRPr="004A2847">
        <w:rPr>
          <w:rStyle w:val="BookTitle"/>
          <w:rFonts w:asciiTheme="minorHAnsi" w:hAnsiTheme="minorHAnsi" w:cstheme="minorHAnsi"/>
          <w:b w:val="0"/>
          <w:bCs w:val="0"/>
          <w:color w:val="000000"/>
          <w:sz w:val="28"/>
          <w:szCs w:val="28"/>
        </w:rPr>
        <w:br/>
        <w:t>ki adbhuta tāre ei jhaḍa variṣaṇa</w:t>
      </w:r>
    </w:p>
    <w:p w14:paraId="678A6D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“Is arranging for some wind and rain wonderful for one whose words are respected by Kṛṣṇacandra?</w:t>
      </w:r>
    </w:p>
    <w:p w14:paraId="449EAEF6" w14:textId="5EEDA8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9.075-076</w:t>
      </w:r>
    </w:p>
    <w:p w14:paraId="16AAEB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75-76</w:t>
      </w:r>
    </w:p>
    <w:p w14:paraId="36243E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yama, kāla, mṛtyu yāṅra ājñāśire dhare</w:t>
      </w:r>
      <w:r w:rsidRPr="004A2847">
        <w:rPr>
          <w:rStyle w:val="BookTitle"/>
          <w:rFonts w:asciiTheme="minorHAnsi" w:hAnsiTheme="minorHAnsi" w:cstheme="minorHAnsi"/>
          <w:b w:val="0"/>
          <w:bCs w:val="0"/>
          <w:color w:val="000000"/>
          <w:sz w:val="28"/>
          <w:szCs w:val="28"/>
        </w:rPr>
        <w:br/>
        <w:t>yāṅra pada vāñche yogeśvara munīśvare</w:t>
      </w:r>
    </w:p>
    <w:p w14:paraId="277A10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ye-tomā-smaraṇe sarva-banda-vimocana</w:t>
      </w:r>
      <w:r w:rsidRPr="004A2847">
        <w:rPr>
          <w:rStyle w:val="BookTitle"/>
          <w:rFonts w:asciiTheme="minorHAnsi" w:hAnsiTheme="minorHAnsi" w:cstheme="minorHAnsi"/>
          <w:b w:val="0"/>
          <w:bCs w:val="0"/>
          <w:color w:val="000000"/>
          <w:sz w:val="28"/>
          <w:szCs w:val="28"/>
        </w:rPr>
        <w:br/>
        <w:t>ki vicitra tāre ei jhaḍa variṣaṇa</w:t>
      </w:r>
    </w:p>
    <w:p w14:paraId="10DA51C9" w14:textId="141CF7C5"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Is arranging some wind and rain wonderful for one whose order Yamarāja, Time, and Death carry on their head, whose lotus feet are desired by the best of the yog</w:t>
      </w:r>
      <w:ins w:id="346" w:author="your servant" w:date="2020-06-19T18:01:00Z">
        <w:r w:rsidR="005D5B02">
          <w:rPr>
            <w:rStyle w:val="BookTitle"/>
            <w:rFonts w:asciiTheme="minorHAnsi" w:hAnsiTheme="minorHAnsi" w:cstheme="minorHAnsi"/>
            <w:b/>
            <w:bCs/>
            <w:color w:val="800000"/>
            <w:sz w:val="28"/>
            <w:szCs w:val="28"/>
          </w:rPr>
          <w:t>ī</w:t>
        </w:r>
      </w:ins>
      <w:del w:id="347" w:author="your servant" w:date="2020-06-19T18:01:00Z">
        <w:r w:rsidRPr="004A2847" w:rsidDel="005D5B02">
          <w:rPr>
            <w:rStyle w:val="BookTitle"/>
            <w:rFonts w:asciiTheme="minorHAnsi" w:hAnsiTheme="minorHAnsi" w:cstheme="minorHAnsi"/>
            <w:b/>
            <w:bCs/>
            <w:color w:val="800000"/>
            <w:sz w:val="28"/>
            <w:szCs w:val="28"/>
          </w:rPr>
          <w:delText>i</w:delText>
        </w:r>
      </w:del>
      <w:r w:rsidRPr="004A2847">
        <w:rPr>
          <w:rStyle w:val="BookTitle"/>
          <w:rFonts w:asciiTheme="minorHAnsi" w:hAnsiTheme="minorHAnsi" w:cstheme="minorHAnsi"/>
          <w:b/>
          <w:bCs/>
          <w:color w:val="800000"/>
          <w:sz w:val="28"/>
          <w:szCs w:val="28"/>
        </w:rPr>
        <w:t>s and munis, and by remembering whom one is freed from all bondage?</w:t>
      </w:r>
    </w:p>
    <w:p w14:paraId="22804DF5" w14:textId="688E7E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9.077</w:t>
      </w:r>
    </w:p>
    <w:p w14:paraId="2F3B83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193DFF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 jāne hena jana ke āche saṁsāre</w:t>
      </w:r>
      <w:r w:rsidRPr="004A2847">
        <w:rPr>
          <w:rStyle w:val="BookTitle"/>
          <w:rFonts w:asciiTheme="minorHAnsi" w:hAnsiTheme="minorHAnsi" w:cstheme="minorHAnsi"/>
          <w:b w:val="0"/>
          <w:bCs w:val="0"/>
          <w:color w:val="000000"/>
          <w:sz w:val="28"/>
          <w:szCs w:val="28"/>
        </w:rPr>
        <w:br/>
        <w:t>tumi kṛpā karile se bhakti-phala dhare”</w:t>
      </w:r>
    </w:p>
    <w:p w14:paraId="7A7F28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in this world knows You perfectly? Only by Your mercy can one get the fruit of devotional service.”</w:t>
      </w:r>
    </w:p>
    <w:p w14:paraId="7B369C98" w14:textId="79F920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9.078</w:t>
      </w:r>
    </w:p>
    <w:p w14:paraId="792272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39904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advaita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“tumi sevaka-vatsala</w:t>
      </w:r>
      <w:r w:rsidRPr="004A2847">
        <w:rPr>
          <w:rStyle w:val="BookTitle"/>
          <w:rFonts w:asciiTheme="minorHAnsi" w:hAnsiTheme="minorHAnsi" w:cstheme="minorHAnsi"/>
          <w:b w:val="0"/>
          <w:bCs w:val="0"/>
          <w:color w:val="000000"/>
          <w:sz w:val="28"/>
          <w:szCs w:val="28"/>
        </w:rPr>
        <w:br/>
        <w:t>kāya-mano-vākye āmi dhari ei bala</w:t>
      </w:r>
    </w:p>
    <w:p w14:paraId="6F61D1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said, “You are very affectionate to Your servants. I derive strength because I have accepted this fact with My body, mind, and words.</w:t>
      </w:r>
    </w:p>
    <w:p w14:paraId="16BF640A" w14:textId="57A5B0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9.079</w:t>
      </w:r>
    </w:p>
    <w:p w14:paraId="476D9F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5393E4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sarva-kāla-siṁha āmi tora bhakti-bale</w:t>
      </w:r>
      <w:r w:rsidRPr="004A2847">
        <w:rPr>
          <w:rStyle w:val="BookTitle"/>
          <w:rFonts w:asciiTheme="minorHAnsi" w:hAnsiTheme="minorHAnsi" w:cstheme="minorHAnsi"/>
          <w:b w:val="0"/>
          <w:bCs w:val="0"/>
          <w:color w:val="000000"/>
          <w:sz w:val="28"/>
          <w:szCs w:val="28"/>
        </w:rPr>
        <w:br/>
        <w:t>ei vara—’more nā chāḍibā kona kāle’”</w:t>
      </w:r>
    </w:p>
    <w:p w14:paraId="6BAEF9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I always remain as powerful as a lion by the strength of devotional service to You. Please give Me the benediction that You will never abandon Me.”</w:t>
      </w:r>
    </w:p>
    <w:p w14:paraId="32B981A8" w14:textId="5DF03F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9.080</w:t>
      </w:r>
    </w:p>
    <w:p w14:paraId="11AFD1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210853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dui prabhu vākovākya-rase</w:t>
      </w:r>
      <w:r w:rsidRPr="004A2847">
        <w:rPr>
          <w:rStyle w:val="BookTitle"/>
          <w:rFonts w:asciiTheme="minorHAnsi" w:hAnsiTheme="minorHAnsi" w:cstheme="minorHAnsi"/>
          <w:b w:val="0"/>
          <w:bCs w:val="0"/>
          <w:color w:val="000000"/>
          <w:sz w:val="28"/>
          <w:szCs w:val="28"/>
        </w:rPr>
        <w:br/>
        <w:t>bhojana sampūrṇa haila ānanda-viśeṣe</w:t>
      </w:r>
    </w:p>
    <w:p w14:paraId="576E2C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the two Prabhus relished Their discussion, as the Lord happily finished His meal.</w:t>
      </w:r>
    </w:p>
    <w:p w14:paraId="38B3757B" w14:textId="037B33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9.081</w:t>
      </w:r>
    </w:p>
    <w:p w14:paraId="57AECA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67A3E9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śrī-mukhera e sakala kathā</w:t>
      </w:r>
      <w:r w:rsidRPr="004A2847">
        <w:rPr>
          <w:rStyle w:val="BookTitle"/>
          <w:rFonts w:asciiTheme="minorHAnsi" w:hAnsiTheme="minorHAnsi" w:cstheme="minorHAnsi"/>
          <w:b w:val="0"/>
          <w:bCs w:val="0"/>
          <w:color w:val="000000"/>
          <w:sz w:val="28"/>
          <w:szCs w:val="28"/>
        </w:rPr>
        <w:br/>
        <w:t>satya satya satya ithe nāhika anyathā</w:t>
      </w:r>
    </w:p>
    <w:p w14:paraId="163953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statements coming from Advaita’s lotus mouth are all certainly true. There is no other possibility.</w:t>
      </w:r>
    </w:p>
    <w:p w14:paraId="303EDE76" w14:textId="34E5BF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9.082</w:t>
      </w:r>
    </w:p>
    <w:p w14:paraId="76E934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6BA31C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śunite e saba kathā yāra prīta naya</w:t>
      </w:r>
      <w:r w:rsidRPr="004A2847">
        <w:rPr>
          <w:rStyle w:val="BookTitle"/>
          <w:rFonts w:asciiTheme="minorHAnsi" w:hAnsiTheme="minorHAnsi" w:cstheme="minorHAnsi"/>
          <w:b w:val="0"/>
          <w:bCs w:val="0"/>
          <w:color w:val="000000"/>
          <w:sz w:val="28"/>
          <w:szCs w:val="28"/>
        </w:rPr>
        <w:br/>
        <w:t>se adhama advaitera adṛśya niścaya</w:t>
      </w:r>
    </w:p>
    <w:p w14:paraId="6B8B98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does not relish hearing this narration is the lowest of men and will certainly be bereft of Advaita’s merciful glance.</w:t>
      </w:r>
    </w:p>
    <w:p w14:paraId="65779D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Śrī Advaita Prabhu desired to become happy by feeding Śrī Mahāprabhu alone, Indra, the King of the demigods, created a natural calamity to stop the other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from coming. As a result, Mahāprabhu came alone and Advaita Prabhu felt satisfaction by feeding Him. This topic was revealed by Śrī Advaita Prabhu to His own servants. But some people who do not accept Advaita Prabhu as an unalloyed servant of Mahāprabhu do not approve of such factual incidents. Rather they consider Śrī Gaurasundara subordinate to Śrī Advaita and thus endeavor to modify the service attitude of Advaita Prabhu. Although such ignorant materialistic people identify themselves as followers of Advaita, they are not to be seen; in other words, if one happens to see the face of such a person, one would have to purify himself from that bad association by taking bath in the Ganges.</w:t>
      </w:r>
    </w:p>
    <w:p w14:paraId="38F4A231" w14:textId="537855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9.083</w:t>
      </w:r>
    </w:p>
    <w:p w14:paraId="1BFEFC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20381D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hari-śaṅkarera yena prīta satya kathā</w:t>
      </w:r>
      <w:r w:rsidRPr="004A2847">
        <w:rPr>
          <w:rStyle w:val="BookTitle"/>
          <w:rFonts w:asciiTheme="minorHAnsi" w:hAnsiTheme="minorHAnsi" w:cstheme="minorHAnsi"/>
          <w:b w:val="0"/>
          <w:bCs w:val="0"/>
          <w:color w:val="000000"/>
          <w:sz w:val="28"/>
          <w:szCs w:val="28"/>
        </w:rPr>
        <w:br/>
        <w:t>abudha prākṛta jane nā bujhe sarvathā</w:t>
      </w:r>
    </w:p>
    <w:p w14:paraId="23D948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bond of love between Hari and Śaṅkara is factual, yet it cannot be understood by ignorant materialistic persons.</w:t>
      </w:r>
    </w:p>
    <w:p w14:paraId="61B2DDDB" w14:textId="4083BF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9.084</w:t>
      </w:r>
    </w:p>
    <w:p w14:paraId="25F60F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6BCCAF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ekera aprīte haya doṅhāra aprīta</w:t>
      </w:r>
      <w:r w:rsidRPr="004A2847">
        <w:rPr>
          <w:rStyle w:val="BookTitle"/>
          <w:rFonts w:asciiTheme="minorHAnsi" w:hAnsiTheme="minorHAnsi" w:cstheme="minorHAnsi"/>
          <w:b w:val="0"/>
          <w:bCs w:val="0"/>
          <w:color w:val="000000"/>
          <w:sz w:val="28"/>
          <w:szCs w:val="28"/>
        </w:rPr>
        <w:br/>
        <w:t>hari-hare yena—tena caitanya-advaita</w:t>
      </w:r>
    </w:p>
    <w:p w14:paraId="266C8C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someone displeases either of them, they will both be displeased. This same relationship between Hari and Śaṅkara was manifested between Lord Caitanya and Advaita.</w:t>
      </w:r>
    </w:p>
    <w:p w14:paraId="2D63AC02" w14:textId="65BE3B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9.085</w:t>
      </w:r>
    </w:p>
    <w:p w14:paraId="63CAA0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6F780A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advaita e saba kathā kaya</w:t>
      </w:r>
      <w:r w:rsidRPr="004A2847">
        <w:rPr>
          <w:rStyle w:val="BookTitle"/>
          <w:rFonts w:asciiTheme="minorHAnsi" w:hAnsiTheme="minorHAnsi" w:cstheme="minorHAnsi"/>
          <w:b w:val="0"/>
          <w:bCs w:val="0"/>
          <w:color w:val="000000"/>
          <w:sz w:val="28"/>
          <w:szCs w:val="28"/>
        </w:rPr>
        <w:br/>
        <w:t>jagatera trāṇa lāgi’ kṛpālu hṛdaya</w:t>
      </w:r>
    </w:p>
    <w:p w14:paraId="6B283E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kind-hearted Advaita Prabhu always described these topics for the deliverance of the world.</w:t>
      </w:r>
    </w:p>
    <w:p w14:paraId="02019A8E" w14:textId="678562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9.086</w:t>
      </w:r>
    </w:p>
    <w:p w14:paraId="1292F8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2B523C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vākya bujhibāra śakti yāṅra</w:t>
      </w:r>
      <w:r w:rsidRPr="004A2847">
        <w:rPr>
          <w:rStyle w:val="BookTitle"/>
          <w:rFonts w:asciiTheme="minorHAnsi" w:hAnsiTheme="minorHAnsi" w:cstheme="minorHAnsi"/>
          <w:b w:val="0"/>
          <w:bCs w:val="0"/>
          <w:color w:val="000000"/>
          <w:sz w:val="28"/>
          <w:szCs w:val="28"/>
        </w:rPr>
        <w:br/>
        <w:t>jāniha īśvara saṅge bheda nāhi tāṅra</w:t>
      </w:r>
    </w:p>
    <w:p w14:paraId="0CF474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who </w:t>
      </w:r>
      <w:proofErr w:type="gramStart"/>
      <w:r w:rsidRPr="004A2847">
        <w:rPr>
          <w:rStyle w:val="BookTitle"/>
          <w:rFonts w:asciiTheme="minorHAnsi" w:hAnsiTheme="minorHAnsi" w:cstheme="minorHAnsi"/>
          <w:b/>
          <w:bCs/>
          <w:color w:val="800000"/>
          <w:sz w:val="28"/>
          <w:szCs w:val="28"/>
        </w:rPr>
        <w:t>is able to</w:t>
      </w:r>
      <w:proofErr w:type="gramEnd"/>
      <w:r w:rsidRPr="004A2847">
        <w:rPr>
          <w:rStyle w:val="BookTitle"/>
          <w:rFonts w:asciiTheme="minorHAnsi" w:hAnsiTheme="minorHAnsi" w:cstheme="minorHAnsi"/>
          <w:b/>
          <w:bCs/>
          <w:color w:val="800000"/>
          <w:sz w:val="28"/>
          <w:szCs w:val="28"/>
        </w:rPr>
        <w:t xml:space="preserve"> understand Advaita’s statements knows that there is no difference between Him and the Supreme Lord.</w:t>
      </w:r>
    </w:p>
    <w:p w14:paraId="193274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w:t>
      </w:r>
      <w:proofErr w:type="gramStart"/>
      <w:r w:rsidRPr="004A2847">
        <w:rPr>
          <w:rStyle w:val="BookTitle"/>
          <w:rFonts w:asciiTheme="minorHAnsi" w:hAnsiTheme="minorHAnsi" w:cstheme="minorHAnsi"/>
          <w:b w:val="0"/>
          <w:bCs w:val="0"/>
          <w:color w:val="000000"/>
          <w:sz w:val="28"/>
          <w:szCs w:val="28"/>
        </w:rPr>
        <w:t>stated</w:t>
      </w:r>
      <w:proofErr w:type="gramEnd"/>
      <w:r w:rsidRPr="004A2847">
        <w:rPr>
          <w:rStyle w:val="BookTitle"/>
          <w:rFonts w:asciiTheme="minorHAnsi" w:hAnsiTheme="minorHAnsi" w:cstheme="minorHAnsi"/>
          <w:b w:val="0"/>
          <w:bCs w:val="0"/>
          <w:color w:val="000000"/>
          <w:sz w:val="28"/>
          <w:szCs w:val="28"/>
        </w:rPr>
        <w:t>:</w:t>
      </w:r>
    </w:p>
    <w:p w14:paraId="3F9A25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advaitaṁ hariṇādvaitād   ācāryaṁ bhakti-śaṁsanāt</w:t>
      </w:r>
      <w:r w:rsidRPr="004A2847">
        <w:rPr>
          <w:rStyle w:val="BookTitle"/>
          <w:rFonts w:asciiTheme="minorHAnsi" w:hAnsiTheme="minorHAnsi" w:cstheme="minorHAnsi"/>
          <w:b w:val="0"/>
          <w:bCs w:val="0"/>
          <w:color w:val="000000"/>
          <w:sz w:val="28"/>
          <w:szCs w:val="28"/>
        </w:rPr>
        <w:br/>
        <w:t>bhaktāvatāram īśaṁ tam   advaitācāryam āśraye</w:t>
      </w:r>
    </w:p>
    <w:p w14:paraId="179514D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“Because He is nondifferent from Hari, the Supreme Lord, He is called Advaita, and because He propagates the cult of devotion, He is called Ācārya. He is the Lord and the incarnation of the Lord’s devotee.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I take shelter of Him.” [</w:t>
      </w:r>
      <w:r w:rsidRPr="004A2847">
        <w:rPr>
          <w:rStyle w:val="BookTitle"/>
          <w:rFonts w:asciiTheme="minorHAnsi" w:hAnsiTheme="minorHAnsi" w:cstheme="minorHAnsi"/>
          <w:b w:val="0"/>
          <w:bCs w:val="0"/>
          <w:i/>
          <w:iCs/>
          <w:color w:val="000000"/>
          <w:sz w:val="28"/>
          <w:szCs w:val="28"/>
        </w:rPr>
        <w:t>Cc. Ādi</w:t>
      </w:r>
      <w:r w:rsidRPr="004A2847">
        <w:rPr>
          <w:rStyle w:val="BookTitle"/>
          <w:rFonts w:asciiTheme="minorHAnsi" w:hAnsiTheme="minorHAnsi" w:cstheme="minorHAnsi"/>
          <w:b w:val="0"/>
          <w:bCs w:val="0"/>
          <w:color w:val="000000"/>
          <w:sz w:val="28"/>
          <w:szCs w:val="28"/>
        </w:rPr>
        <w:t xml:space="preserve"> 1.13]</w:t>
      </w:r>
    </w:p>
    <w:p w14:paraId="4D4D8C91" w14:textId="47F33F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9.087</w:t>
      </w:r>
    </w:p>
    <w:p w14:paraId="331678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87</w:t>
      </w:r>
    </w:p>
    <w:p w14:paraId="00123C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kari’ ye śunaye e saba ākhyāna</w:t>
      </w:r>
      <w:r w:rsidRPr="004A2847">
        <w:rPr>
          <w:rStyle w:val="BookTitle"/>
          <w:rFonts w:asciiTheme="minorHAnsi" w:hAnsiTheme="minorHAnsi" w:cstheme="minorHAnsi"/>
          <w:b w:val="0"/>
          <w:bCs w:val="0"/>
          <w:color w:val="000000"/>
          <w:sz w:val="28"/>
          <w:szCs w:val="28"/>
        </w:rPr>
        <w:br/>
        <w:t>kṛṣṇe bhakti haya tāra sarvatra kalyāṇa</w:t>
      </w:r>
    </w:p>
    <w:p w14:paraId="569B5D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hears these pastimes with devotion will achieve the most auspicious devotional service of Lord Kṛṣṇa.</w:t>
      </w:r>
    </w:p>
    <w:p w14:paraId="21512345" w14:textId="21957E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9.088</w:t>
      </w:r>
    </w:p>
    <w:p w14:paraId="40C2D2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0D1165F2" w14:textId="3659F19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advaita-siṁhera kari’ pūrṇa manas-kāma</w:t>
      </w:r>
      <w:r w:rsidRPr="004A2847">
        <w:rPr>
          <w:rStyle w:val="BookTitle"/>
          <w:rFonts w:asciiTheme="minorHAnsi" w:hAnsiTheme="minorHAnsi" w:cstheme="minorHAnsi"/>
          <w:b w:val="0"/>
          <w:bCs w:val="0"/>
          <w:color w:val="000000"/>
          <w:sz w:val="28"/>
          <w:szCs w:val="28"/>
        </w:rPr>
        <w:br/>
        <w:t>vāsāya calilā</w:t>
      </w:r>
      <w:ins w:id="348" w:author="your servant" w:date="2020-06-19T18:05:00Z">
        <w:r w:rsidR="005D5B0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śrī-caitanya-bhagavān</w:t>
      </w:r>
    </w:p>
    <w:p w14:paraId="6F809D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fulfilling the desire of the lionlike Advaita, Lord Caitanya returned to His residence.</w:t>
      </w:r>
    </w:p>
    <w:p w14:paraId="341F6924" w14:textId="40A66F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9.089</w:t>
      </w:r>
    </w:p>
    <w:p w14:paraId="34115F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199207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śrīvāsādi-bhakta-gaṇa-ghare</w:t>
      </w:r>
      <w:r w:rsidRPr="004A2847">
        <w:rPr>
          <w:rStyle w:val="BookTitle"/>
          <w:rFonts w:asciiTheme="minorHAnsi" w:hAnsiTheme="minorHAnsi" w:cstheme="minorHAnsi"/>
          <w:b w:val="0"/>
          <w:bCs w:val="0"/>
          <w:color w:val="000000"/>
          <w:sz w:val="28"/>
          <w:szCs w:val="28"/>
        </w:rPr>
        <w:br/>
        <w:t>bhikṣā kari’ sabārei pūrṇa-kāma kare</w:t>
      </w:r>
    </w:p>
    <w:p w14:paraId="122E55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accepted meals at the houses of Śrīvāsa and other devotees and thereby fulfilled their desires.</w:t>
      </w:r>
    </w:p>
    <w:p w14:paraId="16933BD7" w14:textId="396573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9.090</w:t>
      </w:r>
    </w:p>
    <w:p w14:paraId="296B51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153166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sarva-goṣṭhī lai’ niravadhi saṅkīrtana</w:t>
      </w:r>
      <w:r w:rsidRPr="004A2847">
        <w:rPr>
          <w:rStyle w:val="BookTitle"/>
          <w:rFonts w:asciiTheme="minorHAnsi" w:hAnsiTheme="minorHAnsi" w:cstheme="minorHAnsi"/>
          <w:b w:val="0"/>
          <w:bCs w:val="0"/>
          <w:color w:val="000000"/>
          <w:sz w:val="28"/>
          <w:szCs w:val="28"/>
        </w:rPr>
        <w:br/>
        <w:t>nācāyena nācena āpane anukṣaṇa</w:t>
      </w:r>
    </w:p>
    <w:p w14:paraId="2341B1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would gather all His devotees and constantly engage in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He would continually dance and induce others to dance.</w:t>
      </w:r>
    </w:p>
    <w:p w14:paraId="2A4510FE" w14:textId="4FAF2D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9.091</w:t>
      </w:r>
    </w:p>
    <w:p w14:paraId="36A99E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2433EB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 paṇḍita āire dekhibāre</w:t>
      </w:r>
      <w:r w:rsidRPr="004A2847">
        <w:rPr>
          <w:rStyle w:val="BookTitle"/>
          <w:rFonts w:asciiTheme="minorHAnsi" w:hAnsiTheme="minorHAnsi" w:cstheme="minorHAnsi"/>
          <w:b w:val="0"/>
          <w:bCs w:val="0"/>
          <w:color w:val="000000"/>
          <w:sz w:val="28"/>
          <w:szCs w:val="28"/>
        </w:rPr>
        <w:br/>
        <w:t>giyāchilā, āi dekhi’ āilā satvare</w:t>
      </w:r>
    </w:p>
    <w:p w14:paraId="76E9DE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going to Navadvīpa to see Mother Śacī, Dāmodara Paṇḍita quickly returned to Nīlācala.</w:t>
      </w:r>
    </w:p>
    <w:p w14:paraId="05183B8D" w14:textId="782088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9.092</w:t>
      </w:r>
    </w:p>
    <w:p w14:paraId="0DB153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66E060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 dekhi’ prabhu āniyā nibhṛte</w:t>
      </w:r>
      <w:r w:rsidRPr="004A2847">
        <w:rPr>
          <w:rStyle w:val="BookTitle"/>
          <w:rFonts w:asciiTheme="minorHAnsi" w:hAnsiTheme="minorHAnsi" w:cstheme="minorHAnsi"/>
          <w:b w:val="0"/>
          <w:bCs w:val="0"/>
          <w:color w:val="000000"/>
          <w:sz w:val="28"/>
          <w:szCs w:val="28"/>
        </w:rPr>
        <w:br/>
        <w:t>āira vṛttānta lāgilena jijñāsite</w:t>
      </w:r>
    </w:p>
    <w:p w14:paraId="48DA8C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Dāmodara, He took him to a secluded place and inquired from him about Mother Śacī.</w:t>
      </w:r>
    </w:p>
    <w:p w14:paraId="0342D116" w14:textId="210990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9.093</w:t>
      </w:r>
    </w:p>
    <w:p w14:paraId="355BF3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23887D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“tumi ye āchilā tāna kāche</w:t>
      </w:r>
      <w:r w:rsidRPr="004A2847">
        <w:rPr>
          <w:rStyle w:val="BookTitle"/>
          <w:rFonts w:asciiTheme="minorHAnsi" w:hAnsiTheme="minorHAnsi" w:cstheme="minorHAnsi"/>
          <w:b w:val="0"/>
          <w:bCs w:val="0"/>
          <w:color w:val="000000"/>
          <w:sz w:val="28"/>
          <w:szCs w:val="28"/>
        </w:rPr>
        <w:br/>
        <w:t>satya kaha, āira ki viṣṇu-bhakti āche?”</w:t>
      </w:r>
    </w:p>
    <w:p w14:paraId="46524C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asked, “You stayed with My mother. Now tell Me the truth, does she have devotion to Lord Viṣṇu?”</w:t>
      </w:r>
    </w:p>
    <w:p w14:paraId="5E4CA415" w14:textId="4C800D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9.094</w:t>
      </w:r>
    </w:p>
    <w:p w14:paraId="3D3FA9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4E592E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tapasvī nirapekṣa dāmodara</w:t>
      </w:r>
      <w:r w:rsidRPr="004A2847">
        <w:rPr>
          <w:rStyle w:val="BookTitle"/>
          <w:rFonts w:asciiTheme="minorHAnsi" w:hAnsiTheme="minorHAnsi" w:cstheme="minorHAnsi"/>
          <w:b w:val="0"/>
          <w:bCs w:val="0"/>
          <w:color w:val="000000"/>
          <w:sz w:val="28"/>
          <w:szCs w:val="28"/>
        </w:rPr>
        <w:br/>
        <w:t>śuni’ krodhe lāgilena karite uttara</w:t>
      </w:r>
    </w:p>
    <w:p w14:paraId="4E4AF3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this question, Dāmodara Paṇḍita, who was very austere and impartial, became angry and replied.</w:t>
      </w:r>
    </w:p>
    <w:p w14:paraId="2C7948C3" w14:textId="4DE9FA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9.095</w:t>
      </w:r>
    </w:p>
    <w:p w14:paraId="43E929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62EAB4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ki</w:t>
      </w:r>
      <w:proofErr w:type="gramEnd"/>
      <w:r w:rsidRPr="004A2847">
        <w:rPr>
          <w:rStyle w:val="BookTitle"/>
          <w:rFonts w:asciiTheme="minorHAnsi" w:hAnsiTheme="minorHAnsi" w:cstheme="minorHAnsi"/>
          <w:b w:val="0"/>
          <w:bCs w:val="0"/>
          <w:color w:val="000000"/>
          <w:sz w:val="28"/>
          <w:szCs w:val="28"/>
        </w:rPr>
        <w:t xml:space="preserve"> balilā gosāñi, āira bhakti āche?</w:t>
      </w:r>
      <w:r w:rsidRPr="004A2847">
        <w:rPr>
          <w:rStyle w:val="BookTitle"/>
          <w:rFonts w:asciiTheme="minorHAnsi" w:hAnsiTheme="minorHAnsi" w:cstheme="minorHAnsi"/>
          <w:b w:val="0"/>
          <w:bCs w:val="0"/>
          <w:color w:val="000000"/>
          <w:sz w:val="28"/>
          <w:szCs w:val="28"/>
        </w:rPr>
        <w:br/>
        <w:t xml:space="preserve">ihā o jijñāsa prabhu, </w:t>
      </w:r>
      <w:commentRangeStart w:id="349"/>
      <w:r w:rsidRPr="004A2847">
        <w:rPr>
          <w:rStyle w:val="BookTitle"/>
          <w:rFonts w:asciiTheme="minorHAnsi" w:hAnsiTheme="minorHAnsi" w:cstheme="minorHAnsi"/>
          <w:b w:val="0"/>
          <w:bCs w:val="0"/>
          <w:color w:val="000000"/>
          <w:sz w:val="28"/>
          <w:szCs w:val="28"/>
        </w:rPr>
        <w:t>tumi kon kāje</w:t>
      </w:r>
      <w:commentRangeEnd w:id="349"/>
      <w:r w:rsidR="00CE54F5">
        <w:rPr>
          <w:rStyle w:val="CommentReference"/>
          <w:i w:val="0"/>
          <w:iCs w:val="0"/>
        </w:rPr>
        <w:commentReference w:id="349"/>
      </w:r>
    </w:p>
    <w:p w14:paraId="611B5C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what did You say? Are You asking whether Your mother has any devotion?</w:t>
      </w:r>
    </w:p>
    <w:p w14:paraId="71B99290" w14:textId="7E6D85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9.096</w:t>
      </w:r>
    </w:p>
    <w:p w14:paraId="773891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96</w:t>
      </w:r>
    </w:p>
    <w:p w14:paraId="502936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prasāde se tomāra viṣṇu-bhakti</w:t>
      </w:r>
      <w:r w:rsidRPr="004A2847">
        <w:rPr>
          <w:rStyle w:val="BookTitle"/>
          <w:rFonts w:asciiTheme="minorHAnsi" w:hAnsiTheme="minorHAnsi" w:cstheme="minorHAnsi"/>
          <w:b w:val="0"/>
          <w:bCs w:val="0"/>
          <w:color w:val="000000"/>
          <w:sz w:val="28"/>
          <w:szCs w:val="28"/>
        </w:rPr>
        <w:br/>
        <w:t>yata kichu tomāra, sakala tāṅra śakti</w:t>
      </w:r>
    </w:p>
    <w:p w14:paraId="5822FF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by Your mother’s mercy that You have devotion for Viṣṇu. Whatever You have is by her potency.</w:t>
      </w:r>
    </w:p>
    <w:p w14:paraId="51B7B3F1" w14:textId="31E85F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9.097</w:t>
      </w:r>
    </w:p>
    <w:p w14:paraId="0F7EF6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14C161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tomāra viṣṇu-bhaktira udaya</w:t>
      </w:r>
      <w:r w:rsidRPr="004A2847">
        <w:rPr>
          <w:rStyle w:val="BookTitle"/>
          <w:rFonts w:asciiTheme="minorHAnsi" w:hAnsiTheme="minorHAnsi" w:cstheme="minorHAnsi"/>
          <w:b w:val="0"/>
          <w:bCs w:val="0"/>
          <w:color w:val="000000"/>
          <w:sz w:val="28"/>
          <w:szCs w:val="28"/>
        </w:rPr>
        <w:br/>
        <w:t>āira prasāde saba jāniha niścaya</w:t>
      </w:r>
    </w:p>
    <w:p w14:paraId="59CE44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whatever devotion for Viṣṇu You have is by her mercy.</w:t>
      </w:r>
    </w:p>
    <w:p w14:paraId="59391E0F" w14:textId="4B8968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9.098-099</w:t>
      </w:r>
    </w:p>
    <w:p w14:paraId="7F430D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98-99</w:t>
      </w:r>
    </w:p>
    <w:p w14:paraId="4A5F33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sveda, mūrcchā, pulaka, huṅkāra</w:t>
      </w:r>
      <w:r w:rsidRPr="004A2847">
        <w:rPr>
          <w:rStyle w:val="BookTitle"/>
          <w:rFonts w:asciiTheme="minorHAnsi" w:hAnsiTheme="minorHAnsi" w:cstheme="minorHAnsi"/>
          <w:b w:val="0"/>
          <w:bCs w:val="0"/>
          <w:color w:val="000000"/>
          <w:sz w:val="28"/>
          <w:szCs w:val="28"/>
        </w:rPr>
        <w:br/>
        <w:t>yateka āchaye viṣṇu-bhaktira vikāra</w:t>
      </w:r>
    </w:p>
    <w:p w14:paraId="41478F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kṣaṇeka āira dehe nāhika virāma</w:t>
      </w:r>
      <w:r w:rsidRPr="004A2847">
        <w:rPr>
          <w:rStyle w:val="BookTitle"/>
          <w:rFonts w:asciiTheme="minorHAnsi" w:hAnsiTheme="minorHAnsi" w:cstheme="minorHAnsi"/>
          <w:b w:val="0"/>
          <w:bCs w:val="0"/>
          <w:color w:val="000000"/>
          <w:sz w:val="28"/>
          <w:szCs w:val="28"/>
        </w:rPr>
        <w:br/>
        <w:t>niravadhi śrī-vadane sphure kṛṣṇa-nāma</w:t>
      </w:r>
    </w:p>
    <w:p w14:paraId="715E4D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“Transformations of love for Viṣṇu like crying, shivering, perspiring, fainting, standing of hairs on end, and loud roaring are constantly visible on the body of Mother Śacī, and she is always chanting the holy name of Kṛṣṇa.</w:t>
      </w:r>
    </w:p>
    <w:p w14:paraId="49D9FABF" w14:textId="3D9977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9.100</w:t>
      </w:r>
    </w:p>
    <w:p w14:paraId="4A7541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0F5293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bhaktira kathā jijñāsa gosāñi</w:t>
      </w:r>
      <w:r w:rsidRPr="004A2847">
        <w:rPr>
          <w:rStyle w:val="BookTitle"/>
          <w:rFonts w:asciiTheme="minorHAnsi" w:hAnsiTheme="minorHAnsi" w:cstheme="minorHAnsi"/>
          <w:b w:val="0"/>
          <w:bCs w:val="0"/>
          <w:color w:val="000000"/>
          <w:sz w:val="28"/>
          <w:szCs w:val="28"/>
        </w:rPr>
        <w:br/>
        <w:t>’viṣṇu-bhakti’ yāṅre bale, se-i dekha āi</w:t>
      </w:r>
    </w:p>
    <w:p w14:paraId="6DE102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have asked about the devotion of Mother Śacī? It is Mother Śacī who is addressed as devotional service to Viṣṇu.</w:t>
      </w:r>
    </w:p>
    <w:p w14:paraId="6C19088F" w14:textId="72B23B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9.101</w:t>
      </w:r>
    </w:p>
    <w:p w14:paraId="176A53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651BEC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mūrtimatī bhakti āi—kahila tomāre</w:t>
      </w:r>
      <w:r w:rsidRPr="004A2847">
        <w:rPr>
          <w:rStyle w:val="BookTitle"/>
          <w:rFonts w:asciiTheme="minorHAnsi" w:hAnsiTheme="minorHAnsi" w:cstheme="minorHAnsi"/>
          <w:b w:val="0"/>
          <w:bCs w:val="0"/>
          <w:color w:val="000000"/>
          <w:sz w:val="28"/>
          <w:szCs w:val="28"/>
        </w:rPr>
        <w:br/>
        <w:t>jāniyā o māyā kari’ jijñāsa āmāre</w:t>
      </w:r>
    </w:p>
    <w:p w14:paraId="7B3B9F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tell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she is the embodiment of devotional service to Viṣṇu. Although You know this,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ask me as if You did not know.</w:t>
      </w:r>
    </w:p>
    <w:p w14:paraId="3970C5C4" w14:textId="08E53A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9.102</w:t>
      </w:r>
    </w:p>
    <w:p w14:paraId="365FBA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116FB5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prākṛta-śabde o ye vā balibeka ’āi’</w:t>
      </w:r>
      <w:r w:rsidRPr="004A2847">
        <w:rPr>
          <w:rStyle w:val="BookTitle"/>
          <w:rFonts w:asciiTheme="minorHAnsi" w:hAnsiTheme="minorHAnsi" w:cstheme="minorHAnsi"/>
          <w:b w:val="0"/>
          <w:bCs w:val="0"/>
          <w:color w:val="000000"/>
          <w:sz w:val="28"/>
          <w:szCs w:val="28"/>
        </w:rPr>
        <w:br/>
        <w:t>’āi’ śabda-prabhāve tāhāra duḥkha nāi”</w:t>
      </w:r>
    </w:p>
    <w:p w14:paraId="058CC9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even someone who considers the word āi an ordinary word utters this word, by the influence of that sound, he is freed from all distress.”</w:t>
      </w:r>
    </w:p>
    <w:p w14:paraId="052ABA6D" w14:textId="3865B7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9.103</w:t>
      </w:r>
    </w:p>
    <w:p w14:paraId="533EA5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256827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dāmodara-mukhe śuni’ āira mahimā</w:t>
      </w:r>
      <w:r w:rsidRPr="004A2847">
        <w:rPr>
          <w:rStyle w:val="BookTitle"/>
          <w:rFonts w:asciiTheme="minorHAnsi" w:hAnsiTheme="minorHAnsi" w:cstheme="minorHAnsi"/>
          <w:b w:val="0"/>
          <w:bCs w:val="0"/>
          <w:color w:val="000000"/>
          <w:sz w:val="28"/>
          <w:szCs w:val="28"/>
        </w:rPr>
        <w:br/>
        <w:t>gauracandra prabhura ānandera nāhi sīmā</w:t>
      </w:r>
    </w:p>
    <w:p w14:paraId="27B512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 glories of Mother Śacī from the mouth of Dāmodara Paṇḍita, the happiness of Lord Gauracandra increased without limit.</w:t>
      </w:r>
    </w:p>
    <w:p w14:paraId="688A97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the Lord asked Dāmodara Paṇḍita how much devotion to Kṛṣṇa His mother had after being separated from her son, Dāmodara Paṇḍita glorified the devotional activities of Śacīdevī. When Mahāprabhu heard this, He became extremely joyful.</w:t>
      </w:r>
    </w:p>
    <w:p w14:paraId="27ED049C" w14:textId="1D042E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9.104</w:t>
      </w:r>
    </w:p>
    <w:p w14:paraId="4AD696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25513309" w14:textId="6D747A3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 paṇḍitere dhari’ prema-rase</w:t>
      </w:r>
      <w:r w:rsidRPr="004A2847">
        <w:rPr>
          <w:rStyle w:val="BookTitle"/>
          <w:rFonts w:asciiTheme="minorHAnsi" w:hAnsiTheme="minorHAnsi" w:cstheme="minorHAnsi"/>
          <w:b w:val="0"/>
          <w:bCs w:val="0"/>
          <w:color w:val="000000"/>
          <w:sz w:val="28"/>
          <w:szCs w:val="28"/>
        </w:rPr>
        <w:br/>
        <w:t>punaḥ punaḥ</w:t>
      </w:r>
      <w:ins w:id="350" w:author="your servant" w:date="2020-06-19T18:08:00Z">
        <w:r w:rsidR="009D689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āliṅgana karena santoṣe</w:t>
      </w:r>
    </w:p>
    <w:p w14:paraId="371FAE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Absorbed in the mellows of ecstatic love, the Lord repeatedly embraced Dāmodara Paṇḍita with satisfaction.</w:t>
      </w:r>
    </w:p>
    <w:p w14:paraId="5564CAAA" w14:textId="1CBC4F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9.105</w:t>
      </w:r>
    </w:p>
    <w:p w14:paraId="16BFC0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55474D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“āji dāmodara, tumi āmāre kinilā</w:t>
      </w:r>
      <w:r w:rsidRPr="004A2847">
        <w:rPr>
          <w:rStyle w:val="BookTitle"/>
          <w:rFonts w:asciiTheme="minorHAnsi" w:hAnsiTheme="minorHAnsi" w:cstheme="minorHAnsi"/>
          <w:b w:val="0"/>
          <w:bCs w:val="0"/>
          <w:color w:val="000000"/>
          <w:sz w:val="28"/>
          <w:szCs w:val="28"/>
        </w:rPr>
        <w:br/>
        <w:t>manera vṛttānta yata āmāre kahilā</w:t>
      </w:r>
    </w:p>
    <w:p w14:paraId="2B7511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Dāmodara, today you have purchased Me, for you have confirmed what was in My heart.</w:t>
      </w:r>
    </w:p>
    <w:p w14:paraId="451FBCFD" w14:textId="60E220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9.106</w:t>
      </w:r>
    </w:p>
    <w:p w14:paraId="6DA21C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7F1D55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kichu viṣṇu-bhakti-sampatti āmāra</w:t>
      </w:r>
      <w:r w:rsidRPr="004A2847">
        <w:rPr>
          <w:rStyle w:val="BookTitle"/>
          <w:rFonts w:asciiTheme="minorHAnsi" w:hAnsiTheme="minorHAnsi" w:cstheme="minorHAnsi"/>
          <w:b w:val="0"/>
          <w:bCs w:val="0"/>
          <w:color w:val="000000"/>
          <w:sz w:val="28"/>
          <w:szCs w:val="28"/>
        </w:rPr>
        <w:br/>
        <w:t>āira prasāde saba—dvidhā nāhi tāra</w:t>
      </w:r>
    </w:p>
    <w:p w14:paraId="2355EA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“Whatever asset of devotion to Viṣṇu I have is by My mother’s mercy. There is no doubt about it.</w:t>
      </w:r>
    </w:p>
    <w:p w14:paraId="32181BC1" w14:textId="436309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9.107</w:t>
      </w:r>
    </w:p>
    <w:p w14:paraId="61ED84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6FF163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tāhāna icchāya āmi āchoṅ pṛthivīte</w:t>
      </w:r>
      <w:r w:rsidRPr="004A2847">
        <w:rPr>
          <w:rStyle w:val="BookTitle"/>
          <w:rFonts w:asciiTheme="minorHAnsi" w:hAnsiTheme="minorHAnsi" w:cstheme="minorHAnsi"/>
          <w:b w:val="0"/>
          <w:bCs w:val="0"/>
          <w:color w:val="000000"/>
          <w:sz w:val="28"/>
          <w:szCs w:val="28"/>
        </w:rPr>
        <w:br/>
        <w:t>tāna ṛṇa āmi kabhu nāriba śudhite</w:t>
      </w:r>
    </w:p>
    <w:p w14:paraId="1A7F93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am living in this world by her will.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I will never be able to repay her.</w:t>
      </w:r>
    </w:p>
    <w:p w14:paraId="2B3946BF" w14:textId="6F973F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9.108</w:t>
      </w:r>
    </w:p>
    <w:p w14:paraId="4F5BCB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0FA93C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āi-sthāne baddha āmi, śuna dāmodara!</w:t>
      </w:r>
      <w:r w:rsidRPr="004A2847">
        <w:rPr>
          <w:rStyle w:val="BookTitle"/>
          <w:rFonts w:asciiTheme="minorHAnsi" w:hAnsiTheme="minorHAnsi" w:cstheme="minorHAnsi"/>
          <w:b w:val="0"/>
          <w:bCs w:val="0"/>
          <w:color w:val="000000"/>
          <w:sz w:val="28"/>
          <w:szCs w:val="28"/>
        </w:rPr>
        <w:br/>
        <w:t>āire dekhite āmi āchi nirantara”</w:t>
      </w:r>
    </w:p>
    <w:p w14:paraId="6A93F1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Dāmodara, please listen. I am always bound by her affection, and I always see her.”</w:t>
      </w:r>
    </w:p>
    <w:p w14:paraId="489DB5B9" w14:textId="35BC86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9.109</w:t>
      </w:r>
    </w:p>
    <w:p w14:paraId="655159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7CDE38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dāmodara-paṇḍitere prabhu kṛpā kari’</w:t>
      </w:r>
      <w:r w:rsidRPr="004A2847">
        <w:rPr>
          <w:rStyle w:val="BookTitle"/>
          <w:rFonts w:asciiTheme="minorHAnsi" w:hAnsiTheme="minorHAnsi" w:cstheme="minorHAnsi"/>
          <w:b w:val="0"/>
          <w:bCs w:val="0"/>
          <w:color w:val="000000"/>
          <w:sz w:val="28"/>
          <w:szCs w:val="28"/>
        </w:rPr>
        <w:br/>
        <w:t>bhakta-goṣṭhī-saṅge vasilena gaurahari</w:t>
      </w:r>
    </w:p>
    <w:p w14:paraId="7437C4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blessing Dāmodara Paṇḍita in this way, Gaurahari sat down with His devotees.</w:t>
      </w:r>
    </w:p>
    <w:p w14:paraId="1A7B7E3C" w14:textId="314A2F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9.110</w:t>
      </w:r>
    </w:p>
    <w:p w14:paraId="0EA67B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23E702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ye bhakti āche jijñāse īśvare</w:t>
      </w:r>
      <w:r w:rsidRPr="004A2847">
        <w:rPr>
          <w:rStyle w:val="BookTitle"/>
          <w:rFonts w:asciiTheme="minorHAnsi" w:hAnsiTheme="minorHAnsi" w:cstheme="minorHAnsi"/>
          <w:b w:val="0"/>
          <w:bCs w:val="0"/>
          <w:color w:val="000000"/>
          <w:sz w:val="28"/>
          <w:szCs w:val="28"/>
        </w:rPr>
        <w:br/>
        <w:t>se kevala śikṣā karāyena jagatere</w:t>
      </w:r>
    </w:p>
    <w:p w14:paraId="7051B246" w14:textId="28815105"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Lord’s inquiry about mother Śacī</w:t>
      </w:r>
      <w:ins w:id="351" w:author="your servant" w:date="2020-06-19T18:08:00Z">
        <w:r w:rsidR="009D689F">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devotion was only to teach the people of this world.</w:t>
      </w:r>
    </w:p>
    <w:p w14:paraId="09310C23" w14:textId="2733C2F3"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to be understood that Mahāprabhu’s pastime of inquiring from Dāmodara about Śacī</w:t>
      </w:r>
      <w:ins w:id="352" w:author="your servant" w:date="2020-06-19T18:09:00Z">
        <w:r w:rsidR="009D689F">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devī</w:t>
      </w:r>
      <w:ins w:id="353" w:author="your servant" w:date="2020-06-19T18:09:00Z">
        <w:r w:rsidR="009D689F">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s devotion to Kṛṣṇa was meant for teaching people. This pastime was manifested to reveal how affectionately the Lord’s servants serve Him, and how the Lord becomes controlled by their love.</w:t>
      </w:r>
    </w:p>
    <w:p w14:paraId="39AB52FD" w14:textId="316D37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9.111</w:t>
      </w:r>
    </w:p>
    <w:p w14:paraId="7C9B77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733897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bāndhavera vārtā yena jijñāse bāndhave</w:t>
      </w:r>
      <w:r w:rsidRPr="004A2847">
        <w:rPr>
          <w:rStyle w:val="BookTitle"/>
          <w:rFonts w:asciiTheme="minorHAnsi" w:hAnsiTheme="minorHAnsi" w:cstheme="minorHAnsi"/>
          <w:b w:val="0"/>
          <w:bCs w:val="0"/>
          <w:color w:val="000000"/>
          <w:sz w:val="28"/>
          <w:szCs w:val="28"/>
        </w:rPr>
        <w:br/>
        <w:t>’kaha bandhu-saba, ki kuśale āche sabe?’</w:t>
      </w:r>
    </w:p>
    <w:p w14:paraId="5D1317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person sometimes inquires from his friend, “Please tell me, are our friends doing well?”</w:t>
      </w:r>
    </w:p>
    <w:p w14:paraId="407D9343" w14:textId="257691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9.112</w:t>
      </w:r>
    </w:p>
    <w:p w14:paraId="2C8758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5F4D3F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’kuśala’ śabdera artha vyakta karibāre</w:t>
      </w:r>
      <w:r w:rsidRPr="004A2847">
        <w:rPr>
          <w:rStyle w:val="BookTitle"/>
          <w:rFonts w:asciiTheme="minorHAnsi" w:hAnsiTheme="minorHAnsi" w:cstheme="minorHAnsi"/>
          <w:b w:val="0"/>
          <w:bCs w:val="0"/>
          <w:color w:val="000000"/>
          <w:sz w:val="28"/>
          <w:szCs w:val="28"/>
        </w:rPr>
        <w:br/>
        <w:t>’bhakti āche’ kari’ vārtā layena sabāre</w:t>
      </w:r>
    </w:p>
    <w:p w14:paraId="317719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But the Lord revealed the actual meaning of the word </w:t>
      </w:r>
      <w:r w:rsidRPr="004A2847">
        <w:rPr>
          <w:rStyle w:val="BookTitle"/>
          <w:rFonts w:asciiTheme="minorHAnsi" w:hAnsiTheme="minorHAnsi" w:cstheme="minorHAnsi"/>
          <w:b/>
          <w:bCs/>
          <w:i/>
          <w:iCs/>
          <w:color w:val="800000"/>
          <w:sz w:val="28"/>
          <w:szCs w:val="28"/>
        </w:rPr>
        <w:t>kuśala</w:t>
      </w:r>
      <w:r w:rsidRPr="004A2847">
        <w:rPr>
          <w:rStyle w:val="BookTitle"/>
          <w:rFonts w:asciiTheme="minorHAnsi" w:hAnsiTheme="minorHAnsi" w:cstheme="minorHAnsi"/>
          <w:b/>
          <w:bCs/>
          <w:color w:val="800000"/>
          <w:sz w:val="28"/>
          <w:szCs w:val="28"/>
        </w:rPr>
        <w:t>, or “well,” by inquiring whether a person had devotion.</w:t>
      </w:r>
    </w:p>
    <w:p w14:paraId="4109D6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(4.22.14) Pṛthu Mahārāja speaks the following words:</w:t>
      </w:r>
    </w:p>
    <w:p w14:paraId="3179BC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bhavatsu kuśala-praśna   ātmārāmeṣu neṣyate</w:t>
      </w:r>
      <w:r w:rsidRPr="004A2847">
        <w:rPr>
          <w:rStyle w:val="BookTitle"/>
          <w:rFonts w:asciiTheme="minorHAnsi" w:hAnsiTheme="minorHAnsi" w:cstheme="minorHAnsi"/>
          <w:b w:val="0"/>
          <w:bCs w:val="0"/>
          <w:color w:val="000000"/>
          <w:sz w:val="28"/>
          <w:szCs w:val="28"/>
        </w:rPr>
        <w:br/>
        <w:t>kuśalākuśalā yatra   na santi mati-vṛttayaḥ</w:t>
      </w:r>
    </w:p>
    <w:p w14:paraId="26318D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sirs, there is no need to ask about your good and bad fortune because you are always absorbed in spiritual bliss. The mental concoction of the auspicious and inauspicious does not exist in you.”</w:t>
      </w:r>
    </w:p>
    <w:p w14:paraId="560A9A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w:t>
      </w:r>
      <w:r w:rsidRPr="004A2847">
        <w:rPr>
          <w:rStyle w:val="BookTitle"/>
          <w:rFonts w:asciiTheme="minorHAnsi" w:hAnsiTheme="minorHAnsi" w:cstheme="minorHAnsi"/>
          <w:b w:val="0"/>
          <w:bCs w:val="0"/>
          <w:i/>
          <w:iCs/>
          <w:color w:val="000000"/>
          <w:sz w:val="28"/>
          <w:szCs w:val="28"/>
        </w:rPr>
        <w:t>Bhāgavata-tātparya</w:t>
      </w:r>
      <w:r w:rsidRPr="004A2847">
        <w:rPr>
          <w:rStyle w:val="BookTitle"/>
          <w:rFonts w:asciiTheme="minorHAnsi" w:hAnsiTheme="minorHAnsi" w:cstheme="minorHAnsi"/>
          <w:b w:val="0"/>
          <w:bCs w:val="0"/>
          <w:color w:val="000000"/>
          <w:sz w:val="28"/>
          <w:szCs w:val="28"/>
        </w:rPr>
        <w:t xml:space="preserve">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(1.14.34) </w:t>
      </w:r>
      <w:r w:rsidRPr="004A2847">
        <w:rPr>
          <w:rStyle w:val="BookTitle"/>
          <w:rFonts w:asciiTheme="minorHAnsi" w:hAnsiTheme="minorHAnsi" w:cstheme="minorHAnsi"/>
          <w:b w:val="0"/>
          <w:bCs w:val="0"/>
          <w:color w:val="000000"/>
          <w:sz w:val="28"/>
          <w:szCs w:val="28"/>
        </w:rPr>
        <w:lastRenderedPageBreak/>
        <w:t xml:space="preserve">Madhvācārya quotes the </w:t>
      </w:r>
      <w:r w:rsidRPr="004A2847">
        <w:rPr>
          <w:rStyle w:val="BookTitle"/>
          <w:rFonts w:asciiTheme="minorHAnsi" w:hAnsiTheme="minorHAnsi" w:cstheme="minorHAnsi"/>
          <w:b w:val="0"/>
          <w:bCs w:val="0"/>
          <w:i/>
          <w:iCs/>
          <w:color w:val="000000"/>
          <w:sz w:val="28"/>
          <w:szCs w:val="28"/>
        </w:rPr>
        <w:t xml:space="preserve">Nāradīya Purāṇa </w:t>
      </w:r>
      <w:r w:rsidRPr="004A2847">
        <w:rPr>
          <w:rStyle w:val="BookTitle"/>
          <w:rFonts w:asciiTheme="minorHAnsi" w:hAnsiTheme="minorHAnsi" w:cstheme="minorHAnsi"/>
          <w:b w:val="0"/>
          <w:bCs w:val="0"/>
          <w:color w:val="000000"/>
          <w:sz w:val="28"/>
          <w:szCs w:val="28"/>
        </w:rPr>
        <w:t>as follows:</w:t>
      </w:r>
    </w:p>
    <w:p w14:paraId="6FD465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aty uttamānāṁ kuśala   praśno loka-sukhecchayā</w:t>
      </w:r>
      <w:r w:rsidRPr="004A2847">
        <w:rPr>
          <w:rStyle w:val="BookTitle"/>
          <w:rFonts w:asciiTheme="minorHAnsi" w:hAnsiTheme="minorHAnsi" w:cstheme="minorHAnsi"/>
          <w:b w:val="0"/>
          <w:bCs w:val="0"/>
          <w:color w:val="000000"/>
          <w:sz w:val="28"/>
          <w:szCs w:val="28"/>
        </w:rPr>
        <w:br/>
        <w:t>nityadāpta-sukhatvāt tu   na teṣāṁ yujyate kvacit</w:t>
      </w:r>
    </w:p>
    <w:p w14:paraId="425527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“Exalted persons inquire about people’s well being to make them happy. </w:t>
      </w:r>
      <w:proofErr w:type="gramStart"/>
      <w:r w:rsidRPr="004A2847">
        <w:rPr>
          <w:rStyle w:val="BookTitle"/>
          <w:rFonts w:asciiTheme="minorHAnsi" w:hAnsiTheme="minorHAnsi" w:cstheme="minorHAnsi"/>
          <w:b w:val="0"/>
          <w:bCs w:val="0"/>
          <w:color w:val="000000"/>
          <w:sz w:val="28"/>
          <w:szCs w:val="28"/>
        </w:rPr>
        <w:t>Otherwise</w:t>
      </w:r>
      <w:proofErr w:type="gramEnd"/>
      <w:r w:rsidRPr="004A2847">
        <w:rPr>
          <w:rStyle w:val="BookTitle"/>
          <w:rFonts w:asciiTheme="minorHAnsi" w:hAnsiTheme="minorHAnsi" w:cstheme="minorHAnsi"/>
          <w:b w:val="0"/>
          <w:bCs w:val="0"/>
          <w:color w:val="000000"/>
          <w:sz w:val="28"/>
          <w:szCs w:val="28"/>
        </w:rPr>
        <w:t xml:space="preserve"> they are not too concerned about the happiness of their own people.”</w:t>
      </w:r>
    </w:p>
    <w:p w14:paraId="57D488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w:t>
      </w:r>
      <w:r w:rsidRPr="004A2847">
        <w:rPr>
          <w:rStyle w:val="BookTitle"/>
          <w:rFonts w:asciiTheme="minorHAnsi" w:hAnsiTheme="minorHAnsi" w:cstheme="minorHAnsi"/>
          <w:b w:val="0"/>
          <w:bCs w:val="0"/>
          <w:i/>
          <w:iCs/>
          <w:color w:val="000000"/>
          <w:sz w:val="28"/>
          <w:szCs w:val="28"/>
        </w:rPr>
        <w:t>Bhāgavata-tātparya</w:t>
      </w:r>
      <w:r w:rsidRPr="004A2847">
        <w:rPr>
          <w:rStyle w:val="BookTitle"/>
          <w:rFonts w:asciiTheme="minorHAnsi" w:hAnsiTheme="minorHAnsi" w:cstheme="minorHAnsi"/>
          <w:b w:val="0"/>
          <w:bCs w:val="0"/>
          <w:color w:val="000000"/>
          <w:sz w:val="28"/>
          <w:szCs w:val="28"/>
        </w:rPr>
        <w:t xml:space="preserve">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(2.1.26) Madhvācārya quotes the </w:t>
      </w:r>
      <w:r w:rsidRPr="004A2847">
        <w:rPr>
          <w:rStyle w:val="BookTitle"/>
          <w:rFonts w:asciiTheme="minorHAnsi" w:hAnsiTheme="minorHAnsi" w:cstheme="minorHAnsi"/>
          <w:b w:val="0"/>
          <w:bCs w:val="0"/>
          <w:i/>
          <w:iCs/>
          <w:color w:val="000000"/>
          <w:sz w:val="28"/>
          <w:szCs w:val="28"/>
        </w:rPr>
        <w:t xml:space="preserve">Padma Purāṇa </w:t>
      </w:r>
      <w:r w:rsidRPr="004A2847">
        <w:rPr>
          <w:rStyle w:val="BookTitle"/>
          <w:rFonts w:asciiTheme="minorHAnsi" w:hAnsiTheme="minorHAnsi" w:cstheme="minorHAnsi"/>
          <w:b w:val="0"/>
          <w:bCs w:val="0"/>
          <w:color w:val="000000"/>
          <w:sz w:val="28"/>
          <w:szCs w:val="28"/>
        </w:rPr>
        <w:t>as follows:</w:t>
      </w:r>
    </w:p>
    <w:p w14:paraId="0F80F0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lokānāṁ sukha-kartṛtvam   apekṣya kuśalaṁ vibhoḥ</w:t>
      </w:r>
      <w:r w:rsidRPr="004A2847">
        <w:rPr>
          <w:rStyle w:val="BookTitle"/>
          <w:rFonts w:asciiTheme="minorHAnsi" w:hAnsiTheme="minorHAnsi" w:cstheme="minorHAnsi"/>
          <w:b w:val="0"/>
          <w:bCs w:val="0"/>
          <w:color w:val="000000"/>
          <w:sz w:val="28"/>
          <w:szCs w:val="28"/>
        </w:rPr>
        <w:br/>
        <w:t>pṛcchyate satatānandāt   kathaṁ tasyeva pṛcchyate</w:t>
      </w:r>
    </w:p>
    <w:p w14:paraId="60A16EE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“Inquiries about people’s well being are made to make people happy. That is why they are always done joyfully and in relationship to the Lord.”</w:t>
      </w:r>
    </w:p>
    <w:p w14:paraId="2C27D2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(10.23.26) it is stated:</w:t>
      </w:r>
    </w:p>
    <w:p w14:paraId="0EC668FC" w14:textId="0964A26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nanv addhā mayi kurvanti   kuśalāḥ svārtha-darśinaḥ</w:t>
      </w:r>
      <w:ins w:id="354" w:author="your servant" w:date="2020-06-19T18:11:00Z">
        <w:r w:rsidR="009D689F">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ahaituky avyavahitāṁ   bhaktim ātma-priye yathā</w:t>
      </w:r>
    </w:p>
    <w:p w14:paraId="6CB650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Certainly</w:t>
      </w:r>
      <w:proofErr w:type="gramEnd"/>
      <w:r w:rsidRPr="004A2847">
        <w:rPr>
          <w:rStyle w:val="BookTitle"/>
          <w:rFonts w:asciiTheme="minorHAnsi" w:hAnsiTheme="minorHAnsi" w:cstheme="minorHAnsi"/>
          <w:b w:val="0"/>
          <w:bCs w:val="0"/>
          <w:color w:val="000000"/>
          <w:sz w:val="28"/>
          <w:szCs w:val="28"/>
        </w:rPr>
        <w:t xml:space="preserve"> expert personalities, who can see their own true interest, render unmotivated and uninterrupted devotional service directly unto Me, for I am most dear to the soul.”</w:t>
      </w:r>
    </w:p>
    <w:p w14:paraId="29401C7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(5.18.12) it is stated:</w:t>
      </w:r>
    </w:p>
    <w:p w14:paraId="1B90AA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yasyāsti bhaktir bhagavaty akiñcanā</w:t>
      </w:r>
      <w:r w:rsidRPr="004A2847">
        <w:rPr>
          <w:rStyle w:val="BookTitle"/>
          <w:rFonts w:asciiTheme="minorHAnsi" w:hAnsiTheme="minorHAnsi" w:cstheme="minorHAnsi"/>
          <w:b w:val="0"/>
          <w:bCs w:val="0"/>
          <w:color w:val="000000"/>
          <w:sz w:val="28"/>
          <w:szCs w:val="28"/>
        </w:rPr>
        <w:br/>
        <w:t>sarvair guṇais tatra samāsate surāḥ</w:t>
      </w:r>
      <w:r w:rsidRPr="004A2847">
        <w:rPr>
          <w:rStyle w:val="BookTitle"/>
          <w:rFonts w:asciiTheme="minorHAnsi" w:hAnsiTheme="minorHAnsi" w:cstheme="minorHAnsi"/>
          <w:b w:val="0"/>
          <w:bCs w:val="0"/>
          <w:color w:val="000000"/>
          <w:sz w:val="28"/>
          <w:szCs w:val="28"/>
        </w:rPr>
        <w:br/>
        <w:t>harāv abhaktasya kuto mahad-guṇā</w:t>
      </w:r>
      <w:r w:rsidRPr="004A2847">
        <w:rPr>
          <w:rStyle w:val="BookTitle"/>
          <w:rFonts w:asciiTheme="minorHAnsi" w:hAnsiTheme="minorHAnsi" w:cstheme="minorHAnsi"/>
          <w:b w:val="0"/>
          <w:bCs w:val="0"/>
          <w:color w:val="000000"/>
          <w:sz w:val="28"/>
          <w:szCs w:val="28"/>
        </w:rPr>
        <w:br/>
        <w:t>mano-rathenāsati dhāvato bahiḥ</w:t>
      </w:r>
    </w:p>
    <w:p w14:paraId="17FBA6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one who has unflinching devotional faith in Kṛṣṇa, all the good qualities of Kṛṣṇa and the demigods are consistently manifested. However, one who has no devotion to the Supreme Personality of Godhead has no good qualifications because he is engaged by mental concoction in material existence, which is the external feature of the Lord.”</w:t>
      </w:r>
    </w:p>
    <w:p w14:paraId="2C254A34" w14:textId="3CEC09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9.113</w:t>
      </w:r>
    </w:p>
    <w:p w14:paraId="2D9C70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659F4B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bhakti-yoga thāke, tabe sakala kuśala</w:t>
      </w:r>
      <w:r w:rsidRPr="004A2847">
        <w:rPr>
          <w:rStyle w:val="BookTitle"/>
          <w:rFonts w:asciiTheme="minorHAnsi" w:hAnsiTheme="minorHAnsi" w:cstheme="minorHAnsi"/>
          <w:b w:val="0"/>
          <w:bCs w:val="0"/>
          <w:color w:val="000000"/>
          <w:sz w:val="28"/>
          <w:szCs w:val="28"/>
        </w:rPr>
        <w:br/>
        <w:t>bhakti vinā rājā haile o amaṅgala</w:t>
      </w:r>
    </w:p>
    <w:p w14:paraId="2B2032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If someone has devotion, then everything is well, but without devotion, even the position of a king is inauspicious.</w:t>
      </w:r>
    </w:p>
    <w:p w14:paraId="0D4729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Among all types of auspiciousness, the presence of devotional service to the Lord in one’s heart is the topmost. Even kings adorned with various signs of worldly auspiciousness cannot attain auspiciousness like that of the devotees. Worldly supremacy is most insignificant in comparison to devotional service to the Lord.</w:t>
      </w:r>
    </w:p>
    <w:p w14:paraId="7E1D0B3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(12.12.55) it is stated:</w:t>
      </w:r>
    </w:p>
    <w:p w14:paraId="3B4570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avismṛtiḥ kṛṣṇa-padāravindayoḥ</w:t>
      </w:r>
      <w:r w:rsidRPr="004A2847">
        <w:rPr>
          <w:rStyle w:val="BookTitle"/>
          <w:rFonts w:asciiTheme="minorHAnsi" w:hAnsiTheme="minorHAnsi" w:cstheme="minorHAnsi"/>
          <w:b w:val="0"/>
          <w:bCs w:val="0"/>
          <w:color w:val="000000"/>
          <w:sz w:val="28"/>
          <w:szCs w:val="28"/>
        </w:rPr>
        <w:br/>
        <w:t>kṣiṇoty abhadrāṇi ca śaṁ tanoti</w:t>
      </w:r>
      <w:r w:rsidRPr="004A2847">
        <w:rPr>
          <w:rStyle w:val="BookTitle"/>
          <w:rFonts w:asciiTheme="minorHAnsi" w:hAnsiTheme="minorHAnsi" w:cstheme="minorHAnsi"/>
          <w:b w:val="0"/>
          <w:bCs w:val="0"/>
          <w:color w:val="000000"/>
          <w:sz w:val="28"/>
          <w:szCs w:val="28"/>
        </w:rPr>
        <w:br/>
        <w:t>sattvasya śuddhiṁ paramātma-bhaktiṁ</w:t>
      </w:r>
      <w:r w:rsidRPr="004A2847">
        <w:rPr>
          <w:rStyle w:val="BookTitle"/>
          <w:rFonts w:asciiTheme="minorHAnsi" w:hAnsiTheme="minorHAnsi" w:cstheme="minorHAnsi"/>
          <w:b w:val="0"/>
          <w:bCs w:val="0"/>
          <w:color w:val="000000"/>
          <w:sz w:val="28"/>
          <w:szCs w:val="28"/>
        </w:rPr>
        <w:br/>
        <w:t>jñānaṁ ca vijñāna-virāga-yuktam</w:t>
      </w:r>
    </w:p>
    <w:p w14:paraId="71FB33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“Remembrance of Lord Kṛṣṇa’s lotus feet </w:t>
      </w:r>
      <w:proofErr w:type="gramStart"/>
      <w:r w:rsidRPr="004A2847">
        <w:rPr>
          <w:rStyle w:val="BookTitle"/>
          <w:rFonts w:asciiTheme="minorHAnsi" w:hAnsiTheme="minorHAnsi" w:cstheme="minorHAnsi"/>
          <w:b w:val="0"/>
          <w:bCs w:val="0"/>
          <w:color w:val="000000"/>
          <w:sz w:val="28"/>
          <w:szCs w:val="28"/>
        </w:rPr>
        <w:t>destroys</w:t>
      </w:r>
      <w:proofErr w:type="gramEnd"/>
      <w:r w:rsidRPr="004A2847">
        <w:rPr>
          <w:rStyle w:val="BookTitle"/>
          <w:rFonts w:asciiTheme="minorHAnsi" w:hAnsiTheme="minorHAnsi" w:cstheme="minorHAnsi"/>
          <w:b w:val="0"/>
          <w:bCs w:val="0"/>
          <w:color w:val="000000"/>
          <w:sz w:val="28"/>
          <w:szCs w:val="28"/>
        </w:rPr>
        <w:t xml:space="preserve"> everything inauspicious and awards the greatest good fortune. It purifies the heart and bestows devotion for the Supreme Soul, along with knowledge enriched with realization and renunciation.”</w:t>
      </w:r>
    </w:p>
    <w:p w14:paraId="4CECE5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(12.3.15) it is stated:</w:t>
      </w:r>
    </w:p>
    <w:p w14:paraId="371FAF28" w14:textId="74B68AA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 tūttamaḥ-śloka-guṇānuvādaḥ</w:t>
      </w:r>
      <w:r w:rsidRPr="004A2847">
        <w:rPr>
          <w:rStyle w:val="BookTitle"/>
          <w:rFonts w:asciiTheme="minorHAnsi" w:hAnsiTheme="minorHAnsi" w:cstheme="minorHAnsi"/>
          <w:b w:val="0"/>
          <w:bCs w:val="0"/>
          <w:color w:val="000000"/>
          <w:sz w:val="28"/>
          <w:szCs w:val="28"/>
        </w:rPr>
        <w:br/>
        <w:t>saṅgīyate ’bhīkṣṇam amaṅgala-ghnaḥ</w:t>
      </w:r>
      <w:r w:rsidRPr="004A2847">
        <w:rPr>
          <w:rStyle w:val="BookTitle"/>
          <w:rFonts w:asciiTheme="minorHAnsi" w:hAnsiTheme="minorHAnsi" w:cstheme="minorHAnsi"/>
          <w:b w:val="0"/>
          <w:bCs w:val="0"/>
          <w:color w:val="000000"/>
          <w:sz w:val="28"/>
          <w:szCs w:val="28"/>
        </w:rPr>
        <w:br/>
        <w:t>tam eva nityaṁ</w:t>
      </w:r>
      <w:ins w:id="355" w:author="your servant" w:date="2020-06-19T18:12:00Z">
        <w:r w:rsidR="009D689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śṛṇuyād abhīkṣṇaṁ</w:t>
      </w:r>
      <w:r w:rsidRPr="004A2847">
        <w:rPr>
          <w:rStyle w:val="BookTitle"/>
          <w:rFonts w:asciiTheme="minorHAnsi" w:hAnsiTheme="minorHAnsi" w:cstheme="minorHAnsi"/>
          <w:b w:val="0"/>
          <w:bCs w:val="0"/>
          <w:color w:val="000000"/>
          <w:sz w:val="28"/>
          <w:szCs w:val="28"/>
        </w:rPr>
        <w:br/>
        <w:t>kṛṣṇe ’malāṁ bhaktim abhīpsamānaḥ</w:t>
      </w:r>
    </w:p>
    <w:p w14:paraId="558F6E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person who desires pure devotional service to Lord Kṛṣṇa should hear the narrations of Lord Uttamaḥ śloka’s glorious qualities, the constant chanting of which destroys everything inauspicious. The devotee should engage in such listening in regular daily assemblies and should also continue his hearing throughout the day.”</w:t>
      </w:r>
    </w:p>
    <w:p w14:paraId="7A9E07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(10.83.3) Lord Kṛṣṇa’s relatives speak as follows:</w:t>
      </w:r>
    </w:p>
    <w:p w14:paraId="1B836E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kuto ’śivaṁ tvac-caraṇāmbujāsavaṁ</w:t>
      </w:r>
      <w:r w:rsidRPr="004A2847">
        <w:rPr>
          <w:rStyle w:val="BookTitle"/>
          <w:rFonts w:asciiTheme="minorHAnsi" w:hAnsiTheme="minorHAnsi" w:cstheme="minorHAnsi"/>
          <w:b w:val="0"/>
          <w:bCs w:val="0"/>
          <w:color w:val="000000"/>
          <w:sz w:val="28"/>
          <w:szCs w:val="28"/>
        </w:rPr>
        <w:br/>
        <w:t>mahan-manasto mukha-niḥsṛtaṁ kvacit</w:t>
      </w:r>
      <w:r w:rsidRPr="004A2847">
        <w:rPr>
          <w:rStyle w:val="BookTitle"/>
          <w:rFonts w:asciiTheme="minorHAnsi" w:hAnsiTheme="minorHAnsi" w:cstheme="minorHAnsi"/>
          <w:b w:val="0"/>
          <w:bCs w:val="0"/>
          <w:color w:val="000000"/>
          <w:sz w:val="28"/>
          <w:szCs w:val="28"/>
        </w:rPr>
        <w:br/>
        <w:t>pibanti ye karṇa-puṭair alaṁ prabho</w:t>
      </w:r>
      <w:r w:rsidRPr="004A2847">
        <w:rPr>
          <w:rStyle w:val="BookTitle"/>
          <w:rFonts w:asciiTheme="minorHAnsi" w:hAnsiTheme="minorHAnsi" w:cstheme="minorHAnsi"/>
          <w:b w:val="0"/>
          <w:bCs w:val="0"/>
          <w:color w:val="000000"/>
          <w:sz w:val="28"/>
          <w:szCs w:val="28"/>
        </w:rPr>
        <w:br/>
        <w:t>dehaṁ-bhṛtāṁ deha-kṛd-asmṛti-cchidam</w:t>
      </w:r>
    </w:p>
    <w:p w14:paraId="1C2C45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master, how can misfortune arise for those who have even once freely drunk the nectar coming from Your lotus feet? This intoxicating liquor pours into the drinking cups of their ears, having flowed from the minds of great devotees through their mouths. It destroys the embodied souls’ forgetfulness of the creator </w:t>
      </w:r>
      <w:r w:rsidRPr="004A2847">
        <w:rPr>
          <w:rStyle w:val="BookTitle"/>
          <w:rFonts w:asciiTheme="minorHAnsi" w:hAnsiTheme="minorHAnsi" w:cstheme="minorHAnsi"/>
          <w:b w:val="0"/>
          <w:bCs w:val="0"/>
          <w:color w:val="000000"/>
          <w:sz w:val="28"/>
          <w:szCs w:val="28"/>
        </w:rPr>
        <w:lastRenderedPageBreak/>
        <w:t>of their bodily existence.”</w:t>
      </w:r>
    </w:p>
    <w:p w14:paraId="6985BA9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(3.30.31) it is stated:</w:t>
      </w:r>
    </w:p>
    <w:p w14:paraId="4A5468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ekaḥ prapadyate dhvāntaṁ   hitvedaṁ sva-kalevaram</w:t>
      </w:r>
      <w:r w:rsidRPr="004A2847">
        <w:rPr>
          <w:rStyle w:val="BookTitle"/>
          <w:rFonts w:asciiTheme="minorHAnsi" w:hAnsiTheme="minorHAnsi" w:cstheme="minorHAnsi"/>
          <w:b w:val="0"/>
          <w:bCs w:val="0"/>
          <w:color w:val="000000"/>
          <w:sz w:val="28"/>
          <w:szCs w:val="28"/>
        </w:rPr>
        <w:br/>
        <w:t>kuśaletara-pātheyo   bhūta-droheṇa yad bhṛtam</w:t>
      </w:r>
    </w:p>
    <w:p w14:paraId="233BFBC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 goes alone to the darkest regions of hell after quitting the present body, and the money he acquired by envying other living entities is the passage money with which he leaves this world.”</w:t>
      </w:r>
    </w:p>
    <w:p w14:paraId="4F370C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(10.73.10) it is stated:</w:t>
      </w:r>
    </w:p>
    <w:p w14:paraId="0DEAA3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rājyaiśvarya-madonnaddho   na śreyo vindate nṛpaḥ</w:t>
      </w:r>
      <w:r w:rsidRPr="004A2847">
        <w:rPr>
          <w:rStyle w:val="BookTitle"/>
          <w:rFonts w:asciiTheme="minorHAnsi" w:hAnsiTheme="minorHAnsi" w:cstheme="minorHAnsi"/>
          <w:b w:val="0"/>
          <w:bCs w:val="0"/>
          <w:color w:val="000000"/>
          <w:sz w:val="28"/>
          <w:szCs w:val="28"/>
        </w:rPr>
        <w:br/>
        <w:t>tvan-māyā-mohito ’nityā   manyate sampado ’calāḥ</w:t>
      </w:r>
    </w:p>
    <w:p w14:paraId="7D95B46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“Infatuated with his opulence and ruling power, a king loses all self-restraint and cannot obtain his true welfare. </w:t>
      </w:r>
      <w:proofErr w:type="gramStart"/>
      <w:r w:rsidRPr="004A2847">
        <w:rPr>
          <w:rStyle w:val="BookTitle"/>
          <w:rFonts w:asciiTheme="minorHAnsi" w:hAnsiTheme="minorHAnsi" w:cstheme="minorHAnsi"/>
          <w:b w:val="0"/>
          <w:bCs w:val="0"/>
          <w:color w:val="000000"/>
          <w:sz w:val="28"/>
          <w:szCs w:val="28"/>
        </w:rPr>
        <w:t>Thus</w:t>
      </w:r>
      <w:proofErr w:type="gramEnd"/>
      <w:r w:rsidRPr="004A2847">
        <w:rPr>
          <w:rStyle w:val="BookTitle"/>
          <w:rFonts w:asciiTheme="minorHAnsi" w:hAnsiTheme="minorHAnsi" w:cstheme="minorHAnsi"/>
          <w:b w:val="0"/>
          <w:bCs w:val="0"/>
          <w:color w:val="000000"/>
          <w:sz w:val="28"/>
          <w:szCs w:val="28"/>
        </w:rPr>
        <w:t xml:space="preserve"> bewildered by Your illusory energy, he imagines his temporary assets to be permanent.”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(10.7.11-23).</w:t>
      </w:r>
    </w:p>
    <w:p w14:paraId="7336D916" w14:textId="031ED4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9.114</w:t>
      </w:r>
    </w:p>
    <w:p w14:paraId="1A3322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36D249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dhana yaśa bhoga yāra āchaye sakala</w:t>
      </w:r>
      <w:r w:rsidRPr="004A2847">
        <w:rPr>
          <w:rStyle w:val="BookTitle"/>
          <w:rFonts w:asciiTheme="minorHAnsi" w:hAnsiTheme="minorHAnsi" w:cstheme="minorHAnsi"/>
          <w:b w:val="0"/>
          <w:bCs w:val="0"/>
          <w:color w:val="000000"/>
          <w:sz w:val="28"/>
          <w:szCs w:val="28"/>
        </w:rPr>
        <w:br/>
        <w:t>bhakti yāra nāi, tāra saba amaṅgala</w:t>
      </w:r>
    </w:p>
    <w:p w14:paraId="3C6654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has wealth, fame, and material enjoyment but is bereft of devotion, then everything is inauspicious.</w:t>
      </w:r>
    </w:p>
    <w:p w14:paraId="3CBFE05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Coveted objects like wealth, fame, and material enjoyment make one forget Kṛṣṇa. As a result, misfortune and inauspiciousness arise. Only devotional service is the reservoir of all auspiciousness.</w:t>
      </w:r>
    </w:p>
    <w:p w14:paraId="280E07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(3.5.2) Vidura speaks the following words:</w:t>
      </w:r>
    </w:p>
    <w:p w14:paraId="3D4585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sukhāya karmāṇi karoti loko</w:t>
      </w:r>
      <w:r w:rsidRPr="004A2847">
        <w:rPr>
          <w:rStyle w:val="BookTitle"/>
          <w:rFonts w:asciiTheme="minorHAnsi" w:hAnsiTheme="minorHAnsi" w:cstheme="minorHAnsi"/>
          <w:b w:val="0"/>
          <w:bCs w:val="0"/>
          <w:color w:val="000000"/>
          <w:sz w:val="28"/>
          <w:szCs w:val="28"/>
        </w:rPr>
        <w:br/>
        <w:t>na taiḥ sukhaṁ vānyad-upāramaṁ vā</w:t>
      </w:r>
      <w:r w:rsidRPr="004A2847">
        <w:rPr>
          <w:rStyle w:val="BookTitle"/>
          <w:rFonts w:asciiTheme="minorHAnsi" w:hAnsiTheme="minorHAnsi" w:cstheme="minorHAnsi"/>
          <w:b w:val="0"/>
          <w:bCs w:val="0"/>
          <w:color w:val="000000"/>
          <w:sz w:val="28"/>
          <w:szCs w:val="28"/>
        </w:rPr>
        <w:br/>
        <w:t>vindeta bhūyas tata eva duḥkhaṁ</w:t>
      </w:r>
      <w:r w:rsidRPr="004A2847">
        <w:rPr>
          <w:rStyle w:val="BookTitle"/>
          <w:rFonts w:asciiTheme="minorHAnsi" w:hAnsiTheme="minorHAnsi" w:cstheme="minorHAnsi"/>
          <w:b w:val="0"/>
          <w:bCs w:val="0"/>
          <w:color w:val="000000"/>
          <w:sz w:val="28"/>
          <w:szCs w:val="28"/>
        </w:rPr>
        <w:br/>
        <w:t>yad atra yuktaṁ bhagavān vaden naḥ</w:t>
      </w:r>
    </w:p>
    <w:p w14:paraId="2F1C2CB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great sage, everyone in this world engages in fruitive activities to attain happiness, but one finds neither satiation nor the mitigation of distress. On the contrary, one is only aggravated by such activities. Please, therefore, give us directions on how one should live for real happiness.”</w:t>
      </w:r>
    </w:p>
    <w:p w14:paraId="66ED4A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(3.7.41) it is stated:</w:t>
      </w:r>
    </w:p>
    <w:p w14:paraId="385C0C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sarve vedāś ca yajñāś ca   tapo dānāni cānagha</w:t>
      </w:r>
      <w:r w:rsidRPr="004A2847">
        <w:rPr>
          <w:rStyle w:val="BookTitle"/>
          <w:rFonts w:asciiTheme="minorHAnsi" w:hAnsiTheme="minorHAnsi" w:cstheme="minorHAnsi"/>
          <w:b w:val="0"/>
          <w:bCs w:val="0"/>
          <w:color w:val="000000"/>
          <w:sz w:val="28"/>
          <w:szCs w:val="28"/>
        </w:rPr>
        <w:br/>
        <w:t>jīvābhaya-pradānasya   na kurvīran kalām api</w:t>
      </w:r>
    </w:p>
    <w:p w14:paraId="3E694B4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spotless one, your answers to all these questions will grant immunity from all material miseries. Such charity is greater than all Vedic charities, sacrifices, penances, etc.”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(3.9.7-19, 10.51.45-57, and 4.3.9-13).</w:t>
      </w:r>
    </w:p>
    <w:p w14:paraId="687A82F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(5.19.14) it is stated:</w:t>
      </w:r>
    </w:p>
    <w:p w14:paraId="3EFF2E33" w14:textId="348BA66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yathaihikāmuṣmika-kāma-lampaṭaḥ</w:t>
      </w:r>
      <w:r w:rsidRPr="004A2847">
        <w:rPr>
          <w:rStyle w:val="BookTitle"/>
          <w:rFonts w:asciiTheme="minorHAnsi" w:hAnsiTheme="minorHAnsi" w:cstheme="minorHAnsi"/>
          <w:b w:val="0"/>
          <w:bCs w:val="0"/>
          <w:color w:val="000000"/>
          <w:sz w:val="28"/>
          <w:szCs w:val="28"/>
        </w:rPr>
        <w:br/>
        <w:t>suteṣu dāreṣu dhaneṣu cintayan</w:t>
      </w:r>
      <w:r w:rsidRPr="004A2847">
        <w:rPr>
          <w:rStyle w:val="BookTitle"/>
          <w:rFonts w:asciiTheme="minorHAnsi" w:hAnsiTheme="minorHAnsi" w:cstheme="minorHAnsi"/>
          <w:b w:val="0"/>
          <w:bCs w:val="0"/>
          <w:color w:val="000000"/>
          <w:sz w:val="28"/>
          <w:szCs w:val="28"/>
        </w:rPr>
        <w:br/>
        <w:t>śaṅketa vidvān kukalevarātyayād</w:t>
      </w:r>
      <w:r w:rsidRPr="004A2847">
        <w:rPr>
          <w:rStyle w:val="BookTitle"/>
          <w:rFonts w:asciiTheme="minorHAnsi" w:hAnsiTheme="minorHAnsi" w:cstheme="minorHAnsi"/>
          <w:b w:val="0"/>
          <w:bCs w:val="0"/>
          <w:color w:val="000000"/>
          <w:sz w:val="28"/>
          <w:szCs w:val="28"/>
        </w:rPr>
        <w:br/>
        <w:t>yas tasya yatnaḥ</w:t>
      </w:r>
      <w:ins w:id="356" w:author="your servant" w:date="2020-06-19T18:42:00Z">
        <w:r w:rsidR="005C516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śrama eva kevalam</w:t>
      </w:r>
    </w:p>
    <w:p w14:paraId="5E9C26A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“Materialists are generally very attached to their present bodily comforts and to the bodily comforts they expect in the future.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they are always absorbed in thoughts of their wives, children, and wealth and are afraid of giving up their bodies, which are full of stool and urine. If a person engaged in Kṛṣṇa consciousness, however, is also afraid of giving up his body, what is the use of his having labored to study the </w:t>
      </w:r>
      <w:r w:rsidRPr="004A2847">
        <w:rPr>
          <w:rStyle w:val="BookTitle"/>
          <w:rFonts w:asciiTheme="minorHAnsi" w:hAnsiTheme="minorHAnsi" w:cstheme="minorHAnsi"/>
          <w:b w:val="0"/>
          <w:bCs w:val="0"/>
          <w:i/>
          <w:iCs/>
          <w:color w:val="000000"/>
          <w:sz w:val="28"/>
          <w:szCs w:val="28"/>
        </w:rPr>
        <w:t>śāstras</w:t>
      </w:r>
      <w:r w:rsidRPr="004A2847">
        <w:rPr>
          <w:rStyle w:val="BookTitle"/>
          <w:rFonts w:asciiTheme="minorHAnsi" w:hAnsiTheme="minorHAnsi" w:cstheme="minorHAnsi"/>
          <w:b w:val="0"/>
          <w:bCs w:val="0"/>
          <w:color w:val="000000"/>
          <w:sz w:val="28"/>
          <w:szCs w:val="28"/>
        </w:rPr>
        <w:t>? It was simply a waste of time.”</w:t>
      </w:r>
    </w:p>
    <w:p w14:paraId="2783C37D" w14:textId="7DB754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9.115</w:t>
      </w:r>
    </w:p>
    <w:p w14:paraId="04EF5E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6E105C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adya-khādya nāhi yāra—daridrera anta</w:t>
      </w:r>
      <w:r w:rsidRPr="004A2847">
        <w:rPr>
          <w:rStyle w:val="BookTitle"/>
          <w:rFonts w:asciiTheme="minorHAnsi" w:hAnsiTheme="minorHAnsi" w:cstheme="minorHAnsi"/>
          <w:b w:val="0"/>
          <w:bCs w:val="0"/>
          <w:color w:val="000000"/>
          <w:sz w:val="28"/>
          <w:szCs w:val="28"/>
        </w:rPr>
        <w:br/>
        <w:t>viṣṇu-bhakti thākile, se-i se dhanavanta</w:t>
      </w:r>
    </w:p>
    <w:p w14:paraId="04B2EC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if one is so poor that he has no food for a day but he has devotion to Lord Viṣṇu, then he is the richest person.</w:t>
      </w:r>
    </w:p>
    <w:p w14:paraId="5F37A4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even a poor person unable to accumulate food is inclined to the service of the Lord, then no one can be as rich as him, because his Lord is the proprietor of all opulences.</w:t>
      </w:r>
    </w:p>
    <w:p w14:paraId="74A129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(1.8.27) it is stated:</w:t>
      </w:r>
    </w:p>
    <w:p w14:paraId="65B4D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namo ’kiñcana-vittāya   nivṛtta-guṇa-vṛttaye</w:t>
      </w:r>
      <w:r w:rsidRPr="004A2847">
        <w:rPr>
          <w:rStyle w:val="BookTitle"/>
          <w:rFonts w:asciiTheme="minorHAnsi" w:hAnsiTheme="minorHAnsi" w:cstheme="minorHAnsi"/>
          <w:b w:val="0"/>
          <w:bCs w:val="0"/>
          <w:color w:val="000000"/>
          <w:sz w:val="28"/>
          <w:szCs w:val="28"/>
        </w:rPr>
        <w:br/>
        <w:t>ātmārāmāya śāntāya   kaivalya-pataye namaḥ</w:t>
      </w:r>
    </w:p>
    <w:p w14:paraId="66BCBE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obeisances are unto You, who are the property of the materially impoverished. You have nothing to do with the actions and reactions of the </w:t>
      </w:r>
      <w:r w:rsidRPr="004A2847">
        <w:rPr>
          <w:rStyle w:val="BookTitle"/>
          <w:rFonts w:asciiTheme="minorHAnsi" w:hAnsiTheme="minorHAnsi" w:cstheme="minorHAnsi"/>
          <w:b w:val="0"/>
          <w:bCs w:val="0"/>
          <w:color w:val="000000"/>
          <w:sz w:val="28"/>
          <w:szCs w:val="28"/>
        </w:rPr>
        <w:lastRenderedPageBreak/>
        <w:t xml:space="preserve">material modes of nature. You are self-satisfied, and therefore You are the </w:t>
      </w:r>
      <w:proofErr w:type="gramStart"/>
      <w:r w:rsidRPr="004A2847">
        <w:rPr>
          <w:rStyle w:val="BookTitle"/>
          <w:rFonts w:asciiTheme="minorHAnsi" w:hAnsiTheme="minorHAnsi" w:cstheme="minorHAnsi"/>
          <w:b w:val="0"/>
          <w:bCs w:val="0"/>
          <w:color w:val="000000"/>
          <w:sz w:val="28"/>
          <w:szCs w:val="28"/>
        </w:rPr>
        <w:t>most gentle</w:t>
      </w:r>
      <w:proofErr w:type="gramEnd"/>
      <w:r w:rsidRPr="004A2847">
        <w:rPr>
          <w:rStyle w:val="BookTitle"/>
          <w:rFonts w:asciiTheme="minorHAnsi" w:hAnsiTheme="minorHAnsi" w:cstheme="minorHAnsi"/>
          <w:b w:val="0"/>
          <w:bCs w:val="0"/>
          <w:color w:val="000000"/>
          <w:sz w:val="28"/>
          <w:szCs w:val="28"/>
        </w:rPr>
        <w:t xml:space="preserve"> and are master of the monists.”</w:t>
      </w:r>
    </w:p>
    <w:p w14:paraId="71E96B71" w14:textId="526A5D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9.116</w:t>
      </w:r>
    </w:p>
    <w:p w14:paraId="22CBC9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7EF0EE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bhikṣā-nimantraṇa-chale prabhu sabā-sthāne</w:t>
      </w:r>
      <w:r w:rsidRPr="004A2847">
        <w:rPr>
          <w:rStyle w:val="BookTitle"/>
          <w:rFonts w:asciiTheme="minorHAnsi" w:hAnsiTheme="minorHAnsi" w:cstheme="minorHAnsi"/>
          <w:b w:val="0"/>
          <w:bCs w:val="0"/>
          <w:color w:val="000000"/>
          <w:sz w:val="28"/>
          <w:szCs w:val="28"/>
        </w:rPr>
        <w:br/>
        <w:t>vyakta kari’ ihā kariyāchena āpane</w:t>
      </w:r>
    </w:p>
    <w:p w14:paraId="7BED3A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devotees invited the Lord to take His meal in their houses, the Lord took the opportunity to teach them all this topic.</w:t>
      </w:r>
    </w:p>
    <w:p w14:paraId="56DF271F" w14:textId="205AFE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9.117</w:t>
      </w:r>
    </w:p>
    <w:p w14:paraId="49ECB3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18B668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bhikṣā-nimantraṇe prabhu balena hāsiyā</w:t>
      </w:r>
      <w:r w:rsidRPr="004A2847">
        <w:rPr>
          <w:rStyle w:val="BookTitle"/>
          <w:rFonts w:asciiTheme="minorHAnsi" w:hAnsiTheme="minorHAnsi" w:cstheme="minorHAnsi"/>
          <w:b w:val="0"/>
          <w:bCs w:val="0"/>
          <w:color w:val="000000"/>
          <w:sz w:val="28"/>
          <w:szCs w:val="28"/>
        </w:rPr>
        <w:br/>
        <w:t>“cala tumi āge lakṣeśvara hao giyā</w:t>
      </w:r>
    </w:p>
    <w:p w14:paraId="28D63F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invited to take a meal, the Lord smiled and said, “First you should become a </w:t>
      </w:r>
      <w:r w:rsidRPr="004A2847">
        <w:rPr>
          <w:rStyle w:val="BookTitle"/>
          <w:rFonts w:asciiTheme="minorHAnsi" w:hAnsiTheme="minorHAnsi" w:cstheme="minorHAnsi"/>
          <w:b/>
          <w:bCs/>
          <w:i/>
          <w:iCs/>
          <w:color w:val="800000"/>
          <w:sz w:val="28"/>
          <w:szCs w:val="28"/>
        </w:rPr>
        <w:t xml:space="preserve">lakṣeśvara </w:t>
      </w:r>
      <w:r w:rsidRPr="004A2847">
        <w:rPr>
          <w:rStyle w:val="BookTitle"/>
          <w:rFonts w:asciiTheme="minorHAnsi" w:hAnsiTheme="minorHAnsi" w:cstheme="minorHAnsi"/>
          <w:b/>
          <w:bCs/>
          <w:color w:val="800000"/>
          <w:sz w:val="28"/>
          <w:szCs w:val="28"/>
        </w:rPr>
        <w:t xml:space="preserve">[The word </w:t>
      </w:r>
      <w:r w:rsidRPr="004A2847">
        <w:rPr>
          <w:rStyle w:val="BookTitle"/>
          <w:rFonts w:asciiTheme="minorHAnsi" w:hAnsiTheme="minorHAnsi" w:cstheme="minorHAnsi"/>
          <w:b/>
          <w:bCs/>
          <w:i/>
          <w:iCs/>
          <w:color w:val="800000"/>
          <w:sz w:val="28"/>
          <w:szCs w:val="28"/>
        </w:rPr>
        <w:t xml:space="preserve">lakṣeśvara </w:t>
      </w:r>
      <w:r w:rsidRPr="004A2847">
        <w:rPr>
          <w:rStyle w:val="BookTitle"/>
          <w:rFonts w:asciiTheme="minorHAnsi" w:hAnsiTheme="minorHAnsi" w:cstheme="minorHAnsi"/>
          <w:b/>
          <w:bCs/>
          <w:color w:val="800000"/>
          <w:sz w:val="28"/>
          <w:szCs w:val="28"/>
        </w:rPr>
        <w:t xml:space="preserve">is a combination of </w:t>
      </w:r>
      <w:r w:rsidRPr="004A2847">
        <w:rPr>
          <w:rStyle w:val="BookTitle"/>
          <w:rFonts w:asciiTheme="minorHAnsi" w:hAnsiTheme="minorHAnsi" w:cstheme="minorHAnsi"/>
          <w:b/>
          <w:bCs/>
          <w:i/>
          <w:iCs/>
          <w:color w:val="800000"/>
          <w:sz w:val="28"/>
          <w:szCs w:val="28"/>
        </w:rPr>
        <w:t xml:space="preserve">lakṣa </w:t>
      </w:r>
      <w:r w:rsidRPr="004A2847">
        <w:rPr>
          <w:rStyle w:val="BookTitle"/>
          <w:rFonts w:asciiTheme="minorHAnsi" w:hAnsiTheme="minorHAnsi" w:cstheme="minorHAnsi"/>
          <w:b/>
          <w:bCs/>
          <w:color w:val="800000"/>
          <w:sz w:val="28"/>
          <w:szCs w:val="28"/>
        </w:rPr>
        <w:t xml:space="preserve">(“hundred thousand”) and </w:t>
      </w:r>
      <w:r w:rsidRPr="004A2847">
        <w:rPr>
          <w:rStyle w:val="BookTitle"/>
          <w:rFonts w:asciiTheme="minorHAnsi" w:hAnsiTheme="minorHAnsi" w:cstheme="minorHAnsi"/>
          <w:b/>
          <w:bCs/>
          <w:i/>
          <w:iCs/>
          <w:color w:val="800000"/>
          <w:sz w:val="28"/>
          <w:szCs w:val="28"/>
        </w:rPr>
        <w:t xml:space="preserve">īśvara </w:t>
      </w:r>
      <w:r w:rsidRPr="004A2847">
        <w:rPr>
          <w:rStyle w:val="BookTitle"/>
          <w:rFonts w:asciiTheme="minorHAnsi" w:hAnsiTheme="minorHAnsi" w:cstheme="minorHAnsi"/>
          <w:b/>
          <w:bCs/>
          <w:color w:val="800000"/>
          <w:sz w:val="28"/>
          <w:szCs w:val="28"/>
        </w:rPr>
        <w:t>(“master”). In common usage it would refer to someone who possessed a hundred thousand rupees.].</w:t>
      </w:r>
    </w:p>
    <w:p w14:paraId="3E46F810" w14:textId="128ADA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9.118</w:t>
      </w:r>
    </w:p>
    <w:p w14:paraId="43A753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052DFB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 bhikṣā āmāra, ye haya lakṣeśvara”</w:t>
      </w:r>
      <w:r w:rsidRPr="004A2847">
        <w:rPr>
          <w:rStyle w:val="BookTitle"/>
          <w:rFonts w:asciiTheme="minorHAnsi" w:hAnsiTheme="minorHAnsi" w:cstheme="minorHAnsi"/>
          <w:b w:val="0"/>
          <w:bCs w:val="0"/>
          <w:color w:val="000000"/>
          <w:sz w:val="28"/>
          <w:szCs w:val="28"/>
        </w:rPr>
        <w:br/>
        <w:t>śuniyā brāhmaṇa saba cintita-antara</w:t>
      </w:r>
    </w:p>
    <w:p w14:paraId="5006D8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take meals only in the house of a </w:t>
      </w:r>
      <w:r w:rsidRPr="004A2847">
        <w:rPr>
          <w:rStyle w:val="BookTitle"/>
          <w:rFonts w:asciiTheme="minorHAnsi" w:hAnsiTheme="minorHAnsi" w:cstheme="minorHAnsi"/>
          <w:b/>
          <w:bCs/>
          <w:i/>
          <w:iCs/>
          <w:color w:val="800000"/>
          <w:sz w:val="28"/>
          <w:szCs w:val="28"/>
        </w:rPr>
        <w:t>lakṣeśvara</w:t>
      </w:r>
      <w:r w:rsidRPr="004A2847">
        <w:rPr>
          <w:rStyle w:val="BookTitle"/>
          <w:rFonts w:asciiTheme="minorHAnsi" w:hAnsiTheme="minorHAnsi" w:cstheme="minorHAnsi"/>
          <w:b/>
          <w:bCs/>
          <w:color w:val="800000"/>
          <w:sz w:val="28"/>
          <w:szCs w:val="28"/>
        </w:rPr>
        <w:t xml:space="preserve">.” Hearing this, the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became worried.</w:t>
      </w:r>
    </w:p>
    <w:p w14:paraId="31AE9DB2" w14:textId="631533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9.119</w:t>
      </w:r>
    </w:p>
    <w:p w14:paraId="12E494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663110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vipra-gaṇa stuti kari’ balena “gosāñi!</w:t>
      </w:r>
      <w:r w:rsidRPr="004A2847">
        <w:rPr>
          <w:rStyle w:val="BookTitle"/>
          <w:rFonts w:asciiTheme="minorHAnsi" w:hAnsiTheme="minorHAnsi" w:cstheme="minorHAnsi"/>
          <w:b w:val="0"/>
          <w:bCs w:val="0"/>
          <w:color w:val="000000"/>
          <w:sz w:val="28"/>
          <w:szCs w:val="28"/>
        </w:rPr>
        <w:br/>
        <w:t>lakṣera ki dāya, sahasreko kāro nāi</w:t>
      </w:r>
    </w:p>
    <w:p w14:paraId="03483E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offered prayers to the Lord, “O Gosāñi, what to speak of a hundred thousand, none of us possess even a thousand.</w:t>
      </w:r>
    </w:p>
    <w:p w14:paraId="058A5FB9" w14:textId="69D809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9.120</w:t>
      </w:r>
    </w:p>
    <w:p w14:paraId="2886F0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5BC873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nā karile bhikṣā, gārhasthya āmāra</w:t>
      </w:r>
      <w:r w:rsidRPr="004A2847">
        <w:rPr>
          <w:rStyle w:val="BookTitle"/>
          <w:rFonts w:asciiTheme="minorHAnsi" w:hAnsiTheme="minorHAnsi" w:cstheme="minorHAnsi"/>
          <w:b w:val="0"/>
          <w:bCs w:val="0"/>
          <w:color w:val="000000"/>
          <w:sz w:val="28"/>
          <w:szCs w:val="28"/>
        </w:rPr>
        <w:br/>
        <w:t>ekhanei puḍiyā hauk chārakhāra”</w:t>
      </w:r>
    </w:p>
    <w:p w14:paraId="340B03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don’t accept meals from us, then let our entire household be burnt to ashes.”</w:t>
      </w:r>
    </w:p>
    <w:p w14:paraId="2589EFAC" w14:textId="3125F7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9.121</w:t>
      </w:r>
    </w:p>
    <w:p w14:paraId="37BC5F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50A46B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“jāna, ’lakṣeśvara’ bali kāre?</w:t>
      </w:r>
      <w:r w:rsidRPr="004A2847">
        <w:rPr>
          <w:rStyle w:val="BookTitle"/>
          <w:rFonts w:asciiTheme="minorHAnsi" w:hAnsiTheme="minorHAnsi" w:cstheme="minorHAnsi"/>
          <w:b w:val="0"/>
          <w:bCs w:val="0"/>
          <w:color w:val="000000"/>
          <w:sz w:val="28"/>
          <w:szCs w:val="28"/>
        </w:rPr>
        <w:br/>
        <w:t>prati-dina lakṣa-nāma ye grahaṇa kare</w:t>
      </w:r>
    </w:p>
    <w:p w14:paraId="4EB259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replied, “Do you know who is a </w:t>
      </w:r>
      <w:r w:rsidRPr="004A2847">
        <w:rPr>
          <w:rStyle w:val="BookTitle"/>
          <w:rFonts w:asciiTheme="minorHAnsi" w:hAnsiTheme="minorHAnsi" w:cstheme="minorHAnsi"/>
          <w:b/>
          <w:bCs/>
          <w:i/>
          <w:iCs/>
          <w:color w:val="800000"/>
          <w:sz w:val="28"/>
          <w:szCs w:val="28"/>
        </w:rPr>
        <w:t>lakṣeśvara</w:t>
      </w:r>
      <w:r w:rsidRPr="004A2847">
        <w:rPr>
          <w:rStyle w:val="BookTitle"/>
          <w:rFonts w:asciiTheme="minorHAnsi" w:hAnsiTheme="minorHAnsi" w:cstheme="minorHAnsi"/>
          <w:b/>
          <w:bCs/>
          <w:color w:val="800000"/>
          <w:sz w:val="28"/>
          <w:szCs w:val="28"/>
        </w:rPr>
        <w:t>? He is someone who daily chants a hundred thousand holy names.</w:t>
      </w:r>
    </w:p>
    <w:p w14:paraId="2B11FE4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“The Lord is served in the house of only one who daily chants a hundred thousand names. The Lord accepts items like foodstuffs from only such a person. For one who does not chant a hundred thousand names, the Lord does not award the good fortune of His service by accepting his offering.” All devotees of the Lord must daily chant a hundred thousand names, otherwise they will become attached to varieties of material enjoyment and will be unable to serve the Lord. That is why everyone under the shelter of Śrī Caitanyadeva chants at least one hundred thousand names. Otherwise Gaurasundara will not accept the foodstuffs that are offered to Him.</w:t>
      </w:r>
    </w:p>
    <w:p w14:paraId="6C55124E" w14:textId="5A5535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9.122</w:t>
      </w:r>
    </w:p>
    <w:p w14:paraId="16AC27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657D12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janera nāma āmi bali ’lakṣeśvara’</w:t>
      </w:r>
      <w:r w:rsidRPr="004A2847">
        <w:rPr>
          <w:rStyle w:val="BookTitle"/>
          <w:rFonts w:asciiTheme="minorHAnsi" w:hAnsiTheme="minorHAnsi" w:cstheme="minorHAnsi"/>
          <w:b w:val="0"/>
          <w:bCs w:val="0"/>
          <w:color w:val="000000"/>
          <w:sz w:val="28"/>
          <w:szCs w:val="28"/>
        </w:rPr>
        <w:br/>
        <w:t>tathā bhikṣā āmāra, nā yāi anya ghara”</w:t>
      </w:r>
    </w:p>
    <w:p w14:paraId="0A3292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call that a person a </w:t>
      </w:r>
      <w:r w:rsidRPr="004A2847">
        <w:rPr>
          <w:rStyle w:val="BookTitle"/>
          <w:rFonts w:asciiTheme="minorHAnsi" w:hAnsiTheme="minorHAnsi" w:cstheme="minorHAnsi"/>
          <w:b/>
          <w:bCs/>
          <w:i/>
          <w:iCs/>
          <w:color w:val="800000"/>
          <w:sz w:val="28"/>
          <w:szCs w:val="28"/>
        </w:rPr>
        <w:t>lakṣeśvara</w:t>
      </w:r>
      <w:r w:rsidRPr="004A2847">
        <w:rPr>
          <w:rStyle w:val="BookTitle"/>
          <w:rFonts w:asciiTheme="minorHAnsi" w:hAnsiTheme="minorHAnsi" w:cstheme="minorHAnsi"/>
          <w:b/>
          <w:bCs/>
          <w:color w:val="800000"/>
          <w:sz w:val="28"/>
          <w:szCs w:val="28"/>
        </w:rPr>
        <w:t>. I take meals in only such a person’s house, not in the houses of others.”</w:t>
      </w:r>
    </w:p>
    <w:p w14:paraId="51318D66" w14:textId="54611A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9.123</w:t>
      </w:r>
    </w:p>
    <w:p w14:paraId="750A75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2D53E5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śuniyā prabhura kṛpā-vākya vipra-gaṇe</w:t>
      </w:r>
      <w:r w:rsidRPr="004A2847">
        <w:rPr>
          <w:rStyle w:val="BookTitle"/>
          <w:rFonts w:asciiTheme="minorHAnsi" w:hAnsiTheme="minorHAnsi" w:cstheme="minorHAnsi"/>
          <w:b w:val="0"/>
          <w:bCs w:val="0"/>
          <w:color w:val="000000"/>
          <w:sz w:val="28"/>
          <w:szCs w:val="28"/>
        </w:rPr>
        <w:br/>
        <w:t>cintā chāḍi’ mahānanda hailā mane mane</w:t>
      </w:r>
    </w:p>
    <w:p w14:paraId="068E79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Hearing this merciful statement of the Lord, the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gave up their anxiety and became joyful.</w:t>
      </w:r>
    </w:p>
    <w:p w14:paraId="22C5E4E6" w14:textId="56D6DE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9.124</w:t>
      </w:r>
    </w:p>
    <w:p w14:paraId="1CEB1F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0331AE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“lakṣa nāma laiba prabhu, tumi kara bhikṣā</w:t>
      </w:r>
      <w:r w:rsidRPr="004A2847">
        <w:rPr>
          <w:rStyle w:val="BookTitle"/>
          <w:rFonts w:asciiTheme="minorHAnsi" w:hAnsiTheme="minorHAnsi" w:cstheme="minorHAnsi"/>
          <w:b w:val="0"/>
          <w:bCs w:val="0"/>
          <w:color w:val="000000"/>
          <w:sz w:val="28"/>
          <w:szCs w:val="28"/>
        </w:rPr>
        <w:br/>
      </w:r>
      <w:proofErr w:type="gramStart"/>
      <w:r w:rsidRPr="004A2847">
        <w:rPr>
          <w:rStyle w:val="BookTitle"/>
          <w:rFonts w:asciiTheme="minorHAnsi" w:hAnsiTheme="minorHAnsi" w:cstheme="minorHAnsi"/>
          <w:b w:val="0"/>
          <w:bCs w:val="0"/>
          <w:color w:val="000000"/>
          <w:sz w:val="28"/>
          <w:szCs w:val="28"/>
        </w:rPr>
        <w:t>mahābhāgya,—</w:t>
      </w:r>
      <w:proofErr w:type="gramEnd"/>
      <w:r w:rsidRPr="004A2847">
        <w:rPr>
          <w:rStyle w:val="BookTitle"/>
          <w:rFonts w:asciiTheme="minorHAnsi" w:hAnsiTheme="minorHAnsi" w:cstheme="minorHAnsi"/>
          <w:b w:val="0"/>
          <w:bCs w:val="0"/>
          <w:color w:val="000000"/>
          <w:sz w:val="28"/>
          <w:szCs w:val="28"/>
        </w:rPr>
        <w:t>e-mata karāo tumi śikṣā”</w:t>
      </w:r>
    </w:p>
    <w:p w14:paraId="2410DE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we will chant a hundred thousand names. Please therefore take Your meals in our houses. It is our good fortune that You are teaching us in this way.”</w:t>
      </w:r>
    </w:p>
    <w:p w14:paraId="362BAF92" w14:textId="5B84C6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9.125</w:t>
      </w:r>
    </w:p>
    <w:p w14:paraId="44FB4E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780CE0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prati-dina lakṣa nāma sarva-dvija-gaṇe</w:t>
      </w:r>
      <w:r w:rsidRPr="004A2847">
        <w:rPr>
          <w:rStyle w:val="BookTitle"/>
          <w:rFonts w:asciiTheme="minorHAnsi" w:hAnsiTheme="minorHAnsi" w:cstheme="minorHAnsi"/>
          <w:b w:val="0"/>
          <w:bCs w:val="0"/>
          <w:color w:val="000000"/>
          <w:sz w:val="28"/>
          <w:szCs w:val="28"/>
        </w:rPr>
        <w:br/>
        <w:t>layena caitanyacandra bhikṣāra kāraṇe</w:t>
      </w:r>
    </w:p>
    <w:p w14:paraId="211630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then began to chant a hundred thousand names everyday so that they could offer food to Lord Caitanyacandra.</w:t>
      </w:r>
    </w:p>
    <w:p w14:paraId="6B409BC7" w14:textId="1CEF67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9.126</w:t>
      </w:r>
    </w:p>
    <w:p w14:paraId="28A519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60E084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bhakti-yoga laoyāya īśvare</w:t>
      </w:r>
      <w:r w:rsidRPr="004A2847">
        <w:rPr>
          <w:rStyle w:val="BookTitle"/>
          <w:rFonts w:asciiTheme="minorHAnsi" w:hAnsiTheme="minorHAnsi" w:cstheme="minorHAnsi"/>
          <w:b w:val="0"/>
          <w:bCs w:val="0"/>
          <w:color w:val="000000"/>
          <w:sz w:val="28"/>
          <w:szCs w:val="28"/>
        </w:rPr>
        <w:br/>
        <w:t>vaikuṇṭha-nāyaka bhakti-sāgare vihare</w:t>
      </w:r>
    </w:p>
    <w:p w14:paraId="203595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of Vaikuṇṭha enjoyed in the ocean of devotional service by inducing others to take up the process of devotional service.</w:t>
      </w:r>
    </w:p>
    <w:p w14:paraId="42B04A62" w14:textId="5A5968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9.127</w:t>
      </w:r>
    </w:p>
    <w:p w14:paraId="002268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431084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laoyāite śrī-caitanya-avatāra</w:t>
      </w:r>
      <w:r w:rsidRPr="004A2847">
        <w:rPr>
          <w:rStyle w:val="BookTitle"/>
          <w:rFonts w:asciiTheme="minorHAnsi" w:hAnsiTheme="minorHAnsi" w:cstheme="minorHAnsi"/>
          <w:b w:val="0"/>
          <w:bCs w:val="0"/>
          <w:color w:val="000000"/>
          <w:sz w:val="28"/>
          <w:szCs w:val="28"/>
        </w:rPr>
        <w:br/>
        <w:t>bhakti vinā jijñāsā nā kare prabhu āra</w:t>
      </w:r>
    </w:p>
    <w:p w14:paraId="6BC233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mission of His incarnation was to distribute the process of devotional </w:t>
      </w:r>
      <w:r w:rsidRPr="004A2847">
        <w:rPr>
          <w:rStyle w:val="BookTitle"/>
          <w:rFonts w:asciiTheme="minorHAnsi" w:hAnsiTheme="minorHAnsi" w:cstheme="minorHAnsi"/>
          <w:b/>
          <w:bCs/>
          <w:color w:val="800000"/>
          <w:sz w:val="28"/>
          <w:szCs w:val="28"/>
        </w:rPr>
        <w:lastRenderedPageBreak/>
        <w:t xml:space="preserve">service. For this </w:t>
      </w:r>
      <w:proofErr w:type="gramStart"/>
      <w:r w:rsidRPr="004A2847">
        <w:rPr>
          <w:rStyle w:val="BookTitle"/>
          <w:rFonts w:asciiTheme="minorHAnsi" w:hAnsiTheme="minorHAnsi" w:cstheme="minorHAnsi"/>
          <w:b/>
          <w:bCs/>
          <w:color w:val="800000"/>
          <w:sz w:val="28"/>
          <w:szCs w:val="28"/>
        </w:rPr>
        <w:t>reason</w:t>
      </w:r>
      <w:proofErr w:type="gramEnd"/>
      <w:r w:rsidRPr="004A2847">
        <w:rPr>
          <w:rStyle w:val="BookTitle"/>
          <w:rFonts w:asciiTheme="minorHAnsi" w:hAnsiTheme="minorHAnsi" w:cstheme="minorHAnsi"/>
          <w:b/>
          <w:bCs/>
          <w:color w:val="800000"/>
          <w:sz w:val="28"/>
          <w:szCs w:val="28"/>
        </w:rPr>
        <w:t xml:space="preserve"> He did not ask for anything other than engagement in devotional service.</w:t>
      </w:r>
    </w:p>
    <w:p w14:paraId="144C734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devotees of Śrī Caitanya do not converse with nondevotees. It is not proper to have friendship with those who are intoxicated by topics of </w:t>
      </w:r>
      <w:r w:rsidRPr="00F932B6">
        <w:rPr>
          <w:rStyle w:val="BookTitle"/>
          <w:rFonts w:asciiTheme="minorHAnsi" w:hAnsiTheme="minorHAnsi" w:cstheme="minorHAnsi"/>
          <w:b w:val="0"/>
          <w:bCs w:val="0"/>
          <w:i/>
          <w:iCs/>
          <w:color w:val="000000"/>
          <w:sz w:val="28"/>
          <w:szCs w:val="28"/>
          <w:rPrChange w:id="357" w:author="your servant" w:date="2020-06-19T18:49:00Z">
            <w:rPr>
              <w:rStyle w:val="BookTitle"/>
              <w:rFonts w:asciiTheme="minorHAnsi" w:hAnsiTheme="minorHAnsi" w:cstheme="minorHAnsi"/>
              <w:b w:val="0"/>
              <w:bCs w:val="0"/>
              <w:color w:val="000000"/>
              <w:sz w:val="28"/>
              <w:szCs w:val="28"/>
            </w:rPr>
          </w:rPrChange>
        </w:rPr>
        <w:t>karma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and extraneous desires rather than by topics of devotional service. Unless the fallen souls daily chant a hundred thousand names, their propensity for material enjoyment will increase. Then they will no longer be able to serve Śrī Gaurasundara. The Gauḍīya Vaiṣṇavas do not approve as ideal any example of devotional service to Gaura that does not include chanting one hundred thousand names. As a result of aversion to chanting the Lord’s names, which is the supreme form of worship, the fallen souls pretend to execute other forms of worship rather than chant a hundred thousand names. By doing so, they do not achieve any benefit.</w:t>
      </w:r>
    </w:p>
    <w:p w14:paraId="53EF94CE" w14:textId="47CFA0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9.128</w:t>
      </w:r>
    </w:p>
    <w:p w14:paraId="292C82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2B89A1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“ye-janera kṛṣṇa-bhakti āche</w:t>
      </w:r>
      <w:r w:rsidRPr="004A2847">
        <w:rPr>
          <w:rStyle w:val="BookTitle"/>
          <w:rFonts w:asciiTheme="minorHAnsi" w:hAnsiTheme="minorHAnsi" w:cstheme="minorHAnsi"/>
          <w:b w:val="0"/>
          <w:bCs w:val="0"/>
          <w:color w:val="000000"/>
          <w:sz w:val="28"/>
          <w:szCs w:val="28"/>
        </w:rPr>
        <w:br/>
        <w:t>kuśala maṅgala tāra nitya thāke pāche”</w:t>
      </w:r>
    </w:p>
    <w:p w14:paraId="59F55B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“Well-being and auspiciousness always accompany one who has devotion to Kṛṣṇa.”</w:t>
      </w:r>
    </w:p>
    <w:p w14:paraId="34CCB1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Bhakti-rasāmṛta-sindhu</w:t>
      </w:r>
      <w:r w:rsidRPr="004A2847">
        <w:rPr>
          <w:rStyle w:val="BookTitle"/>
          <w:rFonts w:asciiTheme="minorHAnsi" w:hAnsiTheme="minorHAnsi" w:cstheme="minorHAnsi"/>
          <w:b w:val="0"/>
          <w:bCs w:val="0"/>
          <w:color w:val="000000"/>
          <w:sz w:val="28"/>
          <w:szCs w:val="28"/>
        </w:rPr>
        <w:t xml:space="preserve"> (1.3.17) it is stated:</w:t>
      </w:r>
    </w:p>
    <w:p w14:paraId="2BCD1C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sarva-maṅgala-mūrdhanyā   pūrṇānanda-mayī sadā</w:t>
      </w:r>
      <w:r w:rsidRPr="004A2847">
        <w:rPr>
          <w:rStyle w:val="BookTitle"/>
          <w:rFonts w:asciiTheme="minorHAnsi" w:hAnsiTheme="minorHAnsi" w:cstheme="minorHAnsi"/>
          <w:b w:val="0"/>
          <w:bCs w:val="0"/>
          <w:color w:val="000000"/>
          <w:sz w:val="28"/>
          <w:szCs w:val="28"/>
        </w:rPr>
        <w:br/>
        <w:t>dvijendra tava mayy astu   bhaktir avyabhicāriṇī</w:t>
      </w:r>
    </w:p>
    <w:p w14:paraId="76D981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King, among the twice-born, may you develop unalloyed devotion to Me, which is the crest-jewel of all auspiciousness and which is full of ecstasy.”</w:t>
      </w:r>
    </w:p>
    <w:p w14:paraId="114390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w:t>
      </w:r>
      <w:r w:rsidRPr="004A2847">
        <w:rPr>
          <w:rStyle w:val="BookTitle"/>
          <w:rFonts w:asciiTheme="minorHAnsi" w:hAnsiTheme="minorHAnsi" w:cstheme="minorHAnsi"/>
          <w:b w:val="0"/>
          <w:bCs w:val="0"/>
          <w:i/>
          <w:iCs/>
          <w:color w:val="000000"/>
          <w:sz w:val="28"/>
          <w:szCs w:val="28"/>
        </w:rPr>
        <w:t xml:space="preserve">Śrī Kṛṣṇa-karṇāmṛta </w:t>
      </w:r>
      <w:r w:rsidRPr="004A2847">
        <w:rPr>
          <w:rStyle w:val="BookTitle"/>
          <w:rFonts w:asciiTheme="minorHAnsi" w:hAnsiTheme="minorHAnsi" w:cstheme="minorHAnsi"/>
          <w:b w:val="0"/>
          <w:bCs w:val="0"/>
          <w:color w:val="000000"/>
          <w:sz w:val="28"/>
          <w:szCs w:val="28"/>
        </w:rPr>
        <w:t>(107) it is stated:</w:t>
      </w:r>
    </w:p>
    <w:p w14:paraId="68081A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bhaktis tvayi sthiratarā bhagavan yadi syād</w:t>
      </w:r>
      <w:r w:rsidRPr="004A2847">
        <w:rPr>
          <w:rStyle w:val="BookTitle"/>
          <w:rFonts w:asciiTheme="minorHAnsi" w:hAnsiTheme="minorHAnsi" w:cstheme="minorHAnsi"/>
          <w:b w:val="0"/>
          <w:bCs w:val="0"/>
          <w:color w:val="000000"/>
          <w:sz w:val="28"/>
          <w:szCs w:val="28"/>
        </w:rPr>
        <w:br/>
        <w:t>daivena naḥ phalati divya-kiśora-mūrtiḥ</w:t>
      </w:r>
      <w:r w:rsidRPr="004A2847">
        <w:rPr>
          <w:rStyle w:val="BookTitle"/>
          <w:rFonts w:asciiTheme="minorHAnsi" w:hAnsiTheme="minorHAnsi" w:cstheme="minorHAnsi"/>
          <w:b w:val="0"/>
          <w:bCs w:val="0"/>
          <w:color w:val="000000"/>
          <w:sz w:val="28"/>
          <w:szCs w:val="28"/>
        </w:rPr>
        <w:br/>
        <w:t>muktiḥ svayaṁ mukulitāñjali sevate ’smān</w:t>
      </w:r>
      <w:r w:rsidRPr="004A2847">
        <w:rPr>
          <w:rStyle w:val="BookTitle"/>
          <w:rFonts w:asciiTheme="minorHAnsi" w:hAnsiTheme="minorHAnsi" w:cstheme="minorHAnsi"/>
          <w:b w:val="0"/>
          <w:bCs w:val="0"/>
          <w:color w:val="000000"/>
          <w:sz w:val="28"/>
          <w:szCs w:val="28"/>
        </w:rPr>
        <w:br/>
        <w:t>dharmārtha-kāma-gatayaḥ samaya-pratīkṣāḥ</w:t>
      </w:r>
    </w:p>
    <w:p w14:paraId="19DF6C3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my Lord, if one engages in Your pure devotional service with determination,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become visible in Your original transcendental youthful form as the Supreme Personality of Godhead. As far as liberation is concerned, she stands before the devotee with folded hands waiting to render service. Religion, economic </w:t>
      </w:r>
      <w:r w:rsidRPr="004A2847">
        <w:rPr>
          <w:rStyle w:val="BookTitle"/>
          <w:rFonts w:asciiTheme="minorHAnsi" w:hAnsiTheme="minorHAnsi" w:cstheme="minorHAnsi"/>
          <w:b w:val="0"/>
          <w:bCs w:val="0"/>
          <w:color w:val="000000"/>
          <w:sz w:val="28"/>
          <w:szCs w:val="28"/>
        </w:rPr>
        <w:lastRenderedPageBreak/>
        <w:t>development, and sense gratification are all automatically attained without separate endeavor.”</w:t>
      </w:r>
    </w:p>
    <w:p w14:paraId="2B470FA3" w14:textId="46D633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9.129</w:t>
      </w:r>
    </w:p>
    <w:p w14:paraId="602FA6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1F18FE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yāra mukhe bhaktira mahattva nāhi kathātāra </w:t>
      </w:r>
      <w:r w:rsidRPr="004A2847">
        <w:rPr>
          <w:rStyle w:val="BookTitle"/>
          <w:rFonts w:asciiTheme="minorHAnsi" w:hAnsiTheme="minorHAnsi" w:cstheme="minorHAnsi"/>
          <w:b w:val="0"/>
          <w:bCs w:val="0"/>
          <w:color w:val="000000"/>
          <w:sz w:val="28"/>
          <w:szCs w:val="28"/>
        </w:rPr>
        <w:br/>
        <w:t>mukha gauracandra nā dekhe sarvathā</w:t>
      </w:r>
    </w:p>
    <w:p w14:paraId="1CDED6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does not even see the face of one who does not speak about the glories of devotional service.</w:t>
      </w:r>
    </w:p>
    <w:p w14:paraId="2BCBA9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who does not accept that devotional service is the only process for attaining the goal of life is not accepted by Śrī Gaurasundara as a Gauḍīya. What to speak of accepting him as a Gauḍīya, He considers that even seeing the face of such a person is unfavorable to devotional service.</w:t>
      </w:r>
    </w:p>
    <w:p w14:paraId="3F2CF18F" w14:textId="63EAF4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9.130</w:t>
      </w:r>
    </w:p>
    <w:p w14:paraId="3A3BCB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22EF2B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nija-guru śrī-keśava-bhāratīra sthāne</w:t>
      </w:r>
      <w:r w:rsidRPr="004A2847">
        <w:rPr>
          <w:rStyle w:val="BookTitle"/>
          <w:rFonts w:asciiTheme="minorHAnsi" w:hAnsiTheme="minorHAnsi" w:cstheme="minorHAnsi"/>
          <w:b w:val="0"/>
          <w:bCs w:val="0"/>
          <w:color w:val="000000"/>
          <w:sz w:val="28"/>
          <w:szCs w:val="28"/>
        </w:rPr>
        <w:br/>
        <w:t>’bhakti, jñāna’ dui jijñāsilā eka dine</w:t>
      </w:r>
    </w:p>
    <w:p w14:paraId="4C68CF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day the Lord asked His spiritual master, Keśava Bhāratī, about </w:t>
      </w:r>
      <w:r w:rsidRPr="005C516B">
        <w:rPr>
          <w:rStyle w:val="BookTitle"/>
          <w:rFonts w:asciiTheme="minorHAnsi" w:hAnsiTheme="minorHAnsi" w:cstheme="minorHAnsi"/>
          <w:b/>
          <w:bCs/>
          <w:i/>
          <w:iCs/>
          <w:color w:val="800000"/>
          <w:sz w:val="28"/>
          <w:szCs w:val="28"/>
          <w:rPrChange w:id="358" w:author="your servant" w:date="2020-06-19T18:49:00Z">
            <w:rPr>
              <w:rStyle w:val="BookTitle"/>
              <w:rFonts w:asciiTheme="minorHAnsi" w:hAnsiTheme="minorHAnsi" w:cstheme="minorHAnsi"/>
              <w:b/>
              <w:bCs/>
              <w:color w:val="800000"/>
              <w:sz w:val="28"/>
              <w:szCs w:val="28"/>
            </w:rPr>
          </w:rPrChange>
        </w:rPr>
        <w:t>bhakti</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w:t>
      </w:r>
    </w:p>
    <w:p w14:paraId="6BEC1997" w14:textId="32AE3B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9.131</w:t>
      </w:r>
    </w:p>
    <w:p w14:paraId="5B9E9E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6F2ED8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“jñāna, bhakti duite ke baḍa</w:t>
      </w:r>
      <w:r w:rsidRPr="004A2847">
        <w:rPr>
          <w:rStyle w:val="BookTitle"/>
          <w:rFonts w:asciiTheme="minorHAnsi" w:hAnsiTheme="minorHAnsi" w:cstheme="minorHAnsi"/>
          <w:b w:val="0"/>
          <w:bCs w:val="0"/>
          <w:color w:val="000000"/>
          <w:sz w:val="28"/>
          <w:szCs w:val="28"/>
        </w:rPr>
        <w:br/>
        <w:t>vicāriyā gosāñi, kaha ta’ kari’ daḍha”</w:t>
      </w:r>
    </w:p>
    <w:p w14:paraId="7323BC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inquired, “Which is greater,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 xml:space="preserve"> or bhakti? O Gosāñi, please consider and tell Me conclusively.”</w:t>
      </w:r>
    </w:p>
    <w:p w14:paraId="3CF2EBDC" w14:textId="2E09EA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9.132</w:t>
      </w:r>
    </w:p>
    <w:p w14:paraId="4E4F315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4F2579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bhāratī vicāra kari’ mane</w:t>
      </w:r>
      <w:r w:rsidRPr="004A2847">
        <w:rPr>
          <w:rStyle w:val="BookTitle"/>
          <w:rFonts w:asciiTheme="minorHAnsi" w:hAnsiTheme="minorHAnsi" w:cstheme="minorHAnsi"/>
          <w:b w:val="0"/>
          <w:bCs w:val="0"/>
          <w:color w:val="000000"/>
          <w:sz w:val="28"/>
          <w:szCs w:val="28"/>
        </w:rPr>
        <w:br/>
        <w:t>kahite lāgila, gaurasundarera sthāne</w:t>
      </w:r>
    </w:p>
    <w:p w14:paraId="6BB21C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Keśava Bhāratī thought for a while and then replied to Gaurasundara.</w:t>
      </w:r>
    </w:p>
    <w:p w14:paraId="2AED0908" w14:textId="40A3BE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9.133</w:t>
      </w:r>
    </w:p>
    <w:p w14:paraId="62804D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6F3764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bhāratī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“mane vicārila tattva</w:t>
      </w:r>
      <w:r w:rsidRPr="004A2847">
        <w:rPr>
          <w:rStyle w:val="BookTitle"/>
          <w:rFonts w:asciiTheme="minorHAnsi" w:hAnsiTheme="minorHAnsi" w:cstheme="minorHAnsi"/>
          <w:b w:val="0"/>
          <w:bCs w:val="0"/>
          <w:color w:val="000000"/>
          <w:sz w:val="28"/>
          <w:szCs w:val="28"/>
        </w:rPr>
        <w:br/>
        <w:t>sabā haite dekhi baḍa bhaktira mahattva”</w:t>
      </w:r>
    </w:p>
    <w:p w14:paraId="3B223C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Keśava Bhāratī said, “After considering the topic, I have concluded that the glories of bhakti are superior to all.”</w:t>
      </w:r>
    </w:p>
    <w:p w14:paraId="2B78C1D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Ādi </w:t>
      </w:r>
      <w:r w:rsidRPr="004A2847">
        <w:rPr>
          <w:rStyle w:val="BookTitle"/>
          <w:rFonts w:asciiTheme="minorHAnsi" w:hAnsiTheme="minorHAnsi" w:cstheme="minorHAnsi"/>
          <w:b w:val="0"/>
          <w:bCs w:val="0"/>
          <w:color w:val="000000"/>
          <w:sz w:val="28"/>
          <w:szCs w:val="28"/>
        </w:rPr>
        <w:t xml:space="preserve">8.17) the following verse from the </w:t>
      </w:r>
      <w:r w:rsidRPr="004A2847">
        <w:rPr>
          <w:rStyle w:val="BookTitle"/>
          <w:rFonts w:asciiTheme="minorHAnsi" w:hAnsiTheme="minorHAnsi" w:cstheme="minorHAnsi"/>
          <w:b w:val="0"/>
          <w:bCs w:val="0"/>
          <w:i/>
          <w:iCs/>
          <w:color w:val="000000"/>
          <w:sz w:val="28"/>
          <w:szCs w:val="28"/>
        </w:rPr>
        <w:t xml:space="preserve">tantras </w:t>
      </w:r>
      <w:r w:rsidRPr="004A2847">
        <w:rPr>
          <w:rStyle w:val="BookTitle"/>
          <w:rFonts w:asciiTheme="minorHAnsi" w:hAnsiTheme="minorHAnsi" w:cstheme="minorHAnsi"/>
          <w:b w:val="0"/>
          <w:bCs w:val="0"/>
          <w:color w:val="000000"/>
          <w:sz w:val="28"/>
          <w:szCs w:val="28"/>
        </w:rPr>
        <w:t>is found:</w:t>
      </w:r>
    </w:p>
    <w:p w14:paraId="52B205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jñānataḥ su-labhā muktir   bhuktir yajñādi-puṇyataḥ</w:t>
      </w:r>
      <w:r w:rsidRPr="004A2847">
        <w:rPr>
          <w:rStyle w:val="BookTitle"/>
          <w:rFonts w:asciiTheme="minorHAnsi" w:hAnsiTheme="minorHAnsi" w:cstheme="minorHAnsi"/>
          <w:b w:val="0"/>
          <w:bCs w:val="0"/>
          <w:color w:val="000000"/>
          <w:sz w:val="28"/>
          <w:szCs w:val="28"/>
        </w:rPr>
        <w:br/>
        <w:t>seyaṁ sādhana-sāhasrair   hāri-bhaktiḥ su-durlabhā</w:t>
      </w:r>
    </w:p>
    <w:p w14:paraId="1282B9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cultivating philosophical knowledge one can understand his spiritual position and thus be liberated, and by performing sacrifices and pious activities one can achieve sense gratification in a higher planetary system, but the devotional service of the Lord is so rare that even by executing hundreds and thousands of such sacrifices one cannot obtain it.”</w:t>
      </w:r>
    </w:p>
    <w:p w14:paraId="3C167C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(1.2.6) it is stated:</w:t>
      </w:r>
    </w:p>
    <w:p w14:paraId="45A28A71" w14:textId="3F1F423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 vai puṁsāṁ paro dharmo</w:t>
      </w:r>
      <w:r w:rsidRPr="004A2847">
        <w:rPr>
          <w:rStyle w:val="BookTitle"/>
          <w:rFonts w:asciiTheme="minorHAnsi" w:hAnsiTheme="minorHAnsi" w:cstheme="minorHAnsi"/>
          <w:b w:val="0"/>
          <w:bCs w:val="0"/>
          <w:color w:val="000000"/>
          <w:sz w:val="28"/>
          <w:szCs w:val="28"/>
        </w:rPr>
        <w:br/>
        <w:t>yato bhaktir adhokṣaje</w:t>
      </w:r>
    </w:p>
    <w:p w14:paraId="07A5EAF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occupation [dharma] for all humanity is that by which men can attain to loving devotional service unto the transcendent Lord.”</w:t>
      </w:r>
    </w:p>
    <w:p w14:paraId="0333DE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proofErr w:type="gramStart"/>
      <w:r w:rsidRPr="004A2847">
        <w:rPr>
          <w:rStyle w:val="BookTitle"/>
          <w:rFonts w:asciiTheme="minorHAnsi" w:hAnsiTheme="minorHAnsi" w:cstheme="minorHAnsi"/>
          <w:b w:val="0"/>
          <w:bCs w:val="0"/>
          <w:color w:val="000000"/>
          <w:sz w:val="28"/>
          <w:szCs w:val="28"/>
        </w:rPr>
        <w:t>Also</w:t>
      </w:r>
      <w:proofErr w:type="gramEnd"/>
      <w:r w:rsidRPr="004A2847">
        <w:rPr>
          <w:rStyle w:val="BookTitle"/>
          <w:rFonts w:asciiTheme="minorHAnsi" w:hAnsiTheme="minorHAnsi" w:cstheme="minorHAnsi"/>
          <w:b w:val="0"/>
          <w:bCs w:val="0"/>
          <w:color w:val="000000"/>
          <w:sz w:val="28"/>
          <w:szCs w:val="28"/>
        </w:rPr>
        <w:t xml:space="preserv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(1.2.22) it is stated:</w:t>
      </w:r>
    </w:p>
    <w:p w14:paraId="77E6B7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ato vai kavayo nityaṁ   bhaktiṁ paramayā mudā</w:t>
      </w:r>
      <w:r w:rsidRPr="004A2847">
        <w:rPr>
          <w:rStyle w:val="BookTitle"/>
          <w:rFonts w:asciiTheme="minorHAnsi" w:hAnsiTheme="minorHAnsi" w:cstheme="minorHAnsi"/>
          <w:b w:val="0"/>
          <w:bCs w:val="0"/>
          <w:color w:val="000000"/>
          <w:sz w:val="28"/>
          <w:szCs w:val="28"/>
        </w:rPr>
        <w:br/>
        <w:t>vāsudeve bhagavati   kurvanty ātma-prasādanīm</w:t>
      </w:r>
    </w:p>
    <w:p w14:paraId="692542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“Certainly, therefore, since time immemorial, all transcendentalists have been rendering devotional service to Lord Kṛṣṇa, the Personality of Godhead, with great delight, because such devotional service is enlivening to the self.”</w:t>
      </w:r>
    </w:p>
    <w:p w14:paraId="556BBD3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(10.9.21) it is stated:</w:t>
      </w:r>
    </w:p>
    <w:p w14:paraId="214695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nāyaṁ sukhāpo bhagavān   dehināṁ gopikā-sutaḥ</w:t>
      </w:r>
      <w:r w:rsidRPr="004A2847">
        <w:rPr>
          <w:rStyle w:val="BookTitle"/>
          <w:rFonts w:asciiTheme="minorHAnsi" w:hAnsiTheme="minorHAnsi" w:cstheme="minorHAnsi"/>
          <w:b w:val="0"/>
          <w:bCs w:val="0"/>
          <w:color w:val="000000"/>
          <w:sz w:val="28"/>
          <w:szCs w:val="28"/>
        </w:rPr>
        <w:br/>
        <w:t>jñānināṁ cātma-bhūtānāṁ   yathā bhaktimatām iha</w:t>
      </w:r>
    </w:p>
    <w:p w14:paraId="2BD9F5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Supreme Personality of Godhead, Kṛṣṇa, the son of Mother Yaśodā, is </w:t>
      </w:r>
      <w:r w:rsidRPr="004A2847">
        <w:rPr>
          <w:rStyle w:val="BookTitle"/>
          <w:rFonts w:asciiTheme="minorHAnsi" w:hAnsiTheme="minorHAnsi" w:cstheme="minorHAnsi"/>
          <w:b w:val="0"/>
          <w:bCs w:val="0"/>
          <w:color w:val="000000"/>
          <w:sz w:val="28"/>
          <w:szCs w:val="28"/>
        </w:rPr>
        <w:lastRenderedPageBreak/>
        <w:t>accessible to devotees engaged in spontaneous loving service, but He is not as easily accessible to mental speculators, to those striving for self-realization by severe austerities and penances, or to those who consider the body the same as the self.”</w:t>
      </w:r>
    </w:p>
    <w:p w14:paraId="639CA948" w14:textId="17A697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9.134</w:t>
      </w:r>
    </w:p>
    <w:p w14:paraId="0C1709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6AE36E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“jñāna haite bhakti baḍa kene?</w:t>
      </w:r>
      <w:r w:rsidRPr="004A2847">
        <w:rPr>
          <w:rStyle w:val="BookTitle"/>
          <w:rFonts w:asciiTheme="minorHAnsi" w:hAnsiTheme="minorHAnsi" w:cstheme="minorHAnsi"/>
          <w:b w:val="0"/>
          <w:bCs w:val="0"/>
          <w:color w:val="000000"/>
          <w:sz w:val="28"/>
          <w:szCs w:val="28"/>
        </w:rPr>
        <w:br/>
        <w:t>’jñāna baḍa’ kariyā se kahe nyāsi-gaṇe”</w:t>
      </w:r>
    </w:p>
    <w:p w14:paraId="321CD6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asked, “Why is bhakti greater than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say that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 xml:space="preserve"> is greater.”</w:t>
      </w:r>
    </w:p>
    <w:p w14:paraId="17686317" w14:textId="117AE9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9.135</w:t>
      </w:r>
    </w:p>
    <w:p w14:paraId="1AAE38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28AE19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bhāratī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“tārā nā bujhe vicāra</w:t>
      </w:r>
      <w:r w:rsidRPr="004A2847">
        <w:rPr>
          <w:rStyle w:val="BookTitle"/>
          <w:rFonts w:asciiTheme="minorHAnsi" w:hAnsiTheme="minorHAnsi" w:cstheme="minorHAnsi"/>
          <w:b w:val="0"/>
          <w:bCs w:val="0"/>
          <w:color w:val="000000"/>
          <w:sz w:val="28"/>
          <w:szCs w:val="28"/>
        </w:rPr>
        <w:br/>
        <w:t>mahājana-pathe se gamana sabākāra</w:t>
      </w:r>
    </w:p>
    <w:p w14:paraId="3A226B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Keśava Bhāratī replied, “They have not understood the conclusion accepted by all the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w:t>
      </w:r>
    </w:p>
    <w:p w14:paraId="55778D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Vana-parva </w:t>
      </w:r>
      <w:r w:rsidRPr="004A2847">
        <w:rPr>
          <w:rStyle w:val="BookTitle"/>
          <w:rFonts w:asciiTheme="minorHAnsi" w:hAnsiTheme="minorHAnsi" w:cstheme="minorHAnsi"/>
          <w:b w:val="0"/>
          <w:bCs w:val="0"/>
          <w:color w:val="000000"/>
          <w:sz w:val="28"/>
          <w:szCs w:val="28"/>
        </w:rPr>
        <w:t>313.117) it is stated:</w:t>
      </w:r>
    </w:p>
    <w:p w14:paraId="66869D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tarko ’pratiṣṭhaḥ śrutayo vibhinnā</w:t>
      </w:r>
      <w:r w:rsidRPr="004A2847">
        <w:rPr>
          <w:rStyle w:val="BookTitle"/>
          <w:rFonts w:asciiTheme="minorHAnsi" w:hAnsiTheme="minorHAnsi" w:cstheme="minorHAnsi"/>
          <w:b w:val="0"/>
          <w:bCs w:val="0"/>
          <w:color w:val="000000"/>
          <w:sz w:val="28"/>
          <w:szCs w:val="28"/>
        </w:rPr>
        <w:br/>
        <w:t>nāsāv ṛṣir yasya mataṁ na bhinnam</w:t>
      </w:r>
      <w:r w:rsidRPr="004A2847">
        <w:rPr>
          <w:rStyle w:val="BookTitle"/>
          <w:rFonts w:asciiTheme="minorHAnsi" w:hAnsiTheme="minorHAnsi" w:cstheme="minorHAnsi"/>
          <w:b w:val="0"/>
          <w:bCs w:val="0"/>
          <w:color w:val="000000"/>
          <w:sz w:val="28"/>
          <w:szCs w:val="28"/>
        </w:rPr>
        <w:br/>
        <w:t>dharmasya tattvaṁ nihitaṁ guhāyāṁ</w:t>
      </w:r>
      <w:r w:rsidRPr="004A2847">
        <w:rPr>
          <w:rStyle w:val="BookTitle"/>
          <w:rFonts w:asciiTheme="minorHAnsi" w:hAnsiTheme="minorHAnsi" w:cstheme="minorHAnsi"/>
          <w:b w:val="0"/>
          <w:bCs w:val="0"/>
          <w:color w:val="000000"/>
          <w:sz w:val="28"/>
          <w:szCs w:val="28"/>
        </w:rPr>
        <w:br/>
        <w:t>mahājano yena gataḥ sa panthāḥ</w:t>
      </w:r>
    </w:p>
    <w:p w14:paraId="554C77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“Dry arguments are inconclusive. A great personality whose opinion does not differ from others is not considered a great sage. Simply by studying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which are variegated, one cannot come to the right path by which religious principles are understood. The solid truth of religious principles is hidden in the heart of an unadulterated, self-realized person. Consequently, as the </w:t>
      </w:r>
      <w:r w:rsidRPr="004A2847">
        <w:rPr>
          <w:rStyle w:val="BookTitle"/>
          <w:rFonts w:asciiTheme="minorHAnsi" w:hAnsiTheme="minorHAnsi" w:cstheme="minorHAnsi"/>
          <w:b w:val="0"/>
          <w:bCs w:val="0"/>
          <w:i/>
          <w:iCs/>
          <w:color w:val="000000"/>
          <w:sz w:val="28"/>
          <w:szCs w:val="28"/>
        </w:rPr>
        <w:t xml:space="preserve">śāstras </w:t>
      </w:r>
      <w:r w:rsidRPr="004A2847">
        <w:rPr>
          <w:rStyle w:val="BookTitle"/>
          <w:rFonts w:asciiTheme="minorHAnsi" w:hAnsiTheme="minorHAnsi" w:cstheme="minorHAnsi"/>
          <w:b w:val="0"/>
          <w:bCs w:val="0"/>
          <w:color w:val="000000"/>
          <w:sz w:val="28"/>
          <w:szCs w:val="28"/>
        </w:rPr>
        <w:t xml:space="preserve">confirm, one should accept whatever progressive path the </w:t>
      </w:r>
      <w:r w:rsidRPr="004A2847">
        <w:rPr>
          <w:rStyle w:val="BookTitle"/>
          <w:rFonts w:asciiTheme="minorHAnsi" w:hAnsiTheme="minorHAnsi" w:cstheme="minorHAnsi"/>
          <w:b w:val="0"/>
          <w:bCs w:val="0"/>
          <w:i/>
          <w:iCs/>
          <w:color w:val="000000"/>
          <w:sz w:val="28"/>
          <w:szCs w:val="28"/>
        </w:rPr>
        <w:t xml:space="preserve">mahājanas </w:t>
      </w:r>
      <w:r w:rsidRPr="004A2847">
        <w:rPr>
          <w:rStyle w:val="BookTitle"/>
          <w:rFonts w:asciiTheme="minorHAnsi" w:hAnsiTheme="minorHAnsi" w:cstheme="minorHAnsi"/>
          <w:b w:val="0"/>
          <w:bCs w:val="0"/>
          <w:color w:val="000000"/>
          <w:sz w:val="28"/>
          <w:szCs w:val="28"/>
        </w:rPr>
        <w:t xml:space="preserve">advocate.” 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(11.23.57).</w:t>
      </w:r>
    </w:p>
    <w:p w14:paraId="717FE16C" w14:textId="049077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9.136</w:t>
      </w:r>
    </w:p>
    <w:p w14:paraId="51F7D2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2B5F42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veda-śāstre mahājana-patha se laoyāya</w:t>
      </w:r>
      <w:r w:rsidRPr="004A2847">
        <w:rPr>
          <w:rStyle w:val="BookTitle"/>
          <w:rFonts w:asciiTheme="minorHAnsi" w:hAnsiTheme="minorHAnsi" w:cstheme="minorHAnsi"/>
          <w:b w:val="0"/>
          <w:bCs w:val="0"/>
          <w:color w:val="000000"/>
          <w:sz w:val="28"/>
          <w:szCs w:val="28"/>
        </w:rPr>
        <w:br/>
        <w:t>tāhā chāḍi’ abodhe se anya pathe yāya</w:t>
      </w:r>
    </w:p>
    <w:p w14:paraId="008D4A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Vedic literature teaches one to accept the path of the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 Fools give up that path to accept another.</w:t>
      </w:r>
    </w:p>
    <w:p w14:paraId="475F9E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xml:space="preserve"> (15.35) the following statement from the </w:t>
      </w:r>
      <w:r w:rsidRPr="004A2847">
        <w:rPr>
          <w:rStyle w:val="BookTitle"/>
          <w:rFonts w:asciiTheme="minorHAnsi" w:hAnsiTheme="minorHAnsi" w:cstheme="minorHAnsi"/>
          <w:b w:val="0"/>
          <w:bCs w:val="0"/>
          <w:i/>
          <w:iCs/>
          <w:color w:val="000000"/>
          <w:sz w:val="28"/>
          <w:szCs w:val="28"/>
        </w:rPr>
        <w:t xml:space="preserve">Chāndogya-pariśiṣṭa </w:t>
      </w:r>
      <w:r w:rsidRPr="004A2847">
        <w:rPr>
          <w:rStyle w:val="BookTitle"/>
          <w:rFonts w:asciiTheme="minorHAnsi" w:hAnsiTheme="minorHAnsi" w:cstheme="minorHAnsi"/>
          <w:b w:val="0"/>
          <w:bCs w:val="0"/>
          <w:color w:val="000000"/>
          <w:sz w:val="28"/>
          <w:szCs w:val="28"/>
        </w:rPr>
        <w:t>is quoted:</w:t>
      </w:r>
    </w:p>
    <w:p w14:paraId="3A49FE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sa hovāca yājñavalkyas tat pumān </w:t>
      </w:r>
      <w:r w:rsidRPr="004A2847">
        <w:rPr>
          <w:rStyle w:val="BookTitle"/>
          <w:rFonts w:asciiTheme="minorHAnsi" w:hAnsiTheme="minorHAnsi" w:cstheme="minorHAnsi"/>
          <w:b w:val="0"/>
          <w:bCs w:val="0"/>
          <w:color w:val="000000"/>
          <w:sz w:val="28"/>
          <w:szCs w:val="28"/>
        </w:rPr>
        <w:br/>
        <w:t>ātma-hitaye premṇā hariṁ bhajet.</w:t>
      </w:r>
    </w:p>
    <w:p w14:paraId="43A7998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“Yājñavalkya explained that for one’s own benefit one should lovingly worship Lord Hari.”</w:t>
      </w:r>
    </w:p>
    <w:p w14:paraId="0FB9797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(2.2.33-34) it is stated:</w:t>
      </w:r>
    </w:p>
    <w:p w14:paraId="597628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hy ato ’nyaḥ śivaḥ panthā   viśataḥ saṁsṛtāv iha</w:t>
      </w:r>
      <w:r w:rsidRPr="004A2847">
        <w:rPr>
          <w:rStyle w:val="BookTitle"/>
          <w:rFonts w:asciiTheme="minorHAnsi" w:hAnsiTheme="minorHAnsi" w:cstheme="minorHAnsi"/>
          <w:b w:val="0"/>
          <w:bCs w:val="0"/>
          <w:color w:val="000000"/>
          <w:sz w:val="28"/>
          <w:szCs w:val="28"/>
        </w:rPr>
        <w:br/>
        <w:t>vāsudeve bhagavati   bhakti-yogo yato bhavet</w:t>
      </w:r>
    </w:p>
    <w:p w14:paraId="24F593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bhagavān brahma kārtsnyena   trir anvīkṣya manīṣayā</w:t>
      </w:r>
      <w:r w:rsidRPr="004A2847">
        <w:rPr>
          <w:rStyle w:val="BookTitle"/>
          <w:rFonts w:asciiTheme="minorHAnsi" w:hAnsiTheme="minorHAnsi" w:cstheme="minorHAnsi"/>
          <w:b w:val="0"/>
          <w:bCs w:val="0"/>
          <w:color w:val="000000"/>
          <w:sz w:val="28"/>
          <w:szCs w:val="28"/>
        </w:rPr>
        <w:br/>
        <w:t>tad adhyavasyat kūṭa-stho   ratir ātman yato bhavet</w:t>
      </w:r>
    </w:p>
    <w:p w14:paraId="7C39BA0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those who are wandering in the material universe, there is no more auspicious means of deliverance than what is aimed at in the direct devotional service of Lord Kṛṣṇa. The great personality Brahmā, with great attention and concentration of the mind, studied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three times, and after scrutinizingly examining them, he ascertained that attraction for the Supreme Personality of Godhead Śrī Kṛṣṇa is the highest perfection of religion.”</w:t>
      </w:r>
    </w:p>
    <w:p w14:paraId="4DA275D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(4.18.4-5) it is stated:</w:t>
      </w:r>
    </w:p>
    <w:p w14:paraId="6C8F5D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tān ātiṣṭhati yaḥ samyag   upāyān pūrva-darśitān</w:t>
      </w:r>
      <w:r w:rsidRPr="004A2847">
        <w:rPr>
          <w:rStyle w:val="BookTitle"/>
          <w:rFonts w:asciiTheme="minorHAnsi" w:hAnsiTheme="minorHAnsi" w:cstheme="minorHAnsi"/>
          <w:b w:val="0"/>
          <w:bCs w:val="0"/>
          <w:color w:val="000000"/>
          <w:sz w:val="28"/>
          <w:szCs w:val="28"/>
        </w:rPr>
        <w:br/>
        <w:t>avaraḥ śraddhayopeta   upeyān vindate ’ñjasā</w:t>
      </w:r>
    </w:p>
    <w:p w14:paraId="530C3B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tān anādṛtya yo ’vidvān   arthān ārabhate svayam</w:t>
      </w:r>
      <w:r w:rsidRPr="004A2847">
        <w:rPr>
          <w:rStyle w:val="BookTitle"/>
          <w:rFonts w:asciiTheme="minorHAnsi" w:hAnsiTheme="minorHAnsi" w:cstheme="minorHAnsi"/>
          <w:b w:val="0"/>
          <w:bCs w:val="0"/>
          <w:color w:val="000000"/>
          <w:sz w:val="28"/>
          <w:szCs w:val="28"/>
        </w:rPr>
        <w:br/>
        <w:t>tasya vyabhicaranty arthā   ārabdhāś ca punaḥ punaḥ</w:t>
      </w:r>
    </w:p>
    <w:p w14:paraId="174FE8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who follows the principles and instructions enjoined by the great sages of the past can utilize these instructions for practical purposes. Such a person can very easily enjoy life and pleasures. A foolish person who manufactures his own ways and means through mental speculation and does not recognize the authority of the sages who lay down unimpeachable directions is simply unsuccessful again and again in his attempts.”</w:t>
      </w:r>
    </w:p>
    <w:p w14:paraId="6F97BA5C" w14:textId="443F1C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9.137-138</w:t>
      </w:r>
    </w:p>
    <w:p w14:paraId="2AD554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137-138</w:t>
      </w:r>
    </w:p>
    <w:p w14:paraId="550F27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 śiva, nārada, prahlāda, śuka, vyāsa</w:t>
      </w:r>
      <w:r w:rsidRPr="004A2847">
        <w:rPr>
          <w:rStyle w:val="BookTitle"/>
          <w:rFonts w:asciiTheme="minorHAnsi" w:hAnsiTheme="minorHAnsi" w:cstheme="minorHAnsi"/>
          <w:b w:val="0"/>
          <w:bCs w:val="0"/>
          <w:color w:val="000000"/>
          <w:sz w:val="28"/>
          <w:szCs w:val="28"/>
        </w:rPr>
        <w:br/>
        <w:t>sanakādi kari’ yudhiṣṭhira pañcadāsa</w:t>
      </w:r>
    </w:p>
    <w:p w14:paraId="416CF4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priyavrata, pṛthu, dhruva, akrūra, uddhava</w:t>
      </w:r>
      <w:r w:rsidRPr="004A2847">
        <w:rPr>
          <w:rStyle w:val="BookTitle"/>
          <w:rFonts w:asciiTheme="minorHAnsi" w:hAnsiTheme="minorHAnsi" w:cstheme="minorHAnsi"/>
          <w:b w:val="0"/>
          <w:bCs w:val="0"/>
          <w:color w:val="000000"/>
          <w:sz w:val="28"/>
          <w:szCs w:val="28"/>
        </w:rPr>
        <w:br/>
        <w:t>’mahājana’ hena nāma yata āche saba</w:t>
      </w:r>
    </w:p>
    <w:p w14:paraId="0BDCBB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“Brahmā, Śiva, Nārada, Prahlāda, Śukadeva, Vyāsa, the four Kumāras headed by Sanaka, the five Pāṇḍavas headed by Yudhiṣṭhira, Priyavrata, Pṛthu, Dhruva, Akrūra, and Uddhava are all addressed as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w:t>
      </w:r>
    </w:p>
    <w:p w14:paraId="2E1B5A5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the entire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See </w:t>
      </w:r>
      <w:r w:rsidRPr="004A2847">
        <w:rPr>
          <w:rStyle w:val="BookTitle"/>
          <w:rFonts w:asciiTheme="minorHAnsi" w:hAnsiTheme="minorHAnsi" w:cstheme="minorHAnsi"/>
          <w:b w:val="0"/>
          <w:bCs w:val="0"/>
          <w:i/>
          <w:iCs/>
          <w:color w:val="000000"/>
          <w:sz w:val="28"/>
          <w:szCs w:val="28"/>
        </w:rPr>
        <w:t>Hari-bhakti-kalpa-latikā</w:t>
      </w:r>
      <w:r w:rsidRPr="004A2847">
        <w:rPr>
          <w:rStyle w:val="BookTitle"/>
          <w:rFonts w:asciiTheme="minorHAnsi" w:hAnsiTheme="minorHAnsi" w:cstheme="minorHAnsi"/>
          <w:b w:val="0"/>
          <w:bCs w:val="0"/>
          <w:color w:val="000000"/>
          <w:sz w:val="28"/>
          <w:szCs w:val="28"/>
        </w:rPr>
        <w:t xml:space="preserve"> (2.4). See </w:t>
      </w:r>
      <w:r w:rsidRPr="004A2847">
        <w:rPr>
          <w:rStyle w:val="BookTitle"/>
          <w:rFonts w:asciiTheme="minorHAnsi" w:hAnsiTheme="minorHAnsi" w:cstheme="minorHAnsi"/>
          <w:b w:val="0"/>
          <w:bCs w:val="0"/>
          <w:i/>
          <w:iCs/>
          <w:color w:val="000000"/>
          <w:sz w:val="28"/>
          <w:szCs w:val="28"/>
        </w:rPr>
        <w:t>Laghu-bhāgavatāmṛta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Bhaktāmṛta</w:t>
      </w:r>
      <w:r w:rsidRPr="004A2847">
        <w:rPr>
          <w:rStyle w:val="BookTitle"/>
          <w:rFonts w:asciiTheme="minorHAnsi" w:hAnsiTheme="minorHAnsi" w:cstheme="minorHAnsi"/>
          <w:b w:val="0"/>
          <w:bCs w:val="0"/>
          <w:color w:val="000000"/>
          <w:sz w:val="28"/>
          <w:szCs w:val="28"/>
        </w:rPr>
        <w:t>, text 2.</w:t>
      </w:r>
    </w:p>
    <w:p w14:paraId="6A6682AA" w14:textId="5F1BB2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9.139</w:t>
      </w:r>
    </w:p>
    <w:p w14:paraId="79AFAE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63CB9F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se māgena sabe īśvara-caraṇe</w:t>
      </w:r>
      <w:r w:rsidRPr="004A2847">
        <w:rPr>
          <w:rStyle w:val="BookTitle"/>
          <w:rFonts w:asciiTheme="minorHAnsi" w:hAnsiTheme="minorHAnsi" w:cstheme="minorHAnsi"/>
          <w:b w:val="0"/>
          <w:bCs w:val="0"/>
          <w:color w:val="000000"/>
          <w:sz w:val="28"/>
          <w:szCs w:val="28"/>
        </w:rPr>
        <w:br/>
        <w:t>’jñāna’ baḍa haile ’bhakti’ māge ki kāraṇe?</w:t>
      </w:r>
    </w:p>
    <w:p w14:paraId="15A818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always beg for devotional service at the Lord’s lotus feet. If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 xml:space="preserve"> were greater, why would they beg for bhakti?</w:t>
      </w:r>
    </w:p>
    <w:p w14:paraId="6CCE90E0" w14:textId="05C7A6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9.140</w:t>
      </w:r>
    </w:p>
    <w:p w14:paraId="4B98E3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4351F9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vinā vicāriyā ki se saba mahājana</w:t>
      </w:r>
      <w:r w:rsidRPr="004A2847">
        <w:rPr>
          <w:rStyle w:val="BookTitle"/>
          <w:rFonts w:asciiTheme="minorHAnsi" w:hAnsiTheme="minorHAnsi" w:cstheme="minorHAnsi"/>
          <w:b w:val="0"/>
          <w:bCs w:val="0"/>
          <w:color w:val="000000"/>
          <w:sz w:val="28"/>
          <w:szCs w:val="28"/>
        </w:rPr>
        <w:br/>
        <w:t>mukti chāḍi’ bhakti kene māge anukṣaṇa</w:t>
      </w:r>
    </w:p>
    <w:p w14:paraId="3AE3E7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“Why would these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 xml:space="preserve"> reject liberation and always beg for bhakti without careful consideration?</w:t>
      </w:r>
    </w:p>
    <w:p w14:paraId="543691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path of the </w:t>
      </w:r>
      <w:r w:rsidRPr="004A2847">
        <w:rPr>
          <w:rStyle w:val="BookTitle"/>
          <w:rFonts w:asciiTheme="minorHAnsi" w:hAnsiTheme="minorHAnsi" w:cstheme="minorHAnsi"/>
          <w:b w:val="0"/>
          <w:bCs w:val="0"/>
          <w:i/>
          <w:iCs/>
          <w:color w:val="000000"/>
          <w:sz w:val="28"/>
          <w:szCs w:val="28"/>
        </w:rPr>
        <w:t>mahājanas</w:t>
      </w:r>
      <w:r w:rsidRPr="004A2847">
        <w:rPr>
          <w:rStyle w:val="BookTitle"/>
          <w:rFonts w:asciiTheme="minorHAnsi" w:hAnsiTheme="minorHAnsi" w:cstheme="minorHAnsi"/>
          <w:b w:val="0"/>
          <w:bCs w:val="0"/>
          <w:color w:val="000000"/>
          <w:sz w:val="28"/>
          <w:szCs w:val="28"/>
        </w:rPr>
        <w:t xml:space="preserve"> and the purport of the Vedic literatures is pure devotional service. Those unfortunate people who cannot understand this become misguided and opposed to the principles of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Personalities like Brahmā and Śiva are devotees of the Supreme Lord. If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xml:space="preserve"> was superior to devotional service, these </w:t>
      </w:r>
      <w:r w:rsidRPr="004A2847">
        <w:rPr>
          <w:rStyle w:val="BookTitle"/>
          <w:rFonts w:asciiTheme="minorHAnsi" w:hAnsiTheme="minorHAnsi" w:cstheme="minorHAnsi"/>
          <w:b w:val="0"/>
          <w:bCs w:val="0"/>
          <w:i/>
          <w:iCs/>
          <w:color w:val="000000"/>
          <w:sz w:val="28"/>
          <w:szCs w:val="28"/>
        </w:rPr>
        <w:t>mahājanas</w:t>
      </w:r>
      <w:r w:rsidRPr="004A2847">
        <w:rPr>
          <w:rStyle w:val="BookTitle"/>
          <w:rFonts w:asciiTheme="minorHAnsi" w:hAnsiTheme="minorHAnsi" w:cstheme="minorHAnsi"/>
          <w:b w:val="0"/>
          <w:bCs w:val="0"/>
          <w:color w:val="000000"/>
          <w:sz w:val="28"/>
          <w:szCs w:val="28"/>
        </w:rPr>
        <w:t xml:space="preserve"> would never have accepted the path of </w:t>
      </w:r>
      <w:r w:rsidRPr="004104CE">
        <w:rPr>
          <w:rStyle w:val="BookTitle"/>
          <w:rFonts w:asciiTheme="minorHAnsi" w:hAnsiTheme="minorHAnsi" w:cstheme="minorHAnsi"/>
          <w:b w:val="0"/>
          <w:bCs w:val="0"/>
          <w:i/>
          <w:iCs/>
          <w:color w:val="000000"/>
          <w:sz w:val="28"/>
          <w:szCs w:val="28"/>
          <w:rPrChange w:id="359" w:author="your servant" w:date="2020-06-19T18:53: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 xml:space="preserve">, they would have remained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Through reasoning, Keśava Bhāratī </w:t>
      </w:r>
      <w:r w:rsidRPr="004A2847">
        <w:rPr>
          <w:rStyle w:val="BookTitle"/>
          <w:rFonts w:asciiTheme="minorHAnsi" w:hAnsiTheme="minorHAnsi" w:cstheme="minorHAnsi"/>
          <w:b w:val="0"/>
          <w:bCs w:val="0"/>
          <w:color w:val="000000"/>
          <w:sz w:val="28"/>
          <w:szCs w:val="28"/>
        </w:rPr>
        <w:lastRenderedPageBreak/>
        <w:t xml:space="preserve">showed that according to the considerations of the </w:t>
      </w:r>
      <w:r w:rsidRPr="004A2847">
        <w:rPr>
          <w:rStyle w:val="BookTitle"/>
          <w:rFonts w:asciiTheme="minorHAnsi" w:hAnsiTheme="minorHAnsi" w:cstheme="minorHAnsi"/>
          <w:b w:val="0"/>
          <w:bCs w:val="0"/>
          <w:i/>
          <w:iCs/>
          <w:color w:val="000000"/>
          <w:sz w:val="28"/>
          <w:szCs w:val="28"/>
        </w:rPr>
        <w:t>mahājanas</w:t>
      </w:r>
      <w:r w:rsidRPr="004A2847">
        <w:rPr>
          <w:rStyle w:val="BookTitle"/>
          <w:rFonts w:asciiTheme="minorHAnsi" w:hAnsiTheme="minorHAnsi" w:cstheme="minorHAnsi"/>
          <w:b w:val="0"/>
          <w:bCs w:val="0"/>
          <w:color w:val="000000"/>
          <w:sz w:val="28"/>
          <w:szCs w:val="28"/>
        </w:rPr>
        <w:t xml:space="preserve">, </w:t>
      </w:r>
      <w:r w:rsidRPr="004104CE">
        <w:rPr>
          <w:rStyle w:val="BookTitle"/>
          <w:rFonts w:asciiTheme="minorHAnsi" w:hAnsiTheme="minorHAnsi" w:cstheme="minorHAnsi"/>
          <w:b w:val="0"/>
          <w:bCs w:val="0"/>
          <w:i/>
          <w:iCs/>
          <w:color w:val="000000"/>
          <w:sz w:val="28"/>
          <w:szCs w:val="28"/>
          <w:rPrChange w:id="360" w:author="your servant" w:date="2020-06-19T18:54: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 xml:space="preserve"> is supreme. All </w:t>
      </w:r>
      <w:r w:rsidRPr="004A2847">
        <w:rPr>
          <w:rStyle w:val="BookTitle"/>
          <w:rFonts w:asciiTheme="minorHAnsi" w:hAnsiTheme="minorHAnsi" w:cstheme="minorHAnsi"/>
          <w:b w:val="0"/>
          <w:bCs w:val="0"/>
          <w:i/>
          <w:iCs/>
          <w:color w:val="000000"/>
          <w:sz w:val="28"/>
          <w:szCs w:val="28"/>
        </w:rPr>
        <w:t>mahājanas</w:t>
      </w:r>
      <w:r w:rsidRPr="004A2847">
        <w:rPr>
          <w:rStyle w:val="BookTitle"/>
          <w:rFonts w:asciiTheme="minorHAnsi" w:hAnsiTheme="minorHAnsi" w:cstheme="minorHAnsi"/>
          <w:b w:val="0"/>
          <w:bCs w:val="0"/>
          <w:color w:val="000000"/>
          <w:sz w:val="28"/>
          <w:szCs w:val="28"/>
        </w:rPr>
        <w:t xml:space="preserve"> have rejected liberation, which is the desired goal of the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and have accepted the path of </w:t>
      </w:r>
      <w:r w:rsidRPr="004104CE">
        <w:rPr>
          <w:rStyle w:val="BookTitle"/>
          <w:rFonts w:asciiTheme="minorHAnsi" w:hAnsiTheme="minorHAnsi" w:cstheme="minorHAnsi"/>
          <w:b w:val="0"/>
          <w:bCs w:val="0"/>
          <w:i/>
          <w:iCs/>
          <w:color w:val="000000"/>
          <w:sz w:val="28"/>
          <w:szCs w:val="28"/>
          <w:rPrChange w:id="361" w:author="your servant" w:date="2020-06-19T18:54: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w:t>
      </w:r>
    </w:p>
    <w:p w14:paraId="4C85D6D9" w14:textId="63545D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9.141</w:t>
      </w:r>
    </w:p>
    <w:p w14:paraId="459012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431C1601" w14:textId="009B4C3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vacana ei purāṇe pramāṇa</w:t>
      </w:r>
      <w:r w:rsidRPr="004A2847">
        <w:rPr>
          <w:rStyle w:val="BookTitle"/>
          <w:rFonts w:asciiTheme="minorHAnsi" w:hAnsiTheme="minorHAnsi" w:cstheme="minorHAnsi"/>
          <w:b w:val="0"/>
          <w:bCs w:val="0"/>
          <w:color w:val="000000"/>
          <w:sz w:val="28"/>
          <w:szCs w:val="28"/>
        </w:rPr>
        <w:br/>
        <w:t>ki vara māgilā brahmā</w:t>
      </w:r>
      <w:ins w:id="362" w:author="your servant" w:date="2020-06-19T18:54:00Z">
        <w:r w:rsidR="004104CE">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īśvarera sthāna</w:t>
      </w:r>
    </w:p>
    <w:p w14:paraId="2784F7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their statements are supported by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What benediction did Brahmā ask from the Lord?</w:t>
      </w:r>
    </w:p>
    <w:p w14:paraId="3304EEFB" w14:textId="6D35F7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9.142</w:t>
      </w:r>
    </w:p>
    <w:p w14:paraId="5F50D2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3A9CBF2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(10.14.30) it is stated:</w:t>
      </w:r>
    </w:p>
    <w:p w14:paraId="2A5DFF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tad astu me nātha sa bhūri-bhāgo</w:t>
      </w:r>
      <w:r w:rsidRPr="004A2847">
        <w:rPr>
          <w:rStyle w:val="BookTitle"/>
          <w:rFonts w:asciiTheme="minorHAnsi" w:hAnsiTheme="minorHAnsi" w:cstheme="minorHAnsi"/>
          <w:b w:val="0"/>
          <w:bCs w:val="0"/>
          <w:color w:val="000000"/>
          <w:sz w:val="28"/>
          <w:szCs w:val="28"/>
        </w:rPr>
        <w:br/>
        <w:t>bhave ’tra vānyatra tu vā tiraścām</w:t>
      </w:r>
      <w:r w:rsidRPr="004A2847">
        <w:rPr>
          <w:rStyle w:val="BookTitle"/>
          <w:rFonts w:asciiTheme="minorHAnsi" w:hAnsiTheme="minorHAnsi" w:cstheme="minorHAnsi"/>
          <w:b w:val="0"/>
          <w:bCs w:val="0"/>
          <w:color w:val="000000"/>
          <w:sz w:val="28"/>
          <w:szCs w:val="28"/>
        </w:rPr>
        <w:br/>
        <w:t>yenāham eko ’pi bhavaj-janānāṁ</w:t>
      </w:r>
      <w:r w:rsidRPr="004A2847">
        <w:rPr>
          <w:rStyle w:val="BookTitle"/>
          <w:rFonts w:asciiTheme="minorHAnsi" w:hAnsiTheme="minorHAnsi" w:cstheme="minorHAnsi"/>
          <w:b w:val="0"/>
          <w:bCs w:val="0"/>
          <w:color w:val="000000"/>
          <w:sz w:val="28"/>
          <w:szCs w:val="28"/>
        </w:rPr>
        <w:br/>
        <w:t>bhūtvā niṣeve tava pāda-pallavam</w:t>
      </w:r>
    </w:p>
    <w:p w14:paraId="732864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Lord, I therefore pray to be so fortunate that in this life as Lord Brahmā or in another life, wherever I take my birth, I may be counted as one of Your devotees. I pray that wherever I may be, even among the animal species, I can engage in devotional service to Your lotus feet.’</w:t>
      </w:r>
    </w:p>
    <w:p w14:paraId="6F960C7E" w14:textId="69F13E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9.143</w:t>
      </w:r>
    </w:p>
    <w:p w14:paraId="6A6A3B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086B36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brahma-janma, kibā hau yathā tathā</w:t>
      </w:r>
      <w:r w:rsidRPr="004A2847">
        <w:rPr>
          <w:rStyle w:val="BookTitle"/>
          <w:rFonts w:asciiTheme="minorHAnsi" w:hAnsiTheme="minorHAnsi" w:cstheme="minorHAnsi"/>
          <w:b w:val="0"/>
          <w:bCs w:val="0"/>
          <w:color w:val="000000"/>
          <w:sz w:val="28"/>
          <w:szCs w:val="28"/>
        </w:rPr>
        <w:br/>
        <w:t>dāsa hai’ yena tomā seviye sarvathā</w:t>
      </w:r>
    </w:p>
    <w:p w14:paraId="1415F0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my Lord, in this birth as Brahmā or in whatever other birth I may take, let me be Your servant and always engage in Your service.’</w:t>
      </w:r>
    </w:p>
    <w:p w14:paraId="28AC43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Whether or not I take an elevated birth like that of a demigod or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may I never forget Your service.</w:t>
      </w:r>
    </w:p>
    <w:p w14:paraId="73ACD5FA" w14:textId="45FF69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9.144</w:t>
      </w:r>
    </w:p>
    <w:p w14:paraId="4899D6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144</w:t>
      </w:r>
    </w:p>
    <w:p w14:paraId="50C1F2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yata mahājana-sampradāya</w:t>
      </w:r>
      <w:r w:rsidRPr="004A2847">
        <w:rPr>
          <w:rStyle w:val="BookTitle"/>
          <w:rFonts w:asciiTheme="minorHAnsi" w:hAnsiTheme="minorHAnsi" w:cstheme="minorHAnsi"/>
          <w:b w:val="0"/>
          <w:bCs w:val="0"/>
          <w:color w:val="000000"/>
          <w:sz w:val="28"/>
          <w:szCs w:val="28"/>
        </w:rPr>
        <w:br/>
        <w:t>sabei sakala chāḍi’ bhakti-mātra cāya”</w:t>
      </w:r>
    </w:p>
    <w:p w14:paraId="3B8B5D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all the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 xml:space="preserve"> and their followers desire only devotional service and reject everything else.</w:t>
      </w:r>
    </w:p>
    <w:p w14:paraId="6C9CA925" w14:textId="61B5A2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9.145</w:t>
      </w:r>
    </w:p>
    <w:p w14:paraId="5111E3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365872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Viṣṇu Purāṇa</w:t>
      </w:r>
      <w:r w:rsidRPr="004A2847">
        <w:rPr>
          <w:rStyle w:val="BookTitle"/>
          <w:rFonts w:asciiTheme="minorHAnsi" w:hAnsiTheme="minorHAnsi" w:cstheme="minorHAnsi"/>
          <w:b w:val="0"/>
          <w:bCs w:val="0"/>
          <w:color w:val="000000"/>
          <w:sz w:val="28"/>
          <w:szCs w:val="28"/>
        </w:rPr>
        <w:t xml:space="preserve"> (1.20.18) it is stated:]</w:t>
      </w:r>
    </w:p>
    <w:p w14:paraId="7A1F80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nātha, yoni-sahasreṣu   yeṣu yeṣu vrajāmy aham</w:t>
      </w:r>
      <w:r w:rsidRPr="004A2847">
        <w:rPr>
          <w:rStyle w:val="BookTitle"/>
          <w:rFonts w:asciiTheme="minorHAnsi" w:hAnsiTheme="minorHAnsi" w:cstheme="minorHAnsi"/>
          <w:b w:val="0"/>
          <w:bCs w:val="0"/>
          <w:color w:val="000000"/>
          <w:sz w:val="28"/>
          <w:szCs w:val="28"/>
        </w:rPr>
        <w:br/>
        <w:t>teṣu teṣv acyutā bhaktir   acyutāstu sadā tvayi</w:t>
      </w:r>
    </w:p>
    <w:p w14:paraId="258177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Acyuta, wherever I may be born among the thousands of species of life, may I always have unflinching devotion for You.’</w:t>
      </w:r>
    </w:p>
    <w:p w14:paraId="72D33E0C" w14:textId="622D55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9.146</w:t>
      </w:r>
    </w:p>
    <w:p w14:paraId="2D0041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7DDFAD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svakarma-phala-nirdiṣṭāṁ   yāṁ yāṁ yoniṁ vrajāmy aham</w:t>
      </w:r>
      <w:r w:rsidRPr="004A2847">
        <w:rPr>
          <w:rStyle w:val="BookTitle"/>
          <w:rFonts w:asciiTheme="minorHAnsi" w:hAnsiTheme="minorHAnsi" w:cstheme="minorHAnsi"/>
          <w:b w:val="0"/>
          <w:bCs w:val="0"/>
          <w:color w:val="000000"/>
          <w:sz w:val="28"/>
          <w:szCs w:val="28"/>
        </w:rPr>
        <w:br/>
        <w:t xml:space="preserve">tasyāṁ tasyāṁ </w:t>
      </w:r>
      <w:proofErr w:type="gramStart"/>
      <w:r w:rsidRPr="004A2847">
        <w:rPr>
          <w:rStyle w:val="BookTitle"/>
          <w:rFonts w:asciiTheme="minorHAnsi" w:hAnsiTheme="minorHAnsi" w:cstheme="minorHAnsi"/>
          <w:b w:val="0"/>
          <w:bCs w:val="0"/>
          <w:color w:val="000000"/>
          <w:sz w:val="28"/>
          <w:szCs w:val="28"/>
        </w:rPr>
        <w:t xml:space="preserve">hṛṣīkeśa,   </w:t>
      </w:r>
      <w:proofErr w:type="gramEnd"/>
      <w:r w:rsidRPr="004A2847">
        <w:rPr>
          <w:rStyle w:val="BookTitle"/>
          <w:rFonts w:asciiTheme="minorHAnsi" w:hAnsiTheme="minorHAnsi" w:cstheme="minorHAnsi"/>
          <w:b w:val="0"/>
          <w:bCs w:val="0"/>
          <w:color w:val="000000"/>
          <w:sz w:val="28"/>
          <w:szCs w:val="28"/>
        </w:rPr>
        <w:t>tvayi bhaktir dṛḍhā’stu me</w:t>
      </w:r>
    </w:p>
    <w:p w14:paraId="0909CA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Hṛṣīkeśa, in whatever species of life I take birth </w:t>
      </w:r>
      <w:proofErr w:type="gramStart"/>
      <w:r w:rsidRPr="004A2847">
        <w:rPr>
          <w:rStyle w:val="BookTitle"/>
          <w:rFonts w:asciiTheme="minorHAnsi" w:hAnsiTheme="minorHAnsi" w:cstheme="minorHAnsi"/>
          <w:b/>
          <w:bCs/>
          <w:color w:val="800000"/>
          <w:sz w:val="28"/>
          <w:szCs w:val="28"/>
        </w:rPr>
        <w:t>as a result of</w:t>
      </w:r>
      <w:proofErr w:type="gramEnd"/>
      <w:r w:rsidRPr="004A2847">
        <w:rPr>
          <w:rStyle w:val="BookTitle"/>
          <w:rFonts w:asciiTheme="minorHAnsi" w:hAnsiTheme="minorHAnsi" w:cstheme="minorHAnsi"/>
          <w:b/>
          <w:bCs/>
          <w:color w:val="800000"/>
          <w:sz w:val="28"/>
          <w:szCs w:val="28"/>
        </w:rPr>
        <w:t xml:space="preserve"> my past activities, let me always remain fixed in Your devotional service.’</w:t>
      </w:r>
    </w:p>
    <w:p w14:paraId="57B43A89" w14:textId="691E71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9.147</w:t>
      </w:r>
    </w:p>
    <w:p w14:paraId="38366D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1B09A457" w14:textId="77777777" w:rsidR="00A969AE" w:rsidRPr="004A2847" w:rsidRDefault="00A969AE">
      <w:pPr>
        <w:pStyle w:val="Translation"/>
        <w:rPr>
          <w:rStyle w:val="BookTitle"/>
          <w:rFonts w:asciiTheme="minorHAnsi" w:hAnsiTheme="minorHAnsi" w:cstheme="minorHAnsi"/>
          <w:color w:val="800000"/>
          <w:sz w:val="28"/>
          <w:szCs w:val="28"/>
        </w:rPr>
      </w:pPr>
      <w:r w:rsidRPr="004A2847">
        <w:rPr>
          <w:rStyle w:val="BookTitle"/>
          <w:rFonts w:asciiTheme="minorHAnsi" w:hAnsiTheme="minorHAnsi" w:cstheme="minorHAnsi"/>
          <w:color w:val="800000"/>
          <w:sz w:val="28"/>
          <w:szCs w:val="28"/>
        </w:rPr>
        <w:t xml:space="preserve">[In the </w:t>
      </w:r>
      <w:r w:rsidRPr="004A2847">
        <w:rPr>
          <w:rStyle w:val="BookTitle"/>
          <w:rFonts w:asciiTheme="minorHAnsi" w:hAnsiTheme="minorHAnsi" w:cstheme="minorHAnsi"/>
          <w:i/>
          <w:iCs/>
          <w:color w:val="800000"/>
          <w:sz w:val="28"/>
          <w:szCs w:val="28"/>
        </w:rPr>
        <w:t>Śrīmad Bhāgavatam</w:t>
      </w:r>
      <w:r w:rsidRPr="004A2847">
        <w:rPr>
          <w:rStyle w:val="BookTitle"/>
          <w:rFonts w:asciiTheme="minorHAnsi" w:hAnsiTheme="minorHAnsi" w:cstheme="minorHAnsi"/>
          <w:color w:val="800000"/>
          <w:sz w:val="28"/>
          <w:szCs w:val="28"/>
        </w:rPr>
        <w:t xml:space="preserve"> (</w:t>
      </w:r>
      <w:r w:rsidRPr="004A2847">
        <w:rPr>
          <w:rStyle w:val="BookTitle"/>
          <w:rFonts w:asciiTheme="minorHAnsi" w:hAnsiTheme="minorHAnsi" w:cstheme="minorHAnsi"/>
          <w:b/>
          <w:bCs/>
          <w:color w:val="800000"/>
          <w:sz w:val="28"/>
          <w:szCs w:val="28"/>
        </w:rPr>
        <w:t>10.47.67</w:t>
      </w:r>
      <w:r w:rsidRPr="004A2847">
        <w:rPr>
          <w:rStyle w:val="BookTitle"/>
          <w:rFonts w:asciiTheme="minorHAnsi" w:hAnsiTheme="minorHAnsi" w:cstheme="minorHAnsi"/>
          <w:color w:val="800000"/>
          <w:sz w:val="28"/>
          <w:szCs w:val="28"/>
        </w:rPr>
        <w:t>) Nanda and the other cowherd speak as follows:]</w:t>
      </w:r>
    </w:p>
    <w:p w14:paraId="5BF255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karmabhir bhrāmyamāṇānāṁ   yatra kvāpīśvarecchayā</w:t>
      </w:r>
      <w:r w:rsidRPr="004A2847">
        <w:rPr>
          <w:rStyle w:val="BookTitle"/>
          <w:rFonts w:asciiTheme="minorHAnsi" w:hAnsiTheme="minorHAnsi" w:cstheme="minorHAnsi"/>
          <w:b w:val="0"/>
          <w:bCs w:val="0"/>
          <w:color w:val="000000"/>
          <w:sz w:val="28"/>
          <w:szCs w:val="28"/>
        </w:rPr>
        <w:br/>
        <w:t>maṅgalācaritair dānai   ratir naḥ kṛṣṇa īśvare</w:t>
      </w:r>
    </w:p>
    <w:p w14:paraId="7ACCBC69" w14:textId="77777777" w:rsidR="00A969AE" w:rsidRPr="000F3457" w:rsidRDefault="00A969AE">
      <w:pPr>
        <w:spacing w:before="0" w:after="0"/>
        <w:ind w:firstLine="0"/>
        <w:rPr>
          <w:rStyle w:val="BookTitle"/>
          <w:rFonts w:asciiTheme="minorHAnsi" w:hAnsiTheme="minorHAnsi" w:cstheme="minorHAnsi"/>
          <w:color w:val="800000"/>
          <w:sz w:val="28"/>
          <w:szCs w:val="28"/>
          <w:rPrChange w:id="363" w:author="your servant" w:date="2020-06-19T18:55:00Z">
            <w:rPr>
              <w:rStyle w:val="BookTitle"/>
              <w:rFonts w:asciiTheme="minorHAnsi" w:hAnsiTheme="minorHAnsi" w:cstheme="minorHAnsi"/>
              <w:i/>
              <w:iCs/>
              <w:color w:val="000000"/>
              <w:sz w:val="28"/>
              <w:szCs w:val="28"/>
            </w:rPr>
          </w:rPrChange>
        </w:rPr>
      </w:pPr>
      <w:r w:rsidRPr="000F3457">
        <w:rPr>
          <w:rStyle w:val="BookTitle"/>
          <w:rFonts w:asciiTheme="minorHAnsi" w:hAnsiTheme="minorHAnsi" w:cstheme="minorHAnsi"/>
          <w:color w:val="800000"/>
          <w:sz w:val="28"/>
          <w:szCs w:val="28"/>
          <w:rPrChange w:id="364" w:author="your servant" w:date="2020-06-19T18:55:00Z">
            <w:rPr>
              <w:rStyle w:val="BookTitle"/>
              <w:rFonts w:asciiTheme="minorHAnsi" w:hAnsiTheme="minorHAnsi" w:cstheme="minorHAnsi"/>
              <w:color w:val="000000"/>
              <w:sz w:val="28"/>
              <w:szCs w:val="28"/>
            </w:rPr>
          </w:rPrChange>
        </w:rPr>
        <w:t>“’Wherever we are made to wander about this world by the Supreme Lord’s will, in accordance with the reactions to our fruitive work, may our good works and charity always grant us love for Lord Kṛṣṇa.’</w:t>
      </w:r>
    </w:p>
    <w:p w14:paraId="1B64F2B2" w14:textId="6B00E0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9.148</w:t>
      </w:r>
    </w:p>
    <w:p w14:paraId="0ABF55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148</w:t>
      </w:r>
    </w:p>
    <w:p w14:paraId="694105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sarva-mate bhakti se pradhāna</w:t>
      </w:r>
      <w:r w:rsidRPr="004A2847">
        <w:rPr>
          <w:rStyle w:val="BookTitle"/>
          <w:rFonts w:asciiTheme="minorHAnsi" w:hAnsiTheme="minorHAnsi" w:cstheme="minorHAnsi"/>
          <w:b w:val="0"/>
          <w:bCs w:val="0"/>
          <w:color w:val="000000"/>
          <w:sz w:val="28"/>
          <w:szCs w:val="28"/>
        </w:rPr>
        <w:br/>
        <w:t>mahājana-patha sarva-śāstrera pramāṇa</w:t>
      </w:r>
    </w:p>
    <w:p w14:paraId="7E6D36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the path of devotional service followed by the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 xml:space="preserve"> is the best in every respect. This is confirmed in all the scriptures.</w:t>
      </w:r>
    </w:p>
    <w:p w14:paraId="3ED16D20" w14:textId="75402A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9.149</w:t>
      </w:r>
    </w:p>
    <w:p w14:paraId="035432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5015C2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the Mahābhārata (Vana 313.117) it is stated:]</w:t>
      </w:r>
    </w:p>
    <w:p w14:paraId="6DC49D3D" w14:textId="3831F49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tarko ’pratiṣṭhaḥ</w:t>
      </w:r>
      <w:ins w:id="365" w:author="your servant" w:date="2020-06-19T18:56:00Z">
        <w:r w:rsidR="000F345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śrutayo vibhinnā</w:t>
      </w:r>
      <w:r w:rsidRPr="004A2847">
        <w:rPr>
          <w:rStyle w:val="BookTitle"/>
          <w:rFonts w:asciiTheme="minorHAnsi" w:hAnsiTheme="minorHAnsi" w:cstheme="minorHAnsi"/>
          <w:b w:val="0"/>
          <w:bCs w:val="0"/>
          <w:color w:val="000000"/>
          <w:sz w:val="28"/>
          <w:szCs w:val="28"/>
        </w:rPr>
        <w:br/>
        <w:t>nāsāv ṛṣir yasya mataṁ na bhinnam</w:t>
      </w:r>
      <w:r w:rsidRPr="004A2847">
        <w:rPr>
          <w:rStyle w:val="BookTitle"/>
          <w:rFonts w:asciiTheme="minorHAnsi" w:hAnsiTheme="minorHAnsi" w:cstheme="minorHAnsi"/>
          <w:b w:val="0"/>
          <w:bCs w:val="0"/>
          <w:color w:val="000000"/>
          <w:sz w:val="28"/>
          <w:szCs w:val="28"/>
        </w:rPr>
        <w:br/>
        <w:t>dharmasya tattvaṁ nihitaṁ guhāyāṁ</w:t>
      </w:r>
      <w:r w:rsidRPr="004A2847">
        <w:rPr>
          <w:rStyle w:val="BookTitle"/>
          <w:rFonts w:asciiTheme="minorHAnsi" w:hAnsiTheme="minorHAnsi" w:cstheme="minorHAnsi"/>
          <w:b w:val="0"/>
          <w:bCs w:val="0"/>
          <w:color w:val="000000"/>
          <w:sz w:val="28"/>
          <w:szCs w:val="28"/>
        </w:rPr>
        <w:br/>
        <w:t>mahājano yena gataḥ sa panthāḥ</w:t>
      </w:r>
    </w:p>
    <w:p w14:paraId="2AD121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“’Dry arguments are inconclusive. A great personality whose opinion does not differ from others is not considered a great sage. Simply by studying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which are variegated, one cannot come to the right path by which religious principles are understood. The solid truth of religious principles is hidden in the heart of an unadulterated, self-realized person. Consequently, as the </w:t>
      </w:r>
      <w:r w:rsidRPr="004A2847">
        <w:rPr>
          <w:rStyle w:val="BookTitle"/>
          <w:rFonts w:asciiTheme="minorHAnsi" w:hAnsiTheme="minorHAnsi" w:cstheme="minorHAnsi"/>
          <w:b/>
          <w:bCs/>
          <w:i/>
          <w:iCs/>
          <w:color w:val="800000"/>
          <w:sz w:val="28"/>
          <w:szCs w:val="28"/>
        </w:rPr>
        <w:t>śāstras</w:t>
      </w:r>
      <w:r w:rsidRPr="004A2847">
        <w:rPr>
          <w:rStyle w:val="BookTitle"/>
          <w:rFonts w:asciiTheme="minorHAnsi" w:hAnsiTheme="minorHAnsi" w:cstheme="minorHAnsi"/>
          <w:b/>
          <w:bCs/>
          <w:color w:val="800000"/>
          <w:sz w:val="28"/>
          <w:szCs w:val="28"/>
        </w:rPr>
        <w:t xml:space="preserve"> confirm, one should accept whatever progressive path the </w:t>
      </w:r>
      <w:r w:rsidRPr="004A2847">
        <w:rPr>
          <w:rStyle w:val="BookTitle"/>
          <w:rFonts w:asciiTheme="minorHAnsi" w:hAnsiTheme="minorHAnsi" w:cstheme="minorHAnsi"/>
          <w:b/>
          <w:bCs/>
          <w:i/>
          <w:iCs/>
          <w:color w:val="800000"/>
          <w:sz w:val="28"/>
          <w:szCs w:val="28"/>
        </w:rPr>
        <w:t xml:space="preserve">mahājanas </w:t>
      </w:r>
      <w:r w:rsidRPr="004A2847">
        <w:rPr>
          <w:rStyle w:val="BookTitle"/>
          <w:rFonts w:asciiTheme="minorHAnsi" w:hAnsiTheme="minorHAnsi" w:cstheme="minorHAnsi"/>
          <w:b/>
          <w:bCs/>
          <w:color w:val="800000"/>
          <w:sz w:val="28"/>
          <w:szCs w:val="28"/>
        </w:rPr>
        <w:t>advocate.’”</w:t>
      </w:r>
    </w:p>
    <w:p w14:paraId="3405AEB5" w14:textId="5A1F20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9.150</w:t>
      </w:r>
    </w:p>
    <w:p w14:paraId="590C2C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432050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bhakti</w:t>
      </w:r>
      <w:proofErr w:type="gramEnd"/>
      <w:r w:rsidRPr="004A2847">
        <w:rPr>
          <w:rStyle w:val="BookTitle"/>
          <w:rFonts w:asciiTheme="minorHAnsi" w:hAnsiTheme="minorHAnsi" w:cstheme="minorHAnsi"/>
          <w:b w:val="0"/>
          <w:bCs w:val="0"/>
          <w:color w:val="000000"/>
          <w:sz w:val="28"/>
          <w:szCs w:val="28"/>
        </w:rPr>
        <w:t xml:space="preserve"> baḍa’ śuni’ prabhu bhāratīra mukhe</w:t>
      </w:r>
      <w:r w:rsidRPr="004A2847">
        <w:rPr>
          <w:rStyle w:val="BookTitle"/>
          <w:rFonts w:asciiTheme="minorHAnsi" w:hAnsiTheme="minorHAnsi" w:cstheme="minorHAnsi"/>
          <w:b w:val="0"/>
          <w:bCs w:val="0"/>
          <w:color w:val="000000"/>
          <w:sz w:val="28"/>
          <w:szCs w:val="28"/>
        </w:rPr>
        <w:br/>
        <w:t>’hari’ bali’ garjite lāgilā prema-sukhe</w:t>
      </w:r>
    </w:p>
    <w:p w14:paraId="49C3D5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from the mouth of Keśava Bhāratī that bhakti is greater, the Lord loudly shouted the name of Hari in ecstatic love.</w:t>
      </w:r>
    </w:p>
    <w:p w14:paraId="78D95210" w14:textId="53C5D1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9.151</w:t>
      </w:r>
    </w:p>
    <w:p w14:paraId="442E31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3B1FF9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“āmi kata-dina pṛthivīte</w:t>
      </w:r>
      <w:r w:rsidRPr="004A2847">
        <w:rPr>
          <w:rStyle w:val="BookTitle"/>
          <w:rFonts w:asciiTheme="minorHAnsi" w:hAnsiTheme="minorHAnsi" w:cstheme="minorHAnsi"/>
          <w:b w:val="0"/>
          <w:bCs w:val="0"/>
          <w:color w:val="000000"/>
          <w:sz w:val="28"/>
          <w:szCs w:val="28"/>
        </w:rPr>
        <w:br/>
        <w:t>thākilāṅa, ei satya kahila tomāte</w:t>
      </w:r>
    </w:p>
    <w:p w14:paraId="54AD28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declared, “I will stay for some more time in this world. I am telling you the truth.</w:t>
      </w:r>
    </w:p>
    <w:p w14:paraId="11E8D281" w14:textId="619F64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9.152</w:t>
      </w:r>
    </w:p>
    <w:p w14:paraId="2BE05C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5958F3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tumi ’jñāna baḍa’ balite āmāre</w:t>
      </w:r>
      <w:r w:rsidRPr="004A2847">
        <w:rPr>
          <w:rStyle w:val="BookTitle"/>
          <w:rFonts w:asciiTheme="minorHAnsi" w:hAnsiTheme="minorHAnsi" w:cstheme="minorHAnsi"/>
          <w:b w:val="0"/>
          <w:bCs w:val="0"/>
          <w:color w:val="000000"/>
          <w:sz w:val="28"/>
          <w:szCs w:val="28"/>
        </w:rPr>
        <w:br/>
        <w:t>praveśitāma āji tabe samudra-bhitare”</w:t>
      </w:r>
    </w:p>
    <w:p w14:paraId="4470C0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“If you would have told Me that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 xml:space="preserve"> was greater, I would have entered the ocean today.”</w:t>
      </w:r>
    </w:p>
    <w:p w14:paraId="349FFB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“I have stayed in this world all this time just to establish the supremacy of devotional service.” If in his position as a guru Keśava Bhāratī would have minimized devotional service, then Gaurasundara would have wound up His pastimes by entering the ocean.</w:t>
      </w:r>
    </w:p>
    <w:p w14:paraId="788F27C0" w14:textId="7CB06D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9.153</w:t>
      </w:r>
    </w:p>
    <w:p w14:paraId="26F4ED5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1D4298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dharena prabhu gurura caraṇe</w:t>
      </w:r>
      <w:r w:rsidRPr="004A2847">
        <w:rPr>
          <w:rStyle w:val="BookTitle"/>
          <w:rFonts w:asciiTheme="minorHAnsi" w:hAnsiTheme="minorHAnsi" w:cstheme="minorHAnsi"/>
          <w:b w:val="0"/>
          <w:bCs w:val="0"/>
          <w:color w:val="000000"/>
          <w:sz w:val="28"/>
          <w:szCs w:val="28"/>
        </w:rPr>
        <w:br/>
        <w:t>guru o prabhure namaskare prīta-mane</w:t>
      </w:r>
    </w:p>
    <w:p w14:paraId="1EE4E5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satisfaction the Lord caught hold of the feet of His guru, and His guru affectionately offered his obeisances to the Lord.</w:t>
      </w:r>
    </w:p>
    <w:p w14:paraId="4E47F086" w14:textId="135433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9.154</w:t>
      </w:r>
    </w:p>
    <w:p w14:paraId="38E320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7C5E82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 xml:space="preserve">“yāra mukhe nāhi bhakti-kathātapa, </w:t>
      </w:r>
      <w:r w:rsidRPr="004A2847">
        <w:rPr>
          <w:rStyle w:val="BookTitle"/>
          <w:rFonts w:asciiTheme="minorHAnsi" w:hAnsiTheme="minorHAnsi" w:cstheme="minorHAnsi"/>
          <w:b w:val="0"/>
          <w:bCs w:val="0"/>
          <w:color w:val="000000"/>
          <w:sz w:val="28"/>
          <w:szCs w:val="28"/>
        </w:rPr>
        <w:br/>
        <w:t>śikhā-sūtra-tyāga tāra saba vṛthā”</w:t>
      </w:r>
    </w:p>
    <w:p w14:paraId="50CB0B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“For anyone who does not discuss devotional service to the Supreme Lord, giving up the </w:t>
      </w:r>
      <w:r w:rsidRPr="004A2847">
        <w:rPr>
          <w:rStyle w:val="BookTitle"/>
          <w:rFonts w:asciiTheme="minorHAnsi" w:hAnsiTheme="minorHAnsi" w:cstheme="minorHAnsi"/>
          <w:b/>
          <w:bCs/>
          <w:i/>
          <w:iCs/>
          <w:color w:val="800000"/>
          <w:sz w:val="28"/>
          <w:szCs w:val="28"/>
        </w:rPr>
        <w:t xml:space="preserve">śikhā </w:t>
      </w:r>
      <w:r w:rsidRPr="004A2847">
        <w:rPr>
          <w:rStyle w:val="BookTitle"/>
          <w:rFonts w:asciiTheme="minorHAnsi" w:hAnsiTheme="minorHAnsi" w:cstheme="minorHAnsi"/>
          <w:b/>
          <w:bCs/>
          <w:color w:val="800000"/>
          <w:sz w:val="28"/>
          <w:szCs w:val="28"/>
        </w:rPr>
        <w:t xml:space="preserve">and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thread and engaging in austerity are all useless.”</w:t>
      </w:r>
    </w:p>
    <w:p w14:paraId="188791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people who cultivate Kṛṣṇa consciousness do not discuss topics of devotional service, then their activities like severe austerities, vows, and acceptance of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after giving up </w:t>
      </w:r>
      <w:r w:rsidRPr="004A2847">
        <w:rPr>
          <w:rStyle w:val="BookTitle"/>
          <w:rFonts w:asciiTheme="minorHAnsi" w:hAnsiTheme="minorHAnsi" w:cstheme="minorHAnsi"/>
          <w:b w:val="0"/>
          <w:bCs w:val="0"/>
          <w:i/>
          <w:iCs/>
          <w:color w:val="000000"/>
          <w:sz w:val="28"/>
          <w:szCs w:val="28"/>
        </w:rPr>
        <w:t xml:space="preserve">śikhā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thread all become useless.</w:t>
      </w:r>
    </w:p>
    <w:p w14:paraId="23E28440" w14:textId="2404F7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9.155</w:t>
      </w:r>
    </w:p>
    <w:p w14:paraId="43F83E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155</w:t>
      </w:r>
    </w:p>
    <w:p w14:paraId="258577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vinā prabhura jijñāsā nāhi āra</w:t>
      </w:r>
      <w:r w:rsidRPr="004A2847">
        <w:rPr>
          <w:rStyle w:val="BookTitle"/>
          <w:rFonts w:asciiTheme="minorHAnsi" w:hAnsiTheme="minorHAnsi" w:cstheme="minorHAnsi"/>
          <w:b w:val="0"/>
          <w:bCs w:val="0"/>
          <w:color w:val="000000"/>
          <w:sz w:val="28"/>
          <w:szCs w:val="28"/>
        </w:rPr>
        <w:br/>
        <w:t>bhakti-rasa-maya śrī-caitanya-avatāra</w:t>
      </w:r>
    </w:p>
    <w:p w14:paraId="0C464B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did not discuss anything besides devotional service, because Lord Caitanya was the incarnation of the mellows of devotional service.</w:t>
      </w:r>
    </w:p>
    <w:p w14:paraId="7FBD24D3" w14:textId="660A5E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9.156</w:t>
      </w:r>
    </w:p>
    <w:p w14:paraId="163AAB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63DE19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rātri dina eko nā jānena bhakta-gaṇa</w:t>
      </w:r>
      <w:r w:rsidRPr="004A2847">
        <w:rPr>
          <w:rStyle w:val="BookTitle"/>
          <w:rFonts w:asciiTheme="minorHAnsi" w:hAnsiTheme="minorHAnsi" w:cstheme="minorHAnsi"/>
          <w:b w:val="0"/>
          <w:bCs w:val="0"/>
          <w:color w:val="000000"/>
          <w:sz w:val="28"/>
          <w:szCs w:val="28"/>
        </w:rPr>
        <w:br/>
        <w:t>sarvadā karena nṛtya-kīrtana-garjana</w:t>
      </w:r>
    </w:p>
    <w:p w14:paraId="5A83A7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Forgetting whether it was day or night, the devotees constantly engaged in loud chanting and dancing.</w:t>
      </w:r>
    </w:p>
    <w:p w14:paraId="07CFC8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never approves of any irrelevant rituals devoid of devotional service.</w:t>
      </w:r>
    </w:p>
    <w:p w14:paraId="4953AC02" w14:textId="323938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9.157</w:t>
      </w:r>
    </w:p>
    <w:p w14:paraId="29FAA3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0F6F24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advaita sakala bhakta-prati</w:t>
      </w:r>
      <w:r w:rsidRPr="004A2847">
        <w:rPr>
          <w:rStyle w:val="BookTitle"/>
          <w:rFonts w:asciiTheme="minorHAnsi" w:hAnsiTheme="minorHAnsi" w:cstheme="minorHAnsi"/>
          <w:b w:val="0"/>
          <w:bCs w:val="0"/>
          <w:color w:val="000000"/>
          <w:sz w:val="28"/>
          <w:szCs w:val="28"/>
        </w:rPr>
        <w:br/>
        <w:t>balilā paramānande matta hai’ ati</w:t>
      </w:r>
    </w:p>
    <w:p w14:paraId="35C5AF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when Advaita Prabhu was intoxicated with ecstasy, He spoke to all the devotees.</w:t>
      </w:r>
    </w:p>
    <w:p w14:paraId="7BF45414" w14:textId="6DED7A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9.158</w:t>
      </w:r>
    </w:p>
    <w:p w14:paraId="674A82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3085A5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bhāi-saba, eka kara samavāya</w:t>
      </w:r>
      <w:r w:rsidRPr="004A2847">
        <w:rPr>
          <w:rStyle w:val="BookTitle"/>
          <w:rFonts w:asciiTheme="minorHAnsi" w:hAnsiTheme="minorHAnsi" w:cstheme="minorHAnsi"/>
          <w:b w:val="0"/>
          <w:bCs w:val="0"/>
          <w:color w:val="000000"/>
          <w:sz w:val="28"/>
          <w:szCs w:val="28"/>
        </w:rPr>
        <w:br/>
        <w:t>mukha bhari’ gāi’ āji śrī-caitanya-rāya</w:t>
      </w:r>
    </w:p>
    <w:p w14:paraId="12301B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listen, My dear brothers. Let us all together glorify Śrī Caitanya Mahāprabhu.</w:t>
      </w:r>
    </w:p>
    <w:p w14:paraId="5A8AD4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samavāya </w:t>
      </w:r>
      <w:r w:rsidRPr="004A2847">
        <w:rPr>
          <w:rStyle w:val="BookTitle"/>
          <w:rFonts w:asciiTheme="minorHAnsi" w:hAnsiTheme="minorHAnsi" w:cstheme="minorHAnsi"/>
          <w:b w:val="0"/>
          <w:bCs w:val="0"/>
          <w:color w:val="000000"/>
          <w:sz w:val="28"/>
          <w:szCs w:val="28"/>
        </w:rPr>
        <w:t>means “together.”</w:t>
      </w:r>
    </w:p>
    <w:p w14:paraId="1B12D22F" w14:textId="1A601D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9.159</w:t>
      </w:r>
    </w:p>
    <w:p w14:paraId="3C1605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33DA20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āji āra kona avatāra gāoyā nāi</w:t>
      </w:r>
      <w:r w:rsidRPr="004A2847">
        <w:rPr>
          <w:rStyle w:val="BookTitle"/>
          <w:rFonts w:asciiTheme="minorHAnsi" w:hAnsiTheme="minorHAnsi" w:cstheme="minorHAnsi"/>
          <w:b w:val="0"/>
          <w:bCs w:val="0"/>
          <w:color w:val="000000"/>
          <w:sz w:val="28"/>
          <w:szCs w:val="28"/>
        </w:rPr>
        <w:br/>
        <w:t>sarva-avatāra-maya—caitanya-gosāñi</w:t>
      </w:r>
    </w:p>
    <w:p w14:paraId="5216FD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“Today we will not glorify any incarnation other than Lord Caitanya, who is the source of all other incarnations.</w:t>
      </w:r>
    </w:p>
    <w:p w14:paraId="56FB65D6" w14:textId="606507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9.160</w:t>
      </w:r>
    </w:p>
    <w:p w14:paraId="057EAF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681871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 karila sarva-jagata-uddhāra</w:t>
      </w:r>
      <w:r w:rsidRPr="004A2847">
        <w:rPr>
          <w:rStyle w:val="BookTitle"/>
          <w:rFonts w:asciiTheme="minorHAnsi" w:hAnsiTheme="minorHAnsi" w:cstheme="minorHAnsi"/>
          <w:b w:val="0"/>
          <w:bCs w:val="0"/>
          <w:color w:val="000000"/>
          <w:sz w:val="28"/>
          <w:szCs w:val="28"/>
        </w:rPr>
        <w:br/>
        <w:t>āmā-sabā lāgi’ ye gaurāṅga-avatāra</w:t>
      </w:r>
    </w:p>
    <w:p w14:paraId="0CC5E7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Lord is the deliverer of the entire universe, and He has incarnated as Gaurāṅga for our benefit.</w:t>
      </w:r>
    </w:p>
    <w:p w14:paraId="1F500534" w14:textId="2116F7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9.161</w:t>
      </w:r>
    </w:p>
    <w:p w14:paraId="5BE469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64B3AD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sarvatra āmarā yāṅra prasāde pūjita</w:t>
      </w:r>
      <w:r w:rsidRPr="004A2847">
        <w:rPr>
          <w:rStyle w:val="BookTitle"/>
          <w:rFonts w:asciiTheme="minorHAnsi" w:hAnsiTheme="minorHAnsi" w:cstheme="minorHAnsi"/>
          <w:b w:val="0"/>
          <w:bCs w:val="0"/>
          <w:color w:val="000000"/>
          <w:sz w:val="28"/>
          <w:szCs w:val="28"/>
        </w:rPr>
        <w:br/>
        <w:t>saṅkīrtana-hena dhana ye kaila vidita</w:t>
      </w:r>
    </w:p>
    <w:p w14:paraId="5C1609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“Because of Him, we are worshiped everywhere. It was He who introduced the wealth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5473DF6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well-known throughout the world that Śrī Gaurasundara has established the supremacy of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In Śrī Gaurasundara’s own words: </w:t>
      </w:r>
      <w:r w:rsidRPr="004A2847">
        <w:rPr>
          <w:rStyle w:val="BookTitle"/>
          <w:rFonts w:asciiTheme="minorHAnsi" w:hAnsiTheme="minorHAnsi" w:cstheme="minorHAnsi"/>
          <w:b w:val="0"/>
          <w:bCs w:val="0"/>
          <w:i/>
          <w:iCs/>
          <w:color w:val="000000"/>
          <w:sz w:val="28"/>
          <w:szCs w:val="28"/>
        </w:rPr>
        <w:t>sarvātma-snapanaṁ paraṁ vijayate śrī-kṛṣṇa-saṅkīrtanam</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All glories to Śrī Kṛṣṇa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which fully refreshes everyone.”</w:t>
      </w:r>
    </w:p>
    <w:p w14:paraId="7C4E5F96" w14:textId="6DBA00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9.162</w:t>
      </w:r>
    </w:p>
    <w:p w14:paraId="65B5F0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0FCFDE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nāci āmi, tomarā caitanya-yaśa gāo</w:t>
      </w:r>
      <w:r w:rsidRPr="004A2847">
        <w:rPr>
          <w:rStyle w:val="BookTitle"/>
          <w:rFonts w:asciiTheme="minorHAnsi" w:hAnsiTheme="minorHAnsi" w:cstheme="minorHAnsi"/>
          <w:b w:val="0"/>
          <w:bCs w:val="0"/>
          <w:color w:val="000000"/>
          <w:sz w:val="28"/>
          <w:szCs w:val="28"/>
        </w:rPr>
        <w:br/>
        <w:t>siṁha hai’ gāhi, pāche mane bhaya pāo”</w:t>
      </w:r>
    </w:p>
    <w:p w14:paraId="34971D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dance while you all sing the glories of Lord Caitanya, for if I sing as loud as a lion, you will all be frightened.”</w:t>
      </w:r>
    </w:p>
    <w:p w14:paraId="24482BC9" w14:textId="617996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9.163</w:t>
      </w:r>
    </w:p>
    <w:p w14:paraId="7FC473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2EA1C2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prabhu se āpanā lukāyena nirantara</w:t>
      </w:r>
      <w:r w:rsidRPr="004A2847">
        <w:rPr>
          <w:rStyle w:val="BookTitle"/>
          <w:rFonts w:asciiTheme="minorHAnsi" w:hAnsiTheme="minorHAnsi" w:cstheme="minorHAnsi"/>
          <w:b w:val="0"/>
          <w:bCs w:val="0"/>
          <w:color w:val="000000"/>
          <w:sz w:val="28"/>
          <w:szCs w:val="28"/>
        </w:rPr>
        <w:br/>
        <w:t>’kruddha pāche hayena’ sabāra ei ḍara</w:t>
      </w:r>
    </w:p>
    <w:p w14:paraId="0EB113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generally concealed Himself, so they were afraid that He might become angry.</w:t>
      </w:r>
    </w:p>
    <w:p w14:paraId="3A34E1A5" w14:textId="5267D8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9.164</w:t>
      </w:r>
    </w:p>
    <w:p w14:paraId="19C13D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255F3B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advaita-vākya alaṅghya sabāra</w:t>
      </w:r>
      <w:r w:rsidRPr="004A2847">
        <w:rPr>
          <w:rStyle w:val="BookTitle"/>
          <w:rFonts w:asciiTheme="minorHAnsi" w:hAnsiTheme="minorHAnsi" w:cstheme="minorHAnsi"/>
          <w:b w:val="0"/>
          <w:bCs w:val="0"/>
          <w:color w:val="000000"/>
          <w:sz w:val="28"/>
          <w:szCs w:val="28"/>
        </w:rPr>
        <w:br/>
        <w:t>gāite lāgila śrī-caitanya-avatāra</w:t>
      </w:r>
    </w:p>
    <w:p w14:paraId="5181EA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Still, Advaita’s instruction could not be disregarded.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the devotees began singing the glories of Lord Caitanya.</w:t>
      </w:r>
    </w:p>
    <w:p w14:paraId="7FFF3B30" w14:textId="2784EF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9.165</w:t>
      </w:r>
    </w:p>
    <w:p w14:paraId="7D8EAC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658730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nācena advaita-siṁha parama vihvala</w:t>
      </w:r>
      <w:r w:rsidRPr="004A2847">
        <w:rPr>
          <w:rStyle w:val="BookTitle"/>
          <w:rFonts w:asciiTheme="minorHAnsi" w:hAnsiTheme="minorHAnsi" w:cstheme="minorHAnsi"/>
          <w:b w:val="0"/>
          <w:bCs w:val="0"/>
          <w:color w:val="000000"/>
          <w:sz w:val="28"/>
          <w:szCs w:val="28"/>
        </w:rPr>
        <w:br/>
        <w:t>catur-dike gāya sabe caitanya-maṅgala</w:t>
      </w:r>
    </w:p>
    <w:p w14:paraId="0E57A3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lionlike Advaita danced and became overwhelmed in ecstasy as the devotees all around Him sang the auspicious glories of Lord Caitanya.</w:t>
      </w:r>
    </w:p>
    <w:p w14:paraId="53368969" w14:textId="3392AA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9.166</w:t>
      </w:r>
    </w:p>
    <w:p w14:paraId="6E4274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067A9B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 avatārera śuniyā nāma yaśa</w:t>
      </w:r>
      <w:r w:rsidRPr="004A2847">
        <w:rPr>
          <w:rStyle w:val="BookTitle"/>
          <w:rFonts w:asciiTheme="minorHAnsi" w:hAnsiTheme="minorHAnsi" w:cstheme="minorHAnsi"/>
          <w:b w:val="0"/>
          <w:bCs w:val="0"/>
          <w:color w:val="000000"/>
          <w:sz w:val="28"/>
          <w:szCs w:val="28"/>
        </w:rPr>
        <w:br/>
        <w:t>sakala vaiṣṇava haila ānande vivaśa</w:t>
      </w:r>
    </w:p>
    <w:p w14:paraId="28A2AB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became stunned with ecstasy as they heard the chanting of the name and glories of this most recent incarnation.</w:t>
      </w:r>
    </w:p>
    <w:p w14:paraId="03A22735" w14:textId="214500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9.167</w:t>
      </w:r>
    </w:p>
    <w:p w14:paraId="7EC6D7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2D4CBC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advaita caitanyera gīta kari’</w:t>
      </w:r>
      <w:r w:rsidRPr="004A2847">
        <w:rPr>
          <w:rStyle w:val="BookTitle"/>
          <w:rFonts w:asciiTheme="minorHAnsi" w:hAnsiTheme="minorHAnsi" w:cstheme="minorHAnsi"/>
          <w:b w:val="0"/>
          <w:bCs w:val="0"/>
          <w:color w:val="000000"/>
          <w:sz w:val="28"/>
          <w:szCs w:val="28"/>
        </w:rPr>
        <w:br/>
        <w:t>baliyā nācena prabhu jagata nistāri’</w:t>
      </w:r>
    </w:p>
    <w:p w14:paraId="73F78E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Advaita danced, He sang a song He composed in glorification of Lord Caitanya </w:t>
      </w:r>
      <w:r w:rsidRPr="004A2847">
        <w:rPr>
          <w:rStyle w:val="BookTitle"/>
          <w:rFonts w:asciiTheme="minorHAnsi" w:hAnsiTheme="minorHAnsi" w:cstheme="minorHAnsi"/>
          <w:b/>
          <w:bCs/>
          <w:color w:val="800000"/>
          <w:sz w:val="28"/>
          <w:szCs w:val="28"/>
        </w:rPr>
        <w:lastRenderedPageBreak/>
        <w:t>for the deliverance of the entire universe</w:t>
      </w:r>
    </w:p>
    <w:p w14:paraId="7B1397BE" w14:textId="4EE027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9.168</w:t>
      </w:r>
    </w:p>
    <w:p w14:paraId="39B150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626F0D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“śrī-caitanya-nārāyaṇa karuṇā-sāgara!</w:t>
      </w:r>
      <w:r w:rsidRPr="004A2847">
        <w:rPr>
          <w:rStyle w:val="BookTitle"/>
          <w:rFonts w:asciiTheme="minorHAnsi" w:hAnsiTheme="minorHAnsi" w:cstheme="minorHAnsi"/>
          <w:b w:val="0"/>
          <w:bCs w:val="0"/>
          <w:color w:val="000000"/>
          <w:sz w:val="28"/>
          <w:szCs w:val="28"/>
        </w:rPr>
        <w:br/>
        <w:t>duḥkhitera bandhu prabhu, more dayā kara”</w:t>
      </w:r>
    </w:p>
    <w:p w14:paraId="595385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Caitanya,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are Lord Nārāyaṇa Himself. You are an ocean of mercy, and You are the friend of the distressed. Please be merciful on Me.”</w:t>
      </w:r>
    </w:p>
    <w:p w14:paraId="743690E3" w14:textId="0CFD70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9.169</w:t>
      </w:r>
    </w:p>
    <w:p w14:paraId="6C6156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6D41D2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advaita-siṁhera śrī-mukhera ei pada</w:t>
      </w:r>
      <w:r w:rsidRPr="004A2847">
        <w:rPr>
          <w:rStyle w:val="BookTitle"/>
          <w:rFonts w:asciiTheme="minorHAnsi" w:hAnsiTheme="minorHAnsi" w:cstheme="minorHAnsi"/>
          <w:b w:val="0"/>
          <w:bCs w:val="0"/>
          <w:color w:val="000000"/>
          <w:sz w:val="28"/>
          <w:szCs w:val="28"/>
        </w:rPr>
        <w:br/>
        <w:t>ihāra kīrtane bāḍe sakala sampada</w:t>
      </w:r>
    </w:p>
    <w:p w14:paraId="11379D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chanting this verse, which issued from the mouth of Advaita Siṁha, all one’s opulences are increased.</w:t>
      </w:r>
    </w:p>
    <w:p w14:paraId="1DA12FF5" w14:textId="56DB7A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9.170</w:t>
      </w:r>
    </w:p>
    <w:p w14:paraId="4BB98D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286E2E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“jaya jaya śrī-śacīnandana”</w:t>
      </w:r>
      <w:r w:rsidRPr="004A2847">
        <w:rPr>
          <w:rStyle w:val="BookTitle"/>
          <w:rFonts w:asciiTheme="minorHAnsi" w:hAnsiTheme="minorHAnsi" w:cstheme="minorHAnsi"/>
          <w:b w:val="0"/>
          <w:bCs w:val="0"/>
          <w:color w:val="000000"/>
          <w:sz w:val="28"/>
          <w:szCs w:val="28"/>
        </w:rPr>
        <w:br/>
        <w:t>keha bale,—“jaya gauracandra-nārāyaṇa</w:t>
      </w:r>
    </w:p>
    <w:p w14:paraId="25EA28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devotees chanted, “Jaya Śacīnandana!” Other devotees chanted, “Jaya Gauracandra-Nārāyaṇa!</w:t>
      </w:r>
    </w:p>
    <w:p w14:paraId="231BE1CA" w14:textId="3E4125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9.171</w:t>
      </w:r>
    </w:p>
    <w:p w14:paraId="7FB1BF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611E99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saṅkīrtana-priya śrī-gaura-gopāla</w:t>
      </w:r>
      <w:r w:rsidRPr="004A2847">
        <w:rPr>
          <w:rStyle w:val="BookTitle"/>
          <w:rFonts w:asciiTheme="minorHAnsi" w:hAnsiTheme="minorHAnsi" w:cstheme="minorHAnsi"/>
          <w:b w:val="0"/>
          <w:bCs w:val="0"/>
          <w:color w:val="000000"/>
          <w:sz w:val="28"/>
          <w:szCs w:val="28"/>
        </w:rPr>
        <w:br/>
        <w:t>jaya bhakta-jana-priya pāṣaṇḍīra kāla”</w:t>
      </w:r>
    </w:p>
    <w:p w14:paraId="6DE599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Śrī Gaura-gopāla, who is fond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All glories to the Lord, who is dear to the devotees and who is death personified for the atheists.</w:t>
      </w:r>
    </w:p>
    <w:p w14:paraId="1C4ED425" w14:textId="6A2DAD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9.172</w:t>
      </w:r>
    </w:p>
    <w:p w14:paraId="172D48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3F307A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nācena advaita-siṁha—parama uddāma</w:t>
      </w:r>
      <w:r w:rsidRPr="004A2847">
        <w:rPr>
          <w:rStyle w:val="BookTitle"/>
          <w:rFonts w:asciiTheme="minorHAnsi" w:hAnsiTheme="minorHAnsi" w:cstheme="minorHAnsi"/>
          <w:b w:val="0"/>
          <w:bCs w:val="0"/>
          <w:color w:val="000000"/>
          <w:sz w:val="28"/>
          <w:szCs w:val="28"/>
        </w:rPr>
        <w:br/>
        <w:t>gāya sabe caitanyera guṇa-karma-nāma</w:t>
      </w:r>
    </w:p>
    <w:p w14:paraId="41CEB6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Siṁha danced with great enthusiasm as the devotees sang the names, qualities, and pastimes of Lord Caitanya.</w:t>
      </w:r>
    </w:p>
    <w:p w14:paraId="324D6FFB" w14:textId="547B9E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9.173</w:t>
      </w:r>
    </w:p>
    <w:p w14:paraId="5FCDB2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714B42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pulake</w:t>
      </w:r>
      <w:proofErr w:type="gramEnd"/>
      <w:r w:rsidRPr="004A2847">
        <w:rPr>
          <w:rStyle w:val="BookTitle"/>
          <w:rFonts w:asciiTheme="minorHAnsi" w:hAnsiTheme="minorHAnsi" w:cstheme="minorHAnsi"/>
          <w:b w:val="0"/>
          <w:bCs w:val="0"/>
          <w:color w:val="000000"/>
          <w:sz w:val="28"/>
          <w:szCs w:val="28"/>
        </w:rPr>
        <w:t xml:space="preserve"> carita gāya, sukhe gaḍāgaḍi’ yāya,</w:t>
      </w:r>
      <w:r w:rsidRPr="004A2847">
        <w:rPr>
          <w:rStyle w:val="BookTitle"/>
          <w:rFonts w:asciiTheme="minorHAnsi" w:hAnsiTheme="minorHAnsi" w:cstheme="minorHAnsi"/>
          <w:b w:val="0"/>
          <w:bCs w:val="0"/>
          <w:color w:val="000000"/>
          <w:sz w:val="28"/>
          <w:szCs w:val="28"/>
        </w:rPr>
        <w:br/>
        <w:t>dekhare caitanya-avatārā</w:t>
      </w:r>
      <w:r w:rsidRPr="004A2847">
        <w:rPr>
          <w:rStyle w:val="BookTitle"/>
          <w:rFonts w:asciiTheme="minorHAnsi" w:hAnsiTheme="minorHAnsi" w:cstheme="minorHAnsi"/>
          <w:b w:val="0"/>
          <w:bCs w:val="0"/>
          <w:color w:val="000000"/>
          <w:sz w:val="28"/>
          <w:szCs w:val="28"/>
        </w:rPr>
        <w:br/>
        <w:t>vaikuṇṭha-nāyaka hari, dvija-rūpe avatari’,</w:t>
      </w:r>
      <w:r w:rsidRPr="004A2847">
        <w:rPr>
          <w:rStyle w:val="BookTitle"/>
          <w:rFonts w:asciiTheme="minorHAnsi" w:hAnsiTheme="minorHAnsi" w:cstheme="minorHAnsi"/>
          <w:b w:val="0"/>
          <w:bCs w:val="0"/>
          <w:color w:val="000000"/>
          <w:sz w:val="28"/>
          <w:szCs w:val="28"/>
        </w:rPr>
        <w:br/>
        <w:t>saṅkīrtane karena vihārā</w:t>
      </w:r>
    </w:p>
    <w:p w14:paraId="6F378B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behold the incarnation of Lord Caitanya, who sings His own glories, whose hairs stand on end, and who rolls on the ground in ecstasy. Lord Hari, the hero of Vaikuṇṭha, has incarnated in the form of a</w:t>
      </w:r>
      <w:r w:rsidRPr="004A2847">
        <w:rPr>
          <w:rStyle w:val="BookTitle"/>
          <w:rFonts w:asciiTheme="minorHAnsi" w:hAnsiTheme="minorHAnsi" w:cstheme="minorHAnsi"/>
          <w:b/>
          <w:bCs/>
          <w:i/>
          <w:iCs/>
          <w:color w:val="800000"/>
          <w:sz w:val="28"/>
          <w:szCs w:val="28"/>
        </w:rPr>
        <w:t xml:space="preserve"> brāhmaṇa</w:t>
      </w:r>
      <w:r w:rsidRPr="004A2847">
        <w:rPr>
          <w:rStyle w:val="BookTitle"/>
          <w:rFonts w:asciiTheme="minorHAnsi" w:hAnsiTheme="minorHAnsi" w:cstheme="minorHAnsi"/>
          <w:b/>
          <w:bCs/>
          <w:color w:val="800000"/>
          <w:sz w:val="28"/>
          <w:szCs w:val="28"/>
        </w:rPr>
        <w:t xml:space="preserve"> to enjoy pastimes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40F71E88" w14:textId="75088F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9.174</w:t>
      </w:r>
    </w:p>
    <w:p w14:paraId="635B0C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36F823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kanaka jiniyā kānti, śrī-vigraha śobhe ati,</w:t>
      </w:r>
      <w:r w:rsidRPr="004A2847">
        <w:rPr>
          <w:rStyle w:val="BookTitle"/>
          <w:rFonts w:asciiTheme="minorHAnsi" w:hAnsiTheme="minorHAnsi" w:cstheme="minorHAnsi"/>
          <w:b w:val="0"/>
          <w:bCs w:val="0"/>
          <w:color w:val="000000"/>
          <w:sz w:val="28"/>
          <w:szCs w:val="28"/>
        </w:rPr>
        <w:br/>
        <w:t>ājānu-lambita bhuja sāje re</w:t>
      </w:r>
      <w:r w:rsidRPr="004A2847">
        <w:rPr>
          <w:rStyle w:val="BookTitle"/>
          <w:rFonts w:asciiTheme="minorHAnsi" w:hAnsiTheme="minorHAnsi" w:cstheme="minorHAnsi"/>
          <w:b w:val="0"/>
          <w:bCs w:val="0"/>
          <w:color w:val="000000"/>
          <w:sz w:val="28"/>
          <w:szCs w:val="28"/>
        </w:rPr>
        <w:br/>
        <w:t>nyāsi-vara-rūpa-dhara, āpanā-rase vihvala,</w:t>
      </w:r>
      <w:r w:rsidRPr="004A2847">
        <w:rPr>
          <w:rStyle w:val="BookTitle"/>
          <w:rFonts w:asciiTheme="minorHAnsi" w:hAnsiTheme="minorHAnsi" w:cstheme="minorHAnsi"/>
          <w:b w:val="0"/>
          <w:bCs w:val="0"/>
          <w:color w:val="000000"/>
          <w:sz w:val="28"/>
          <w:szCs w:val="28"/>
        </w:rPr>
        <w:br/>
        <w:t>nā jāni kemana sukhe nāce re</w:t>
      </w:r>
    </w:p>
    <w:p w14:paraId="68772C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complexion is like gold, His hands extend to His knees, and His form is most attractive. He has accepted the form of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and He becomes overwhelmed in His own ecstatic mood. I cannot describe how jubilantly He dances.</w:t>
      </w:r>
    </w:p>
    <w:p w14:paraId="3EFC0176" w14:textId="0C52C6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9.175</w:t>
      </w:r>
    </w:p>
    <w:p w14:paraId="64D0EB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3DE9585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(This song was composed by Advaita)</w:t>
      </w:r>
    </w:p>
    <w:p w14:paraId="3BEECC76" w14:textId="4C86A3C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śrī-gaurasundara, karuṇā-sindhu,</w:t>
      </w:r>
      <w:r w:rsidRPr="004A2847">
        <w:rPr>
          <w:rStyle w:val="BookTitle"/>
          <w:rFonts w:asciiTheme="minorHAnsi" w:hAnsiTheme="minorHAnsi" w:cstheme="minorHAnsi"/>
          <w:b w:val="0"/>
          <w:bCs w:val="0"/>
          <w:color w:val="000000"/>
          <w:sz w:val="28"/>
          <w:szCs w:val="28"/>
        </w:rPr>
        <w:br/>
        <w:t>jaya jaya vṛndāvana-rāyā</w:t>
      </w:r>
      <w:ins w:id="366" w:author="your servant" w:date="2020-06-22T16:44:00Z">
        <w:r w:rsidR="00CD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jaya jaya </w:t>
      </w:r>
      <w:r w:rsidRPr="004A2847">
        <w:rPr>
          <w:rStyle w:val="BookTitle"/>
          <w:rFonts w:asciiTheme="minorHAnsi" w:hAnsiTheme="minorHAnsi" w:cstheme="minorHAnsi"/>
          <w:b w:val="0"/>
          <w:bCs w:val="0"/>
          <w:color w:val="000000"/>
          <w:sz w:val="28"/>
          <w:szCs w:val="28"/>
        </w:rPr>
        <w:br/>
        <w:t>samprati jaya, navadvīpa-purandara,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caraṇa-kamala deha’ chāyā”</w:t>
      </w:r>
    </w:p>
    <w:p w14:paraId="53268F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Gaurasundara, the ocean of mercy! All glories to the Lord of Vṛndāvana! All glories to the recently advented Lord of Navadvīpa! Please give me shelter at Your lotus feet.”</w:t>
      </w:r>
    </w:p>
    <w:p w14:paraId="096D4941" w14:textId="57DD4B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9.176</w:t>
      </w:r>
    </w:p>
    <w:p w14:paraId="409FEC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523812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saba kīrtana karena bhakta-gaṇa</w:t>
      </w:r>
      <w:r w:rsidRPr="004A2847">
        <w:rPr>
          <w:rStyle w:val="BookTitle"/>
          <w:rFonts w:asciiTheme="minorHAnsi" w:hAnsiTheme="minorHAnsi" w:cstheme="minorHAnsi"/>
          <w:b w:val="0"/>
          <w:bCs w:val="0"/>
          <w:color w:val="000000"/>
          <w:sz w:val="28"/>
          <w:szCs w:val="28"/>
        </w:rPr>
        <w:br/>
        <w:t>nācena advaita bhāvi’ śrī-gaura-caraṇa</w:t>
      </w:r>
    </w:p>
    <w:p w14:paraId="4C3C90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all the devotees chanted, Advaita Prabhu danced and meditated on the lotus feet of Gaurāṅga.</w:t>
      </w:r>
    </w:p>
    <w:p w14:paraId="4A76F77D" w14:textId="29D10F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9.177</w:t>
      </w:r>
    </w:p>
    <w:p w14:paraId="510143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38796F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nava-avatārera nūtana pada śuni’</w:t>
      </w:r>
      <w:r w:rsidRPr="004A2847">
        <w:rPr>
          <w:rStyle w:val="BookTitle"/>
          <w:rFonts w:asciiTheme="minorHAnsi" w:hAnsiTheme="minorHAnsi" w:cstheme="minorHAnsi"/>
          <w:b w:val="0"/>
          <w:bCs w:val="0"/>
          <w:color w:val="000000"/>
          <w:sz w:val="28"/>
          <w:szCs w:val="28"/>
        </w:rPr>
        <w:br/>
        <w:t>ullāse vaiṣṇava saba kare hari-dhvani</w:t>
      </w:r>
    </w:p>
    <w:p w14:paraId="25B96C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new verses glorifying the most recent incarnation, all the Vaiṣṇavas chanted the name of Hari in great joy.</w:t>
      </w:r>
    </w:p>
    <w:p w14:paraId="557AF95D" w14:textId="39B090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9.178</w:t>
      </w:r>
    </w:p>
    <w:p w14:paraId="69BD59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201A83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adbhuta haila se kīrtana-ānanda</w:t>
      </w:r>
      <w:r w:rsidRPr="004A2847">
        <w:rPr>
          <w:rStyle w:val="BookTitle"/>
          <w:rFonts w:asciiTheme="minorHAnsi" w:hAnsiTheme="minorHAnsi" w:cstheme="minorHAnsi"/>
          <w:b w:val="0"/>
          <w:bCs w:val="0"/>
          <w:color w:val="000000"/>
          <w:sz w:val="28"/>
          <w:szCs w:val="28"/>
        </w:rPr>
        <w:br/>
        <w:t>sabe tāhā varṇite pārena nityānanda</w:t>
      </w:r>
    </w:p>
    <w:p w14:paraId="343883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bliss of that</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was wonderful, indeed only Nityānanda can describe it.</w:t>
      </w:r>
    </w:p>
    <w:p w14:paraId="77184D1C" w14:textId="17035B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9.179</w:t>
      </w:r>
    </w:p>
    <w:p w14:paraId="7A5326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62E7BC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uddāma śuni’ kīrtanera dhvani</w:t>
      </w:r>
      <w:r w:rsidRPr="004A2847">
        <w:rPr>
          <w:rStyle w:val="BookTitle"/>
          <w:rFonts w:asciiTheme="minorHAnsi" w:hAnsiTheme="minorHAnsi" w:cstheme="minorHAnsi"/>
          <w:b w:val="0"/>
          <w:bCs w:val="0"/>
          <w:color w:val="000000"/>
          <w:sz w:val="28"/>
          <w:szCs w:val="28"/>
        </w:rPr>
        <w:br/>
        <w:t>śrī-vijaya āsiyā hailā nyāsi-maṇi</w:t>
      </w:r>
    </w:p>
    <w:p w14:paraId="6F401D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tumultuous sound of that</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the best of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came to that place.</w:t>
      </w:r>
    </w:p>
    <w:p w14:paraId="09A8B5F4" w14:textId="6AC81F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9.180</w:t>
      </w:r>
    </w:p>
    <w:p w14:paraId="285906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7A6B1E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dekhi’ bhakta saba adhika hariṣe</w:t>
      </w:r>
      <w:r w:rsidRPr="004A2847">
        <w:rPr>
          <w:rStyle w:val="BookTitle"/>
          <w:rFonts w:asciiTheme="minorHAnsi" w:hAnsiTheme="minorHAnsi" w:cstheme="minorHAnsi"/>
          <w:b w:val="0"/>
          <w:bCs w:val="0"/>
          <w:color w:val="000000"/>
          <w:sz w:val="28"/>
          <w:szCs w:val="28"/>
        </w:rPr>
        <w:br/>
        <w:t>gāyena, advaita nṛtya karena ullāse</w:t>
      </w:r>
    </w:p>
    <w:p w14:paraId="7A7CA4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saw the Lord, they sang with greater enthusiasm and Advaita danced jubilantly.</w:t>
      </w:r>
    </w:p>
    <w:p w14:paraId="1ACB4A21" w14:textId="18F9A6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9.181</w:t>
      </w:r>
    </w:p>
    <w:p w14:paraId="03E79E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67CB49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prabhure keha nāhi kare bhaya</w:t>
      </w:r>
      <w:r w:rsidRPr="004A2847">
        <w:rPr>
          <w:rStyle w:val="BookTitle"/>
          <w:rFonts w:asciiTheme="minorHAnsi" w:hAnsiTheme="minorHAnsi" w:cstheme="minorHAnsi"/>
          <w:b w:val="0"/>
          <w:bCs w:val="0"/>
          <w:color w:val="000000"/>
          <w:sz w:val="28"/>
          <w:szCs w:val="28"/>
        </w:rPr>
        <w:br/>
        <w:t>sākṣāte gāyena sabe caitanya-vijaya</w:t>
      </w:r>
    </w:p>
    <w:p w14:paraId="7CC7A5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their ecstasy the devotees did not become frightened but continued chanting the Lord’s glories in His presence.</w:t>
      </w:r>
    </w:p>
    <w:p w14:paraId="12373899" w14:textId="731EAE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9.182</w:t>
      </w:r>
    </w:p>
    <w:p w14:paraId="6B82F1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198592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dāsya-bhāve prabhura vihāra</w:t>
      </w:r>
      <w:r w:rsidRPr="004A2847">
        <w:rPr>
          <w:rStyle w:val="BookTitle"/>
          <w:rFonts w:asciiTheme="minorHAnsi" w:hAnsiTheme="minorHAnsi" w:cstheme="minorHAnsi"/>
          <w:b w:val="0"/>
          <w:bCs w:val="0"/>
          <w:color w:val="000000"/>
          <w:sz w:val="28"/>
          <w:szCs w:val="28"/>
        </w:rPr>
        <w:br/>
        <w:t>’muñi kṛṣṇadāsa’ bai nā balaye āra</w:t>
      </w:r>
    </w:p>
    <w:p w14:paraId="345377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the Lord always enjoyed the mood of a servant and would say, “I am Kṛṣṇa’s servant.” He did not claim anything other than this.</w:t>
      </w:r>
    </w:p>
    <w:p w14:paraId="01147D2C" w14:textId="3901CC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9.183</w:t>
      </w:r>
    </w:p>
    <w:p w14:paraId="0A12BD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183</w:t>
      </w:r>
    </w:p>
    <w:p w14:paraId="0BF515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kāro śakti nāhi sammukhe tāhāne</w:t>
      </w:r>
      <w:r w:rsidRPr="004A2847">
        <w:rPr>
          <w:rStyle w:val="BookTitle"/>
          <w:rFonts w:asciiTheme="minorHAnsi" w:hAnsiTheme="minorHAnsi" w:cstheme="minorHAnsi"/>
          <w:b w:val="0"/>
          <w:bCs w:val="0"/>
          <w:color w:val="000000"/>
          <w:sz w:val="28"/>
          <w:szCs w:val="28"/>
        </w:rPr>
        <w:br/>
        <w:t>’īśvara’ kariyā balibeka ’dāsa’ vine</w:t>
      </w:r>
    </w:p>
    <w:p w14:paraId="543E36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 one had the power to stand before the Lord and address Him as </w:t>
      </w:r>
      <w:r w:rsidRPr="004A2847">
        <w:rPr>
          <w:rStyle w:val="BookTitle"/>
          <w:rFonts w:asciiTheme="minorHAnsi" w:hAnsiTheme="minorHAnsi" w:cstheme="minorHAnsi"/>
          <w:b/>
          <w:bCs/>
          <w:i/>
          <w:iCs/>
          <w:color w:val="800000"/>
          <w:sz w:val="28"/>
          <w:szCs w:val="28"/>
        </w:rPr>
        <w:t xml:space="preserve">īśvara </w:t>
      </w:r>
      <w:r w:rsidRPr="004A2847">
        <w:rPr>
          <w:rStyle w:val="BookTitle"/>
          <w:rFonts w:asciiTheme="minorHAnsi" w:hAnsiTheme="minorHAnsi" w:cstheme="minorHAnsi"/>
          <w:b/>
          <w:bCs/>
          <w:color w:val="800000"/>
          <w:sz w:val="28"/>
          <w:szCs w:val="28"/>
        </w:rPr>
        <w:t xml:space="preserve">rather than </w:t>
      </w:r>
      <w:r w:rsidRPr="004A2847">
        <w:rPr>
          <w:rStyle w:val="BookTitle"/>
          <w:rFonts w:asciiTheme="minorHAnsi" w:hAnsiTheme="minorHAnsi" w:cstheme="minorHAnsi"/>
          <w:b/>
          <w:bCs/>
          <w:i/>
          <w:iCs/>
          <w:color w:val="800000"/>
          <w:sz w:val="28"/>
          <w:szCs w:val="28"/>
        </w:rPr>
        <w:t>dāsa</w:t>
      </w:r>
      <w:r w:rsidRPr="004A2847">
        <w:rPr>
          <w:rStyle w:val="BookTitle"/>
          <w:rFonts w:asciiTheme="minorHAnsi" w:hAnsiTheme="minorHAnsi" w:cstheme="minorHAnsi"/>
          <w:b/>
          <w:bCs/>
          <w:color w:val="800000"/>
          <w:sz w:val="28"/>
          <w:szCs w:val="28"/>
        </w:rPr>
        <w:t>.</w:t>
      </w:r>
    </w:p>
    <w:p w14:paraId="71AF25FA" w14:textId="0B7C3C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9.184</w:t>
      </w:r>
    </w:p>
    <w:p w14:paraId="6750E0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24CB2C8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tathāpiha sabe advaitera bala dhari’</w:t>
      </w:r>
      <w:r w:rsidRPr="004A2847">
        <w:rPr>
          <w:rStyle w:val="BookTitle"/>
          <w:rFonts w:asciiTheme="minorHAnsi" w:hAnsiTheme="minorHAnsi" w:cstheme="minorHAnsi"/>
          <w:b w:val="0"/>
          <w:bCs w:val="0"/>
          <w:color w:val="000000"/>
          <w:sz w:val="28"/>
          <w:szCs w:val="28"/>
        </w:rPr>
        <w:br/>
        <w:t>gāyena nirbhaya haiyā caitanya śrī-hari</w:t>
      </w:r>
    </w:p>
    <w:p w14:paraId="2178C7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by the strength of Advaita, the devotees fearlessly glorified Lord Caitanya.</w:t>
      </w:r>
    </w:p>
    <w:p w14:paraId="319AE3D5" w14:textId="1CCDD1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9.185</w:t>
      </w:r>
    </w:p>
    <w:p w14:paraId="1E232B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463D7F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kṣaṇeka thākiyā prabhu ātma-stuti śuni’</w:t>
      </w:r>
      <w:r w:rsidRPr="004A2847">
        <w:rPr>
          <w:rStyle w:val="BookTitle"/>
          <w:rFonts w:asciiTheme="minorHAnsi" w:hAnsiTheme="minorHAnsi" w:cstheme="minorHAnsi"/>
          <w:b w:val="0"/>
          <w:bCs w:val="0"/>
          <w:color w:val="000000"/>
          <w:sz w:val="28"/>
          <w:szCs w:val="28"/>
        </w:rPr>
        <w:br/>
        <w:t>lajjā yena pāite lāgilā nyāsi-maṇi</w:t>
      </w:r>
    </w:p>
    <w:p w14:paraId="404C47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stood there for a moment, but on hearing His own glorification, He became somewhat embarrassed.</w:t>
      </w:r>
    </w:p>
    <w:p w14:paraId="49660AAA" w14:textId="7F35E1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9.186</w:t>
      </w:r>
    </w:p>
    <w:p w14:paraId="6AB407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186</w:t>
      </w:r>
    </w:p>
    <w:p w14:paraId="17968117" w14:textId="3D78DDB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w:t>
      </w:r>
      <w:ins w:id="367" w:author="your servant" w:date="2020-06-22T16:46:00Z">
        <w:r w:rsidR="00CD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śikṣāite śikṣā-guru bhagavān</w:t>
      </w:r>
      <w:r w:rsidRPr="004A2847">
        <w:rPr>
          <w:rStyle w:val="BookTitle"/>
          <w:rFonts w:asciiTheme="minorHAnsi" w:hAnsiTheme="minorHAnsi" w:cstheme="minorHAnsi"/>
          <w:b w:val="0"/>
          <w:bCs w:val="0"/>
          <w:color w:val="000000"/>
          <w:sz w:val="28"/>
          <w:szCs w:val="28"/>
        </w:rPr>
        <w:br/>
        <w:t>vāsāya calilā</w:t>
      </w:r>
      <w:ins w:id="368" w:author="your servant" w:date="2020-06-22T16:46:00Z">
        <w:r w:rsidR="00CD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 āpana-kīrtana</w:t>
      </w:r>
    </w:p>
    <w:p w14:paraId="03E306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To teach everyone, the Supreme Lord, who is the instructing spiritual master, then left that place for His own residence.</w:t>
      </w:r>
    </w:p>
    <w:p w14:paraId="37831075" w14:textId="424E83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9.187</w:t>
      </w:r>
    </w:p>
    <w:p w14:paraId="3A1B1F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187</w:t>
      </w:r>
    </w:p>
    <w:p w14:paraId="3D95AC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kāhāro citte nā janmila bhaya</w:t>
      </w:r>
      <w:r w:rsidRPr="004A2847">
        <w:rPr>
          <w:rStyle w:val="BookTitle"/>
          <w:rFonts w:asciiTheme="minorHAnsi" w:hAnsiTheme="minorHAnsi" w:cstheme="minorHAnsi"/>
          <w:b w:val="0"/>
          <w:bCs w:val="0"/>
          <w:color w:val="000000"/>
          <w:sz w:val="28"/>
          <w:szCs w:val="28"/>
        </w:rPr>
        <w:br/>
        <w:t>viśeṣe gāyena āro caitanya-vijaya</w:t>
      </w:r>
    </w:p>
    <w:p w14:paraId="31F839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then the devotees did not become frightened. Rather they chanted with greater enthusiasm.</w:t>
      </w:r>
    </w:p>
    <w:p w14:paraId="1ABF546D" w14:textId="41B050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9.188</w:t>
      </w:r>
    </w:p>
    <w:p w14:paraId="3916A6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188</w:t>
      </w:r>
    </w:p>
    <w:p w14:paraId="350E96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kāhāro bāhya nāhika śarīre</w:t>
      </w:r>
      <w:r w:rsidRPr="004A2847">
        <w:rPr>
          <w:rStyle w:val="BookTitle"/>
          <w:rFonts w:asciiTheme="minorHAnsi" w:hAnsiTheme="minorHAnsi" w:cstheme="minorHAnsi"/>
          <w:b w:val="0"/>
          <w:bCs w:val="0"/>
          <w:color w:val="000000"/>
          <w:sz w:val="28"/>
          <w:szCs w:val="28"/>
        </w:rPr>
        <w:br/>
        <w:t>sabe dekhe—prabhu āche kīrtana-bhitare</w:t>
      </w:r>
    </w:p>
    <w:p w14:paraId="0BC20C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all became so absorbed in ecstasy that they lost external consciousness. Then they saw the Lord dancing in the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2E55EAED" w14:textId="6ABB0B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9.189</w:t>
      </w:r>
    </w:p>
    <w:p w14:paraId="31225E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189</w:t>
      </w:r>
    </w:p>
    <w:p w14:paraId="0E90AE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matta-prāya sabei caitanya-yaśa gāya</w:t>
      </w:r>
      <w:r w:rsidRPr="004A2847">
        <w:rPr>
          <w:rStyle w:val="BookTitle"/>
          <w:rFonts w:asciiTheme="minorHAnsi" w:hAnsiTheme="minorHAnsi" w:cstheme="minorHAnsi"/>
          <w:b w:val="0"/>
          <w:bCs w:val="0"/>
          <w:color w:val="000000"/>
          <w:sz w:val="28"/>
          <w:szCs w:val="28"/>
        </w:rPr>
        <w:br/>
        <w:t>sukhe śune sukṛti, duṣkṛti duḥkha pāya</w:t>
      </w:r>
    </w:p>
    <w:p w14:paraId="5F7C34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chanted the glories of Lord Caitanya like madmen. The pious onlookers felt happy, while the impious onlookers felt distressed.</w:t>
      </w:r>
    </w:p>
    <w:p w14:paraId="3AF2A770" w14:textId="63071E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9.190</w:t>
      </w:r>
    </w:p>
    <w:p w14:paraId="0A0E35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5E2C0E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śrī-caitanya-yaśe prīta nā haya yāhāra</w:t>
      </w:r>
      <w:r w:rsidRPr="004A2847">
        <w:rPr>
          <w:rStyle w:val="BookTitle"/>
          <w:rFonts w:asciiTheme="minorHAnsi" w:hAnsiTheme="minorHAnsi" w:cstheme="minorHAnsi"/>
          <w:b w:val="0"/>
          <w:bCs w:val="0"/>
          <w:color w:val="000000"/>
          <w:sz w:val="28"/>
          <w:szCs w:val="28"/>
        </w:rPr>
        <w:br/>
        <w:t>brahmacarya-sannyāse vā ki kārya tāhāra</w:t>
      </w:r>
    </w:p>
    <w:p w14:paraId="5B4723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is the use of being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or a </w:t>
      </w:r>
      <w:r w:rsidRPr="004A2847">
        <w:rPr>
          <w:rStyle w:val="BookTitle"/>
          <w:rFonts w:asciiTheme="minorHAnsi" w:hAnsiTheme="minorHAnsi" w:cstheme="minorHAnsi"/>
          <w:b/>
          <w:bCs/>
          <w:i/>
          <w:iCs/>
          <w:color w:val="800000"/>
          <w:sz w:val="28"/>
          <w:szCs w:val="28"/>
        </w:rPr>
        <w:t>brahmacārī</w:t>
      </w:r>
      <w:r w:rsidRPr="004A2847">
        <w:rPr>
          <w:rStyle w:val="BookTitle"/>
          <w:rFonts w:asciiTheme="minorHAnsi" w:hAnsiTheme="minorHAnsi" w:cstheme="minorHAnsi"/>
          <w:b/>
          <w:bCs/>
          <w:color w:val="800000"/>
          <w:sz w:val="28"/>
          <w:szCs w:val="28"/>
        </w:rPr>
        <w:t xml:space="preserve"> if one is not attracted to the glorification of Lord Caitanya?</w:t>
      </w:r>
    </w:p>
    <w:p w14:paraId="533346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brahmacarya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are superior to the </w:t>
      </w:r>
      <w:r w:rsidRPr="004A2847">
        <w:rPr>
          <w:rStyle w:val="BookTitle"/>
          <w:rFonts w:asciiTheme="minorHAnsi" w:hAnsiTheme="minorHAnsi" w:cstheme="minorHAnsi"/>
          <w:b w:val="0"/>
          <w:bCs w:val="0"/>
          <w:i/>
          <w:iCs/>
          <w:color w:val="000000"/>
          <w:sz w:val="28"/>
          <w:szCs w:val="28"/>
        </w:rPr>
        <w:t>gṛhastha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vānaprastha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Yet the cultivation of </w:t>
      </w:r>
      <w:r w:rsidRPr="004A2847">
        <w:rPr>
          <w:rStyle w:val="BookTitle"/>
          <w:rFonts w:asciiTheme="minorHAnsi" w:hAnsiTheme="minorHAnsi" w:cstheme="minorHAnsi"/>
          <w:b w:val="0"/>
          <w:bCs w:val="0"/>
          <w:i/>
          <w:iCs/>
          <w:color w:val="000000"/>
          <w:sz w:val="28"/>
          <w:szCs w:val="28"/>
        </w:rPr>
        <w:t xml:space="preserve">āśrama-dharma </w:t>
      </w:r>
      <w:r w:rsidRPr="004A2847">
        <w:rPr>
          <w:rStyle w:val="BookTitle"/>
          <w:rFonts w:asciiTheme="minorHAnsi" w:hAnsiTheme="minorHAnsi" w:cstheme="minorHAnsi"/>
          <w:b w:val="0"/>
          <w:bCs w:val="0"/>
          <w:color w:val="000000"/>
          <w:sz w:val="28"/>
          <w:szCs w:val="28"/>
        </w:rPr>
        <w:t xml:space="preserve">by those who, </w:t>
      </w:r>
      <w:proofErr w:type="gramStart"/>
      <w:r w:rsidRPr="004A2847">
        <w:rPr>
          <w:rStyle w:val="BookTitle"/>
          <w:rFonts w:asciiTheme="minorHAnsi" w:hAnsiTheme="minorHAnsi" w:cstheme="minorHAnsi"/>
          <w:b w:val="0"/>
          <w:bCs w:val="0"/>
          <w:color w:val="000000"/>
          <w:sz w:val="28"/>
          <w:szCs w:val="28"/>
        </w:rPr>
        <w:t>in spite of</w:t>
      </w:r>
      <w:proofErr w:type="gramEnd"/>
      <w:r w:rsidRPr="004A2847">
        <w:rPr>
          <w:rStyle w:val="BookTitle"/>
          <w:rFonts w:asciiTheme="minorHAnsi" w:hAnsiTheme="minorHAnsi" w:cstheme="minorHAnsi"/>
          <w:b w:val="0"/>
          <w:bCs w:val="0"/>
          <w:color w:val="000000"/>
          <w:sz w:val="28"/>
          <w:szCs w:val="28"/>
        </w:rPr>
        <w:t xml:space="preserve"> being situated in superior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have no love for the glorification of Śrī Caitanya is useless.</w:t>
      </w:r>
    </w:p>
    <w:p w14:paraId="71268C33" w14:textId="5DD9E6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9.191</w:t>
      </w:r>
    </w:p>
    <w:p w14:paraId="6EDD7F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191</w:t>
      </w:r>
    </w:p>
    <w:p w14:paraId="427DD9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parānanda-sukhe bhakta-gaṇa</w:t>
      </w:r>
      <w:r w:rsidRPr="004A2847">
        <w:rPr>
          <w:rStyle w:val="BookTitle"/>
          <w:rFonts w:asciiTheme="minorHAnsi" w:hAnsiTheme="minorHAnsi" w:cstheme="minorHAnsi"/>
          <w:b w:val="0"/>
          <w:bCs w:val="0"/>
          <w:color w:val="000000"/>
          <w:sz w:val="28"/>
          <w:szCs w:val="28"/>
        </w:rPr>
        <w:br/>
        <w:t>sarva-kāla karena śrī-hari-saṅkīrtana</w:t>
      </w:r>
    </w:p>
    <w:p w14:paraId="710397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devotees always engaged in congregationally chanting the name of Hari in transcendental ecstasy.</w:t>
      </w:r>
    </w:p>
    <w:p w14:paraId="31E95E95" w14:textId="1F1557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9.192</w:t>
      </w:r>
    </w:p>
    <w:p w14:paraId="60DE46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4A373A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ānanda-krīḍā paḍile śunile</w:t>
      </w:r>
      <w:r w:rsidRPr="004A2847">
        <w:rPr>
          <w:rStyle w:val="BookTitle"/>
          <w:rFonts w:asciiTheme="minorHAnsi" w:hAnsiTheme="minorHAnsi" w:cstheme="minorHAnsi"/>
          <w:b w:val="0"/>
          <w:bCs w:val="0"/>
          <w:color w:val="000000"/>
          <w:sz w:val="28"/>
          <w:szCs w:val="28"/>
        </w:rPr>
        <w:br/>
        <w:t>e saba goṣṭhīte āsiyāo seha mile</w:t>
      </w:r>
    </w:p>
    <w:p w14:paraId="43CE76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reads or hears about these blissful pastimes certainly attains the association of such devotees.</w:t>
      </w:r>
    </w:p>
    <w:p w14:paraId="62ACFA22" w14:textId="6DF407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9.193</w:t>
      </w:r>
    </w:p>
    <w:p w14:paraId="2104D8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193</w:t>
      </w:r>
    </w:p>
    <w:p w14:paraId="51E9BA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nṛtya-gīta kari’ sabe mahā-bhakta-gaṇa</w:t>
      </w:r>
      <w:r w:rsidRPr="004A2847">
        <w:rPr>
          <w:rStyle w:val="BookTitle"/>
          <w:rFonts w:asciiTheme="minorHAnsi" w:hAnsiTheme="minorHAnsi" w:cstheme="minorHAnsi"/>
          <w:b w:val="0"/>
          <w:bCs w:val="0"/>
          <w:color w:val="000000"/>
          <w:sz w:val="28"/>
          <w:szCs w:val="28"/>
        </w:rPr>
        <w:br/>
        <w:t>āilena prabhure karite daraśana</w:t>
      </w:r>
    </w:p>
    <w:p w14:paraId="0EB09F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chanting and dancing in this way, all the devotees went to meet the Lord at His residence.</w:t>
      </w:r>
    </w:p>
    <w:p w14:paraId="28D24EE6" w14:textId="2EE0F1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9.194</w:t>
      </w:r>
    </w:p>
    <w:p w14:paraId="2729A8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04359D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 prabhu nija-kīrtana śuniyā</w:t>
      </w:r>
      <w:r w:rsidRPr="004A2847">
        <w:rPr>
          <w:rStyle w:val="BookTitle"/>
          <w:rFonts w:asciiTheme="minorHAnsi" w:hAnsiTheme="minorHAnsi" w:cstheme="minorHAnsi"/>
          <w:b w:val="0"/>
          <w:bCs w:val="0"/>
          <w:color w:val="000000"/>
          <w:sz w:val="28"/>
          <w:szCs w:val="28"/>
        </w:rPr>
        <w:br/>
        <w:t>sabāre dekhāi bhaya āchena śuiyā</w:t>
      </w:r>
    </w:p>
    <w:p w14:paraId="17E02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after hearing the devotees chant His glories, Śrī Caitanya laid down to induce fear in them.</w:t>
      </w:r>
    </w:p>
    <w:p w14:paraId="0DC86BD2" w14:textId="52DB44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9.195</w:t>
      </w:r>
    </w:p>
    <w:p w14:paraId="5CDD11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27E448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sukṛti govinda jānāilena prabhure</w:t>
      </w:r>
      <w:r w:rsidRPr="004A2847">
        <w:rPr>
          <w:rStyle w:val="BookTitle"/>
          <w:rFonts w:asciiTheme="minorHAnsi" w:hAnsiTheme="minorHAnsi" w:cstheme="minorHAnsi"/>
          <w:b w:val="0"/>
          <w:bCs w:val="0"/>
          <w:color w:val="000000"/>
          <w:sz w:val="28"/>
          <w:szCs w:val="28"/>
        </w:rPr>
        <w:br/>
        <w:t>“vaiṣṇava sakala āsiyāchena duyāre”</w:t>
      </w:r>
    </w:p>
    <w:p w14:paraId="7BAB73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pious Govinda informed the Lord, “All the Vaiṣṇavas have come to see You.”</w:t>
      </w:r>
    </w:p>
    <w:p w14:paraId="7B7DE275" w14:textId="2878D5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9.196</w:t>
      </w:r>
    </w:p>
    <w:p w14:paraId="27659F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196</w:t>
      </w:r>
    </w:p>
    <w:p w14:paraId="00ACD0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govindere ājñā haila sabāre ānite</w:t>
      </w:r>
      <w:r w:rsidRPr="004A2847">
        <w:rPr>
          <w:rStyle w:val="BookTitle"/>
          <w:rFonts w:asciiTheme="minorHAnsi" w:hAnsiTheme="minorHAnsi" w:cstheme="minorHAnsi"/>
          <w:b w:val="0"/>
          <w:bCs w:val="0"/>
          <w:color w:val="000000"/>
          <w:sz w:val="28"/>
          <w:szCs w:val="28"/>
        </w:rPr>
        <w:br/>
        <w:t>śayane āchena, nā cāhena kāro bhite</w:t>
      </w:r>
    </w:p>
    <w:p w14:paraId="00CE42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receiving permission, Govinda brought the devotees in, but the Lord remained lying down ignoring them.</w:t>
      </w:r>
    </w:p>
    <w:p w14:paraId="03CFB2EC" w14:textId="3084C2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9.197</w:t>
      </w:r>
    </w:p>
    <w:p w14:paraId="520FAC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3E560A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bhaya-yukta haiyā sakala bhakta-gaṇa</w:t>
      </w:r>
      <w:r w:rsidRPr="004A2847">
        <w:rPr>
          <w:rStyle w:val="BookTitle"/>
          <w:rFonts w:asciiTheme="minorHAnsi" w:hAnsiTheme="minorHAnsi" w:cstheme="minorHAnsi"/>
          <w:b w:val="0"/>
          <w:bCs w:val="0"/>
          <w:color w:val="000000"/>
          <w:sz w:val="28"/>
          <w:szCs w:val="28"/>
        </w:rPr>
        <w:br/>
        <w:t>cintite lāgilā gauracandrera caraṇa</w:t>
      </w:r>
    </w:p>
    <w:p w14:paraId="05EA9A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all the devotees became fearful, and they began to meditate on Gauracandra’s lotus feet.</w:t>
      </w:r>
    </w:p>
    <w:p w14:paraId="1437A86E" w14:textId="44741D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9.198</w:t>
      </w:r>
    </w:p>
    <w:p w14:paraId="364546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1ABF9A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uṭhilā prabhu śrī-bhakta-vatsala</w:t>
      </w:r>
      <w:r w:rsidRPr="004A2847">
        <w:rPr>
          <w:rStyle w:val="BookTitle"/>
          <w:rFonts w:asciiTheme="minorHAnsi" w:hAnsiTheme="minorHAnsi" w:cstheme="minorHAnsi"/>
          <w:b w:val="0"/>
          <w:bCs w:val="0"/>
          <w:color w:val="000000"/>
          <w:sz w:val="28"/>
          <w:szCs w:val="28"/>
        </w:rPr>
        <w:br/>
        <w:t xml:space="preserve">balite </w:t>
      </w:r>
      <w:proofErr w:type="gramStart"/>
      <w:r w:rsidRPr="004A2847">
        <w:rPr>
          <w:rStyle w:val="BookTitle"/>
          <w:rFonts w:asciiTheme="minorHAnsi" w:hAnsiTheme="minorHAnsi" w:cstheme="minorHAnsi"/>
          <w:b w:val="0"/>
          <w:bCs w:val="0"/>
          <w:color w:val="000000"/>
          <w:sz w:val="28"/>
          <w:szCs w:val="28"/>
        </w:rPr>
        <w:t>lāgilā,—</w:t>
      </w:r>
      <w:proofErr w:type="gramEnd"/>
      <w:r w:rsidRPr="004A2847">
        <w:rPr>
          <w:rStyle w:val="BookTitle"/>
          <w:rFonts w:asciiTheme="minorHAnsi" w:hAnsiTheme="minorHAnsi" w:cstheme="minorHAnsi"/>
          <w:b w:val="0"/>
          <w:bCs w:val="0"/>
          <w:color w:val="000000"/>
          <w:sz w:val="28"/>
          <w:szCs w:val="28"/>
        </w:rPr>
        <w:t>“aye vaiṣṇava-sakala!</w:t>
      </w:r>
    </w:p>
    <w:p w14:paraId="439A63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moment, the Lord, who is affectionate to His devotees, began to speak: “O Vaiṣṇavas!</w:t>
      </w:r>
    </w:p>
    <w:p w14:paraId="14DBAAC3" w14:textId="5BC25B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9.199</w:t>
      </w:r>
    </w:p>
    <w:p w14:paraId="4A32C6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18F6A1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ahe ahe śrīnivāsa-paṇḍita udāra!</w:t>
      </w:r>
      <w:r w:rsidRPr="004A2847">
        <w:rPr>
          <w:rStyle w:val="BookTitle"/>
          <w:rFonts w:asciiTheme="minorHAnsi" w:hAnsiTheme="minorHAnsi" w:cstheme="minorHAnsi"/>
          <w:b w:val="0"/>
          <w:bCs w:val="0"/>
          <w:color w:val="000000"/>
          <w:sz w:val="28"/>
          <w:szCs w:val="28"/>
        </w:rPr>
        <w:br/>
        <w:t>āji tumi saba ki karilā avatāra</w:t>
      </w:r>
    </w:p>
    <w:p w14:paraId="4897D2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magnanimous Śrīvāsa Paṇḍita, what were you doing today?</w:t>
      </w:r>
    </w:p>
    <w:p w14:paraId="03661CAE" w14:textId="0E72B8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9.200</w:t>
      </w:r>
    </w:p>
    <w:p w14:paraId="7F66F2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2B5F3C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chāḍiyā kṛṣṇera nāma, kṛṣṇera kīrtana</w:t>
      </w:r>
      <w:r w:rsidRPr="004A2847">
        <w:rPr>
          <w:rStyle w:val="BookTitle"/>
          <w:rFonts w:asciiTheme="minorHAnsi" w:hAnsiTheme="minorHAnsi" w:cstheme="minorHAnsi"/>
          <w:b w:val="0"/>
          <w:bCs w:val="0"/>
          <w:color w:val="000000"/>
          <w:sz w:val="28"/>
          <w:szCs w:val="28"/>
        </w:rPr>
        <w:br/>
        <w:t>ki gāilā āmāre tā bujhāha ekhana”</w:t>
      </w:r>
    </w:p>
    <w:p w14:paraId="7FAB50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gave up the glorification of Kṛṣṇa and His name, and then who did you glorify? Please tell Me.”</w:t>
      </w:r>
    </w:p>
    <w:p w14:paraId="6A2D8715" w14:textId="6D272E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9.201</w:t>
      </w:r>
    </w:p>
    <w:p w14:paraId="6FA417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0537D7FE" w14:textId="60DFCB3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mahāvaktā</w:t>
      </w:r>
      <w:ins w:id="369" w:author="your servant" w:date="2020-06-22T16:48:00Z">
        <w:r w:rsidR="00CD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śrīnivāsa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“gosāñi!</w:t>
      </w:r>
      <w:r w:rsidRPr="004A2847">
        <w:rPr>
          <w:rStyle w:val="BookTitle"/>
          <w:rFonts w:asciiTheme="minorHAnsi" w:hAnsiTheme="minorHAnsi" w:cstheme="minorHAnsi"/>
          <w:b w:val="0"/>
          <w:bCs w:val="0"/>
          <w:color w:val="000000"/>
          <w:sz w:val="28"/>
          <w:szCs w:val="28"/>
        </w:rPr>
        <w:br/>
        <w:t>jīvera svatantra-śakti mūle kichu nāi</w:t>
      </w:r>
    </w:p>
    <w:p w14:paraId="4A65D1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eloquent Śrīvāsa Paṇḍita replied, “O Gosāñi, there is no independence at all for the living entity.</w:t>
      </w:r>
    </w:p>
    <w:p w14:paraId="3F25542F" w14:textId="57A306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9.202</w:t>
      </w:r>
    </w:p>
    <w:p w14:paraId="161B64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202</w:t>
      </w:r>
    </w:p>
    <w:p w14:paraId="33F971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karāyena, yena balāyena īśvare</w:t>
      </w:r>
      <w:r w:rsidRPr="004A2847">
        <w:rPr>
          <w:rStyle w:val="BookTitle"/>
          <w:rFonts w:asciiTheme="minorHAnsi" w:hAnsiTheme="minorHAnsi" w:cstheme="minorHAnsi"/>
          <w:b w:val="0"/>
          <w:bCs w:val="0"/>
          <w:color w:val="000000"/>
          <w:sz w:val="28"/>
          <w:szCs w:val="28"/>
        </w:rPr>
        <w:br/>
        <w:t>se-i āji balilāṅa, kahila tomāre”</w:t>
      </w:r>
    </w:p>
    <w:p w14:paraId="038A58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 clearly tell You that today we acted and spoke in whatever way the Lord inspired us.”</w:t>
      </w:r>
    </w:p>
    <w:p w14:paraId="6D722D38" w14:textId="1E8411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9.203</w:t>
      </w:r>
    </w:p>
    <w:p w14:paraId="503DAD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w:t>
      </w:r>
    </w:p>
    <w:p w14:paraId="6941D0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“tumi-saba haiyā paṇḍita</w:t>
      </w:r>
      <w:r w:rsidRPr="004A2847">
        <w:rPr>
          <w:rStyle w:val="BookTitle"/>
          <w:rFonts w:asciiTheme="minorHAnsi" w:hAnsiTheme="minorHAnsi" w:cstheme="minorHAnsi"/>
          <w:b w:val="0"/>
          <w:bCs w:val="0"/>
          <w:color w:val="000000"/>
          <w:sz w:val="28"/>
          <w:szCs w:val="28"/>
        </w:rPr>
        <w:br/>
        <w:t>lukāya ye, kene tāre karaha vidita”</w:t>
      </w:r>
    </w:p>
    <w:p w14:paraId="1CF2BE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“You are all learned scholars. Why would you expose someone who wants to remain hidden?”</w:t>
      </w:r>
    </w:p>
    <w:p w14:paraId="2787EE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to Śrīvāsa and the other devotees, “You are all learned, so why did you begin glorifying Gaura instead of glorifying the names of Kṛṣṇa? When Lord Kṛṣṇa desires to conceal His own identity, what will you gain by disclosing those topics?”</w:t>
      </w:r>
    </w:p>
    <w:p w14:paraId="24DB06B6" w14:textId="27C997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9.204</w:t>
      </w:r>
    </w:p>
    <w:p w14:paraId="019D34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204</w:t>
      </w:r>
    </w:p>
    <w:p w14:paraId="06F8ED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paṇḍita-śrīvāse</w:t>
      </w:r>
      <w:r w:rsidRPr="004A2847">
        <w:rPr>
          <w:rStyle w:val="BookTitle"/>
          <w:rFonts w:asciiTheme="minorHAnsi" w:hAnsiTheme="minorHAnsi" w:cstheme="minorHAnsi"/>
          <w:b w:val="0"/>
          <w:bCs w:val="0"/>
          <w:color w:val="000000"/>
          <w:sz w:val="28"/>
          <w:szCs w:val="28"/>
        </w:rPr>
        <w:br/>
        <w:t>haste sūrya ācchādiyā mane mane hāse</w:t>
      </w:r>
    </w:p>
    <w:p w14:paraId="16B7D4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 Lord’s words, Śrīvāsa Paṇḍita chuckled to himself as he tried to cover the sun with his two hands.</w:t>
      </w:r>
    </w:p>
    <w:p w14:paraId="2554505B" w14:textId="6B0DBC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9.205</w:t>
      </w:r>
    </w:p>
    <w:p w14:paraId="2E9B68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1AF734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“ki saṅketa kaila hasta diyā</w:t>
      </w:r>
      <w:r w:rsidRPr="004A2847">
        <w:rPr>
          <w:rStyle w:val="BookTitle"/>
          <w:rFonts w:asciiTheme="minorHAnsi" w:hAnsiTheme="minorHAnsi" w:cstheme="minorHAnsi"/>
          <w:b w:val="0"/>
          <w:bCs w:val="0"/>
          <w:color w:val="000000"/>
          <w:sz w:val="28"/>
          <w:szCs w:val="28"/>
        </w:rPr>
        <w:br/>
        <w:t>tomāra saṅketa tumi kahata’ bhāṅgiyā”</w:t>
      </w:r>
    </w:p>
    <w:p w14:paraId="18AC18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asked him, “What is the meaning of this gesture you are making with your hands? Please explain.”</w:t>
      </w:r>
    </w:p>
    <w:p w14:paraId="1D2500A3" w14:textId="1084E3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9.206</w:t>
      </w:r>
    </w:p>
    <w:p w14:paraId="2F9639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313B1C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 balena</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haste sūrya ḍhākilāṅa</w:t>
      </w:r>
      <w:r w:rsidRPr="004A2847">
        <w:rPr>
          <w:rStyle w:val="BookTitle"/>
          <w:rFonts w:asciiTheme="minorHAnsi" w:hAnsiTheme="minorHAnsi" w:cstheme="minorHAnsi"/>
          <w:b w:val="0"/>
          <w:bCs w:val="0"/>
          <w:color w:val="000000"/>
          <w:sz w:val="28"/>
          <w:szCs w:val="28"/>
        </w:rPr>
        <w:br/>
        <w:t>tomāre vidita kari’ ei kahilāṅa</w:t>
      </w:r>
    </w:p>
    <w:p w14:paraId="43BA7E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Paṇḍita said, “To tell You the truth, I was covering the sun with my hands.</w:t>
      </w:r>
    </w:p>
    <w:p w14:paraId="64A4E37D" w14:textId="39F702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9.207</w:t>
      </w:r>
    </w:p>
    <w:p w14:paraId="24B825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4777F9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haste ki kakhana pāri sūrya ācchādite</w:t>
      </w:r>
      <w:r w:rsidRPr="004A2847">
        <w:rPr>
          <w:rStyle w:val="BookTitle"/>
          <w:rFonts w:asciiTheme="minorHAnsi" w:hAnsiTheme="minorHAnsi" w:cstheme="minorHAnsi"/>
          <w:b w:val="0"/>
          <w:bCs w:val="0"/>
          <w:color w:val="000000"/>
          <w:sz w:val="28"/>
          <w:szCs w:val="28"/>
        </w:rPr>
        <w:br/>
        <w:t>sei mata asambhava tomā lukāite</w:t>
      </w:r>
    </w:p>
    <w:p w14:paraId="60B92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how is it possible to cover the sun with one’s hands? Similarly, it is impossible to hide You.</w:t>
      </w:r>
    </w:p>
    <w:p w14:paraId="3A5BCC5F" w14:textId="44B70C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9.208</w:t>
      </w:r>
    </w:p>
    <w:p w14:paraId="6EBC34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208</w:t>
      </w:r>
    </w:p>
    <w:p w14:paraId="454354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sūrya yadi haste vā hayena ācchādita</w:t>
      </w:r>
      <w:r w:rsidRPr="004A2847">
        <w:rPr>
          <w:rStyle w:val="BookTitle"/>
          <w:rFonts w:asciiTheme="minorHAnsi" w:hAnsiTheme="minorHAnsi" w:cstheme="minorHAnsi"/>
          <w:b w:val="0"/>
          <w:bCs w:val="0"/>
          <w:color w:val="000000"/>
          <w:sz w:val="28"/>
          <w:szCs w:val="28"/>
        </w:rPr>
        <w:br/>
        <w:t>tabu tumi lukāite nāra’ kadācita</w:t>
      </w:r>
    </w:p>
    <w:p w14:paraId="42FE2E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if the sun can somehow or other be covered by one’s hands,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will never be able to hide Yourself.</w:t>
      </w:r>
    </w:p>
    <w:p w14:paraId="2C37BDEC" w14:textId="1357E9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9.209</w:t>
      </w:r>
    </w:p>
    <w:p w14:paraId="717DCD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02379A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nārila lukāite kṣīroda-sāgare</w:t>
      </w:r>
      <w:r w:rsidRPr="004A2847">
        <w:rPr>
          <w:rStyle w:val="BookTitle"/>
          <w:rFonts w:asciiTheme="minorHAnsi" w:hAnsiTheme="minorHAnsi" w:cstheme="minorHAnsi"/>
          <w:b w:val="0"/>
          <w:bCs w:val="0"/>
          <w:color w:val="000000"/>
          <w:sz w:val="28"/>
          <w:szCs w:val="28"/>
        </w:rPr>
        <w:br/>
        <w:t>lokālaye ācchādana kise kari’ tāṅre</w:t>
      </w:r>
    </w:p>
    <w:p w14:paraId="2A2CAF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could one hide in this world when He could not hide in the ocean of milk?</w:t>
      </w:r>
    </w:p>
    <w:p w14:paraId="0F55A22A" w14:textId="34A214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9.210</w:t>
      </w:r>
    </w:p>
    <w:p w14:paraId="633AD5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210</w:t>
      </w:r>
    </w:p>
    <w:p w14:paraId="631DDB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hemagiri setubandha pṛthivī paryanta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tomāra nirmala yaśe pūrila diganta</w:t>
      </w:r>
    </w:p>
    <w:p w14:paraId="0B7BBB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“From the Himalayas to Setubandha, throughout the world, </w:t>
      </w:r>
      <w:proofErr w:type="gramStart"/>
      <w:r w:rsidRPr="004A2847">
        <w:rPr>
          <w:rStyle w:val="BookTitle"/>
          <w:rFonts w:asciiTheme="minorHAnsi" w:hAnsiTheme="minorHAnsi" w:cstheme="minorHAnsi"/>
          <w:b/>
          <w:bCs/>
          <w:color w:val="800000"/>
          <w:sz w:val="28"/>
          <w:szCs w:val="28"/>
        </w:rPr>
        <w:t>Your</w:t>
      </w:r>
      <w:proofErr w:type="gramEnd"/>
      <w:r w:rsidRPr="004A2847">
        <w:rPr>
          <w:rStyle w:val="BookTitle"/>
          <w:rFonts w:asciiTheme="minorHAnsi" w:hAnsiTheme="minorHAnsi" w:cstheme="minorHAnsi"/>
          <w:b/>
          <w:bCs/>
          <w:color w:val="800000"/>
          <w:sz w:val="28"/>
          <w:szCs w:val="28"/>
        </w:rPr>
        <w:t xml:space="preserve"> spotless glories are spread in all directions.</w:t>
      </w:r>
    </w:p>
    <w:p w14:paraId="24C8DE8E" w14:textId="6B6CA6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9.211</w:t>
      </w:r>
    </w:p>
    <w:p w14:paraId="490EB7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211</w:t>
      </w:r>
    </w:p>
    <w:p w14:paraId="549B6E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ā-brahmāṇḍa pūrṇa haila tomāra kīrtane</w:t>
      </w:r>
      <w:r w:rsidRPr="004A2847">
        <w:rPr>
          <w:rStyle w:val="BookTitle"/>
          <w:rFonts w:asciiTheme="minorHAnsi" w:hAnsiTheme="minorHAnsi" w:cstheme="minorHAnsi"/>
          <w:b w:val="0"/>
          <w:bCs w:val="0"/>
          <w:color w:val="000000"/>
          <w:sz w:val="28"/>
          <w:szCs w:val="28"/>
        </w:rPr>
        <w:br/>
        <w:t>kata jana daṇḍa tumi karibā kemane”</w:t>
      </w:r>
    </w:p>
    <w:p w14:paraId="69DAAB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chanting of Your glories has filled the entire universe. How many people can You punish for this?”</w:t>
      </w:r>
    </w:p>
    <w:p w14:paraId="0503ED23" w14:textId="45BE86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9.212</w:t>
      </w:r>
    </w:p>
    <w:p w14:paraId="02AD19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212</w:t>
      </w:r>
    </w:p>
    <w:p w14:paraId="45B270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 bhakta-jaya bāḍāna īśvare</w:t>
      </w:r>
      <w:r w:rsidRPr="004A2847">
        <w:rPr>
          <w:rStyle w:val="BookTitle"/>
          <w:rFonts w:asciiTheme="minorHAnsi" w:hAnsiTheme="minorHAnsi" w:cstheme="minorHAnsi"/>
          <w:b w:val="0"/>
          <w:bCs w:val="0"/>
          <w:color w:val="000000"/>
          <w:sz w:val="28"/>
          <w:szCs w:val="28"/>
        </w:rPr>
        <w:br/>
        <w:t>hena-kāle adbhuta haila āsi’ dvāre</w:t>
      </w:r>
    </w:p>
    <w:p w14:paraId="6980B0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always increases the glories of His devotees. At that time something wonderful happened just outside the door.</w:t>
      </w:r>
    </w:p>
    <w:p w14:paraId="090708E3" w14:textId="330F99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9.213</w:t>
      </w:r>
    </w:p>
    <w:p w14:paraId="6DECA1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2A05AF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jana nā jāni kothāra</w:t>
      </w:r>
      <w:r w:rsidRPr="004A2847">
        <w:rPr>
          <w:rStyle w:val="BookTitle"/>
          <w:rFonts w:asciiTheme="minorHAnsi" w:hAnsiTheme="minorHAnsi" w:cstheme="minorHAnsi"/>
          <w:b w:val="0"/>
          <w:bCs w:val="0"/>
          <w:color w:val="000000"/>
          <w:sz w:val="28"/>
          <w:szCs w:val="28"/>
        </w:rPr>
        <w:br/>
        <w:t>jagannātha dekhi’ āila prabhu dekhibāra</w:t>
      </w:r>
    </w:p>
    <w:p w14:paraId="371BFB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Thousands of people who had come to take </w:t>
      </w:r>
      <w:r w:rsidRPr="004A2847">
        <w:rPr>
          <w:rStyle w:val="BookTitle"/>
          <w:rFonts w:asciiTheme="minorHAnsi" w:hAnsiTheme="minorHAnsi" w:cstheme="minorHAnsi"/>
          <w:b/>
          <w:bCs/>
          <w:i/>
          <w:iCs/>
          <w:color w:val="800000"/>
          <w:sz w:val="28"/>
          <w:szCs w:val="28"/>
        </w:rPr>
        <w:t xml:space="preserve">darśana </w:t>
      </w:r>
      <w:r w:rsidRPr="004A2847">
        <w:rPr>
          <w:rStyle w:val="BookTitle"/>
          <w:rFonts w:asciiTheme="minorHAnsi" w:hAnsiTheme="minorHAnsi" w:cstheme="minorHAnsi"/>
          <w:b/>
          <w:bCs/>
          <w:color w:val="800000"/>
          <w:sz w:val="28"/>
          <w:szCs w:val="28"/>
        </w:rPr>
        <w:t>of Lord Jagannātha suddenly came to see Lord Caitanya.</w:t>
      </w:r>
    </w:p>
    <w:p w14:paraId="4790E7EA" w14:textId="697FFC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9.214</w:t>
      </w:r>
    </w:p>
    <w:p w14:paraId="1D1DDE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1DDDE948" w14:textId="1F9B5B4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vā tripurā, keha cāṭigrāma-vāsī</w:t>
      </w:r>
      <w:ins w:id="370" w:author="your servant" w:date="2020-06-22T16:51:00Z">
        <w:r w:rsidR="00CD395C">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śrīhaṭṭiyā loka keha, keha baṅga-deśī</w:t>
      </w:r>
    </w:p>
    <w:p w14:paraId="654B29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people came from Tripura, some came from Cāṭigrāma, some came from Śrīhaṭṭa, and some came from Bengal.</w:t>
      </w:r>
    </w:p>
    <w:p w14:paraId="0F796725" w14:textId="46054D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9.215</w:t>
      </w:r>
    </w:p>
    <w:p w14:paraId="3F76BE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49750A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loka karena kīrtana</w:t>
      </w:r>
      <w:r w:rsidRPr="004A2847">
        <w:rPr>
          <w:rStyle w:val="BookTitle"/>
          <w:rFonts w:asciiTheme="minorHAnsi" w:hAnsiTheme="minorHAnsi" w:cstheme="minorHAnsi"/>
          <w:b w:val="0"/>
          <w:bCs w:val="0"/>
          <w:color w:val="000000"/>
          <w:sz w:val="28"/>
          <w:szCs w:val="28"/>
        </w:rPr>
        <w:br/>
        <w:t>śrī-caitanya-avatāra kariyā varṇana</w:t>
      </w:r>
    </w:p>
    <w:p w14:paraId="2A24CB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were thousands of people performing</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in glorification of Lord Caitanya.</w:t>
      </w:r>
    </w:p>
    <w:p w14:paraId="609CFCBF" w14:textId="74212C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9.216</w:t>
      </w:r>
    </w:p>
    <w:p w14:paraId="019917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692D73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jaya</w:t>
      </w:r>
      <w:proofErr w:type="gramEnd"/>
      <w:r w:rsidRPr="004A2847">
        <w:rPr>
          <w:rStyle w:val="BookTitle"/>
          <w:rFonts w:asciiTheme="minorHAnsi" w:hAnsiTheme="minorHAnsi" w:cstheme="minorHAnsi"/>
          <w:b w:val="0"/>
          <w:bCs w:val="0"/>
          <w:color w:val="000000"/>
          <w:sz w:val="28"/>
          <w:szCs w:val="28"/>
        </w:rPr>
        <w:t xml:space="preserve"> jaya śrī-kṛṣṇa-caitanya vanamālī</w:t>
      </w:r>
      <w:r w:rsidRPr="004A2847">
        <w:rPr>
          <w:rStyle w:val="BookTitle"/>
          <w:rFonts w:asciiTheme="minorHAnsi" w:hAnsiTheme="minorHAnsi" w:cstheme="minorHAnsi"/>
          <w:b w:val="0"/>
          <w:bCs w:val="0"/>
          <w:color w:val="000000"/>
          <w:sz w:val="28"/>
          <w:szCs w:val="28"/>
        </w:rPr>
        <w:br/>
      </w:r>
      <w:del w:id="371" w:author="your servant" w:date="2020-06-22T16:52:00Z">
        <w:r w:rsidRPr="004A2847" w:rsidDel="00CD395C">
          <w:rPr>
            <w:rStyle w:val="BookTitle"/>
            <w:rFonts w:asciiTheme="minorHAnsi" w:hAnsiTheme="minorHAnsi" w:cstheme="minorHAnsi"/>
            <w:b w:val="0"/>
            <w:bCs w:val="0"/>
            <w:color w:val="000000"/>
            <w:sz w:val="28"/>
            <w:szCs w:val="28"/>
          </w:rPr>
          <w:delText>lī</w:delText>
        </w:r>
      </w:del>
      <w:r w:rsidRPr="004A2847">
        <w:rPr>
          <w:rStyle w:val="BookTitle"/>
          <w:rFonts w:asciiTheme="minorHAnsi" w:hAnsiTheme="minorHAnsi" w:cstheme="minorHAnsi"/>
          <w:b w:val="0"/>
          <w:bCs w:val="0"/>
          <w:color w:val="000000"/>
          <w:sz w:val="28"/>
          <w:szCs w:val="28"/>
        </w:rPr>
        <w:t>jaya jaya nija-bhakti-rasa-kutūhalī</w:t>
      </w:r>
    </w:p>
    <w:p w14:paraId="0FC53A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who wears a garland of forest flowers! All glories to the Lord, who eagerly enjoys the mellows of His own devotional service!</w:t>
      </w:r>
    </w:p>
    <w:p w14:paraId="1C62C314" w14:textId="584443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9.217</w:t>
      </w:r>
    </w:p>
    <w:p w14:paraId="13E2AA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79A1F7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parama sannyāsi-rūpa-dhārī</w:t>
      </w:r>
      <w:r w:rsidRPr="004A2847">
        <w:rPr>
          <w:rStyle w:val="BookTitle"/>
          <w:rFonts w:asciiTheme="minorHAnsi" w:hAnsiTheme="minorHAnsi" w:cstheme="minorHAnsi"/>
          <w:b w:val="0"/>
          <w:bCs w:val="0"/>
          <w:color w:val="000000"/>
          <w:sz w:val="28"/>
          <w:szCs w:val="28"/>
        </w:rPr>
        <w:br/>
        <w:t>jaya jaya saṅkīrtana-lampaṭa-murāri</w:t>
      </w:r>
    </w:p>
    <w:p w14:paraId="55B23F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Supreme Lord, who has accepted the form of the topmost</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All glories to Murāri, who is most attached to the process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324B63B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saṅkīrtana-lampaṭa </w:t>
      </w:r>
      <w:r w:rsidRPr="004A2847">
        <w:rPr>
          <w:rStyle w:val="BookTitle"/>
          <w:rFonts w:asciiTheme="minorHAnsi" w:hAnsiTheme="minorHAnsi" w:cstheme="minorHAnsi"/>
          <w:b w:val="0"/>
          <w:bCs w:val="0"/>
          <w:color w:val="000000"/>
          <w:sz w:val="28"/>
          <w:szCs w:val="28"/>
        </w:rPr>
        <w:t>refers to one who is more intensely attached to the congregational chanting of Kṛṣṇa’s glories than to other limbs of devotional service.</w:t>
      </w:r>
    </w:p>
    <w:p w14:paraId="113CCCDB" w14:textId="50574C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9.218</w:t>
      </w:r>
    </w:p>
    <w:p w14:paraId="648BA6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218</w:t>
      </w:r>
    </w:p>
    <w:p w14:paraId="5C825E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dvija-rāja vaikuṇṭha-vihārī</w:t>
      </w:r>
      <w:r w:rsidRPr="004A2847">
        <w:rPr>
          <w:rStyle w:val="BookTitle"/>
          <w:rFonts w:asciiTheme="minorHAnsi" w:hAnsiTheme="minorHAnsi" w:cstheme="minorHAnsi"/>
          <w:b w:val="0"/>
          <w:bCs w:val="0"/>
          <w:color w:val="000000"/>
          <w:sz w:val="28"/>
          <w:szCs w:val="28"/>
        </w:rPr>
        <w:br/>
        <w:t>jaya jaya sarva-jagatera upakārī</w:t>
      </w:r>
    </w:p>
    <w:p w14:paraId="106B3D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the best of the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 xml:space="preserve">who always enjoys in Vaikuṇṭha! All </w:t>
      </w:r>
      <w:r w:rsidRPr="004A2847">
        <w:rPr>
          <w:rStyle w:val="BookTitle"/>
          <w:rFonts w:asciiTheme="minorHAnsi" w:hAnsiTheme="minorHAnsi" w:cstheme="minorHAnsi"/>
          <w:b/>
          <w:bCs/>
          <w:color w:val="800000"/>
          <w:sz w:val="28"/>
          <w:szCs w:val="28"/>
        </w:rPr>
        <w:lastRenderedPageBreak/>
        <w:t>glories to the Supreme Lord, who is the greatest benefactor of the world!</w:t>
      </w:r>
    </w:p>
    <w:p w14:paraId="7D3097C7" w14:textId="4FBCA9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9.219</w:t>
      </w:r>
    </w:p>
    <w:p w14:paraId="4C3BA7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278FFD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kṛṣṇa-caitanya śrī-śacīra nandana</w:t>
      </w:r>
      <w:r w:rsidRPr="004A2847">
        <w:rPr>
          <w:rStyle w:val="BookTitle"/>
          <w:rFonts w:asciiTheme="minorHAnsi" w:hAnsiTheme="minorHAnsi" w:cstheme="minorHAnsi"/>
          <w:b w:val="0"/>
          <w:bCs w:val="0"/>
          <w:color w:val="000000"/>
          <w:sz w:val="28"/>
          <w:szCs w:val="28"/>
        </w:rPr>
        <w:br/>
        <w:t>ei-mata gāi nāce śata-saṅkhyā jana</w:t>
      </w:r>
    </w:p>
    <w:p w14:paraId="59FC7D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the son of Śacī!” In this way hundreds of people chanted and danced.</w:t>
      </w:r>
    </w:p>
    <w:p w14:paraId="46649058" w14:textId="2229C6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9.220</w:t>
      </w:r>
    </w:p>
    <w:p w14:paraId="1B0260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453640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śrīvāsa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“prabhu, ebe ki karibā</w:t>
      </w:r>
      <w:r w:rsidRPr="004A2847">
        <w:rPr>
          <w:rStyle w:val="BookTitle"/>
          <w:rFonts w:asciiTheme="minorHAnsi" w:hAnsiTheme="minorHAnsi" w:cstheme="minorHAnsi"/>
          <w:b w:val="0"/>
          <w:bCs w:val="0"/>
          <w:color w:val="000000"/>
          <w:sz w:val="28"/>
          <w:szCs w:val="28"/>
        </w:rPr>
        <w:br/>
        <w:t>sakala saṁsāra gāya, kothā lukāibā</w:t>
      </w:r>
    </w:p>
    <w:p w14:paraId="4D59DF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Śrīvāsa Paṇḍita said, “O my Lord, what will You do now? The whole world is singing Your glories. Where will You hide?</w:t>
      </w:r>
    </w:p>
    <w:p w14:paraId="0BEEF64A" w14:textId="5E85D2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9.221</w:t>
      </w:r>
    </w:p>
    <w:p w14:paraId="696B1A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221</w:t>
      </w:r>
    </w:p>
    <w:p w14:paraId="4CEFDA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ki śikhāi prabhu e saba lokere</w:t>
      </w:r>
      <w:r w:rsidRPr="004A2847">
        <w:rPr>
          <w:rStyle w:val="BookTitle"/>
          <w:rFonts w:asciiTheme="minorHAnsi" w:hAnsiTheme="minorHAnsi" w:cstheme="minorHAnsi"/>
          <w:b w:val="0"/>
          <w:bCs w:val="0"/>
          <w:color w:val="000000"/>
          <w:sz w:val="28"/>
          <w:szCs w:val="28"/>
        </w:rPr>
        <w:br/>
        <w:t>ei-mata gāya prabhu, sakala saṁsāre</w:t>
      </w:r>
    </w:p>
    <w:p w14:paraId="289E4A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“Have I taught all these people? O Lord, the entire world chants Your glories in this way.</w:t>
      </w:r>
    </w:p>
    <w:p w14:paraId="5BAC30B2" w14:textId="2696E9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9.222-223</w:t>
      </w:r>
    </w:p>
    <w:p w14:paraId="77D500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222-223</w:t>
      </w:r>
    </w:p>
    <w:p w14:paraId="416E94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adṛśya avyakta tumi haiyāo nātha!</w:t>
      </w:r>
      <w:r w:rsidRPr="004A2847">
        <w:rPr>
          <w:rStyle w:val="BookTitle"/>
          <w:rFonts w:asciiTheme="minorHAnsi" w:hAnsiTheme="minorHAnsi" w:cstheme="minorHAnsi"/>
          <w:b w:val="0"/>
          <w:bCs w:val="0"/>
          <w:color w:val="000000"/>
          <w:sz w:val="28"/>
          <w:szCs w:val="28"/>
        </w:rPr>
        <w:br/>
        <w:t>karuṇāya haiyācha jīvera sākṣāta</w:t>
      </w:r>
    </w:p>
    <w:p w14:paraId="4A34DD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lukā o āpane tumi, prakāśa āpane</w:t>
      </w:r>
      <w:r w:rsidRPr="004A2847">
        <w:rPr>
          <w:rStyle w:val="BookTitle"/>
          <w:rFonts w:asciiTheme="minorHAnsi" w:hAnsiTheme="minorHAnsi" w:cstheme="minorHAnsi"/>
          <w:b w:val="0"/>
          <w:bCs w:val="0"/>
          <w:color w:val="000000"/>
          <w:sz w:val="28"/>
          <w:szCs w:val="28"/>
        </w:rPr>
        <w:br/>
        <w:t>yāre anugraha kara’ jāne se-i jane”</w:t>
      </w:r>
    </w:p>
    <w:p w14:paraId="691C7D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although You are unseen and unmanifest,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have now mercifully manifest Yourself before the people of this world. You hide Yourself, and You </w:t>
      </w:r>
      <w:r w:rsidRPr="004A2847">
        <w:rPr>
          <w:rStyle w:val="BookTitle"/>
          <w:rFonts w:asciiTheme="minorHAnsi" w:hAnsiTheme="minorHAnsi" w:cstheme="minorHAnsi"/>
          <w:b/>
          <w:bCs/>
          <w:color w:val="800000"/>
          <w:sz w:val="28"/>
          <w:szCs w:val="28"/>
        </w:rPr>
        <w:lastRenderedPageBreak/>
        <w:t>manifest Yourself. Only one who receives Your favor can know You.”</w:t>
      </w:r>
    </w:p>
    <w:p w14:paraId="0510B6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Muṇḍaka Upaniṣad</w:t>
      </w:r>
      <w:r w:rsidRPr="004A2847">
        <w:rPr>
          <w:rStyle w:val="BookTitle"/>
          <w:rFonts w:asciiTheme="minorHAnsi" w:hAnsiTheme="minorHAnsi" w:cstheme="minorHAnsi"/>
          <w:b w:val="0"/>
          <w:bCs w:val="0"/>
          <w:color w:val="000000"/>
          <w:sz w:val="28"/>
          <w:szCs w:val="28"/>
        </w:rPr>
        <w:t xml:space="preserve"> (1.1.5-6) says:</w:t>
      </w:r>
    </w:p>
    <w:p w14:paraId="6D4067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 tad adreśyam agrāhyam agotram avarṇam acakṣuḥ-śrotraṁ tad apāṇi-pādaṁ nityaṁ vibhuṁ sarva-gataṁ su-sūkṣmaṁ tad avyayaṁ yad bhūta-yoniṁ paripaśyanti dhīrāḥ</w:t>
      </w:r>
    </w:p>
    <w:p w14:paraId="5AD915D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“Self-controlled persons are able to see the Supreme Personality of Godhead, who cannot be seen by material eyes or understood by the material mind, who has no material family, no material caste, and no material eyes, ears, hands, or feet, who is eternal, all-powerful, all-pervading, subtle, and unchanging, and who is the creator of all.”</w:t>
      </w:r>
    </w:p>
    <w:p w14:paraId="552741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Nārāyaṇa Upaniṣad</w:t>
      </w:r>
      <w:r w:rsidRPr="004A2847">
        <w:rPr>
          <w:rStyle w:val="BookTitle"/>
          <w:rFonts w:asciiTheme="minorHAnsi" w:hAnsiTheme="minorHAnsi" w:cstheme="minorHAnsi"/>
          <w:b w:val="0"/>
          <w:bCs w:val="0"/>
          <w:color w:val="000000"/>
          <w:sz w:val="28"/>
          <w:szCs w:val="28"/>
        </w:rPr>
        <w:t xml:space="preserve"> it is stated:</w:t>
      </w:r>
    </w:p>
    <w:p w14:paraId="5DFD43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 ekam avyaktam ananta-rūpam</w:t>
      </w:r>
      <w:r w:rsidRPr="004A2847">
        <w:rPr>
          <w:rStyle w:val="BookTitle"/>
          <w:rFonts w:asciiTheme="minorHAnsi" w:hAnsiTheme="minorHAnsi" w:cstheme="minorHAnsi"/>
          <w:b w:val="0"/>
          <w:bCs w:val="0"/>
          <w:color w:val="000000"/>
          <w:sz w:val="28"/>
          <w:szCs w:val="28"/>
        </w:rPr>
        <w:br/>
        <w:t>viśvaṁ purāṇaṁ tamasaḥ parastāt</w:t>
      </w:r>
      <w:r w:rsidRPr="004A2847">
        <w:rPr>
          <w:rStyle w:val="BookTitle"/>
          <w:rFonts w:asciiTheme="minorHAnsi" w:hAnsiTheme="minorHAnsi" w:cstheme="minorHAnsi"/>
          <w:b w:val="0"/>
          <w:bCs w:val="0"/>
          <w:color w:val="000000"/>
          <w:sz w:val="28"/>
          <w:szCs w:val="28"/>
        </w:rPr>
        <w:br/>
        <w:t>tad evartaṁ tadusatyam āhus tad</w:t>
      </w:r>
      <w:r w:rsidRPr="004A2847">
        <w:rPr>
          <w:rStyle w:val="BookTitle"/>
          <w:rFonts w:asciiTheme="minorHAnsi" w:hAnsiTheme="minorHAnsi" w:cstheme="minorHAnsi"/>
          <w:b w:val="0"/>
          <w:bCs w:val="0"/>
          <w:color w:val="000000"/>
          <w:sz w:val="28"/>
          <w:szCs w:val="28"/>
        </w:rPr>
        <w:br/>
        <w:t>eva brahma paraṁ kavīnām</w:t>
      </w:r>
    </w:p>
    <w:p w14:paraId="5822D0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one, unmanifested, who possesses unlimited forms, the primeval Lord of the universe and the Lord who is transcendental to the material creation, is certainly the sustainer, the Absolute Truth, and the Supreme Brahman of the sages.”</w:t>
      </w:r>
    </w:p>
    <w:p w14:paraId="4AB336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Laghu-bhāgavatāmṛta</w:t>
      </w:r>
      <w:r w:rsidRPr="004A2847">
        <w:rPr>
          <w:rStyle w:val="BookTitle"/>
          <w:rFonts w:asciiTheme="minorHAnsi" w:hAnsiTheme="minorHAnsi" w:cstheme="minorHAnsi"/>
          <w:b w:val="0"/>
          <w:bCs w:val="0"/>
          <w:color w:val="000000"/>
          <w:sz w:val="28"/>
          <w:szCs w:val="28"/>
        </w:rPr>
        <w:t xml:space="preserve"> (404–405) quotes the following verses from the </w:t>
      </w:r>
      <w:r w:rsidRPr="004A2847">
        <w:rPr>
          <w:rStyle w:val="BookTitle"/>
          <w:rFonts w:asciiTheme="minorHAnsi" w:hAnsiTheme="minorHAnsi" w:cstheme="minorHAnsi"/>
          <w:b w:val="0"/>
          <w:bCs w:val="0"/>
          <w:i/>
          <w:iCs/>
          <w:color w:val="000000"/>
          <w:sz w:val="28"/>
          <w:szCs w:val="28"/>
        </w:rPr>
        <w:t xml:space="preserve">Mahābhārata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Śānti </w:t>
      </w:r>
      <w:r w:rsidRPr="004A2847">
        <w:rPr>
          <w:rStyle w:val="BookTitle"/>
          <w:rFonts w:asciiTheme="minorHAnsi" w:hAnsiTheme="minorHAnsi" w:cstheme="minorHAnsi"/>
          <w:b w:val="0"/>
          <w:bCs w:val="0"/>
          <w:color w:val="000000"/>
          <w:sz w:val="28"/>
          <w:szCs w:val="28"/>
        </w:rPr>
        <w:t>339.44–45):</w:t>
      </w:r>
    </w:p>
    <w:p w14:paraId="583FB2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etat tvayā na vijñeyaṁ   rūpavān iti dṛśyate</w:t>
      </w:r>
      <w:r w:rsidRPr="004A2847">
        <w:rPr>
          <w:rStyle w:val="BookTitle"/>
          <w:rFonts w:asciiTheme="minorHAnsi" w:hAnsiTheme="minorHAnsi" w:cstheme="minorHAnsi"/>
          <w:b w:val="0"/>
          <w:bCs w:val="0"/>
          <w:color w:val="000000"/>
          <w:sz w:val="28"/>
          <w:szCs w:val="28"/>
        </w:rPr>
        <w:br/>
        <w:t>icchan muhūrtāt naśyeyam   īśo 'haṁ jagatāṁ guruḥ</w:t>
      </w:r>
    </w:p>
    <w:p w14:paraId="1EA19B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māyā hy eṣā mayā sṛṣṭā   yan māṁ paśyasi nārada</w:t>
      </w:r>
      <w:r w:rsidRPr="004A2847">
        <w:rPr>
          <w:rStyle w:val="BookTitle"/>
          <w:rFonts w:asciiTheme="minorHAnsi" w:hAnsiTheme="minorHAnsi" w:cstheme="minorHAnsi"/>
          <w:b w:val="0"/>
          <w:bCs w:val="0"/>
          <w:color w:val="000000"/>
          <w:sz w:val="28"/>
          <w:szCs w:val="28"/>
        </w:rPr>
        <w:br/>
        <w:t>sarva-bhūta-guṇair yuktaṁ   naiva tvaṁ jñātum arhasi</w:t>
      </w:r>
    </w:p>
    <w:p w14:paraId="38C6B76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“Do not consider that I am visible because I have a material form. If I wish I can disappear within a moment. I am the controller and spiritual master of the universe. O Nārada, the form of Mine that you are now seeing is the creator of the illusory energy, therefore you should know that I am completely unaffected by the three modes of material nature.”</w:t>
      </w:r>
    </w:p>
    <w:p w14:paraId="3A7727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Laghu-bhāgavatāmṛta</w:t>
      </w:r>
      <w:r w:rsidRPr="004A2847">
        <w:rPr>
          <w:rStyle w:val="BookTitle"/>
          <w:rFonts w:asciiTheme="minorHAnsi" w:hAnsiTheme="minorHAnsi" w:cstheme="minorHAnsi"/>
          <w:b w:val="0"/>
          <w:bCs w:val="0"/>
          <w:color w:val="000000"/>
          <w:sz w:val="28"/>
          <w:szCs w:val="28"/>
        </w:rPr>
        <w:t xml:space="preserve"> (419) further quotes the </w:t>
      </w:r>
      <w:r w:rsidRPr="004A2847">
        <w:rPr>
          <w:rStyle w:val="BookTitle"/>
          <w:rFonts w:asciiTheme="minorHAnsi" w:hAnsiTheme="minorHAnsi" w:cstheme="minorHAnsi"/>
          <w:b w:val="0"/>
          <w:bCs w:val="0"/>
          <w:i/>
          <w:iCs/>
          <w:color w:val="000000"/>
          <w:sz w:val="28"/>
          <w:szCs w:val="28"/>
        </w:rPr>
        <w:t xml:space="preserve">Mahābhārata </w:t>
      </w:r>
      <w:r w:rsidRPr="004A2847">
        <w:rPr>
          <w:rStyle w:val="BookTitle"/>
          <w:rFonts w:asciiTheme="minorHAnsi" w:hAnsiTheme="minorHAnsi" w:cstheme="minorHAnsi"/>
          <w:b w:val="0"/>
          <w:bCs w:val="0"/>
          <w:color w:val="000000"/>
          <w:sz w:val="28"/>
          <w:szCs w:val="28"/>
        </w:rPr>
        <w:t>as follows:</w:t>
      </w:r>
    </w:p>
    <w:p w14:paraId="0845DD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śakyaḥ sa tvayā draṣṭum   asmābhir vā bṛhaspate</w:t>
      </w:r>
      <w:r w:rsidRPr="004A2847">
        <w:rPr>
          <w:rStyle w:val="BookTitle"/>
          <w:rFonts w:asciiTheme="minorHAnsi" w:hAnsiTheme="minorHAnsi" w:cstheme="minorHAnsi"/>
          <w:b w:val="0"/>
          <w:bCs w:val="0"/>
          <w:color w:val="000000"/>
          <w:sz w:val="28"/>
          <w:szCs w:val="28"/>
        </w:rPr>
        <w:br/>
        <w:t>yasya prasādaṁ kurute   sa va taṁ draṣṭum arhati"</w:t>
      </w:r>
    </w:p>
    <w:p w14:paraId="7B4FEB2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“O Bṛhaspati, neither you nor we </w:t>
      </w:r>
      <w:proofErr w:type="gramStart"/>
      <w:r w:rsidRPr="004A2847">
        <w:rPr>
          <w:rStyle w:val="BookTitle"/>
          <w:rFonts w:asciiTheme="minorHAnsi" w:hAnsiTheme="minorHAnsi" w:cstheme="minorHAnsi"/>
          <w:b w:val="0"/>
          <w:bCs w:val="0"/>
          <w:color w:val="000000"/>
          <w:sz w:val="28"/>
          <w:szCs w:val="28"/>
        </w:rPr>
        <w:t>are able to</w:t>
      </w:r>
      <w:proofErr w:type="gramEnd"/>
      <w:r w:rsidRPr="004A2847">
        <w:rPr>
          <w:rStyle w:val="BookTitle"/>
          <w:rFonts w:asciiTheme="minorHAnsi" w:hAnsiTheme="minorHAnsi" w:cstheme="minorHAnsi"/>
          <w:b w:val="0"/>
          <w:bCs w:val="0"/>
          <w:color w:val="000000"/>
          <w:sz w:val="28"/>
          <w:szCs w:val="28"/>
        </w:rPr>
        <w:t xml:space="preserve"> see the Lord. Only one who attains the Lord’s mercy </w:t>
      </w:r>
      <w:proofErr w:type="gramStart"/>
      <w:r w:rsidRPr="004A2847">
        <w:rPr>
          <w:rStyle w:val="BookTitle"/>
          <w:rFonts w:asciiTheme="minorHAnsi" w:hAnsiTheme="minorHAnsi" w:cstheme="minorHAnsi"/>
          <w:b w:val="0"/>
          <w:bCs w:val="0"/>
          <w:color w:val="000000"/>
          <w:sz w:val="28"/>
          <w:szCs w:val="28"/>
        </w:rPr>
        <w:t>is able to</w:t>
      </w:r>
      <w:proofErr w:type="gramEnd"/>
      <w:r w:rsidRPr="004A2847">
        <w:rPr>
          <w:rStyle w:val="BookTitle"/>
          <w:rFonts w:asciiTheme="minorHAnsi" w:hAnsiTheme="minorHAnsi" w:cstheme="minorHAnsi"/>
          <w:b w:val="0"/>
          <w:bCs w:val="0"/>
          <w:color w:val="000000"/>
          <w:sz w:val="28"/>
          <w:szCs w:val="28"/>
        </w:rPr>
        <w:t xml:space="preserve"> see Him.”</w:t>
      </w:r>
    </w:p>
    <w:p w14:paraId="43FD9E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Laghu-bhāgavatāmṛta</w:t>
      </w:r>
      <w:r w:rsidRPr="004A2847">
        <w:rPr>
          <w:rStyle w:val="BookTitle"/>
          <w:rFonts w:asciiTheme="minorHAnsi" w:hAnsiTheme="minorHAnsi" w:cstheme="minorHAnsi"/>
          <w:b w:val="0"/>
          <w:bCs w:val="0"/>
          <w:color w:val="000000"/>
          <w:sz w:val="28"/>
          <w:szCs w:val="28"/>
        </w:rPr>
        <w:t xml:space="preserve"> (423) quotes the </w:t>
      </w:r>
      <w:r w:rsidRPr="004A2847">
        <w:rPr>
          <w:rStyle w:val="BookTitle"/>
          <w:rFonts w:asciiTheme="minorHAnsi" w:hAnsiTheme="minorHAnsi" w:cstheme="minorHAnsi"/>
          <w:b w:val="0"/>
          <w:bCs w:val="0"/>
          <w:i/>
          <w:iCs/>
          <w:color w:val="000000"/>
          <w:sz w:val="28"/>
          <w:szCs w:val="28"/>
        </w:rPr>
        <w:t xml:space="preserve">Padma Purāṇa </w:t>
      </w:r>
      <w:r w:rsidRPr="004A2847">
        <w:rPr>
          <w:rStyle w:val="BookTitle"/>
          <w:rFonts w:asciiTheme="minorHAnsi" w:hAnsiTheme="minorHAnsi" w:cstheme="minorHAnsi"/>
          <w:b w:val="0"/>
          <w:bCs w:val="0"/>
          <w:color w:val="000000"/>
          <w:sz w:val="28"/>
          <w:szCs w:val="28"/>
        </w:rPr>
        <w:t>as follows:</w:t>
      </w:r>
    </w:p>
    <w:p w14:paraId="73C0D6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sac-cid-ānanda-rūpatvāt   syāt kṛṣṇo ’dhokṣajo ’py asau</w:t>
      </w:r>
      <w:r w:rsidRPr="004A2847">
        <w:rPr>
          <w:rStyle w:val="BookTitle"/>
          <w:rFonts w:asciiTheme="minorHAnsi" w:hAnsiTheme="minorHAnsi" w:cstheme="minorHAnsi"/>
          <w:b w:val="0"/>
          <w:bCs w:val="0"/>
          <w:color w:val="000000"/>
          <w:sz w:val="28"/>
          <w:szCs w:val="28"/>
        </w:rPr>
        <w:br/>
        <w:t>nija-śakteḥ prabhāvena   svaṁ bhaktān darśayet prabhuḥ</w:t>
      </w:r>
    </w:p>
    <w:p w14:paraId="47FCDA7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His form is eternal and full of knowledge and bliss, Lord Kṛṣṇa is beyond the perception of the senses. By the power of His own transcendental potency, the Lord shows Himself to His devotees.”</w:t>
      </w:r>
    </w:p>
    <w:p w14:paraId="4A554A50" w14:textId="31832E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9.224</w:t>
      </w:r>
    </w:p>
    <w:p w14:paraId="4510C5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224</w:t>
      </w:r>
    </w:p>
    <w:p w14:paraId="2F7251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“tumi nija-śakti prakāśiyā</w:t>
      </w:r>
      <w:r w:rsidRPr="004A2847">
        <w:rPr>
          <w:rStyle w:val="BookTitle"/>
          <w:rFonts w:asciiTheme="minorHAnsi" w:hAnsiTheme="minorHAnsi" w:cstheme="minorHAnsi"/>
          <w:b w:val="0"/>
          <w:bCs w:val="0"/>
          <w:color w:val="000000"/>
          <w:sz w:val="28"/>
          <w:szCs w:val="28"/>
        </w:rPr>
        <w:br/>
        <w:t>balāo lokera mukhe jānilāṅa ihā</w:t>
      </w:r>
    </w:p>
    <w:p w14:paraId="4FC058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can understand that you have made these people glorify Me by manifesting your spiritual potency.</w:t>
      </w:r>
    </w:p>
    <w:p w14:paraId="2122A1FA" w14:textId="7BADB0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9.225</w:t>
      </w:r>
    </w:p>
    <w:p w14:paraId="48ACB2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225</w:t>
      </w:r>
    </w:p>
    <w:p w14:paraId="24586C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tomāre hārila muñi śunaha paṇḍita!</w:t>
      </w:r>
      <w:r w:rsidRPr="004A2847">
        <w:rPr>
          <w:rStyle w:val="BookTitle"/>
          <w:rFonts w:asciiTheme="minorHAnsi" w:hAnsiTheme="minorHAnsi" w:cstheme="minorHAnsi"/>
          <w:b w:val="0"/>
          <w:bCs w:val="0"/>
          <w:color w:val="000000"/>
          <w:sz w:val="28"/>
          <w:szCs w:val="28"/>
        </w:rPr>
        <w:br/>
        <w:t>jānilāṅa—tumi sarva-śakti-samanvita”</w:t>
      </w:r>
    </w:p>
    <w:p w14:paraId="6F3D20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Paṇḍita, I have been defeated by you. I can understand that you possess all potencies.”</w:t>
      </w:r>
    </w:p>
    <w:p w14:paraId="17186F84" w14:textId="283BF1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9.226</w:t>
      </w:r>
    </w:p>
    <w:p w14:paraId="1F7ADE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226</w:t>
      </w:r>
    </w:p>
    <w:p w14:paraId="47A408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 prabhu bāḍāyena bhakta-jaya</w:t>
      </w:r>
      <w:r w:rsidRPr="004A2847">
        <w:rPr>
          <w:rStyle w:val="BookTitle"/>
          <w:rFonts w:asciiTheme="minorHAnsi" w:hAnsiTheme="minorHAnsi" w:cstheme="minorHAnsi"/>
          <w:b w:val="0"/>
          <w:bCs w:val="0"/>
          <w:color w:val="000000"/>
          <w:sz w:val="28"/>
          <w:szCs w:val="28"/>
        </w:rPr>
        <w:br/>
        <w:t>e tāna svabhāva—vede bhāgavate kaya</w:t>
      </w:r>
    </w:p>
    <w:p w14:paraId="7AEFE07F" w14:textId="77777777" w:rsidR="00A969AE" w:rsidRPr="004A2847" w:rsidRDefault="00A969AE">
      <w:pPr>
        <w:pStyle w:val="Translation"/>
        <w:rPr>
          <w:rStyle w:val="BookTitle"/>
          <w:rFonts w:asciiTheme="minorHAnsi" w:hAnsiTheme="minorHAnsi" w:cstheme="minorHAnsi"/>
          <w:b/>
          <w:bCs/>
          <w:i/>
          <w:iCs/>
          <w:color w:val="800000"/>
          <w:sz w:val="28"/>
          <w:szCs w:val="28"/>
        </w:rPr>
      </w:pPr>
      <w:r w:rsidRPr="004A2847">
        <w:rPr>
          <w:rStyle w:val="BookTitle"/>
          <w:rFonts w:asciiTheme="minorHAnsi" w:hAnsiTheme="minorHAnsi" w:cstheme="minorHAnsi"/>
          <w:b/>
          <w:bCs/>
          <w:color w:val="800000"/>
          <w:sz w:val="28"/>
          <w:szCs w:val="28"/>
        </w:rPr>
        <w:t xml:space="preserve">It is the nature of the Lord to always increase the glories of His devotees. This is confirmed in the </w:t>
      </w:r>
      <w:r w:rsidRPr="004A2847">
        <w:rPr>
          <w:rStyle w:val="BookTitle"/>
          <w:rFonts w:asciiTheme="minorHAnsi" w:hAnsiTheme="minorHAnsi" w:cstheme="minorHAnsi"/>
          <w:b/>
          <w:bCs/>
          <w:i/>
          <w:iCs/>
          <w:color w:val="800000"/>
          <w:sz w:val="28"/>
          <w:szCs w:val="28"/>
        </w:rPr>
        <w:t xml:space="preserve">Vedas </w:t>
      </w:r>
      <w:r w:rsidRPr="004A2847">
        <w:rPr>
          <w:rStyle w:val="BookTitle"/>
          <w:rFonts w:asciiTheme="minorHAnsi" w:hAnsiTheme="minorHAnsi" w:cstheme="minorHAnsi"/>
          <w:b/>
          <w:bCs/>
          <w:color w:val="800000"/>
          <w:sz w:val="28"/>
          <w:szCs w:val="28"/>
        </w:rPr>
        <w:t xml:space="preserve">and in the </w:t>
      </w:r>
      <w:r w:rsidRPr="004A2847">
        <w:rPr>
          <w:rStyle w:val="BookTitle"/>
          <w:rFonts w:asciiTheme="minorHAnsi" w:hAnsiTheme="minorHAnsi" w:cstheme="minorHAnsi"/>
          <w:b/>
          <w:bCs/>
          <w:i/>
          <w:iCs/>
          <w:color w:val="800000"/>
          <w:sz w:val="28"/>
          <w:szCs w:val="28"/>
        </w:rPr>
        <w:t>Bhāgavatam.</w:t>
      </w:r>
    </w:p>
    <w:p w14:paraId="5F845DEC" w14:textId="7983E2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9.227</w:t>
      </w:r>
    </w:p>
    <w:p w14:paraId="741415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227</w:t>
      </w:r>
    </w:p>
    <w:p w14:paraId="418035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hāsya-mukhe sarva-vaiṣṇavere gaura-rāya</w:t>
      </w:r>
      <w:r w:rsidRPr="004A2847">
        <w:rPr>
          <w:rStyle w:val="BookTitle"/>
          <w:rFonts w:asciiTheme="minorHAnsi" w:hAnsiTheme="minorHAnsi" w:cstheme="minorHAnsi"/>
          <w:b w:val="0"/>
          <w:bCs w:val="0"/>
          <w:color w:val="000000"/>
          <w:sz w:val="28"/>
          <w:szCs w:val="28"/>
        </w:rPr>
        <w:br/>
        <w:t>vidāya dilena, sabe calilā vāsāya</w:t>
      </w:r>
    </w:p>
    <w:p w14:paraId="6E8CB1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smiling on the devotees, the Lord sent them off, and they returned to their residences.</w:t>
      </w:r>
    </w:p>
    <w:p w14:paraId="26794E2E" w14:textId="604C71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9.228</w:t>
      </w:r>
    </w:p>
    <w:p w14:paraId="16B8F1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5014F3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caitanyadeva śrī-bhakta-vatsala</w:t>
      </w:r>
      <w:r w:rsidRPr="004A2847">
        <w:rPr>
          <w:rStyle w:val="BookTitle"/>
          <w:rFonts w:asciiTheme="minorHAnsi" w:hAnsiTheme="minorHAnsi" w:cstheme="minorHAnsi"/>
          <w:b w:val="0"/>
          <w:bCs w:val="0"/>
          <w:color w:val="000000"/>
          <w:sz w:val="28"/>
          <w:szCs w:val="28"/>
        </w:rPr>
        <w:br/>
        <w:t>ihāne se ’kṛṣṇa’ kari’ gāyena sakala</w:t>
      </w:r>
    </w:p>
    <w:p w14:paraId="4ECB33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was the affection shown to the devotees by Lord Caitanya, who is glorified by everyone as Kṛṣṇa Himself.</w:t>
      </w:r>
    </w:p>
    <w:p w14:paraId="648D2B75" w14:textId="738DEA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9.229</w:t>
      </w:r>
    </w:p>
    <w:p w14:paraId="16C918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229</w:t>
      </w:r>
    </w:p>
    <w:p w14:paraId="3BAF37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nityānanda-advaitādi yateka pradhāna</w:t>
      </w:r>
      <w:r w:rsidRPr="004A2847">
        <w:rPr>
          <w:rStyle w:val="BookTitle"/>
          <w:rFonts w:asciiTheme="minorHAnsi" w:hAnsiTheme="minorHAnsi" w:cstheme="minorHAnsi"/>
          <w:b w:val="0"/>
          <w:bCs w:val="0"/>
          <w:color w:val="000000"/>
          <w:sz w:val="28"/>
          <w:szCs w:val="28"/>
        </w:rPr>
        <w:br/>
        <w:t>sabe bale “śrī-kṛṣṇa-caitanya bhagavān”</w:t>
      </w:r>
    </w:p>
    <w:p w14:paraId="4BEA51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Advaita Ācārya, and all other leading devotees declare that Śrī Kṛṣṇa Caitanya is the Supreme Personality of Godhead.</w:t>
      </w:r>
    </w:p>
    <w:p w14:paraId="774E3FF5" w14:textId="162A31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9.230</w:t>
      </w:r>
    </w:p>
    <w:p w14:paraId="0FF88F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4DAE47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īśvarera vacana laṅghiyā</w:t>
      </w:r>
      <w:r w:rsidRPr="004A2847">
        <w:rPr>
          <w:rStyle w:val="BookTitle"/>
          <w:rFonts w:asciiTheme="minorHAnsi" w:hAnsiTheme="minorHAnsi" w:cstheme="minorHAnsi"/>
          <w:b w:val="0"/>
          <w:bCs w:val="0"/>
          <w:color w:val="000000"/>
          <w:sz w:val="28"/>
          <w:szCs w:val="28"/>
        </w:rPr>
        <w:br/>
        <w:t>anyere balaye ’kṛṣṇa’ se-i abhāgiyā</w:t>
      </w:r>
    </w:p>
    <w:p w14:paraId="31EAB8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does not accept the verdict of such great personalities but accepts someone else as Kṛṣṇa is certainly unfortunate.</w:t>
      </w:r>
    </w:p>
    <w:p w14:paraId="14BB342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viṣṇu-tattvas</w:t>
      </w:r>
      <w:r w:rsidRPr="004A2847">
        <w:rPr>
          <w:rStyle w:val="BookTitle"/>
          <w:rFonts w:asciiTheme="minorHAnsi" w:hAnsiTheme="minorHAnsi" w:cstheme="minorHAnsi"/>
          <w:b w:val="0"/>
          <w:bCs w:val="0"/>
          <w:color w:val="000000"/>
          <w:sz w:val="28"/>
          <w:szCs w:val="28"/>
        </w:rPr>
        <w:t xml:space="preserve"> Śrī Nityānanda and Śrī Advaita as well as other prominent devotees of Gaura accepted Śrī Caitanyadeva as the original Personality of Godhead. But unfortunate people by defective intelligence designate living entities influenced by the threefold material miseries as Kṛṣṇa. Śrī Kṛṣṇa Caitanyadeva taught living entities how to attain ecstatic love for Kṛṣṇa, the topmost of all goals of life. People who attribute the position of God on human beings accept preachers of extraneous desires, </w:t>
      </w:r>
      <w:r w:rsidRPr="005445B8">
        <w:rPr>
          <w:rStyle w:val="BookTitle"/>
          <w:rFonts w:asciiTheme="minorHAnsi" w:hAnsiTheme="minorHAnsi" w:cstheme="minorHAnsi"/>
          <w:b w:val="0"/>
          <w:bCs w:val="0"/>
          <w:i/>
          <w:iCs/>
          <w:color w:val="000000"/>
          <w:sz w:val="28"/>
          <w:szCs w:val="28"/>
          <w:rPrChange w:id="372" w:author="your servant" w:date="2020-06-22T16:57:00Z">
            <w:rPr>
              <w:rStyle w:val="BookTitle"/>
              <w:rFonts w:asciiTheme="minorHAnsi" w:hAnsiTheme="minorHAnsi" w:cstheme="minorHAnsi"/>
              <w:b w:val="0"/>
              <w:bCs w:val="0"/>
              <w:color w:val="000000"/>
              <w:sz w:val="28"/>
              <w:szCs w:val="28"/>
            </w:rPr>
          </w:rPrChange>
        </w:rPr>
        <w:t>karma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xml:space="preserve"> as God rather </w:t>
      </w:r>
      <w:r w:rsidRPr="004A2847">
        <w:rPr>
          <w:rStyle w:val="BookTitle"/>
          <w:rFonts w:asciiTheme="minorHAnsi" w:hAnsiTheme="minorHAnsi" w:cstheme="minorHAnsi"/>
          <w:b w:val="0"/>
          <w:bCs w:val="0"/>
          <w:color w:val="000000"/>
          <w:sz w:val="28"/>
          <w:szCs w:val="28"/>
        </w:rPr>
        <w:lastRenderedPageBreak/>
        <w:t>than accepting them as lumps of matter forced to enjoy the results of karma. This is the symptom of their great misfortune.</w:t>
      </w:r>
    </w:p>
    <w:p w14:paraId="6CCC0F82" w14:textId="26109F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9.231</w:t>
      </w:r>
    </w:p>
    <w:p w14:paraId="6B7BE4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w:t>
      </w:r>
    </w:p>
    <w:p w14:paraId="0AFB54C8" w14:textId="25A24AF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śeṣa</w:t>
      </w:r>
      <w:ins w:id="373" w:author="your servant" w:date="2020-06-22T16:57:00Z">
        <w:r w:rsidR="005445B8">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śāyī lakṣmī</w:t>
      </w:r>
      <w:ins w:id="374" w:author="your servant" w:date="2020-06-22T16:57:00Z">
        <w:r w:rsidR="005445B8">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kānta śrīvatsa-lāñchana</w:t>
      </w:r>
      <w:r w:rsidRPr="004A2847">
        <w:rPr>
          <w:rStyle w:val="BookTitle"/>
          <w:rFonts w:asciiTheme="minorHAnsi" w:hAnsiTheme="minorHAnsi" w:cstheme="minorHAnsi"/>
          <w:b w:val="0"/>
          <w:bCs w:val="0"/>
          <w:color w:val="000000"/>
          <w:sz w:val="28"/>
          <w:szCs w:val="28"/>
        </w:rPr>
        <w:br/>
        <w:t>kaustubha-bhūṣaṇa āra garuḍa-vāhana</w:t>
      </w:r>
    </w:p>
    <w:p w14:paraId="66F03D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Supreme Lord lies on Śeṣa Nāga, He is the husband of the goddess of fortune, His chest is decorated with the mark of Śrīvatsa and the Kaustubha jewel, and His carrier is Garuḍa.</w:t>
      </w:r>
    </w:p>
    <w:p w14:paraId="2978C2BF" w14:textId="7298ED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9.232-233</w:t>
      </w:r>
    </w:p>
    <w:p w14:paraId="18D3E5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232-233</w:t>
      </w:r>
    </w:p>
    <w:p w14:paraId="142720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kṛṣṇera cihna jāniha niścaya</w:t>
      </w:r>
      <w:r w:rsidRPr="004A2847">
        <w:rPr>
          <w:rStyle w:val="BookTitle"/>
          <w:rFonts w:asciiTheme="minorHAnsi" w:hAnsiTheme="minorHAnsi" w:cstheme="minorHAnsi"/>
          <w:b w:val="0"/>
          <w:bCs w:val="0"/>
          <w:color w:val="000000"/>
          <w:sz w:val="28"/>
          <w:szCs w:val="28"/>
        </w:rPr>
        <w:br/>
        <w:t>gaṅgā āra kāro pāda-padme nā janmaya</w:t>
      </w:r>
    </w:p>
    <w:p w14:paraId="3C20B6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 vinā ihā anye nā sambhave</w:t>
      </w:r>
      <w:r w:rsidRPr="004A2847">
        <w:rPr>
          <w:rStyle w:val="BookTitle"/>
          <w:rFonts w:asciiTheme="minorHAnsi" w:hAnsiTheme="minorHAnsi" w:cstheme="minorHAnsi"/>
          <w:b w:val="0"/>
          <w:bCs w:val="0"/>
          <w:color w:val="000000"/>
          <w:sz w:val="28"/>
          <w:szCs w:val="28"/>
        </w:rPr>
        <w:br/>
        <w:t>ei kahe vede śāstre sakala vaiṣṇave</w:t>
      </w:r>
    </w:p>
    <w:p w14:paraId="4E1487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all these symptoms are found in Kṛṣṇa, and that Mother Ganges does not appear from the lotus feet of anyone else. Except for Lord Caitanya, these symptoms are not possible to find in anyone else. This is the statement of the Vedic literatures and the Vaiṣṇavas.</w:t>
      </w:r>
    </w:p>
    <w:p w14:paraId="04A4775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Ganges emanates from the lotus feet of Kṛṣṇa, who is the cause of all causes, whose form is eternal, full of knowledge and bliss, and who is the Supreme Personality of Godhead. Except Śrī Kṛṣṇa, all the demigods hold the Ganges water on their heads. The Ganges cannot emanate from the feet of any demigod. To attain the lotus feet of Śrī Gaurasundara, Gaṅgādevī induced common people to give up the observance of the Śrī Vaiṣṇavas from the Rāmānuja-sampradāya and take bath in the Ganges, because Śrī Gaurasundara followed the local tradition and took bath in the Jāhnavī, who emanated from His lotus feet.</w:t>
      </w:r>
    </w:p>
    <w:p w14:paraId="3484345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(9.4.63-68 and 1.9.37).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(11.14.15) it is stated:</w:t>
      </w:r>
    </w:p>
    <w:p w14:paraId="4ED94D6A" w14:textId="23598FF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tathā me priya-tama</w:t>
      </w:r>
      <w:r w:rsidRPr="004A2847">
        <w:rPr>
          <w:rStyle w:val="BookTitle"/>
          <w:rFonts w:asciiTheme="minorHAnsi" w:hAnsiTheme="minorHAnsi" w:cstheme="minorHAnsi"/>
          <w:b w:val="0"/>
          <w:bCs w:val="0"/>
          <w:color w:val="000000"/>
          <w:sz w:val="28"/>
          <w:szCs w:val="28"/>
        </w:rPr>
        <w:br/>
        <w:t>ātma-yonir na śaṅkaraḥna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 saṅkarṣaṇo na śrīr</w:t>
      </w:r>
      <w:r w:rsidRPr="004A2847">
        <w:rPr>
          <w:rStyle w:val="BookTitle"/>
          <w:rFonts w:asciiTheme="minorHAnsi" w:hAnsiTheme="minorHAnsi" w:cstheme="minorHAnsi"/>
          <w:b w:val="0"/>
          <w:bCs w:val="0"/>
          <w:color w:val="000000"/>
          <w:sz w:val="28"/>
          <w:szCs w:val="28"/>
        </w:rPr>
        <w:br/>
        <w:t>naivātmā ca yathā bhavān</w:t>
      </w:r>
    </w:p>
    <w:p w14:paraId="017BCA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Uddhava, neither Brahmā nor Śaṅkara nor Saṅkarṣaṇa nor Lakṣmī nor even My own self is as dear to Me as you.”</w:t>
      </w:r>
    </w:p>
    <w:p w14:paraId="0521E3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(10.3.8-9) it is stated:</w:t>
      </w:r>
    </w:p>
    <w:p w14:paraId="00305B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niśīthe tama-udbhūte</w:t>
      </w:r>
      <w:r w:rsidRPr="004A2847">
        <w:rPr>
          <w:rStyle w:val="BookTitle"/>
          <w:rFonts w:asciiTheme="minorHAnsi" w:hAnsiTheme="minorHAnsi" w:cstheme="minorHAnsi"/>
          <w:b w:val="0"/>
          <w:bCs w:val="0"/>
          <w:color w:val="000000"/>
          <w:sz w:val="28"/>
          <w:szCs w:val="28"/>
        </w:rPr>
        <w:br/>
        <w:t>jāyamāne janārdane</w:t>
      </w:r>
      <w:r w:rsidRPr="004A2847">
        <w:rPr>
          <w:rStyle w:val="BookTitle"/>
          <w:rFonts w:asciiTheme="minorHAnsi" w:hAnsiTheme="minorHAnsi" w:cstheme="minorHAnsi"/>
          <w:b w:val="0"/>
          <w:bCs w:val="0"/>
          <w:color w:val="000000"/>
          <w:sz w:val="28"/>
          <w:szCs w:val="28"/>
        </w:rPr>
        <w:br/>
        <w:t>devakyāṁ deva-rūpiṇyāṁ</w:t>
      </w:r>
      <w:r w:rsidRPr="004A2847">
        <w:rPr>
          <w:rStyle w:val="BookTitle"/>
          <w:rFonts w:asciiTheme="minorHAnsi" w:hAnsiTheme="minorHAnsi" w:cstheme="minorHAnsi"/>
          <w:b w:val="0"/>
          <w:bCs w:val="0"/>
          <w:color w:val="000000"/>
          <w:sz w:val="28"/>
          <w:szCs w:val="28"/>
        </w:rPr>
        <w:br/>
        <w:t>viṣṇuḥ sarva-guhā-śayaḥ</w:t>
      </w:r>
      <w:r w:rsidRPr="004A2847">
        <w:rPr>
          <w:rStyle w:val="BookTitle"/>
          <w:rFonts w:asciiTheme="minorHAnsi" w:hAnsiTheme="minorHAnsi" w:cstheme="minorHAnsi"/>
          <w:b w:val="0"/>
          <w:bCs w:val="0"/>
          <w:color w:val="000000"/>
          <w:sz w:val="28"/>
          <w:szCs w:val="28"/>
        </w:rPr>
        <w:br/>
        <w:t>āvirāsīd yathā prācyāṁ</w:t>
      </w:r>
      <w:r w:rsidRPr="004A2847">
        <w:rPr>
          <w:rStyle w:val="BookTitle"/>
          <w:rFonts w:asciiTheme="minorHAnsi" w:hAnsiTheme="minorHAnsi" w:cstheme="minorHAnsi"/>
          <w:b w:val="0"/>
          <w:bCs w:val="0"/>
          <w:color w:val="000000"/>
          <w:sz w:val="28"/>
          <w:szCs w:val="28"/>
        </w:rPr>
        <w:br/>
        <w:t>diśīndur iva puṣkalaḥ</w:t>
      </w:r>
    </w:p>
    <w:p w14:paraId="5A2E44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tam adbhutaṁ bālakam ambujekṣaṇaṁ</w:t>
      </w:r>
      <w:r w:rsidRPr="004A2847">
        <w:rPr>
          <w:rStyle w:val="BookTitle"/>
          <w:rFonts w:asciiTheme="minorHAnsi" w:hAnsiTheme="minorHAnsi" w:cstheme="minorHAnsi"/>
          <w:b w:val="0"/>
          <w:bCs w:val="0"/>
          <w:color w:val="000000"/>
          <w:sz w:val="28"/>
          <w:szCs w:val="28"/>
        </w:rPr>
        <w:br/>
        <w:t>catur-bhujaṁ śaṅkha-gadādy-udāyudham</w:t>
      </w:r>
      <w:r w:rsidRPr="004A2847">
        <w:rPr>
          <w:rStyle w:val="BookTitle"/>
          <w:rFonts w:asciiTheme="minorHAnsi" w:hAnsiTheme="minorHAnsi" w:cstheme="minorHAnsi"/>
          <w:b w:val="0"/>
          <w:bCs w:val="0"/>
          <w:color w:val="000000"/>
          <w:sz w:val="28"/>
          <w:szCs w:val="28"/>
        </w:rPr>
        <w:br/>
        <w:t>śrīvatsa-lakṣmaṁ gala-śobhi-kaustubhaṁ</w:t>
      </w:r>
      <w:r w:rsidRPr="004A2847">
        <w:rPr>
          <w:rStyle w:val="BookTitle"/>
          <w:rFonts w:asciiTheme="minorHAnsi" w:hAnsiTheme="minorHAnsi" w:cstheme="minorHAnsi"/>
          <w:b w:val="0"/>
          <w:bCs w:val="0"/>
          <w:color w:val="000000"/>
          <w:sz w:val="28"/>
          <w:szCs w:val="28"/>
        </w:rPr>
        <w:br/>
        <w:t>pītāmbaraṁ sāndra-payoda-saubhagam</w:t>
      </w:r>
    </w:p>
    <w:p w14:paraId="3BF4AC6B" w14:textId="3DF5891E"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“Then the Supreme Personality of Godhead, Viṣṇu, who is situated in the core of everyone’s heart, appeared from the heart of Devakī like the full moon rising on the eastern horizon, because Devakī was of the same category as Śrī Kṛṣṇa. Vāsudeva then saw the newborn child, who had very wonderful lotus</w:t>
      </w:r>
      <w:ins w:id="375" w:author="your servant" w:date="2020-06-22T16:58:00Z">
        <w:r w:rsidR="005445B8">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like eyes and who bore in His four hands the four weapons </w:t>
      </w:r>
      <w:r w:rsidRPr="004A2847">
        <w:rPr>
          <w:rStyle w:val="BookTitle"/>
          <w:rFonts w:asciiTheme="minorHAnsi" w:hAnsiTheme="minorHAnsi" w:cstheme="minorHAnsi"/>
          <w:b w:val="0"/>
          <w:bCs w:val="0"/>
          <w:i/>
          <w:iCs/>
          <w:color w:val="000000"/>
          <w:sz w:val="28"/>
          <w:szCs w:val="28"/>
        </w:rPr>
        <w:t>śaṅkha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gadā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padma</w:t>
      </w:r>
      <w:r w:rsidRPr="004A2847">
        <w:rPr>
          <w:rStyle w:val="BookTitle"/>
          <w:rFonts w:asciiTheme="minorHAnsi" w:hAnsiTheme="minorHAnsi" w:cstheme="minorHAnsi"/>
          <w:b w:val="0"/>
          <w:bCs w:val="0"/>
          <w:color w:val="000000"/>
          <w:sz w:val="28"/>
          <w:szCs w:val="28"/>
        </w:rPr>
        <w:t>. On His chest was the mark of Śrīvatsa and on His neck the brilliant Kaustubha gem.”</w:t>
      </w:r>
    </w:p>
    <w:p w14:paraId="34875C8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(10.3.13) it is stated:</w:t>
      </w:r>
    </w:p>
    <w:p w14:paraId="47F5E1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vidito ’si bhavān sākṣāt   </w:t>
      </w:r>
      <w:r w:rsidRPr="004A2847">
        <w:rPr>
          <w:rStyle w:val="BookTitle"/>
          <w:rFonts w:asciiTheme="minorHAnsi" w:hAnsiTheme="minorHAnsi" w:cstheme="minorHAnsi"/>
          <w:b w:val="0"/>
          <w:bCs w:val="0"/>
          <w:color w:val="000000"/>
          <w:sz w:val="28"/>
          <w:szCs w:val="28"/>
        </w:rPr>
        <w:br/>
        <w:t>puruṣaḥ prakṛteḥ paraḥ</w:t>
      </w:r>
    </w:p>
    <w:p w14:paraId="3EDA48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“Now I can understand that You are the Supreme Person, beyond material existence.”</w:t>
      </w:r>
    </w:p>
    <w:p w14:paraId="572D2F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(10.66.13-14) it is stated:</w:t>
      </w:r>
    </w:p>
    <w:p w14:paraId="7B7B75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śaṅkhāry-asi-gadā-śārṅga-   śrīvatsādy-upalakṣitam</w:t>
      </w:r>
      <w:r w:rsidRPr="004A2847">
        <w:rPr>
          <w:rStyle w:val="BookTitle"/>
          <w:rFonts w:asciiTheme="minorHAnsi" w:hAnsiTheme="minorHAnsi" w:cstheme="minorHAnsi"/>
          <w:b w:val="0"/>
          <w:bCs w:val="0"/>
          <w:color w:val="000000"/>
          <w:sz w:val="28"/>
          <w:szCs w:val="28"/>
        </w:rPr>
        <w:br/>
        <w:t>bibhrāṇaṁ kaustubha-maṇiṁ   vana-mālā-vibhūṣitam</w:t>
      </w:r>
    </w:p>
    <w:p w14:paraId="4A5AB7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kauśeya-vāsasī pīte   vasānaṁ garuḍa-dhvajam</w:t>
      </w:r>
      <w:r w:rsidRPr="004A2847">
        <w:rPr>
          <w:rStyle w:val="BookTitle"/>
          <w:rFonts w:asciiTheme="minorHAnsi" w:hAnsiTheme="minorHAnsi" w:cstheme="minorHAnsi"/>
          <w:b w:val="0"/>
          <w:bCs w:val="0"/>
          <w:color w:val="000000"/>
          <w:sz w:val="28"/>
          <w:szCs w:val="28"/>
        </w:rPr>
        <w:br/>
        <w:t>amūlya-mauly-ābharaṇaṁ   sphuran-makara-kuṇḍalam</w:t>
      </w:r>
    </w:p>
    <w:p w14:paraId="153363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 carried the conchshell, disc, sword, club, and Śārṅga bow. He was decorated with the mark of Śrīvatsa, the Kaustubha gem, and a garland of forest flowers. He was dressed in upper and lower garments of fine yellow silk. His banner bore the image of Garuḍa, and He wore a valuable crown and gleaming, shark-shaped earrings.”</w:t>
      </w:r>
    </w:p>
    <w:p w14:paraId="6F81656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(1.18.21) it is stated:</w:t>
      </w:r>
    </w:p>
    <w:p w14:paraId="521D46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athāpi yat-pāda-nakhāvasṛṣṭaṁ</w:t>
      </w:r>
      <w:r w:rsidRPr="004A2847">
        <w:rPr>
          <w:rStyle w:val="BookTitle"/>
          <w:rFonts w:asciiTheme="minorHAnsi" w:hAnsiTheme="minorHAnsi" w:cstheme="minorHAnsi"/>
          <w:b w:val="0"/>
          <w:bCs w:val="0"/>
          <w:color w:val="000000"/>
          <w:sz w:val="28"/>
          <w:szCs w:val="28"/>
        </w:rPr>
        <w:br/>
        <w:t>jagad viriñcopahṛtārhaṇāmbhaḥ</w:t>
      </w:r>
      <w:r w:rsidRPr="004A2847">
        <w:rPr>
          <w:rStyle w:val="BookTitle"/>
          <w:rFonts w:asciiTheme="minorHAnsi" w:hAnsiTheme="minorHAnsi" w:cstheme="minorHAnsi"/>
          <w:b w:val="0"/>
          <w:bCs w:val="0"/>
          <w:color w:val="000000"/>
          <w:sz w:val="28"/>
          <w:szCs w:val="28"/>
        </w:rPr>
        <w:br/>
        <w:t>seśaṁ punāty anyatamo mukundāt</w:t>
      </w:r>
      <w:r w:rsidRPr="004A2847">
        <w:rPr>
          <w:rStyle w:val="BookTitle"/>
          <w:rFonts w:asciiTheme="minorHAnsi" w:hAnsiTheme="minorHAnsi" w:cstheme="minorHAnsi"/>
          <w:b w:val="0"/>
          <w:bCs w:val="0"/>
          <w:color w:val="000000"/>
          <w:sz w:val="28"/>
          <w:szCs w:val="28"/>
        </w:rPr>
        <w:br/>
        <w:t>ko nāma loke bhagavat-padārthaḥ</w:t>
      </w:r>
    </w:p>
    <w:p w14:paraId="482BCA0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“Who can be worthy of the name of the Supreme Lord but the Personality of Godhead Śrī Kṛṣṇa? Brahmājī collected the water emanating from the nails of His feet </w:t>
      </w:r>
      <w:proofErr w:type="gramStart"/>
      <w:r w:rsidRPr="004A2847">
        <w:rPr>
          <w:rStyle w:val="BookTitle"/>
          <w:rFonts w:asciiTheme="minorHAnsi" w:hAnsiTheme="minorHAnsi" w:cstheme="minorHAnsi"/>
          <w:b w:val="0"/>
          <w:bCs w:val="0"/>
          <w:color w:val="000000"/>
          <w:sz w:val="28"/>
          <w:szCs w:val="28"/>
        </w:rPr>
        <w:t>in order to</w:t>
      </w:r>
      <w:proofErr w:type="gramEnd"/>
      <w:r w:rsidRPr="004A2847">
        <w:rPr>
          <w:rStyle w:val="BookTitle"/>
          <w:rFonts w:asciiTheme="minorHAnsi" w:hAnsiTheme="minorHAnsi" w:cstheme="minorHAnsi"/>
          <w:b w:val="0"/>
          <w:bCs w:val="0"/>
          <w:color w:val="000000"/>
          <w:sz w:val="28"/>
          <w:szCs w:val="28"/>
        </w:rPr>
        <w:t xml:space="preserve"> award it to Lord Śiva as a worshipful welcome. This very water [the Ganges] is purifying the whole universe, including Lord Śiva.”</w:t>
      </w:r>
    </w:p>
    <w:p w14:paraId="52F287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(10.70.44) it is stated:</w:t>
      </w:r>
    </w:p>
    <w:p w14:paraId="3D46DC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yasyāmalaṁ divi yaśaḥ prathitaṁ rasāyāṁ</w:t>
      </w:r>
      <w:r w:rsidRPr="004A2847">
        <w:rPr>
          <w:rStyle w:val="BookTitle"/>
          <w:rFonts w:asciiTheme="minorHAnsi" w:hAnsiTheme="minorHAnsi" w:cstheme="minorHAnsi"/>
          <w:b w:val="0"/>
          <w:bCs w:val="0"/>
          <w:color w:val="000000"/>
          <w:sz w:val="28"/>
          <w:szCs w:val="28"/>
        </w:rPr>
        <w:br/>
        <w:t>bhūmau ca te bhuvana-maṅgala dig-vitānam</w:t>
      </w:r>
      <w:r w:rsidRPr="004A2847">
        <w:rPr>
          <w:rStyle w:val="BookTitle"/>
          <w:rFonts w:asciiTheme="minorHAnsi" w:hAnsiTheme="minorHAnsi" w:cstheme="minorHAnsi"/>
          <w:b w:val="0"/>
          <w:bCs w:val="0"/>
          <w:color w:val="000000"/>
          <w:sz w:val="28"/>
          <w:szCs w:val="28"/>
        </w:rPr>
        <w:br/>
        <w:t>mandākinīti divi bhogavatīti cādho</w:t>
      </w:r>
      <w:r w:rsidRPr="004A2847">
        <w:rPr>
          <w:rStyle w:val="BookTitle"/>
          <w:rFonts w:asciiTheme="minorHAnsi" w:hAnsiTheme="minorHAnsi" w:cstheme="minorHAnsi"/>
          <w:b w:val="0"/>
          <w:bCs w:val="0"/>
          <w:color w:val="000000"/>
          <w:sz w:val="28"/>
          <w:szCs w:val="28"/>
        </w:rPr>
        <w:br/>
        <w:t>gaṅgeti ceha caraṇāmbu punāti viśvam</w:t>
      </w:r>
    </w:p>
    <w:p w14:paraId="627C6D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Lord, </w:t>
      </w:r>
      <w:proofErr w:type="gramStart"/>
      <w:r w:rsidRPr="004A2847">
        <w:rPr>
          <w:rStyle w:val="BookTitle"/>
          <w:rFonts w:asciiTheme="minorHAnsi" w:hAnsiTheme="minorHAnsi" w:cstheme="minorHAnsi"/>
          <w:b w:val="0"/>
          <w:bCs w:val="0"/>
          <w:color w:val="000000"/>
          <w:sz w:val="28"/>
          <w:szCs w:val="28"/>
        </w:rPr>
        <w:t>You</w:t>
      </w:r>
      <w:proofErr w:type="gramEnd"/>
      <w:r w:rsidRPr="004A2847">
        <w:rPr>
          <w:rStyle w:val="BookTitle"/>
          <w:rFonts w:asciiTheme="minorHAnsi" w:hAnsiTheme="minorHAnsi" w:cstheme="minorHAnsi"/>
          <w:b w:val="0"/>
          <w:bCs w:val="0"/>
          <w:color w:val="000000"/>
          <w:sz w:val="28"/>
          <w:szCs w:val="28"/>
        </w:rPr>
        <w:t xml:space="preserve"> are the symbol of everything auspicious. Your transcendental name and fame </w:t>
      </w:r>
      <w:proofErr w:type="gramStart"/>
      <w:r w:rsidRPr="004A2847">
        <w:rPr>
          <w:rStyle w:val="BookTitle"/>
          <w:rFonts w:asciiTheme="minorHAnsi" w:hAnsiTheme="minorHAnsi" w:cstheme="minorHAnsi"/>
          <w:b w:val="0"/>
          <w:bCs w:val="0"/>
          <w:color w:val="000000"/>
          <w:sz w:val="28"/>
          <w:szCs w:val="28"/>
        </w:rPr>
        <w:t>is</w:t>
      </w:r>
      <w:proofErr w:type="gramEnd"/>
      <w:r w:rsidRPr="004A2847">
        <w:rPr>
          <w:rStyle w:val="BookTitle"/>
          <w:rFonts w:asciiTheme="minorHAnsi" w:hAnsiTheme="minorHAnsi" w:cstheme="minorHAnsi"/>
          <w:b w:val="0"/>
          <w:bCs w:val="0"/>
          <w:color w:val="000000"/>
          <w:sz w:val="28"/>
          <w:szCs w:val="28"/>
        </w:rPr>
        <w:t xml:space="preserve"> spread like a canopy all over the universe, including the higher, middle, and lower planetary systems. The transcendental water that washes Your lotus feet is known in the higher planetary systems as the Mandākinī River, in the lower planetary systems as the Bhogavatī, and in this earthly planetary system as the Ganges. This sacred, transcendental water flows throughout the entire universe, purifying wherever it goes.”</w:t>
      </w:r>
    </w:p>
    <w:p w14:paraId="5A875072" w14:textId="012219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9.234</w:t>
      </w:r>
    </w:p>
    <w:p w14:paraId="142608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122B41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sarva-vaiṣṇavera vākya ye ādare laya</w:t>
      </w:r>
      <w:r w:rsidRPr="004A2847">
        <w:rPr>
          <w:rStyle w:val="BookTitle"/>
          <w:rFonts w:asciiTheme="minorHAnsi" w:hAnsiTheme="minorHAnsi" w:cstheme="minorHAnsi"/>
          <w:b w:val="0"/>
          <w:bCs w:val="0"/>
          <w:color w:val="000000"/>
          <w:sz w:val="28"/>
          <w:szCs w:val="28"/>
        </w:rPr>
        <w:br/>
        <w:t>sei saba jana pāya sarvatra vijaya</w:t>
      </w:r>
    </w:p>
    <w:p w14:paraId="208A7C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respectfully accepts the statements of</w:t>
      </w:r>
      <w:commentRangeStart w:id="376"/>
      <w:r w:rsidRPr="004A2847">
        <w:rPr>
          <w:rStyle w:val="BookTitle"/>
          <w:rFonts w:asciiTheme="minorHAnsi" w:hAnsiTheme="minorHAnsi" w:cstheme="minorHAnsi"/>
          <w:b/>
          <w:bCs/>
          <w:color w:val="800000"/>
          <w:sz w:val="28"/>
          <w:szCs w:val="28"/>
        </w:rPr>
        <w:t xml:space="preserve"> </w:t>
      </w:r>
      <w:commentRangeEnd w:id="376"/>
      <w:r w:rsidR="00745C25">
        <w:rPr>
          <w:rStyle w:val="CommentReference"/>
          <w:b w:val="0"/>
          <w:bCs w:val="0"/>
          <w:color w:val="auto"/>
        </w:rPr>
        <w:commentReference w:id="376"/>
      </w:r>
      <w:r w:rsidRPr="004A2847">
        <w:rPr>
          <w:rStyle w:val="BookTitle"/>
          <w:rFonts w:asciiTheme="minorHAnsi" w:hAnsiTheme="minorHAnsi" w:cstheme="minorHAnsi"/>
          <w:b/>
          <w:bCs/>
          <w:color w:val="800000"/>
          <w:sz w:val="28"/>
          <w:szCs w:val="28"/>
        </w:rPr>
        <w:t>the Vaiṣṇavas is victorious everywhere.</w:t>
      </w:r>
    </w:p>
    <w:p w14:paraId="7BC4C9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are dedicated to the scriptural conclusions and who faithfully accept </w:t>
      </w:r>
      <w:r w:rsidRPr="004A2847">
        <w:rPr>
          <w:rStyle w:val="BookTitle"/>
          <w:rFonts w:asciiTheme="minorHAnsi" w:hAnsiTheme="minorHAnsi" w:cstheme="minorHAnsi"/>
          <w:b w:val="0"/>
          <w:bCs w:val="0"/>
          <w:color w:val="000000"/>
          <w:sz w:val="28"/>
          <w:szCs w:val="28"/>
        </w:rPr>
        <w:lastRenderedPageBreak/>
        <w:t>the instructions and understanding of the Lord’s devotees become victorious everywhere.</w:t>
      </w:r>
    </w:p>
    <w:p w14:paraId="4777B1A0" w14:textId="6AF694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9.235</w:t>
      </w:r>
    </w:p>
    <w:p w14:paraId="55E631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7B03D8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mahāprabhu śrī-gaurasundara</w:t>
      </w:r>
      <w:r w:rsidRPr="004A2847">
        <w:rPr>
          <w:rStyle w:val="BookTitle"/>
          <w:rFonts w:asciiTheme="minorHAnsi" w:hAnsiTheme="minorHAnsi" w:cstheme="minorHAnsi"/>
          <w:b w:val="0"/>
          <w:bCs w:val="0"/>
          <w:color w:val="000000"/>
          <w:sz w:val="28"/>
          <w:szCs w:val="28"/>
        </w:rPr>
        <w:br/>
        <w:t>bhakta-goṣṭhī-saṅge viharena nirantara</w:t>
      </w:r>
    </w:p>
    <w:p w14:paraId="5DA6C9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always enjoyed pastimes in the company of His devotees.</w:t>
      </w:r>
    </w:p>
    <w:p w14:paraId="6296C51B" w14:textId="24F303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9.236</w:t>
      </w:r>
    </w:p>
    <w:p w14:paraId="4D148E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28A7C6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veḍi’ bhakta-gaṇa vasena sakala</w:t>
      </w:r>
      <w:r w:rsidRPr="004A2847">
        <w:rPr>
          <w:rStyle w:val="BookTitle"/>
          <w:rFonts w:asciiTheme="minorHAnsi" w:hAnsiTheme="minorHAnsi" w:cstheme="minorHAnsi"/>
          <w:b w:val="0"/>
          <w:bCs w:val="0"/>
          <w:color w:val="000000"/>
          <w:sz w:val="28"/>
          <w:szCs w:val="28"/>
        </w:rPr>
        <w:br/>
        <w:t>caudige śobhaye yena candrera maṇḍala</w:t>
      </w:r>
    </w:p>
    <w:p w14:paraId="478962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all the devotees were sitting around the Lord like the stars surrounding the moon.</w:t>
      </w:r>
    </w:p>
    <w:p w14:paraId="7C968D1E" w14:textId="7DCEE1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9.237</w:t>
      </w:r>
    </w:p>
    <w:p w14:paraId="36B0A6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31E48E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madhye śrī-vaikuṇṭha-nātha nyāsi-cūḍāmaṇi</w:t>
      </w:r>
      <w:r w:rsidRPr="004A2847">
        <w:rPr>
          <w:rStyle w:val="BookTitle"/>
          <w:rFonts w:asciiTheme="minorHAnsi" w:hAnsiTheme="minorHAnsi" w:cstheme="minorHAnsi"/>
          <w:b w:val="0"/>
          <w:bCs w:val="0"/>
          <w:color w:val="000000"/>
          <w:sz w:val="28"/>
          <w:szCs w:val="28"/>
        </w:rPr>
        <w:br/>
        <w:t>niravadhi kṛṣṇa-kathā kari’ hari-dhvani</w:t>
      </w:r>
    </w:p>
    <w:p w14:paraId="28296F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of Vaikuṇṭha and crest jewel of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was sitting in the middle incessantly narrating the glories of Lord Kṛṣṇa.</w:t>
      </w:r>
    </w:p>
    <w:p w14:paraId="58A443A5" w14:textId="26ECEA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9.238</w:t>
      </w:r>
    </w:p>
    <w:p w14:paraId="30C400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6A5D06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dui mahābhāgyavān</w:t>
      </w:r>
      <w:r w:rsidRPr="004A2847">
        <w:rPr>
          <w:rStyle w:val="BookTitle"/>
          <w:rFonts w:asciiTheme="minorHAnsi" w:hAnsiTheme="minorHAnsi" w:cstheme="minorHAnsi"/>
          <w:b w:val="0"/>
          <w:bCs w:val="0"/>
          <w:color w:val="000000"/>
          <w:sz w:val="28"/>
          <w:szCs w:val="28"/>
        </w:rPr>
        <w:br/>
        <w:t>hailena āsiyā prabhura vidyamāna</w:t>
      </w:r>
    </w:p>
    <w:p w14:paraId="0DCCBD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two most fortunate souls came before the Lord.</w:t>
      </w:r>
    </w:p>
    <w:p w14:paraId="029CDCEC" w14:textId="7140A7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9.239</w:t>
      </w:r>
    </w:p>
    <w:p w14:paraId="56D3F3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1C21C3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sākara-mallika, āra rūpa—dui bhāi</w:t>
      </w:r>
      <w:r w:rsidRPr="004A2847">
        <w:rPr>
          <w:rStyle w:val="BookTitle"/>
          <w:rFonts w:asciiTheme="minorHAnsi" w:hAnsiTheme="minorHAnsi" w:cstheme="minorHAnsi"/>
          <w:b w:val="0"/>
          <w:bCs w:val="0"/>
          <w:color w:val="000000"/>
          <w:sz w:val="28"/>
          <w:szCs w:val="28"/>
        </w:rPr>
        <w:br/>
        <w:t>dui-prati kṛpā-dṛṣṭye cāhilā gosāñi</w:t>
      </w:r>
    </w:p>
    <w:p w14:paraId="565F7A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mercifully glanced on those two brothers, Sākara Mallika and Rūpa.</w:t>
      </w:r>
    </w:p>
    <w:p w14:paraId="27D98A95" w14:textId="2AEAA9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9.240</w:t>
      </w:r>
    </w:p>
    <w:p w14:paraId="5FA62B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04DBED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dūre thāki’ dui bhāi daṇḍavata kari’</w:t>
      </w:r>
      <w:r w:rsidRPr="004A2847">
        <w:rPr>
          <w:rStyle w:val="BookTitle"/>
          <w:rFonts w:asciiTheme="minorHAnsi" w:hAnsiTheme="minorHAnsi" w:cstheme="minorHAnsi"/>
          <w:b w:val="0"/>
          <w:bCs w:val="0"/>
          <w:color w:val="000000"/>
          <w:sz w:val="28"/>
          <w:szCs w:val="28"/>
        </w:rPr>
        <w:br/>
        <w:t>kākurvāda karena daśane tṛṇa dhari’</w:t>
      </w:r>
    </w:p>
    <w:p w14:paraId="044193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a distance the two brothers fell flat, offering obeisances to the Lord. Taking straw in their mouths, they spoke with great humility.</w:t>
      </w:r>
    </w:p>
    <w:p w14:paraId="62D5A87E" w14:textId="250835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9.241</w:t>
      </w:r>
    </w:p>
    <w:p w14:paraId="39ADD4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5CAE93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jaya</w:t>
      </w:r>
      <w:proofErr w:type="gramEnd"/>
      <w:r w:rsidRPr="004A2847">
        <w:rPr>
          <w:rStyle w:val="BookTitle"/>
          <w:rFonts w:asciiTheme="minorHAnsi" w:hAnsiTheme="minorHAnsi" w:cstheme="minorHAnsi"/>
          <w:b w:val="0"/>
          <w:bCs w:val="0"/>
          <w:color w:val="000000"/>
          <w:sz w:val="28"/>
          <w:szCs w:val="28"/>
        </w:rPr>
        <w:t xml:space="preserve"> jaya mahāprabhu śrī-kṛṣṇa-caitanya</w:t>
      </w:r>
      <w:r w:rsidRPr="004A2847">
        <w:rPr>
          <w:rStyle w:val="BookTitle"/>
          <w:rFonts w:asciiTheme="minorHAnsi" w:hAnsiTheme="minorHAnsi" w:cstheme="minorHAnsi"/>
          <w:b w:val="0"/>
          <w:bCs w:val="0"/>
          <w:color w:val="000000"/>
          <w:sz w:val="28"/>
          <w:szCs w:val="28"/>
        </w:rPr>
        <w:br/>
        <w:t>yāṅhāra kṛpāya haila sarva-loka dhanya</w:t>
      </w:r>
    </w:p>
    <w:p w14:paraId="30540C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Mahāprabhu, by whose mercy all people have become fortunate!</w:t>
      </w:r>
    </w:p>
    <w:p w14:paraId="2360A247" w14:textId="259810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9.242</w:t>
      </w:r>
    </w:p>
    <w:p w14:paraId="4D3E42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6878D8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dīna-vatsala jagata-hitakārī</w:t>
      </w:r>
      <w:r w:rsidRPr="004A2847">
        <w:rPr>
          <w:rStyle w:val="BookTitle"/>
          <w:rFonts w:asciiTheme="minorHAnsi" w:hAnsiTheme="minorHAnsi" w:cstheme="minorHAnsi"/>
          <w:b w:val="0"/>
          <w:bCs w:val="0"/>
          <w:color w:val="000000"/>
          <w:sz w:val="28"/>
          <w:szCs w:val="28"/>
        </w:rPr>
        <w:br/>
        <w:t>jaya jaya parama-sannyāsi-rūpa-dhārī</w:t>
      </w:r>
    </w:p>
    <w:p w14:paraId="7F20D4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Supreme Lord, who is kind to the fallen and who is the benefactor of the world! All glories to the Supreme Lord, who has accepted the form of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w:t>
      </w:r>
    </w:p>
    <w:p w14:paraId="2987475F" w14:textId="0E7451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9.243</w:t>
      </w:r>
    </w:p>
    <w:p w14:paraId="45C9BD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677EC8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saṅkīrtana-vinoda ananta</w:t>
      </w:r>
      <w:r w:rsidRPr="004A2847">
        <w:rPr>
          <w:rStyle w:val="BookTitle"/>
          <w:rFonts w:asciiTheme="minorHAnsi" w:hAnsiTheme="minorHAnsi" w:cstheme="minorHAnsi"/>
          <w:b w:val="0"/>
          <w:bCs w:val="0"/>
          <w:color w:val="000000"/>
          <w:sz w:val="28"/>
          <w:szCs w:val="28"/>
        </w:rPr>
        <w:br/>
        <w:t>jaya jaya jaya sarva-ādi-madhya-ananta</w:t>
      </w:r>
    </w:p>
    <w:p w14:paraId="05EF0A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“All glories to the Supreme Lord, who enjoys unlimited pastimes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All glories to the Lord, who is the beginning, middle, and end of everything!</w:t>
      </w:r>
    </w:p>
    <w:p w14:paraId="3E75D1D7" w14:textId="119F3C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9.244</w:t>
      </w:r>
    </w:p>
    <w:p w14:paraId="49000B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21C745DC" w14:textId="340B5D1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haiyā</w:t>
      </w:r>
      <w:ins w:id="377" w:author="your servant" w:date="2020-06-22T17:03:00Z">
        <w:r w:rsidR="006C0728">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śrī-vaiṣṇava-avatāra</w:t>
      </w:r>
      <w:r w:rsidRPr="004A2847">
        <w:rPr>
          <w:rStyle w:val="BookTitle"/>
          <w:rFonts w:asciiTheme="minorHAnsi" w:hAnsiTheme="minorHAnsi" w:cstheme="minorHAnsi"/>
          <w:b w:val="0"/>
          <w:bCs w:val="0"/>
          <w:color w:val="000000"/>
          <w:sz w:val="28"/>
          <w:szCs w:val="28"/>
        </w:rPr>
        <w:br/>
        <w:t>bhakti diyā uddhārilā sakala saṁsāra</w:t>
      </w:r>
    </w:p>
    <w:p w14:paraId="74CFE0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have incarnated as a Vaiṣṇava, and by distributing devotional service,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have delivered the entire world.</w:t>
      </w:r>
    </w:p>
    <w:p w14:paraId="65E4E864" w14:textId="008849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9.245</w:t>
      </w:r>
    </w:p>
    <w:p w14:paraId="19B426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245</w:t>
      </w:r>
    </w:p>
    <w:p w14:paraId="2F2C9B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more nā uddhāra kon kāje</w:t>
      </w:r>
      <w:r w:rsidRPr="004A2847">
        <w:rPr>
          <w:rStyle w:val="BookTitle"/>
          <w:rFonts w:asciiTheme="minorHAnsi" w:hAnsiTheme="minorHAnsi" w:cstheme="minorHAnsi"/>
          <w:b w:val="0"/>
          <w:bCs w:val="0"/>
          <w:color w:val="000000"/>
          <w:sz w:val="28"/>
          <w:szCs w:val="28"/>
        </w:rPr>
        <w:br/>
        <w:t>muñi ki nā hao prabhu, saṁsārera mājhe</w:t>
      </w:r>
    </w:p>
    <w:p w14:paraId="5D4FA7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for what reason, my Lord, are You not delivering us? Do we not belong to this world?</w:t>
      </w:r>
    </w:p>
    <w:p w14:paraId="53E64056" w14:textId="348697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9.246</w:t>
      </w:r>
    </w:p>
    <w:p w14:paraId="433F18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66A1B0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ājanma viṣaya-bhoge haiyā mohita</w:t>
      </w:r>
      <w:r w:rsidRPr="004A2847">
        <w:rPr>
          <w:rStyle w:val="BookTitle"/>
          <w:rFonts w:asciiTheme="minorHAnsi" w:hAnsiTheme="minorHAnsi" w:cstheme="minorHAnsi"/>
          <w:b w:val="0"/>
          <w:bCs w:val="0"/>
          <w:color w:val="000000"/>
          <w:sz w:val="28"/>
          <w:szCs w:val="28"/>
        </w:rPr>
        <w:br/>
        <w:t>nā bhajiluṅ tomāra caraṇa-nija-hita</w:t>
      </w:r>
    </w:p>
    <w:p w14:paraId="6404FB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our birth we have been bewildered by sense gratification, therefore we have not worshiped Your lotus feet for our own benefit.</w:t>
      </w:r>
    </w:p>
    <w:p w14:paraId="2E22DFA1" w14:textId="27907B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9.247</w:t>
      </w:r>
    </w:p>
    <w:p w14:paraId="0AE9F7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4CCDDB04" w14:textId="12A611D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bhaktera saṅge goṣṭhī nā kariluṅ</w:t>
      </w:r>
      <w:r w:rsidRPr="004A2847">
        <w:rPr>
          <w:rStyle w:val="BookTitle"/>
          <w:rFonts w:asciiTheme="minorHAnsi" w:hAnsiTheme="minorHAnsi" w:cstheme="minorHAnsi"/>
          <w:b w:val="0"/>
          <w:bCs w:val="0"/>
          <w:color w:val="000000"/>
          <w:sz w:val="28"/>
          <w:szCs w:val="28"/>
        </w:rPr>
        <w:br/>
        <w:t>tomāra kīrtana nā kariluṅ nā</w:t>
      </w:r>
      <w:ins w:id="378" w:author="your servant" w:date="2020-06-22T17:05:00Z">
        <w:r w:rsidR="007A1E03">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śuniluṅ</w:t>
      </w:r>
    </w:p>
    <w:p w14:paraId="105808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have neither associated with Your devotees nor have we chanted or heard Your</w:t>
      </w:r>
      <w:r w:rsidRPr="004A2847">
        <w:rPr>
          <w:rStyle w:val="BookTitle"/>
          <w:rFonts w:asciiTheme="minorHAnsi" w:hAnsiTheme="minorHAnsi" w:cstheme="minorHAnsi"/>
          <w:b/>
          <w:bCs/>
          <w:i/>
          <w:iCs/>
          <w:color w:val="800000"/>
          <w:sz w:val="28"/>
          <w:szCs w:val="28"/>
        </w:rPr>
        <w:t xml:space="preserve"> kīrtanas</w:t>
      </w:r>
      <w:r w:rsidRPr="004A2847">
        <w:rPr>
          <w:rStyle w:val="BookTitle"/>
          <w:rFonts w:asciiTheme="minorHAnsi" w:hAnsiTheme="minorHAnsi" w:cstheme="minorHAnsi"/>
          <w:b/>
          <w:bCs/>
          <w:color w:val="800000"/>
          <w:sz w:val="28"/>
          <w:szCs w:val="28"/>
        </w:rPr>
        <w:t>.</w:t>
      </w:r>
    </w:p>
    <w:p w14:paraId="1C3CFED5" w14:textId="21C205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9.248</w:t>
      </w:r>
    </w:p>
    <w:p w14:paraId="6B08FC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248</w:t>
      </w:r>
    </w:p>
    <w:p w14:paraId="52C14E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rājapātra kari’ more vañcanā karilā</w:t>
      </w:r>
      <w:r w:rsidRPr="004A2847">
        <w:rPr>
          <w:rStyle w:val="BookTitle"/>
          <w:rFonts w:asciiTheme="minorHAnsi" w:hAnsiTheme="minorHAnsi" w:cstheme="minorHAnsi"/>
          <w:b w:val="0"/>
          <w:bCs w:val="0"/>
          <w:color w:val="000000"/>
          <w:sz w:val="28"/>
          <w:szCs w:val="28"/>
        </w:rPr>
        <w:br/>
        <w:t>tabe more manuṣya-janama kene dilā</w:t>
      </w:r>
    </w:p>
    <w:p w14:paraId="5CFBF9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deceived us by making us ministers of a king. Why then have You given us this human form of life?</w:t>
      </w:r>
    </w:p>
    <w:p w14:paraId="49AD4AE2" w14:textId="60A6FF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9.249</w:t>
      </w:r>
    </w:p>
    <w:p w14:paraId="181E91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67BCD2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manuṣya-janma lāgi’ deve kāmya kare</w:t>
      </w:r>
      <w:r w:rsidRPr="004A2847">
        <w:rPr>
          <w:rStyle w:val="BookTitle"/>
          <w:rFonts w:asciiTheme="minorHAnsi" w:hAnsiTheme="minorHAnsi" w:cstheme="minorHAnsi"/>
          <w:b w:val="0"/>
          <w:bCs w:val="0"/>
          <w:color w:val="000000"/>
          <w:sz w:val="28"/>
          <w:szCs w:val="28"/>
        </w:rPr>
        <w:br/>
        <w:t>hena janma diyāo vañcilā prabhu, more</w:t>
      </w:r>
    </w:p>
    <w:p w14:paraId="51F630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demigods pray for a human birth. Yet even though You have given us a human birth,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have deceived us.</w:t>
      </w:r>
    </w:p>
    <w:p w14:paraId="6CB1CE30" w14:textId="22CB54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9.250</w:t>
      </w:r>
    </w:p>
    <w:p w14:paraId="7C400B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4001A9DC" w14:textId="0806F82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ei kṛpā kara amāyā haiyā</w:t>
      </w:r>
      <w:ins w:id="379" w:author="your servant" w:date="2020-06-22T17:05:00Z">
        <w:r w:rsidR="007A1E03">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vṛkṣa-mūle </w:t>
      </w:r>
      <w:r w:rsidRPr="004A2847">
        <w:rPr>
          <w:rStyle w:val="BookTitle"/>
          <w:rFonts w:asciiTheme="minorHAnsi" w:hAnsiTheme="minorHAnsi" w:cstheme="minorHAnsi"/>
          <w:b w:val="0"/>
          <w:bCs w:val="0"/>
          <w:color w:val="000000"/>
          <w:sz w:val="28"/>
          <w:szCs w:val="28"/>
        </w:rPr>
        <w:br/>
        <w:t>paḍi’ thākoṅ tora nāma laiyā</w:t>
      </w:r>
    </w:p>
    <w:p w14:paraId="1ADE2F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please be merciful on us this time, without duplicity, so that we may live under a tree and chant Your names.</w:t>
      </w:r>
    </w:p>
    <w:p w14:paraId="58C275B4" w14:textId="4C82F1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9.251</w:t>
      </w:r>
    </w:p>
    <w:p w14:paraId="372A52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251</w:t>
      </w:r>
    </w:p>
    <w:p w14:paraId="6D9DB0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tomāra priya-pātra laoyāya tomāre</w:t>
      </w:r>
      <w:r w:rsidRPr="004A2847">
        <w:rPr>
          <w:rStyle w:val="BookTitle"/>
          <w:rFonts w:asciiTheme="minorHAnsi" w:hAnsiTheme="minorHAnsi" w:cstheme="minorHAnsi"/>
          <w:b w:val="0"/>
          <w:bCs w:val="0"/>
          <w:color w:val="000000"/>
          <w:sz w:val="28"/>
          <w:szCs w:val="28"/>
        </w:rPr>
        <w:br/>
        <w:t>avaśeṣa-pātra yena haṅa tāra dvāre”</w:t>
      </w:r>
    </w:p>
    <w:p w14:paraId="5591A9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we be blessed with the opportunity to receive the remnants of Your dear servant at the door of his house.”</w:t>
      </w:r>
    </w:p>
    <w:p w14:paraId="501733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Rūpa and Sanātana Prabhus said to Mahāprabhu Śrī Gaurasundara, “You are the most magnanimous bestower of ecstatic love for Lord Kṛṣṇa. You have accepted the dress of a devotee for the benefit of the entire world. You are Kṛṣṇa, the original Personality of Godhead, the only worshipable Lord for all living entities. Your servants bring the entire world to Your lotus feet. We wish to </w:t>
      </w:r>
      <w:r w:rsidRPr="004A2847">
        <w:rPr>
          <w:rStyle w:val="BookTitle"/>
          <w:rFonts w:asciiTheme="minorHAnsi" w:hAnsiTheme="minorHAnsi" w:cstheme="minorHAnsi"/>
          <w:b w:val="0"/>
          <w:bCs w:val="0"/>
          <w:color w:val="000000"/>
          <w:sz w:val="28"/>
          <w:szCs w:val="28"/>
        </w:rPr>
        <w:lastRenderedPageBreak/>
        <w:t>become dogs, eating remnants in their house. The perfection of human life is to become servants of Gaura’s devotees. Since we are highly placed representatives of a king, we have been deprived of becoming servants of the Vaiṣṇavas. The only goal of human life is to serve Kṛṣṇa under the subordination of Gaura. Those who cannot understand this become averse to Kṛṣṇa and thus invite inauspiciousness on themselves.”</w:t>
      </w:r>
    </w:p>
    <w:p w14:paraId="25122168" w14:textId="2C5749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9.252</w:t>
      </w:r>
    </w:p>
    <w:p w14:paraId="43985C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252</w:t>
      </w:r>
    </w:p>
    <w:p w14:paraId="47137D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rūpa-sanātana—dui bhāi</w:t>
      </w:r>
      <w:r w:rsidRPr="004A2847">
        <w:rPr>
          <w:rStyle w:val="BookTitle"/>
          <w:rFonts w:asciiTheme="minorHAnsi" w:hAnsiTheme="minorHAnsi" w:cstheme="minorHAnsi"/>
          <w:b w:val="0"/>
          <w:bCs w:val="0"/>
          <w:color w:val="000000"/>
          <w:sz w:val="28"/>
          <w:szCs w:val="28"/>
        </w:rPr>
        <w:br/>
        <w:t>stuti kare, śune prabhu caitanya-gosāñi</w:t>
      </w:r>
    </w:p>
    <w:p w14:paraId="51D138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brothers, Rūpa and Sanātana, offered prayers, which were heard by Lord Caitanya.</w:t>
      </w:r>
    </w:p>
    <w:p w14:paraId="627BA618" w14:textId="073E8C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9.253</w:t>
      </w:r>
    </w:p>
    <w:p w14:paraId="3C9FE0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5C6DC8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kṛpā-dṛṣṭye prabhu dui-bhāire cāhiyā</w:t>
      </w:r>
      <w:r w:rsidRPr="004A2847">
        <w:rPr>
          <w:rStyle w:val="BookTitle"/>
          <w:rFonts w:asciiTheme="minorHAnsi" w:hAnsiTheme="minorHAnsi" w:cstheme="minorHAnsi"/>
          <w:b w:val="0"/>
          <w:bCs w:val="0"/>
          <w:color w:val="000000"/>
          <w:sz w:val="28"/>
          <w:szCs w:val="28"/>
        </w:rPr>
        <w:br/>
        <w:t>balite lāgilā ati sadaya haiyā</w:t>
      </w:r>
    </w:p>
    <w:p w14:paraId="7ABCB1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mercifully glanced at the two brothers and began to speak with compassion.</w:t>
      </w:r>
    </w:p>
    <w:p w14:paraId="33FD8C5E" w14:textId="62F9A0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9.254</w:t>
      </w:r>
    </w:p>
    <w:p w14:paraId="20FEC0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683B0D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“bhāgyavanta tumi-dui jana</w:t>
      </w:r>
      <w:r w:rsidRPr="004A2847">
        <w:rPr>
          <w:rStyle w:val="BookTitle"/>
          <w:rFonts w:asciiTheme="minorHAnsi" w:hAnsiTheme="minorHAnsi" w:cstheme="minorHAnsi"/>
          <w:b w:val="0"/>
          <w:bCs w:val="0"/>
          <w:color w:val="000000"/>
          <w:sz w:val="28"/>
          <w:szCs w:val="28"/>
        </w:rPr>
        <w:br/>
        <w:t>bāhira hailā chiṇḍi’ saṁsāra-bandhana</w:t>
      </w:r>
    </w:p>
    <w:p w14:paraId="3C8A47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“Both of you are fortunate, for you have cut through the bonds of material life and left home.</w:t>
      </w:r>
    </w:p>
    <w:p w14:paraId="1FED8189" w14:textId="20D33E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9.255</w:t>
      </w:r>
    </w:p>
    <w:p w14:paraId="758F20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0EE3EC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viṣaya-bandhane baddha sakala saṁsāra</w:t>
      </w:r>
      <w:r w:rsidRPr="004A2847">
        <w:rPr>
          <w:rStyle w:val="BookTitle"/>
          <w:rFonts w:asciiTheme="minorHAnsi" w:hAnsiTheme="minorHAnsi" w:cstheme="minorHAnsi"/>
          <w:b w:val="0"/>
          <w:bCs w:val="0"/>
          <w:color w:val="000000"/>
          <w:sz w:val="28"/>
          <w:szCs w:val="28"/>
        </w:rPr>
        <w:br/>
        <w:t>se bandhana haite tumi dui hailā pāra</w:t>
      </w:r>
    </w:p>
    <w:p w14:paraId="58E46D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whole world is bound by the knots of material enjoyment, yet you have freed yourselves from that bondage.</w:t>
      </w:r>
    </w:p>
    <w:p w14:paraId="4E3FC348" w14:textId="284EFB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9.256</w:t>
      </w:r>
    </w:p>
    <w:p w14:paraId="7F3380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75CB91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prema-bhakti-vāñchā yadi karaha ekhane</w:t>
      </w:r>
      <w:r w:rsidRPr="004A2847">
        <w:rPr>
          <w:rStyle w:val="BookTitle"/>
          <w:rFonts w:asciiTheme="minorHAnsi" w:hAnsiTheme="minorHAnsi" w:cstheme="minorHAnsi"/>
          <w:b w:val="0"/>
          <w:bCs w:val="0"/>
          <w:color w:val="000000"/>
          <w:sz w:val="28"/>
          <w:szCs w:val="28"/>
        </w:rPr>
        <w:br/>
        <w:t>tabe dhari’ paḍa ei advaita-caraṇe</w:t>
      </w:r>
    </w:p>
    <w:p w14:paraId="1D9056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if you desire pure love of God, then grab hold of the lotus feet of Advaita Prabhu.</w:t>
      </w:r>
    </w:p>
    <w:p w14:paraId="4550C8D9" w14:textId="070692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9.257</w:t>
      </w:r>
    </w:p>
    <w:p w14:paraId="473615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257</w:t>
      </w:r>
    </w:p>
    <w:p w14:paraId="00E6CC6D" w14:textId="16410D5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 bhāṇḍārī</w:t>
      </w:r>
      <w:ins w:id="380" w:author="your servant" w:date="2020-06-22T17:07:00Z">
        <w:r w:rsidR="00E6028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 mahāśaya</w:t>
      </w:r>
      <w:r w:rsidRPr="004A2847">
        <w:rPr>
          <w:rStyle w:val="BookTitle"/>
          <w:rFonts w:asciiTheme="minorHAnsi" w:hAnsiTheme="minorHAnsi" w:cstheme="minorHAnsi"/>
          <w:b w:val="0"/>
          <w:bCs w:val="0"/>
          <w:color w:val="000000"/>
          <w:sz w:val="28"/>
          <w:szCs w:val="28"/>
        </w:rPr>
        <w:br/>
        <w:t>advaitera kṛpāya se kṛṣṇa-bhakti haya”</w:t>
      </w:r>
    </w:p>
    <w:p w14:paraId="313D16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Advaita Prabhu </w:t>
      </w:r>
      <w:proofErr w:type="gramStart"/>
      <w:r w:rsidRPr="004A2847">
        <w:rPr>
          <w:rStyle w:val="BookTitle"/>
          <w:rFonts w:asciiTheme="minorHAnsi" w:hAnsiTheme="minorHAnsi" w:cstheme="minorHAnsi"/>
          <w:b/>
          <w:bCs/>
          <w:color w:val="800000"/>
          <w:sz w:val="28"/>
          <w:szCs w:val="28"/>
        </w:rPr>
        <w:t>is in charge of</w:t>
      </w:r>
      <w:proofErr w:type="gramEnd"/>
      <w:r w:rsidRPr="004A2847">
        <w:rPr>
          <w:rStyle w:val="BookTitle"/>
          <w:rFonts w:asciiTheme="minorHAnsi" w:hAnsiTheme="minorHAnsi" w:cstheme="minorHAnsi"/>
          <w:b/>
          <w:bCs/>
          <w:color w:val="800000"/>
          <w:sz w:val="28"/>
          <w:szCs w:val="28"/>
        </w:rPr>
        <w:t xml:space="preserve"> the storehouse of devotional service. Devotional service is achieved by His mercy.”</w:t>
      </w:r>
    </w:p>
    <w:p w14:paraId="0F881551" w14:textId="58838F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9.258</w:t>
      </w:r>
    </w:p>
    <w:p w14:paraId="72A66B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258</w:t>
      </w:r>
    </w:p>
    <w:p w14:paraId="7565B0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śuniñā prabhura ājñā dui mahājane</w:t>
      </w:r>
      <w:r w:rsidRPr="004A2847">
        <w:rPr>
          <w:rStyle w:val="BookTitle"/>
          <w:rFonts w:asciiTheme="minorHAnsi" w:hAnsiTheme="minorHAnsi" w:cstheme="minorHAnsi"/>
          <w:b w:val="0"/>
          <w:bCs w:val="0"/>
          <w:color w:val="000000"/>
          <w:sz w:val="28"/>
          <w:szCs w:val="28"/>
        </w:rPr>
        <w:br/>
        <w:t>daṇḍavata paḍilena advaita-caraṇe</w:t>
      </w:r>
    </w:p>
    <w:p w14:paraId="593B4C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Lord’s instruction, those two great souls fell flat at the feet of Advaita Prabhu.</w:t>
      </w:r>
    </w:p>
    <w:p w14:paraId="52E3A038" w14:textId="02604A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9.259</w:t>
      </w:r>
    </w:p>
    <w:p w14:paraId="01865A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1A3FA9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jaya</w:t>
      </w:r>
      <w:proofErr w:type="gramEnd"/>
      <w:r w:rsidRPr="004A2847">
        <w:rPr>
          <w:rStyle w:val="BookTitle"/>
          <w:rFonts w:asciiTheme="minorHAnsi" w:hAnsiTheme="minorHAnsi" w:cstheme="minorHAnsi"/>
          <w:b w:val="0"/>
          <w:bCs w:val="0"/>
          <w:color w:val="000000"/>
          <w:sz w:val="28"/>
          <w:szCs w:val="28"/>
        </w:rPr>
        <w:t>-jaya śrī-advaita patita-pāvana</w:t>
      </w:r>
      <w:r w:rsidRPr="004A2847">
        <w:rPr>
          <w:rStyle w:val="BookTitle"/>
          <w:rFonts w:asciiTheme="minorHAnsi" w:hAnsiTheme="minorHAnsi" w:cstheme="minorHAnsi"/>
          <w:b w:val="0"/>
          <w:bCs w:val="0"/>
          <w:color w:val="000000"/>
          <w:sz w:val="28"/>
          <w:szCs w:val="28"/>
        </w:rPr>
        <w:br/>
        <w:t>mui-dui-patitere karaha mocana”</w:t>
      </w:r>
    </w:p>
    <w:p w14:paraId="175A46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Advaita, the deliverer of the fallen souls! We are most fallen, so please deliver us.”</w:t>
      </w:r>
    </w:p>
    <w:p w14:paraId="7D523B45" w14:textId="55F493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9.260</w:t>
      </w:r>
    </w:p>
    <w:p w14:paraId="56B8C1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260</w:t>
      </w:r>
    </w:p>
    <w:p w14:paraId="08EA4E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“śuna śuna ācārya-gosāñi!</w:t>
      </w:r>
      <w:r w:rsidRPr="004A2847">
        <w:rPr>
          <w:rStyle w:val="BookTitle"/>
          <w:rFonts w:asciiTheme="minorHAnsi" w:hAnsiTheme="minorHAnsi" w:cstheme="minorHAnsi"/>
          <w:b w:val="0"/>
          <w:bCs w:val="0"/>
          <w:color w:val="000000"/>
          <w:sz w:val="28"/>
          <w:szCs w:val="28"/>
        </w:rPr>
        <w:br/>
        <w:t>kali-yuge emana virakta jhāṭa nāi</w:t>
      </w:r>
    </w:p>
    <w:p w14:paraId="1FDB29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said, “Please listen, Advaita Gosāñi. There are no persons in Kali-yuga as renounced as these two.</w:t>
      </w:r>
    </w:p>
    <w:p w14:paraId="35DBF36D" w14:textId="3F639A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9.261</w:t>
      </w:r>
    </w:p>
    <w:p w14:paraId="52165A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3EAB87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rājya-sukha chāḍi</w:t>
      </w:r>
      <w:proofErr w:type="gramStart"/>
      <w:r w:rsidRPr="004A2847">
        <w:rPr>
          <w:rStyle w:val="BookTitle"/>
          <w:rFonts w:asciiTheme="minorHAnsi" w:hAnsiTheme="minorHAnsi" w:cstheme="minorHAnsi"/>
          <w:b w:val="0"/>
          <w:bCs w:val="0"/>
          <w:color w:val="000000"/>
          <w:sz w:val="28"/>
          <w:szCs w:val="28"/>
        </w:rPr>
        <w:t>’,</w:t>
      </w:r>
      <w:proofErr w:type="gramEnd"/>
      <w:r w:rsidRPr="004A2847">
        <w:rPr>
          <w:rStyle w:val="BookTitle"/>
          <w:rFonts w:asciiTheme="minorHAnsi" w:hAnsiTheme="minorHAnsi" w:cstheme="minorHAnsi"/>
          <w:b w:val="0"/>
          <w:bCs w:val="0"/>
          <w:color w:val="000000"/>
          <w:sz w:val="28"/>
          <w:szCs w:val="28"/>
        </w:rPr>
        <w:t xml:space="preserve"> kāṅthā karaṅga laiyā</w:t>
      </w:r>
      <w:r w:rsidRPr="004A2847">
        <w:rPr>
          <w:rStyle w:val="BookTitle"/>
          <w:rFonts w:asciiTheme="minorHAnsi" w:hAnsiTheme="minorHAnsi" w:cstheme="minorHAnsi"/>
          <w:b w:val="0"/>
          <w:bCs w:val="0"/>
          <w:color w:val="000000"/>
          <w:sz w:val="28"/>
          <w:szCs w:val="28"/>
        </w:rPr>
        <w:br/>
        <w:t>mathurāya thākena kṛṣṇera nāma laiyā</w:t>
      </w:r>
    </w:p>
    <w:p w14:paraId="55866C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left royal pleasures and accepted only loincloths and torn quilts. They reside in Mathurā and always chant Kṛṣṇa’s name.</w:t>
      </w:r>
    </w:p>
    <w:p w14:paraId="210E1160" w14:textId="01FCC2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9.262</w:t>
      </w:r>
    </w:p>
    <w:p w14:paraId="33BD4F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w:t>
      </w:r>
    </w:p>
    <w:p w14:paraId="00A7F0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amāyāya kṛṣṇa-bhakti deha’ e-doṅhere</w:t>
      </w:r>
      <w:r w:rsidRPr="004A2847">
        <w:rPr>
          <w:rStyle w:val="BookTitle"/>
          <w:rFonts w:asciiTheme="minorHAnsi" w:hAnsiTheme="minorHAnsi" w:cstheme="minorHAnsi"/>
          <w:b w:val="0"/>
          <w:bCs w:val="0"/>
          <w:color w:val="000000"/>
          <w:sz w:val="28"/>
          <w:szCs w:val="28"/>
        </w:rPr>
        <w:br/>
        <w:t>janma-janma āra yena kṛṣṇa nā pāsare</w:t>
      </w:r>
    </w:p>
    <w:p w14:paraId="45B020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bestow pure devotional service on them so that they do not forget Kṛṣṇa life after life.</w:t>
      </w:r>
    </w:p>
    <w:p w14:paraId="10DB8DD2" w14:textId="7F4A49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9.263</w:t>
      </w:r>
    </w:p>
    <w:p w14:paraId="51DC5C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263</w:t>
      </w:r>
    </w:p>
    <w:p w14:paraId="0DD653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 bhāṇḍārī tumi, vine bhakti dile</w:t>
      </w:r>
      <w:r w:rsidRPr="004A2847">
        <w:rPr>
          <w:rStyle w:val="BookTitle"/>
          <w:rFonts w:asciiTheme="minorHAnsi" w:hAnsiTheme="minorHAnsi" w:cstheme="minorHAnsi"/>
          <w:b w:val="0"/>
          <w:bCs w:val="0"/>
          <w:color w:val="000000"/>
          <w:sz w:val="28"/>
          <w:szCs w:val="28"/>
        </w:rPr>
        <w:br/>
        <w:t>kṛṣṇa-bhakti, kṛṣṇa-bhakta, kṛṣṇa kāre mile?”</w:t>
      </w:r>
    </w:p>
    <w:p w14:paraId="723EDE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storekeeper of devotional service. Who can attain devotion to Kṛṣṇa, the association of Kṛṣṇa’s devotees, or Kṛṣṇa Himself unless You give him devotional service?”</w:t>
      </w:r>
    </w:p>
    <w:p w14:paraId="70F5DD1F" w14:textId="58F390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9.264</w:t>
      </w:r>
    </w:p>
    <w:p w14:paraId="2330E4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264</w:t>
      </w:r>
    </w:p>
    <w:p w14:paraId="25B22E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advaita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“prabhu! sarva-dātā tumi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tumi ājñā dile se dibāre pāri āmi</w:t>
      </w:r>
    </w:p>
    <w:p w14:paraId="3FB142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Advaita Prabhu replied, “O Lord,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are the giver of everything. If You order Me, then I can give.</w:t>
      </w:r>
    </w:p>
    <w:p w14:paraId="0E3FAA3E" w14:textId="7F0158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9.264</w:t>
      </w:r>
    </w:p>
    <w:p w14:paraId="3B72C4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265</w:t>
      </w:r>
    </w:p>
    <w:p w14:paraId="3CF769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ājñā dile se bhāṇḍārī dite pāre</w:t>
      </w:r>
      <w:r w:rsidRPr="004A2847">
        <w:rPr>
          <w:rStyle w:val="BookTitle"/>
          <w:rFonts w:asciiTheme="minorHAnsi" w:hAnsiTheme="minorHAnsi" w:cstheme="minorHAnsi"/>
          <w:b w:val="0"/>
          <w:bCs w:val="0"/>
          <w:color w:val="000000"/>
          <w:sz w:val="28"/>
          <w:szCs w:val="28"/>
        </w:rPr>
        <w:br/>
        <w:t>ei mata yāre kṛpā kara’ yāra dvāre</w:t>
      </w:r>
    </w:p>
    <w:p w14:paraId="7A8E2F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storekeeper can dispense goods only on the order of the proprietor. In the same way, a person who is favored by You will certainly receive devotional service.</w:t>
      </w:r>
    </w:p>
    <w:p w14:paraId="3BCB58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Gaurahari said to Śrī Advaita Prabhu, “You alone are responsible for the storehouse of devotional service. Without Your mercy, even a servant of Kṛṣṇa cannot attain the service of Kṛṣṇa.” In reply, Śrī Advaita said, “The storehouse of devotional service </w:t>
      </w:r>
      <w:proofErr w:type="gramStart"/>
      <w:r w:rsidRPr="004A2847">
        <w:rPr>
          <w:rStyle w:val="BookTitle"/>
          <w:rFonts w:asciiTheme="minorHAnsi" w:hAnsiTheme="minorHAnsi" w:cstheme="minorHAnsi"/>
          <w:b w:val="0"/>
          <w:bCs w:val="0"/>
          <w:color w:val="000000"/>
          <w:sz w:val="28"/>
          <w:szCs w:val="28"/>
        </w:rPr>
        <w:t>actually belongs</w:t>
      </w:r>
      <w:proofErr w:type="gramEnd"/>
      <w:r w:rsidRPr="004A2847">
        <w:rPr>
          <w:rStyle w:val="BookTitle"/>
          <w:rFonts w:asciiTheme="minorHAnsi" w:hAnsiTheme="minorHAnsi" w:cstheme="minorHAnsi"/>
          <w:b w:val="0"/>
          <w:bCs w:val="0"/>
          <w:color w:val="000000"/>
          <w:sz w:val="28"/>
          <w:szCs w:val="28"/>
        </w:rPr>
        <w:t xml:space="preserve"> to You. You are the proprietor. Although by Your order I am the protector of devotional service, I cannot give it to anyone without Your permission.”</w:t>
      </w:r>
    </w:p>
    <w:p w14:paraId="0319BDC3" w14:textId="0BF399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9.266</w:t>
      </w:r>
    </w:p>
    <w:p w14:paraId="0D9191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2492FC2E" w14:textId="76F9828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kāya-mano-vacane mohāra ei kathā</w:t>
      </w:r>
      <w:ins w:id="381" w:author="your servant" w:date="2020-06-22T17:09:00Z">
        <w:r w:rsidR="00E6028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e-duira prema-bhakti hauka sarvathā”</w:t>
      </w:r>
    </w:p>
    <w:p w14:paraId="35E13C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“With My body, mind, and speech I bless them both to have </w:t>
      </w:r>
      <w:r w:rsidRPr="004A2847">
        <w:rPr>
          <w:rStyle w:val="BookTitle"/>
          <w:rFonts w:asciiTheme="minorHAnsi" w:hAnsiTheme="minorHAnsi" w:cstheme="minorHAnsi"/>
          <w:b/>
          <w:bCs/>
          <w:i/>
          <w:iCs/>
          <w:color w:val="800000"/>
          <w:sz w:val="28"/>
          <w:szCs w:val="28"/>
        </w:rPr>
        <w:t xml:space="preserve">prema-bhakti </w:t>
      </w:r>
      <w:r w:rsidRPr="004A2847">
        <w:rPr>
          <w:rStyle w:val="BookTitle"/>
          <w:rFonts w:asciiTheme="minorHAnsi" w:hAnsiTheme="minorHAnsi" w:cstheme="minorHAnsi"/>
          <w:b/>
          <w:bCs/>
          <w:color w:val="800000"/>
          <w:sz w:val="28"/>
          <w:szCs w:val="28"/>
        </w:rPr>
        <w:t>in every respect.”</w:t>
      </w:r>
    </w:p>
    <w:p w14:paraId="1CDF2CF4" w14:textId="3378A0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9.267</w:t>
      </w:r>
    </w:p>
    <w:p w14:paraId="38CC3E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267</w:t>
      </w:r>
    </w:p>
    <w:p w14:paraId="0E9692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prabhu advaitera kṛpā-yukta-vāṇī</w:t>
      </w:r>
      <w:r w:rsidRPr="004A2847">
        <w:rPr>
          <w:rStyle w:val="BookTitle"/>
          <w:rFonts w:asciiTheme="minorHAnsi" w:hAnsiTheme="minorHAnsi" w:cstheme="minorHAnsi"/>
          <w:b w:val="0"/>
          <w:bCs w:val="0"/>
          <w:color w:val="000000"/>
          <w:sz w:val="28"/>
          <w:szCs w:val="28"/>
        </w:rPr>
        <w:br/>
        <w:t>ucca kari’ balite lāgilā hari-dhvani</w:t>
      </w:r>
    </w:p>
    <w:p w14:paraId="41846C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merciful statement of Advaita, the Lord loudly chanted the holy name of Hari.</w:t>
      </w:r>
    </w:p>
    <w:p w14:paraId="1036E8F2" w14:textId="0ABD51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9.268</w:t>
      </w:r>
    </w:p>
    <w:p w14:paraId="259343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268</w:t>
      </w:r>
    </w:p>
    <w:p w14:paraId="1D892A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dabira-khāsere prabhu balite lāgilā</w:t>
      </w:r>
      <w:r w:rsidRPr="004A2847">
        <w:rPr>
          <w:rStyle w:val="BookTitle"/>
          <w:rFonts w:asciiTheme="minorHAnsi" w:hAnsiTheme="minorHAnsi" w:cstheme="minorHAnsi"/>
          <w:b w:val="0"/>
          <w:bCs w:val="0"/>
          <w:color w:val="000000"/>
          <w:sz w:val="28"/>
          <w:szCs w:val="28"/>
        </w:rPr>
        <w:br/>
        <w:t>“ekhane tomāra kṛṣṇa-prema-bhakti hailā</w:t>
      </w:r>
    </w:p>
    <w:p w14:paraId="3227A8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then spoke to Dabira Khāsa, “Now you have received ecstatic love for Kṛṣṇa.</w:t>
      </w:r>
    </w:p>
    <w:p w14:paraId="367FE319" w14:textId="4928D4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9.269</w:t>
      </w:r>
    </w:p>
    <w:p w14:paraId="63380A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77F8AB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prasāde ye haya kṛṣṇa-bhakti</w:t>
      </w:r>
      <w:r w:rsidRPr="004A2847">
        <w:rPr>
          <w:rStyle w:val="BookTitle"/>
          <w:rFonts w:asciiTheme="minorHAnsi" w:hAnsiTheme="minorHAnsi" w:cstheme="minorHAnsi"/>
          <w:b w:val="0"/>
          <w:bCs w:val="0"/>
          <w:color w:val="000000"/>
          <w:sz w:val="28"/>
          <w:szCs w:val="28"/>
        </w:rPr>
        <w:br/>
        <w:t>jāniha advaite kṛṣṇera pūrṇa-śakti</w:t>
      </w:r>
    </w:p>
    <w:p w14:paraId="19E081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“Devotional service is possible by the mercy of Advaita Prabhu. Know for certain that He possesses all the potencies of Kṛṣṇa.</w:t>
      </w:r>
    </w:p>
    <w:p w14:paraId="54C35CAF" w14:textId="2C0BA1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9.270</w:t>
      </w:r>
    </w:p>
    <w:p w14:paraId="65C78F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33DF9B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kata-dina jagannātha-śrī-mukha dekhiyā</w:t>
      </w:r>
      <w:r w:rsidRPr="004A2847">
        <w:rPr>
          <w:rStyle w:val="BookTitle"/>
          <w:rFonts w:asciiTheme="minorHAnsi" w:hAnsiTheme="minorHAnsi" w:cstheme="minorHAnsi"/>
          <w:b w:val="0"/>
          <w:bCs w:val="0"/>
          <w:color w:val="000000"/>
          <w:sz w:val="28"/>
          <w:szCs w:val="28"/>
        </w:rPr>
        <w:br/>
        <w:t>tabe dui bhāi mathurāya thāka’ giyā</w:t>
      </w:r>
    </w:p>
    <w:p w14:paraId="244E9B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“Both of you remain here for some time to see the lotus face of Lord Jagannātha, then go reside in Mathurā.</w:t>
      </w:r>
    </w:p>
    <w:p w14:paraId="76AB84AB" w14:textId="5E9483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9.271</w:t>
      </w:r>
    </w:p>
    <w:p w14:paraId="2D0D89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7B5978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tomā-sabā haite yata rājasa tāmasa</w:t>
      </w:r>
      <w:r w:rsidRPr="004A2847">
        <w:rPr>
          <w:rStyle w:val="BookTitle"/>
          <w:rFonts w:asciiTheme="minorHAnsi" w:hAnsiTheme="minorHAnsi" w:cstheme="minorHAnsi"/>
          <w:b w:val="0"/>
          <w:bCs w:val="0"/>
          <w:color w:val="000000"/>
          <w:sz w:val="28"/>
          <w:szCs w:val="28"/>
        </w:rPr>
        <w:br/>
        <w:t>paścimā sabāre giyā deha’ bhakti-rasa</w:t>
      </w:r>
    </w:p>
    <w:p w14:paraId="327D7B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should both distribute the mellows of devotional service to the people of the West, who are under the influence of the modes of passion and ignorance.</w:t>
      </w:r>
    </w:p>
    <w:p w14:paraId="12E8EB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Many atrocities were committed by hostile elements in Śrī Mathurā-maṇḍala. Places like Gokula and the house of Nanda Mahārāja show examples of those atrocities. Under the influence of their inherent qualities, many inhabitants of the West are envious of devotees and situated in the mode of ignorance. Śrī Rūpa and Sanātana, the commanders-in-chief of Śrī Gaura’s army, empowered people from </w:t>
      </w:r>
      <w:r w:rsidRPr="004A2847">
        <w:rPr>
          <w:rStyle w:val="BookTitle"/>
          <w:rFonts w:asciiTheme="minorHAnsi" w:hAnsiTheme="minorHAnsi" w:cstheme="minorHAnsi"/>
          <w:b w:val="0"/>
          <w:bCs w:val="0"/>
          <w:color w:val="000000"/>
          <w:sz w:val="28"/>
          <w:szCs w:val="28"/>
        </w:rPr>
        <w:lastRenderedPageBreak/>
        <w:t>the West by softening their hard hearts with a flood of the mellows of devotional service.</w:t>
      </w:r>
    </w:p>
    <w:p w14:paraId="0CA1DFF6" w14:textId="64ACBC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9.272-273</w:t>
      </w:r>
    </w:p>
    <w:p w14:paraId="3919A2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272-273</w:t>
      </w:r>
    </w:p>
    <w:p w14:paraId="27773E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āmiha dekhiba giyā mathurā-maṇḍala</w:t>
      </w:r>
      <w:r w:rsidRPr="004A2847">
        <w:rPr>
          <w:rStyle w:val="BookTitle"/>
          <w:rFonts w:asciiTheme="minorHAnsi" w:hAnsiTheme="minorHAnsi" w:cstheme="minorHAnsi"/>
          <w:b w:val="0"/>
          <w:bCs w:val="0"/>
          <w:color w:val="000000"/>
          <w:sz w:val="28"/>
          <w:szCs w:val="28"/>
        </w:rPr>
        <w:br/>
        <w:t>āmā thākibāre sthala kariha virala”</w:t>
      </w:r>
    </w:p>
    <w:p w14:paraId="249458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sākara-mallika nāma ghucāiyā tāna</w:t>
      </w:r>
      <w:r w:rsidRPr="004A2847">
        <w:rPr>
          <w:rStyle w:val="BookTitle"/>
          <w:rFonts w:asciiTheme="minorHAnsi" w:hAnsiTheme="minorHAnsi" w:cstheme="minorHAnsi"/>
          <w:b w:val="0"/>
          <w:bCs w:val="0"/>
          <w:color w:val="000000"/>
          <w:sz w:val="28"/>
          <w:szCs w:val="28"/>
        </w:rPr>
        <w:br/>
        <w:t>sanātana avadhūta thuilena nāma</w:t>
      </w:r>
    </w:p>
    <w:p w14:paraId="6A0AA6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“Later I will come to Mathurā. Arrange a secluded place for My stay.” The Lord then changed the name of Sākara Mallika to Sanātana.</w:t>
      </w:r>
    </w:p>
    <w:p w14:paraId="35951F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two brothers, who belonged to a Karnataka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family, engaged in the service of a Mohammedan King in the district of Maldah, they were known as Dabira Khāsa and Sākara Mallika. At the time of awarding them spiritual names, Śrī Gaurasundara gave Sākara Mallika the name Avadhūta Sanātana, and He gave Dabira Khāsa the name Śrī Rūpa. In the ancient Kharoṣṭi language of Northwest India they are not referred to by any name other than Śrī Rūpa and Śrī Sanātana.</w:t>
      </w:r>
    </w:p>
    <w:p w14:paraId="34EB27D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Śrīman Mahāprabhu expressed a desire to go live in a solitary place in Vṛndāvana. He decided that He would not personally take up the preaching work but would have Śrī Rūpa and Sanātana do the preaching.</w:t>
      </w:r>
    </w:p>
    <w:p w14:paraId="3C63964E" w14:textId="31588C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9.274</w:t>
      </w:r>
    </w:p>
    <w:p w14:paraId="538A01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274</w:t>
      </w:r>
    </w:p>
    <w:p w14:paraId="705D24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adyāpiha dui bhāi—rūpa-sanātana</w:t>
      </w:r>
      <w:r w:rsidRPr="004A2847">
        <w:rPr>
          <w:rStyle w:val="BookTitle"/>
          <w:rFonts w:asciiTheme="minorHAnsi" w:hAnsiTheme="minorHAnsi" w:cstheme="minorHAnsi"/>
          <w:b w:val="0"/>
          <w:bCs w:val="0"/>
          <w:color w:val="000000"/>
          <w:sz w:val="28"/>
          <w:szCs w:val="28"/>
        </w:rPr>
        <w:br/>
        <w:t>caitanya-kṛpāya hailā vikhyāta-bhuvana</w:t>
      </w:r>
    </w:p>
    <w:p w14:paraId="403CB9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Lord Caitanya, the two brothers Rūpa and Sanātana are famous throughout the world even today.</w:t>
      </w:r>
    </w:p>
    <w:p w14:paraId="74A0699E" w14:textId="65DE45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9.275</w:t>
      </w:r>
    </w:p>
    <w:p w14:paraId="4900D9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409644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yata kīrti bhakti-mahimā udāra</w:t>
      </w:r>
      <w:r w:rsidRPr="004A2847">
        <w:rPr>
          <w:rStyle w:val="BookTitle"/>
          <w:rFonts w:asciiTheme="minorHAnsi" w:hAnsiTheme="minorHAnsi" w:cstheme="minorHAnsi"/>
          <w:b w:val="0"/>
          <w:bCs w:val="0"/>
          <w:color w:val="000000"/>
          <w:sz w:val="28"/>
          <w:szCs w:val="28"/>
        </w:rPr>
        <w:br/>
        <w:t>śrī-caitanya-candra se saba karaye pracāra</w:t>
      </w:r>
    </w:p>
    <w:p w14:paraId="5FCF56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Śrī Caitanyacandra always broadcast the glories of their fame, devotional service, and magnanimity.</w:t>
      </w:r>
    </w:p>
    <w:p w14:paraId="3023BE08" w14:textId="5FC4B7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9.276-277</w:t>
      </w:r>
    </w:p>
    <w:p w14:paraId="663E05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276-277</w:t>
      </w:r>
    </w:p>
    <w:p w14:paraId="747671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nityānanda-tattva kibā advaitera tattva</w:t>
      </w:r>
      <w:r w:rsidRPr="004A2847">
        <w:rPr>
          <w:rStyle w:val="BookTitle"/>
          <w:rFonts w:asciiTheme="minorHAnsi" w:hAnsiTheme="minorHAnsi" w:cstheme="minorHAnsi"/>
          <w:b w:val="0"/>
          <w:bCs w:val="0"/>
          <w:color w:val="000000"/>
          <w:sz w:val="28"/>
          <w:szCs w:val="28"/>
        </w:rPr>
        <w:br/>
        <w:t>yata mahāpriya-bhakta-goṣṭhīra mahattva</w:t>
      </w:r>
    </w:p>
    <w:p w14:paraId="7EE08C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caitanya-prabhu se saba karilā prakāśe</w:t>
      </w:r>
      <w:r w:rsidRPr="004A2847">
        <w:rPr>
          <w:rStyle w:val="BookTitle"/>
          <w:rFonts w:asciiTheme="minorHAnsi" w:hAnsiTheme="minorHAnsi" w:cstheme="minorHAnsi"/>
          <w:b w:val="0"/>
          <w:bCs w:val="0"/>
          <w:color w:val="000000"/>
          <w:sz w:val="28"/>
          <w:szCs w:val="28"/>
        </w:rPr>
        <w:br/>
        <w:t>sei prabhu saba ihā kahena santoṣe</w:t>
      </w:r>
    </w:p>
    <w:p w14:paraId="077C3E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great satisfaction Lord Caitanya proclaimed the glories of Nityānanda Prabhu, Advaita Prabhu, and His other dear devotee associates.</w:t>
      </w:r>
    </w:p>
    <w:p w14:paraId="44825959" w14:textId="603707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9.278-279</w:t>
      </w:r>
    </w:p>
    <w:p w14:paraId="57AA96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278-279</w:t>
      </w:r>
    </w:p>
    <w:p w14:paraId="465BBC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bhakta ye vastu-yāṅra yena avatāra</w:t>
      </w:r>
      <w:r w:rsidRPr="004A2847">
        <w:rPr>
          <w:rStyle w:val="BookTitle"/>
          <w:rFonts w:asciiTheme="minorHAnsi" w:hAnsiTheme="minorHAnsi" w:cstheme="minorHAnsi"/>
          <w:b w:val="0"/>
          <w:bCs w:val="0"/>
          <w:color w:val="000000"/>
          <w:sz w:val="28"/>
          <w:szCs w:val="28"/>
        </w:rPr>
        <w:br/>
        <w:t>vaiṣṇava, vaiṣṇavī yāṅra aṁśe janma yāṅra</w:t>
      </w:r>
    </w:p>
    <w:p w14:paraId="486625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yena mata pūjā yāṅra ye mahattva</w:t>
      </w:r>
      <w:r w:rsidRPr="004A2847">
        <w:rPr>
          <w:rStyle w:val="BookTitle"/>
          <w:rFonts w:asciiTheme="minorHAnsi" w:hAnsiTheme="minorHAnsi" w:cstheme="minorHAnsi"/>
          <w:b w:val="0"/>
          <w:bCs w:val="0"/>
          <w:color w:val="000000"/>
          <w:sz w:val="28"/>
          <w:szCs w:val="28"/>
        </w:rPr>
        <w:br/>
        <w:t>caitanya-prabhu se saba karilena vyakta</w:t>
      </w:r>
    </w:p>
    <w:p w14:paraId="11AC94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revealed who were His devotees, what was their previous identity, which Vaiṣṇava or Vaiṣṇavī the devotees were expansions of, what was their mode of worship, and what were their glories.</w:t>
      </w:r>
    </w:p>
    <w:p w14:paraId="24C211DC" w14:textId="74E29C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9.280</w:t>
      </w:r>
    </w:p>
    <w:p w14:paraId="4433EE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17432D3A" w14:textId="5D115A5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prabhu vasiyāche su</w:t>
      </w:r>
      <w:ins w:id="382" w:author="your servant" w:date="2020-06-22T17:12:00Z">
        <w:r w:rsidR="00E60282">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prakāśe</w:t>
      </w:r>
      <w:r w:rsidRPr="004A2847">
        <w:rPr>
          <w:rStyle w:val="BookTitle"/>
          <w:rFonts w:asciiTheme="minorHAnsi" w:hAnsiTheme="minorHAnsi" w:cstheme="minorHAnsi"/>
          <w:b w:val="0"/>
          <w:bCs w:val="0"/>
          <w:color w:val="000000"/>
          <w:sz w:val="28"/>
          <w:szCs w:val="28"/>
        </w:rPr>
        <w:br/>
        <w:t>advaita-śrīvāsa-ādi-bhakta cāri-pāśe</w:t>
      </w:r>
    </w:p>
    <w:p w14:paraId="072AB7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the Lord was sitting among the devotees headed by Advaita and Śrīvāsa.</w:t>
      </w:r>
    </w:p>
    <w:p w14:paraId="0CC50066" w14:textId="55F84E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9.281</w:t>
      </w:r>
    </w:p>
    <w:p w14:paraId="7CACFC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1371FE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śrīvāsa-paṇḍite tabe īśvara āpane</w:t>
      </w:r>
      <w:r w:rsidRPr="004A2847">
        <w:rPr>
          <w:rStyle w:val="BookTitle"/>
          <w:rFonts w:asciiTheme="minorHAnsi" w:hAnsiTheme="minorHAnsi" w:cstheme="minorHAnsi"/>
          <w:b w:val="0"/>
          <w:bCs w:val="0"/>
          <w:color w:val="000000"/>
          <w:sz w:val="28"/>
          <w:szCs w:val="28"/>
        </w:rPr>
        <w:br/>
        <w:t>ācāryera vārtā jijñāsena tāna sthāne</w:t>
      </w:r>
    </w:p>
    <w:p w14:paraId="1735B7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asked Śrīvāsa Paṇḍita about Advaita Ācārya.</w:t>
      </w:r>
    </w:p>
    <w:p w14:paraId="02BA4B7A" w14:textId="01C929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9.282</w:t>
      </w:r>
    </w:p>
    <w:p w14:paraId="3FEE3D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31CB30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“śrīnivāsa, kaha ta’ āmāre</w:t>
      </w:r>
      <w:r w:rsidRPr="004A2847">
        <w:rPr>
          <w:rStyle w:val="BookTitle"/>
          <w:rFonts w:asciiTheme="minorHAnsi" w:hAnsiTheme="minorHAnsi" w:cstheme="minorHAnsi"/>
          <w:b w:val="0"/>
          <w:bCs w:val="0"/>
          <w:color w:val="000000"/>
          <w:sz w:val="28"/>
          <w:szCs w:val="28"/>
        </w:rPr>
        <w:br/>
        <w:t>ki-rūpa vaiṣṇava tumi vāsa’ advaitere”</w:t>
      </w:r>
    </w:p>
    <w:p w14:paraId="5B0AC9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“O Śrīvāsa, please tell Me what kind of Vaiṣṇava you think Advaita Prabhu is.”</w:t>
      </w:r>
    </w:p>
    <w:p w14:paraId="47DF6266" w14:textId="5FAD4A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9.283</w:t>
      </w:r>
    </w:p>
    <w:p w14:paraId="5FCEB5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18095C30" w14:textId="7DC3D1F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mane bhāvi’ balilā</w:t>
      </w:r>
      <w:ins w:id="383" w:author="your servant" w:date="2020-06-22T17:12:00Z">
        <w:r w:rsidR="00E6028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śrīvāsa mahāśaya</w:t>
      </w:r>
      <w:r w:rsidRPr="004A2847">
        <w:rPr>
          <w:rStyle w:val="BookTitle"/>
          <w:rFonts w:asciiTheme="minorHAnsi" w:hAnsiTheme="minorHAnsi" w:cstheme="minorHAnsi"/>
          <w:b w:val="0"/>
          <w:bCs w:val="0"/>
          <w:color w:val="000000"/>
          <w:sz w:val="28"/>
          <w:szCs w:val="28"/>
        </w:rPr>
        <w:br/>
        <w:t>“śuka vā prahlāda yena mora mane laya”</w:t>
      </w:r>
    </w:p>
    <w:p w14:paraId="3A2252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Paṇḍita thought for a moment and then said, “I consider Him similar to Śukadeva or Prahlāda.”</w:t>
      </w:r>
    </w:p>
    <w:p w14:paraId="51D48F30" w14:textId="1B20F0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9.284</w:t>
      </w:r>
    </w:p>
    <w:p w14:paraId="628601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49FA15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upamā prahlāda, śuka yena</w:t>
      </w:r>
      <w:r w:rsidRPr="004A2847">
        <w:rPr>
          <w:rStyle w:val="BookTitle"/>
          <w:rFonts w:asciiTheme="minorHAnsi" w:hAnsiTheme="minorHAnsi" w:cstheme="minorHAnsi"/>
          <w:b w:val="0"/>
          <w:bCs w:val="0"/>
          <w:color w:val="000000"/>
          <w:sz w:val="28"/>
          <w:szCs w:val="28"/>
        </w:rPr>
        <w:br/>
        <w:t>śuni’ prabhu krodhe śrīvāsere mārilena</w:t>
      </w:r>
    </w:p>
    <w:p w14:paraId="1A1D3A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comparison of Advaita with Prahlāda and Śukadeva, the Lord became angry and hit Śrīvāsa.</w:t>
      </w:r>
    </w:p>
    <w:p w14:paraId="6E61C41C" w14:textId="721067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9.285</w:t>
      </w:r>
    </w:p>
    <w:p w14:paraId="37AD53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0F6043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pitā yena putre śikhāite snehe māre</w:t>
      </w:r>
      <w:r w:rsidRPr="004A2847">
        <w:rPr>
          <w:rStyle w:val="BookTitle"/>
          <w:rFonts w:asciiTheme="minorHAnsi" w:hAnsiTheme="minorHAnsi" w:cstheme="minorHAnsi"/>
          <w:b w:val="0"/>
          <w:bCs w:val="0"/>
          <w:color w:val="000000"/>
          <w:sz w:val="28"/>
          <w:szCs w:val="28"/>
        </w:rPr>
        <w:br/>
        <w:t>ei mata eka caḍa haila śrīvāsere</w:t>
      </w:r>
    </w:p>
    <w:p w14:paraId="7B0B54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an affectionate father spanks his son to teach him, in the same way the Lord gave one slap to Śrīvāsa.</w:t>
      </w:r>
    </w:p>
    <w:p w14:paraId="7CA757C4" w14:textId="730694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9.286</w:t>
      </w:r>
    </w:p>
    <w:p w14:paraId="3ADEFC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286</w:t>
      </w:r>
    </w:p>
    <w:p w14:paraId="177876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ki</w:t>
      </w:r>
      <w:proofErr w:type="gramEnd"/>
      <w:r w:rsidRPr="004A2847">
        <w:rPr>
          <w:rStyle w:val="BookTitle"/>
          <w:rFonts w:asciiTheme="minorHAnsi" w:hAnsiTheme="minorHAnsi" w:cstheme="minorHAnsi"/>
          <w:b w:val="0"/>
          <w:bCs w:val="0"/>
          <w:color w:val="000000"/>
          <w:sz w:val="28"/>
          <w:szCs w:val="28"/>
        </w:rPr>
        <w:t xml:space="preserve"> balili ki balili paṇḍita-śrīvāsa!</w:t>
      </w:r>
      <w:r w:rsidRPr="004A2847">
        <w:rPr>
          <w:rStyle w:val="BookTitle"/>
          <w:rFonts w:asciiTheme="minorHAnsi" w:hAnsiTheme="minorHAnsi" w:cstheme="minorHAnsi"/>
          <w:b w:val="0"/>
          <w:bCs w:val="0"/>
          <w:color w:val="000000"/>
          <w:sz w:val="28"/>
          <w:szCs w:val="28"/>
        </w:rPr>
        <w:br/>
        <w:t>mohāra nāḍāre kaha śuka vā prahlāda!</w:t>
      </w:r>
    </w:p>
    <w:p w14:paraId="036DEA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did you say? What did you say, Paṇḍita Śrīvāsa? You are saying My Nāḍā is like Śukadeva or Prahlāda!</w:t>
      </w:r>
    </w:p>
    <w:p w14:paraId="2AB6ADFC" w14:textId="6B366A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9.287</w:t>
      </w:r>
    </w:p>
    <w:p w14:paraId="3D3D67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77C8BE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śukere ’mukta’ tumi bala sarva-mate</w:t>
      </w:r>
      <w:r w:rsidRPr="004A2847">
        <w:rPr>
          <w:rStyle w:val="BookTitle"/>
          <w:rFonts w:asciiTheme="minorHAnsi" w:hAnsiTheme="minorHAnsi" w:cstheme="minorHAnsi"/>
          <w:b w:val="0"/>
          <w:bCs w:val="0"/>
          <w:color w:val="000000"/>
          <w:sz w:val="28"/>
          <w:szCs w:val="28"/>
        </w:rPr>
        <w:br/>
        <w:t>kālikāra bālaka śuka nāḍāra āgete</w:t>
      </w:r>
    </w:p>
    <w:p w14:paraId="6B44C2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may say that Śukadeva is fully liberated, but in front of Nāḍā, he is like an infant.</w:t>
      </w:r>
    </w:p>
    <w:p w14:paraId="47EE6C66" w14:textId="7054C4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9.288</w:t>
      </w:r>
    </w:p>
    <w:p w14:paraId="20C16C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3767B1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baḍa vākya mora nāḍāre balili</w:t>
      </w:r>
      <w:r w:rsidRPr="004A2847">
        <w:rPr>
          <w:rStyle w:val="BookTitle"/>
          <w:rFonts w:asciiTheme="minorHAnsi" w:hAnsiTheme="minorHAnsi" w:cstheme="minorHAnsi"/>
          <w:b w:val="0"/>
          <w:bCs w:val="0"/>
          <w:color w:val="000000"/>
          <w:sz w:val="28"/>
          <w:szCs w:val="28"/>
        </w:rPr>
        <w:br/>
        <w:t>āji baḍa śrīvāsiyā more duḥkha dili”</w:t>
      </w:r>
    </w:p>
    <w:p w14:paraId="201493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dare you say such things about My Nāḍā? O Śrīvāsa, you have given Me great distress today.”</w:t>
      </w:r>
    </w:p>
    <w:p w14:paraId="507E6292" w14:textId="13668A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9.289</w:t>
      </w:r>
    </w:p>
    <w:p w14:paraId="1B9859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289</w:t>
      </w:r>
    </w:p>
    <w:p w14:paraId="3E9E062B" w14:textId="05991A6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etha bali’ krodhe hāte chipa-yaṣṭi laiyā</w:t>
      </w:r>
      <w:ins w:id="384" w:author="your servant" w:date="2020-06-22T17:13:00Z">
        <w:r w:rsidR="00E6028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śrīvāsere māribāre yāna khedāḍiyā</w:t>
      </w:r>
    </w:p>
    <w:p w14:paraId="4F5F78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Saying this, the Lord angrily took a </w:t>
      </w:r>
      <w:commentRangeStart w:id="385"/>
      <w:r w:rsidRPr="004A2847">
        <w:rPr>
          <w:rStyle w:val="BookTitle"/>
          <w:rFonts w:asciiTheme="minorHAnsi" w:hAnsiTheme="minorHAnsi" w:cstheme="minorHAnsi"/>
          <w:b/>
          <w:bCs/>
          <w:color w:val="800000"/>
          <w:sz w:val="28"/>
          <w:szCs w:val="28"/>
        </w:rPr>
        <w:t xml:space="preserve">fishing </w:t>
      </w:r>
      <w:commentRangeEnd w:id="385"/>
      <w:r w:rsidR="00E60282">
        <w:rPr>
          <w:rStyle w:val="CommentReference"/>
          <w:b w:val="0"/>
          <w:bCs w:val="0"/>
          <w:color w:val="auto"/>
        </w:rPr>
        <w:commentReference w:id="385"/>
      </w:r>
      <w:r w:rsidRPr="004A2847">
        <w:rPr>
          <w:rStyle w:val="BookTitle"/>
          <w:rFonts w:asciiTheme="minorHAnsi" w:hAnsiTheme="minorHAnsi" w:cstheme="minorHAnsi"/>
          <w:b/>
          <w:bCs/>
          <w:color w:val="800000"/>
          <w:sz w:val="28"/>
          <w:szCs w:val="28"/>
        </w:rPr>
        <w:t>rod in His hand and chased after Śrīvāsa to hit him.</w:t>
      </w:r>
    </w:p>
    <w:p w14:paraId="1C9B375A" w14:textId="4BA939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9.290</w:t>
      </w:r>
    </w:p>
    <w:p w14:paraId="09A73E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290</w:t>
      </w:r>
    </w:p>
    <w:p w14:paraId="70046810" w14:textId="27762E6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sambhrame uṭhiyā</w:t>
      </w:r>
      <w:ins w:id="386" w:author="your servant" w:date="2020-06-22T17:13:00Z">
        <w:r w:rsidR="00E6028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 mahāśaya</w:t>
      </w:r>
      <w:r w:rsidRPr="004A2847">
        <w:rPr>
          <w:rStyle w:val="BookTitle"/>
          <w:rFonts w:asciiTheme="minorHAnsi" w:hAnsiTheme="minorHAnsi" w:cstheme="minorHAnsi"/>
          <w:b w:val="0"/>
          <w:bCs w:val="0"/>
          <w:color w:val="000000"/>
          <w:sz w:val="28"/>
          <w:szCs w:val="28"/>
        </w:rPr>
        <w:br/>
        <w:t>dharilā prabhura hasta kariyā vinaya</w:t>
      </w:r>
    </w:p>
    <w:p w14:paraId="74192A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Advaita Ācārya quickly stood up and gently caught hold of the Lord’s hand.</w:t>
      </w:r>
    </w:p>
    <w:p w14:paraId="048E66A3" w14:textId="5F5F65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9.291</w:t>
      </w:r>
    </w:p>
    <w:p w14:paraId="660422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47AE62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“bālakere bāpa, śikhāibā kṛpā-mane</w:t>
      </w:r>
      <w:r w:rsidRPr="004A2847">
        <w:rPr>
          <w:rStyle w:val="BookTitle"/>
          <w:rFonts w:asciiTheme="minorHAnsi" w:hAnsiTheme="minorHAnsi" w:cstheme="minorHAnsi"/>
          <w:b w:val="0"/>
          <w:bCs w:val="0"/>
          <w:color w:val="000000"/>
          <w:sz w:val="28"/>
          <w:szCs w:val="28"/>
        </w:rPr>
        <w:br/>
        <w:t>ke āche tomāra krodha-pātra tribhuvane”</w:t>
      </w:r>
    </w:p>
    <w:p w14:paraId="0815E0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a father teaches his sons out of compassion.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who in the three worlds is a suitable candidate for Your anger?”</w:t>
      </w:r>
    </w:p>
    <w:p w14:paraId="4A54AC35" w14:textId="075A56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9.292</w:t>
      </w:r>
    </w:p>
    <w:p w14:paraId="2D5F5A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292</w:t>
      </w:r>
    </w:p>
    <w:p w14:paraId="3E1CD4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ācāryera vākye prabhu krodha kari’ dūra</w:t>
      </w:r>
      <w:r w:rsidRPr="004A2847">
        <w:rPr>
          <w:rStyle w:val="BookTitle"/>
          <w:rFonts w:asciiTheme="minorHAnsi" w:hAnsiTheme="minorHAnsi" w:cstheme="minorHAnsi"/>
          <w:b w:val="0"/>
          <w:bCs w:val="0"/>
          <w:color w:val="000000"/>
          <w:sz w:val="28"/>
          <w:szCs w:val="28"/>
        </w:rPr>
        <w:br/>
        <w:t>āveśe kahena tāna mahimā pracura</w:t>
      </w:r>
    </w:p>
    <w:p w14:paraId="72FECE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words of Advaita Ācārya, the Lord gave up His anger and in ecstasy began to profusely glorify Advaita.</w:t>
      </w:r>
    </w:p>
    <w:p w14:paraId="34453362" w14:textId="7EC4CE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9.293</w:t>
      </w:r>
    </w:p>
    <w:p w14:paraId="5DD10E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w:t>
      </w:r>
    </w:p>
    <w:p w14:paraId="382B93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“tohārā bālaka śiśu mora</w:t>
      </w:r>
      <w:r w:rsidRPr="004A2847">
        <w:rPr>
          <w:rStyle w:val="BookTitle"/>
          <w:rFonts w:asciiTheme="minorHAnsi" w:hAnsiTheme="minorHAnsi" w:cstheme="minorHAnsi"/>
          <w:b w:val="0"/>
          <w:bCs w:val="0"/>
          <w:color w:val="000000"/>
          <w:sz w:val="28"/>
          <w:szCs w:val="28"/>
        </w:rPr>
        <w:br/>
        <w:t>eteke sakala krodha dūra gela mora</w:t>
      </w:r>
    </w:p>
    <w:p w14:paraId="7AD2F5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“Since all of you are like My children, </w:t>
      </w:r>
      <w:proofErr w:type="gramStart"/>
      <w:r w:rsidRPr="004A2847">
        <w:rPr>
          <w:rStyle w:val="BookTitle"/>
          <w:rFonts w:asciiTheme="minorHAnsi" w:hAnsiTheme="minorHAnsi" w:cstheme="minorHAnsi"/>
          <w:b/>
          <w:bCs/>
          <w:color w:val="800000"/>
          <w:sz w:val="28"/>
          <w:szCs w:val="28"/>
        </w:rPr>
        <w:t>My</w:t>
      </w:r>
      <w:proofErr w:type="gramEnd"/>
      <w:r w:rsidRPr="004A2847">
        <w:rPr>
          <w:rStyle w:val="BookTitle"/>
          <w:rFonts w:asciiTheme="minorHAnsi" w:hAnsiTheme="minorHAnsi" w:cstheme="minorHAnsi"/>
          <w:b/>
          <w:bCs/>
          <w:color w:val="800000"/>
          <w:sz w:val="28"/>
          <w:szCs w:val="28"/>
        </w:rPr>
        <w:t xml:space="preserve"> anger is now vanished.</w:t>
      </w:r>
    </w:p>
    <w:p w14:paraId="0A1650F2" w14:textId="0778A9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9.294</w:t>
      </w:r>
    </w:p>
    <w:p w14:paraId="152C01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294</w:t>
      </w:r>
    </w:p>
    <w:p w14:paraId="5432E3DD" w14:textId="7BDFA81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nāḍā jānibāre āche hena jana</w:t>
      </w:r>
      <w:r w:rsidRPr="004A2847">
        <w:rPr>
          <w:rStyle w:val="BookTitle"/>
          <w:rFonts w:asciiTheme="minorHAnsi" w:hAnsiTheme="minorHAnsi" w:cstheme="minorHAnsi"/>
          <w:b w:val="0"/>
          <w:bCs w:val="0"/>
          <w:color w:val="000000"/>
          <w:sz w:val="28"/>
          <w:szCs w:val="28"/>
        </w:rPr>
        <w:br/>
        <w:t>ye mohāre ānileka bhāṅgiyā</w:t>
      </w:r>
      <w:ins w:id="387" w:author="your servant" w:date="2020-06-22T17:14:00Z">
        <w:r w:rsidR="00E6028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śayana”</w:t>
      </w:r>
    </w:p>
    <w:p w14:paraId="3F5C6F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could know the glories of Nāḍā? It was He who woke Me from sleep and brought Me here.</w:t>
      </w:r>
    </w:p>
    <w:p w14:paraId="58312F85" w14:textId="4330BB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9.295</w:t>
      </w:r>
    </w:p>
    <w:p w14:paraId="71F8E8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295</w:t>
      </w:r>
    </w:p>
    <w:p w14:paraId="74F648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“ahe śrīnivāsa mahāśaya!</w:t>
      </w:r>
      <w:r w:rsidRPr="004A2847">
        <w:rPr>
          <w:rStyle w:val="BookTitle"/>
          <w:rFonts w:asciiTheme="minorHAnsi" w:hAnsiTheme="minorHAnsi" w:cstheme="minorHAnsi"/>
          <w:b w:val="0"/>
          <w:bCs w:val="0"/>
          <w:color w:val="000000"/>
          <w:sz w:val="28"/>
          <w:szCs w:val="28"/>
        </w:rPr>
        <w:br/>
        <w:t>mohāra nāḍāre ei tomāra vinaya</w:t>
      </w:r>
    </w:p>
    <w:p w14:paraId="2745F4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“O Śrīvāsa, is this how you respect My Nāḍā?</w:t>
      </w:r>
    </w:p>
    <w:p w14:paraId="41B5A6E3" w14:textId="312E21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9.296</w:t>
      </w:r>
    </w:p>
    <w:p w14:paraId="70D016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296</w:t>
      </w:r>
    </w:p>
    <w:p w14:paraId="7A0D42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śuka-ādi kari’ saba bālaka uhāra</w:t>
      </w:r>
      <w:r w:rsidRPr="004A2847">
        <w:rPr>
          <w:rStyle w:val="BookTitle"/>
          <w:rFonts w:asciiTheme="minorHAnsi" w:hAnsiTheme="minorHAnsi" w:cstheme="minorHAnsi"/>
          <w:b w:val="0"/>
          <w:bCs w:val="0"/>
          <w:color w:val="000000"/>
          <w:sz w:val="28"/>
          <w:szCs w:val="28"/>
        </w:rPr>
        <w:br/>
        <w:t>nāḍāra pāche se janma jāniha sabāra</w:t>
      </w:r>
    </w:p>
    <w:p w14:paraId="69CB09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“Śuka and others are like His children. You should know that they are all junior to Nāḍā.</w:t>
      </w:r>
    </w:p>
    <w:p w14:paraId="2D329F48" w14:textId="108E58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9.297</w:t>
      </w:r>
    </w:p>
    <w:p w14:paraId="0A1561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297</w:t>
      </w:r>
    </w:p>
    <w:p w14:paraId="715C7E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lāgi’ mora ei avatāra</w:t>
      </w:r>
      <w:r w:rsidRPr="004A2847">
        <w:rPr>
          <w:rStyle w:val="BookTitle"/>
          <w:rFonts w:asciiTheme="minorHAnsi" w:hAnsiTheme="minorHAnsi" w:cstheme="minorHAnsi"/>
          <w:b w:val="0"/>
          <w:bCs w:val="0"/>
          <w:color w:val="000000"/>
          <w:sz w:val="28"/>
          <w:szCs w:val="28"/>
        </w:rPr>
        <w:br/>
        <w:t>mora karṇe bāje āsi’ nāḍāra huṅkāra</w:t>
      </w:r>
    </w:p>
    <w:p w14:paraId="047FF7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incarnated only because of Advaita Prabhu. His loud crying is still ringing in My ears.</w:t>
      </w:r>
    </w:p>
    <w:p w14:paraId="3C437925" w14:textId="091864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9.298</w:t>
      </w:r>
    </w:p>
    <w:p w14:paraId="038B5F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298</w:t>
      </w:r>
    </w:p>
    <w:p w14:paraId="14EAE4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śayane āchinu muñi kṣīroda-sāgare</w:t>
      </w:r>
      <w:r w:rsidRPr="004A2847">
        <w:rPr>
          <w:rStyle w:val="BookTitle"/>
          <w:rFonts w:asciiTheme="minorHAnsi" w:hAnsiTheme="minorHAnsi" w:cstheme="minorHAnsi"/>
          <w:b w:val="0"/>
          <w:bCs w:val="0"/>
          <w:color w:val="000000"/>
          <w:sz w:val="28"/>
          <w:szCs w:val="28"/>
        </w:rPr>
        <w:br/>
        <w:t>jāgāi’ ānila more nāḍāra huṅkāre”</w:t>
      </w:r>
    </w:p>
    <w:p w14:paraId="123E9D35" w14:textId="4E3F954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was lying down in the ocean of milk and My Nāḍā</w:t>
      </w:r>
      <w:ins w:id="388" w:author="your servant" w:date="2020-06-22T17:15:00Z">
        <w:r w:rsidR="00E60282">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loud cries woke Me and brought Me here.”</w:t>
      </w:r>
    </w:p>
    <w:p w14:paraId="0721BE38" w14:textId="7BF106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9.299</w:t>
      </w:r>
    </w:p>
    <w:p w14:paraId="348B14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299</w:t>
      </w:r>
    </w:p>
    <w:p w14:paraId="569103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śrīvāsera advaitera prati baḍa prīta</w:t>
      </w:r>
      <w:r w:rsidRPr="004A2847">
        <w:rPr>
          <w:rStyle w:val="BookTitle"/>
          <w:rFonts w:asciiTheme="minorHAnsi" w:hAnsiTheme="minorHAnsi" w:cstheme="minorHAnsi"/>
          <w:b w:val="0"/>
          <w:bCs w:val="0"/>
          <w:color w:val="000000"/>
          <w:sz w:val="28"/>
          <w:szCs w:val="28"/>
        </w:rPr>
        <w:br/>
        <w:t>prabhu-vākya śuni’ haila ati haraṣita</w:t>
      </w:r>
    </w:p>
    <w:p w14:paraId="1445A4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Śrīvāsa, who had natural affection for Advaita, became very happy when he heard the Lord’s statements.</w:t>
      </w:r>
    </w:p>
    <w:p w14:paraId="4ED2768B" w14:textId="34A160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9.300</w:t>
      </w:r>
    </w:p>
    <w:p w14:paraId="7B1A9E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300</w:t>
      </w:r>
    </w:p>
    <w:p w14:paraId="474111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mahābhaye kampa hai’ balena śrīvāsa</w:t>
      </w:r>
      <w:r w:rsidRPr="004A2847">
        <w:rPr>
          <w:rStyle w:val="BookTitle"/>
          <w:rFonts w:asciiTheme="minorHAnsi" w:hAnsiTheme="minorHAnsi" w:cstheme="minorHAnsi"/>
          <w:b w:val="0"/>
          <w:bCs w:val="0"/>
          <w:color w:val="000000"/>
          <w:sz w:val="28"/>
          <w:szCs w:val="28"/>
        </w:rPr>
        <w:br/>
        <w:t>“aparādha kariluṅ kṣamaha more nātha</w:t>
      </w:r>
    </w:p>
    <w:p w14:paraId="2648BD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Trembling in fear, Śrīvāsa said, “O my Lord, I have offended You. Please forgive me.</w:t>
      </w:r>
    </w:p>
    <w:p w14:paraId="4FAA2A6C" w14:textId="0554BB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9.301</w:t>
      </w:r>
    </w:p>
    <w:p w14:paraId="4E2A53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301</w:t>
      </w:r>
    </w:p>
    <w:p w14:paraId="48D0DB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advaita-tattva jānaha tumi se</w:t>
      </w:r>
      <w:r w:rsidRPr="004A2847">
        <w:rPr>
          <w:rStyle w:val="BookTitle"/>
          <w:rFonts w:asciiTheme="minorHAnsi" w:hAnsiTheme="minorHAnsi" w:cstheme="minorHAnsi"/>
          <w:b w:val="0"/>
          <w:bCs w:val="0"/>
          <w:color w:val="000000"/>
          <w:sz w:val="28"/>
          <w:szCs w:val="28"/>
        </w:rPr>
        <w:br/>
        <w:t>tumi jānāile se jānaye anya dāse</w:t>
      </w:r>
    </w:p>
    <w:p w14:paraId="0F71D9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alone know the truth about Advaita. If You disclose this truth, then other servants can know.</w:t>
      </w:r>
    </w:p>
    <w:p w14:paraId="1DB3A1AF" w14:textId="04E62C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9.302</w:t>
      </w:r>
    </w:p>
    <w:p w14:paraId="0F4E77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302</w:t>
      </w:r>
    </w:p>
    <w:p w14:paraId="504CAF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mora mahābhāgya sakala maṅgala</w:t>
      </w:r>
      <w:r w:rsidRPr="004A2847">
        <w:rPr>
          <w:rStyle w:val="BookTitle"/>
          <w:rFonts w:asciiTheme="minorHAnsi" w:hAnsiTheme="minorHAnsi" w:cstheme="minorHAnsi"/>
          <w:b w:val="0"/>
          <w:bCs w:val="0"/>
          <w:color w:val="000000"/>
          <w:sz w:val="28"/>
          <w:szCs w:val="28"/>
        </w:rPr>
        <w:br/>
        <w:t>śikhāiyā āmāre āpane kailā phala</w:t>
      </w:r>
    </w:p>
    <w:p w14:paraId="28E6DE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“Today I have become fortunate and everything has become auspicious </w:t>
      </w:r>
      <w:proofErr w:type="gramStart"/>
      <w:r w:rsidRPr="004A2847">
        <w:rPr>
          <w:rStyle w:val="BookTitle"/>
          <w:rFonts w:asciiTheme="minorHAnsi" w:hAnsiTheme="minorHAnsi" w:cstheme="minorHAnsi"/>
          <w:b/>
          <w:bCs/>
          <w:color w:val="800000"/>
          <w:sz w:val="28"/>
          <w:szCs w:val="28"/>
        </w:rPr>
        <w:t>as a result of</w:t>
      </w:r>
      <w:proofErr w:type="gramEnd"/>
      <w:r w:rsidRPr="004A2847">
        <w:rPr>
          <w:rStyle w:val="BookTitle"/>
          <w:rFonts w:asciiTheme="minorHAnsi" w:hAnsiTheme="minorHAnsi" w:cstheme="minorHAnsi"/>
          <w:b/>
          <w:bCs/>
          <w:color w:val="800000"/>
          <w:sz w:val="28"/>
          <w:szCs w:val="28"/>
        </w:rPr>
        <w:t xml:space="preserve"> receiving Your instructions.</w:t>
      </w:r>
    </w:p>
    <w:p w14:paraId="3BEEDA5A" w14:textId="5163FC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9.303</w:t>
      </w:r>
    </w:p>
    <w:p w14:paraId="553B8C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303</w:t>
      </w:r>
    </w:p>
    <w:p w14:paraId="6892BA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ekhane se ṭhākurāli baliye ye tomāra</w:t>
      </w:r>
      <w:r w:rsidRPr="004A2847">
        <w:rPr>
          <w:rStyle w:val="BookTitle"/>
          <w:rFonts w:asciiTheme="minorHAnsi" w:hAnsiTheme="minorHAnsi" w:cstheme="minorHAnsi"/>
          <w:b w:val="0"/>
          <w:bCs w:val="0"/>
          <w:color w:val="000000"/>
          <w:sz w:val="28"/>
          <w:szCs w:val="28"/>
        </w:rPr>
        <w:br/>
        <w:t>āji baḍa mane bala bāḍila āmāra</w:t>
      </w:r>
    </w:p>
    <w:p w14:paraId="5FFE0F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have revealed Your authority, and my mind has become strengthened today.</w:t>
      </w:r>
    </w:p>
    <w:p w14:paraId="309E79A2" w14:textId="609CDD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9.304-305</w:t>
      </w:r>
    </w:p>
    <w:p w14:paraId="4AAD02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304-305</w:t>
      </w:r>
    </w:p>
    <w:p w14:paraId="6A3A9A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mora manera saṅkalpa āji haite</w:t>
      </w:r>
      <w:r w:rsidRPr="004A2847">
        <w:rPr>
          <w:rStyle w:val="BookTitle"/>
          <w:rFonts w:asciiTheme="minorHAnsi" w:hAnsiTheme="minorHAnsi" w:cstheme="minorHAnsi"/>
          <w:b w:val="0"/>
          <w:bCs w:val="0"/>
          <w:color w:val="000000"/>
          <w:sz w:val="28"/>
          <w:szCs w:val="28"/>
        </w:rPr>
        <w:br/>
        <w:t>madirā yavanī yadi dharena advaite</w:t>
      </w:r>
    </w:p>
    <w:p w14:paraId="6549B6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kariba bhakti advaitera prati</w:t>
      </w:r>
      <w:r w:rsidRPr="004A2847">
        <w:rPr>
          <w:rStyle w:val="BookTitle"/>
          <w:rFonts w:asciiTheme="minorHAnsi" w:hAnsiTheme="minorHAnsi" w:cstheme="minorHAnsi"/>
          <w:b w:val="0"/>
          <w:bCs w:val="0"/>
          <w:color w:val="000000"/>
          <w:sz w:val="28"/>
          <w:szCs w:val="28"/>
        </w:rPr>
        <w:br/>
        <w:t>kahiluṅ tomāre prabhu satya kari’ ati”</w:t>
      </w:r>
    </w:p>
    <w:p w14:paraId="57E27B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today my resolve is that if Advaita Prabhu touches even wine or women, still I will have staunch devotion for Him. I make this promise before You.”</w:t>
      </w:r>
    </w:p>
    <w:p w14:paraId="26A27F4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Śrī Gaurasundara asked Śrīvāsa Paṇḍita about the position of Advaita and Śrīvāsa replied that Advaita Prabhu was among the topmost devotees like Śrī Śukadeva or Prahlāda, Gaurasundara became very angry about his evaluation and said, “Śrī Advaita Prabhu is the prime cause of My advent. From Him, all the devotees have appeared. He is the manifestation of Lord Viṣṇu’s </w:t>
      </w:r>
      <w:r w:rsidRPr="004A2847">
        <w:rPr>
          <w:rStyle w:val="BookTitle"/>
          <w:rFonts w:asciiTheme="minorHAnsi" w:hAnsiTheme="minorHAnsi" w:cstheme="minorHAnsi"/>
          <w:b w:val="0"/>
          <w:bCs w:val="0"/>
          <w:i/>
          <w:iCs/>
          <w:color w:val="000000"/>
          <w:sz w:val="28"/>
          <w:szCs w:val="28"/>
        </w:rPr>
        <w:t>upādāna-kāraṇa</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He is nondifferent from Lord Viṣṇu and does not belong to the category of devotees.” When Śrīvāsa understood from Gaurasundara’s statement that one should not count Advaita Prabhu by external worldly consideration as a devotee, he said, “From today on, I will accept Advaita Prabhu as </w:t>
      </w:r>
      <w:r w:rsidRPr="004A2847">
        <w:rPr>
          <w:rStyle w:val="BookTitle"/>
          <w:rFonts w:asciiTheme="minorHAnsi" w:hAnsiTheme="minorHAnsi" w:cstheme="minorHAnsi"/>
          <w:b w:val="0"/>
          <w:bCs w:val="0"/>
          <w:i/>
          <w:iCs/>
          <w:color w:val="000000"/>
          <w:sz w:val="28"/>
          <w:szCs w:val="28"/>
        </w:rPr>
        <w:t>viṣṇu-tattva</w:t>
      </w:r>
      <w:r w:rsidRPr="004A2847">
        <w:rPr>
          <w:rStyle w:val="BookTitle"/>
          <w:rFonts w:asciiTheme="minorHAnsi" w:hAnsiTheme="minorHAnsi" w:cstheme="minorHAnsi"/>
          <w:b w:val="0"/>
          <w:bCs w:val="0"/>
          <w:color w:val="000000"/>
          <w:sz w:val="28"/>
          <w:szCs w:val="28"/>
        </w:rPr>
        <w:t xml:space="preserv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I will not consider Advaita Prabhu on the same level as living entities attached to indulging in intoxicants and sense gratification. I will also understand that there is no possibility for </w:t>
      </w:r>
      <w:r w:rsidRPr="004A2847">
        <w:rPr>
          <w:rStyle w:val="BookTitle"/>
          <w:rFonts w:asciiTheme="minorHAnsi" w:hAnsiTheme="minorHAnsi" w:cstheme="minorHAnsi"/>
          <w:b w:val="0"/>
          <w:bCs w:val="0"/>
          <w:i/>
          <w:iCs/>
          <w:color w:val="000000"/>
          <w:sz w:val="28"/>
          <w:szCs w:val="28"/>
        </w:rPr>
        <w:t>viṣṇu-tattvas</w:t>
      </w:r>
      <w:r w:rsidRPr="004A2847">
        <w:rPr>
          <w:rStyle w:val="BookTitle"/>
          <w:rFonts w:asciiTheme="minorHAnsi" w:hAnsiTheme="minorHAnsi" w:cstheme="minorHAnsi"/>
          <w:b w:val="0"/>
          <w:bCs w:val="0"/>
          <w:color w:val="000000"/>
          <w:sz w:val="28"/>
          <w:szCs w:val="28"/>
        </w:rPr>
        <w:t xml:space="preserve"> to become materially affected, as confirmed in the verse: </w:t>
      </w:r>
      <w:r w:rsidRPr="004A2847">
        <w:rPr>
          <w:rStyle w:val="BookTitle"/>
          <w:rFonts w:asciiTheme="minorHAnsi" w:hAnsiTheme="minorHAnsi" w:cstheme="minorHAnsi"/>
          <w:b w:val="0"/>
          <w:bCs w:val="0"/>
          <w:i/>
          <w:iCs/>
          <w:color w:val="000000"/>
          <w:sz w:val="28"/>
          <w:szCs w:val="28"/>
        </w:rPr>
        <w:t>na prākṛtatvam iha bhakta janasya paśyet</w:t>
      </w:r>
      <w:r w:rsidRPr="004A2847">
        <w:rPr>
          <w:rStyle w:val="BookTitle"/>
          <w:rFonts w:asciiTheme="minorHAnsi" w:hAnsiTheme="minorHAnsi" w:cstheme="minorHAnsi"/>
          <w:b w:val="0"/>
          <w:bCs w:val="0"/>
          <w:color w:val="000000"/>
          <w:sz w:val="28"/>
          <w:szCs w:val="28"/>
        </w:rPr>
        <w:t>—’A pure devotee should not be seen from a materialistic point of view.’”</w:t>
      </w:r>
    </w:p>
    <w:p w14:paraId="42F91232" w14:textId="26E205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9.306</w:t>
      </w:r>
    </w:p>
    <w:p w14:paraId="683BCE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306</w:t>
      </w:r>
    </w:p>
    <w:p w14:paraId="5968F3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tuṣṭa hailena prabhu śrīvāsa-vacane</w:t>
      </w:r>
      <w:r w:rsidRPr="004A2847">
        <w:rPr>
          <w:rStyle w:val="BookTitle"/>
          <w:rFonts w:asciiTheme="minorHAnsi" w:hAnsiTheme="minorHAnsi" w:cstheme="minorHAnsi"/>
          <w:b w:val="0"/>
          <w:bCs w:val="0"/>
          <w:color w:val="000000"/>
          <w:sz w:val="28"/>
          <w:szCs w:val="28"/>
        </w:rPr>
        <w:br/>
        <w:t>pūrva-prāya ānande vasila tina jane</w:t>
      </w:r>
    </w:p>
    <w:p w14:paraId="2A625D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became satisfied on hearing Śrīvāsa’s words. The three of them then happily sat down together as before.</w:t>
      </w:r>
    </w:p>
    <w:p w14:paraId="1AA2587F" w14:textId="737462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9.307</w:t>
      </w:r>
    </w:p>
    <w:p w14:paraId="6129CD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307</w:t>
      </w:r>
    </w:p>
    <w:p w14:paraId="1BCA72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parama-rahasya e sakala puṇya-kathā!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ihāra śravaṇe kṛṣṇa pāiye sarvathā</w:t>
      </w:r>
    </w:p>
    <w:p w14:paraId="409541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these auspicious narrations are most confidential. By hearing these </w:t>
      </w:r>
      <w:proofErr w:type="gramStart"/>
      <w:r w:rsidRPr="004A2847">
        <w:rPr>
          <w:rStyle w:val="BookTitle"/>
          <w:rFonts w:asciiTheme="minorHAnsi" w:hAnsiTheme="minorHAnsi" w:cstheme="minorHAnsi"/>
          <w:b/>
          <w:bCs/>
          <w:color w:val="800000"/>
          <w:sz w:val="28"/>
          <w:szCs w:val="28"/>
        </w:rPr>
        <w:t>topics</w:t>
      </w:r>
      <w:proofErr w:type="gramEnd"/>
      <w:r w:rsidRPr="004A2847">
        <w:rPr>
          <w:rStyle w:val="BookTitle"/>
          <w:rFonts w:asciiTheme="minorHAnsi" w:hAnsiTheme="minorHAnsi" w:cstheme="minorHAnsi"/>
          <w:b/>
          <w:bCs/>
          <w:color w:val="800000"/>
          <w:sz w:val="28"/>
          <w:szCs w:val="28"/>
        </w:rPr>
        <w:t xml:space="preserve"> one surely attains Kṛṣṇa.</w:t>
      </w:r>
    </w:p>
    <w:p w14:paraId="390D0CA3" w14:textId="4C8969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9.308-309</w:t>
      </w:r>
    </w:p>
    <w:p w14:paraId="44AA90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308-309</w:t>
      </w:r>
    </w:p>
    <w:p w14:paraId="5E6402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yena prabhāva, yāhāra yena bhakti</w:t>
      </w:r>
      <w:r w:rsidRPr="004A2847">
        <w:rPr>
          <w:rStyle w:val="BookTitle"/>
          <w:rFonts w:asciiTheme="minorHAnsi" w:hAnsiTheme="minorHAnsi" w:cstheme="minorHAnsi"/>
          <w:b w:val="0"/>
          <w:bCs w:val="0"/>
          <w:color w:val="000000"/>
          <w:sz w:val="28"/>
          <w:szCs w:val="28"/>
        </w:rPr>
        <w:br/>
        <w:t>ye vā āge, ye vā pāche yāra yena śakti</w:t>
      </w:r>
    </w:p>
    <w:p w14:paraId="3DC4D8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sarva-jña eka prabhu gaura-rāya</w:t>
      </w:r>
      <w:r w:rsidRPr="004A2847">
        <w:rPr>
          <w:rStyle w:val="BookTitle"/>
          <w:rFonts w:asciiTheme="minorHAnsi" w:hAnsiTheme="minorHAnsi" w:cstheme="minorHAnsi"/>
          <w:b w:val="0"/>
          <w:bCs w:val="0"/>
          <w:color w:val="000000"/>
          <w:sz w:val="28"/>
          <w:szCs w:val="28"/>
        </w:rPr>
        <w:br/>
        <w:t>āra jāne—ye tāhāne bhaje amāyāya</w:t>
      </w:r>
    </w:p>
    <w:p w14:paraId="43B7C7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omniscient Lord Gauracandra alone knows the influence and devotion of each devotee. He knows their power as well as who is senior and who is junior. Whoever serves the Lord without duplicity can also know these things.</w:t>
      </w:r>
    </w:p>
    <w:p w14:paraId="7C685F66" w14:textId="3830EE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9.310</w:t>
      </w:r>
    </w:p>
    <w:p w14:paraId="4B20CE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310</w:t>
      </w:r>
    </w:p>
    <w:p w14:paraId="44A7AD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viṣṇu-tattva yena abhijñāta veda-vāṇī</w:t>
      </w:r>
      <w:r w:rsidRPr="004A2847">
        <w:rPr>
          <w:rStyle w:val="BookTitle"/>
          <w:rFonts w:asciiTheme="minorHAnsi" w:hAnsiTheme="minorHAnsi" w:cstheme="minorHAnsi"/>
          <w:b w:val="0"/>
          <w:bCs w:val="0"/>
          <w:color w:val="000000"/>
          <w:sz w:val="28"/>
          <w:szCs w:val="28"/>
        </w:rPr>
        <w:br/>
        <w:t>ei mata vaiṣṇavero tattva nāhi jāni</w:t>
      </w:r>
    </w:p>
    <w:p w14:paraId="6FB34D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Just as the science of Lord Viṣṇu described in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is difficult to understand, in the same way the science of the Vaiṣṇavas is also difficult to understand.</w:t>
      </w:r>
    </w:p>
    <w:p w14:paraId="4CA11F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science of the Supreme Lord is not known to ordinary people. The Vedic literatures reveal that Supreme Lord by mantras like:</w:t>
      </w:r>
    </w:p>
    <w:p w14:paraId="5C4561D5" w14:textId="3F14DD9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oṁ tad viṣṇoḥ paramaṁ padaṁ</w:t>
      </w:r>
      <w:ins w:id="389" w:author="your servant" w:date="2020-06-22T17:18:00Z">
        <w:r w:rsidR="000F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sadā paśyanti </w:t>
      </w:r>
      <w:r w:rsidRPr="004A2847">
        <w:rPr>
          <w:rStyle w:val="BookTitle"/>
          <w:rFonts w:asciiTheme="minorHAnsi" w:hAnsiTheme="minorHAnsi" w:cstheme="minorHAnsi"/>
          <w:b w:val="0"/>
          <w:bCs w:val="0"/>
          <w:color w:val="000000"/>
          <w:sz w:val="28"/>
          <w:szCs w:val="28"/>
        </w:rPr>
        <w:br/>
        <w:t>sūrayaḥ</w:t>
      </w:r>
      <w:ins w:id="390" w:author="your servant" w:date="2020-06-22T17:18:00Z">
        <w:r w:rsidR="000F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divīva cakṣur ātatam</w:t>
      </w:r>
    </w:p>
    <w:p w14:paraId="6CC705E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Personality of Godhead Viṣṇu is the Absolute Truth, whose lotus feet all the demigods are always eager to see. Like the sun-</w:t>
      </w:r>
      <w:proofErr w:type="gramStart"/>
      <w:r w:rsidRPr="004A2847">
        <w:rPr>
          <w:rStyle w:val="BookTitle"/>
          <w:rFonts w:asciiTheme="minorHAnsi" w:hAnsiTheme="minorHAnsi" w:cstheme="minorHAnsi"/>
          <w:b w:val="0"/>
          <w:bCs w:val="0"/>
          <w:color w:val="000000"/>
          <w:sz w:val="28"/>
          <w:szCs w:val="28"/>
        </w:rPr>
        <w:t>god</w:t>
      </w:r>
      <w:proofErr w:type="gramEnd"/>
      <w:r w:rsidRPr="004A2847">
        <w:rPr>
          <w:rStyle w:val="BookTitle"/>
          <w:rFonts w:asciiTheme="minorHAnsi" w:hAnsiTheme="minorHAnsi" w:cstheme="minorHAnsi"/>
          <w:b w:val="0"/>
          <w:bCs w:val="0"/>
          <w:color w:val="000000"/>
          <w:sz w:val="28"/>
          <w:szCs w:val="28"/>
        </w:rPr>
        <w:t xml:space="preserve">, He pervades everything by the rays of His energy. He appears impersonal to imperfect eyes.” One can understand the science of Lord Viṣṇu only on the strength of one’s sincere worship of Gaurasundara. The words of Gaurasundara are certainly equal to Vedic statements. Misunderstanding of the independent Vedic statements disturbs and misdirects the limited knowledge of humans. Just as the science of the Supreme </w:t>
      </w:r>
      <w:r w:rsidRPr="004A2847">
        <w:rPr>
          <w:rStyle w:val="BookTitle"/>
          <w:rFonts w:asciiTheme="minorHAnsi" w:hAnsiTheme="minorHAnsi" w:cstheme="minorHAnsi"/>
          <w:b w:val="0"/>
          <w:bCs w:val="0"/>
          <w:color w:val="000000"/>
          <w:sz w:val="28"/>
          <w:szCs w:val="28"/>
        </w:rPr>
        <w:lastRenderedPageBreak/>
        <w:t>Lord is incomprehensible, the science of the Vaiṣṇavas is incomprehensible to ordinary people.</w:t>
      </w:r>
    </w:p>
    <w:p w14:paraId="2A39C9A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Muṇḍaka Upaniṣad </w:t>
      </w:r>
      <w:r w:rsidRPr="004A2847">
        <w:rPr>
          <w:rStyle w:val="BookTitle"/>
          <w:rFonts w:asciiTheme="minorHAnsi" w:hAnsiTheme="minorHAnsi" w:cstheme="minorHAnsi"/>
          <w:b w:val="0"/>
          <w:bCs w:val="0"/>
          <w:color w:val="000000"/>
          <w:sz w:val="28"/>
          <w:szCs w:val="28"/>
        </w:rPr>
        <w:t>(3.1.7) it is stated:</w:t>
      </w:r>
    </w:p>
    <w:p w14:paraId="05FAE7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bṛhac ca tad divyam acintya-rūpaṁ</w:t>
      </w:r>
      <w:r w:rsidRPr="004A2847">
        <w:rPr>
          <w:rStyle w:val="BookTitle"/>
          <w:rFonts w:asciiTheme="minorHAnsi" w:hAnsiTheme="minorHAnsi" w:cstheme="minorHAnsi"/>
          <w:b w:val="0"/>
          <w:bCs w:val="0"/>
          <w:color w:val="000000"/>
          <w:sz w:val="28"/>
          <w:szCs w:val="28"/>
        </w:rPr>
        <w:br/>
        <w:t>sūkṣmāc ca tat sūkṣmataraṁ vibhāti</w:t>
      </w:r>
      <w:r w:rsidRPr="004A2847">
        <w:rPr>
          <w:rStyle w:val="BookTitle"/>
          <w:rFonts w:asciiTheme="minorHAnsi" w:hAnsiTheme="minorHAnsi" w:cstheme="minorHAnsi"/>
          <w:b w:val="0"/>
          <w:bCs w:val="0"/>
          <w:color w:val="000000"/>
          <w:sz w:val="28"/>
          <w:szCs w:val="28"/>
        </w:rPr>
        <w:br/>
        <w:t>dūrāt sa-dūre tad ihānti ke ca</w:t>
      </w:r>
      <w:r w:rsidRPr="004A2847">
        <w:rPr>
          <w:rStyle w:val="BookTitle"/>
          <w:rFonts w:asciiTheme="minorHAnsi" w:hAnsiTheme="minorHAnsi" w:cstheme="minorHAnsi"/>
          <w:b w:val="0"/>
          <w:bCs w:val="0"/>
          <w:color w:val="000000"/>
          <w:sz w:val="28"/>
          <w:szCs w:val="28"/>
        </w:rPr>
        <w:br/>
        <w:t>paśyatsv ihaiva nihitaṁ guhāyām</w:t>
      </w:r>
    </w:p>
    <w:p w14:paraId="059240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Personality of Godhead is the greatest. He is splendid and transcendental. His form is beyond the understanding of the material mind. He is more subtle than the most subtle. He stays far away from the impious. The devotees see Him in their hearts.”</w:t>
      </w:r>
    </w:p>
    <w:p w14:paraId="56C149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Kaṭha Upaniṣad </w:t>
      </w:r>
      <w:r w:rsidRPr="004A2847">
        <w:rPr>
          <w:rStyle w:val="BookTitle"/>
          <w:rFonts w:asciiTheme="minorHAnsi" w:hAnsiTheme="minorHAnsi" w:cstheme="minorHAnsi"/>
          <w:b w:val="0"/>
          <w:bCs w:val="0"/>
          <w:color w:val="000000"/>
          <w:sz w:val="28"/>
          <w:szCs w:val="28"/>
        </w:rPr>
        <w:t>(2.2.14) it is stated:</w:t>
      </w:r>
    </w:p>
    <w:p w14:paraId="502941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tad etad iti manyante ’nirdeśyaṁ paramaṁ sukham</w:t>
      </w:r>
    </w:p>
    <w:p w14:paraId="59C15EA7" w14:textId="1B70AC53"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wise) understand that He is (the embodiment of) indescribable, supreme spiritual bliss.”</w:t>
      </w:r>
    </w:p>
    <w:p w14:paraId="6A5900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(2.6.37) it is stated:</w:t>
      </w:r>
    </w:p>
    <w:p w14:paraId="736725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nāhaṁ na yūyaṁ yad-ṛtāṁ gatiṁ vidur</w:t>
      </w:r>
      <w:r w:rsidRPr="004A2847">
        <w:rPr>
          <w:rStyle w:val="BookTitle"/>
          <w:rFonts w:asciiTheme="minorHAnsi" w:hAnsiTheme="minorHAnsi" w:cstheme="minorHAnsi"/>
          <w:b w:val="0"/>
          <w:bCs w:val="0"/>
          <w:color w:val="000000"/>
          <w:sz w:val="28"/>
          <w:szCs w:val="28"/>
        </w:rPr>
        <w:br/>
        <w:t>na vāmadevaḥ kim utāpare surāḥ</w:t>
      </w:r>
      <w:r w:rsidRPr="004A2847">
        <w:rPr>
          <w:rStyle w:val="BookTitle"/>
          <w:rFonts w:asciiTheme="minorHAnsi" w:hAnsiTheme="minorHAnsi" w:cstheme="minorHAnsi"/>
          <w:b w:val="0"/>
          <w:bCs w:val="0"/>
          <w:color w:val="000000"/>
          <w:sz w:val="28"/>
          <w:szCs w:val="28"/>
        </w:rPr>
        <w:br/>
        <w:t>tan-māyayā mohita-buddhayas tv idaṁ</w:t>
      </w:r>
      <w:r w:rsidRPr="004A2847">
        <w:rPr>
          <w:rStyle w:val="BookTitle"/>
          <w:rFonts w:asciiTheme="minorHAnsi" w:hAnsiTheme="minorHAnsi" w:cstheme="minorHAnsi"/>
          <w:b w:val="0"/>
          <w:bCs w:val="0"/>
          <w:color w:val="000000"/>
          <w:sz w:val="28"/>
          <w:szCs w:val="28"/>
        </w:rPr>
        <w:br/>
        <w:t>vinirmitaṁ cātma-samaṁ vicakṣmahe</w:t>
      </w:r>
    </w:p>
    <w:p w14:paraId="57257A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“Since neither Lord Śiva nor you nor I could ascertain the limits of spiritual happiness, how can other demigods know it? And because all of us are bewildered by the illusory external energy of the Supreme Lord, we can see only this manifested cosmos according to our individual ability.”</w:t>
      </w:r>
    </w:p>
    <w:p w14:paraId="53CF4AE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(6.17.32 and 35) it is stated:</w:t>
      </w:r>
    </w:p>
    <w:p w14:paraId="52796A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nāhaṁ viriñco na kumāra-nāradau</w:t>
      </w:r>
      <w:r w:rsidRPr="004A2847">
        <w:rPr>
          <w:rStyle w:val="BookTitle"/>
          <w:rFonts w:asciiTheme="minorHAnsi" w:hAnsiTheme="minorHAnsi" w:cstheme="minorHAnsi"/>
          <w:b w:val="0"/>
          <w:bCs w:val="0"/>
          <w:color w:val="000000"/>
          <w:sz w:val="28"/>
          <w:szCs w:val="28"/>
        </w:rPr>
        <w:br/>
        <w:t>na brahma-putrā munayaḥ sureśāḥ</w:t>
      </w:r>
      <w:r w:rsidRPr="004A2847">
        <w:rPr>
          <w:rStyle w:val="BookTitle"/>
          <w:rFonts w:asciiTheme="minorHAnsi" w:hAnsiTheme="minorHAnsi" w:cstheme="minorHAnsi"/>
          <w:b w:val="0"/>
          <w:bCs w:val="0"/>
          <w:color w:val="000000"/>
          <w:sz w:val="28"/>
          <w:szCs w:val="28"/>
        </w:rPr>
        <w:br/>
        <w:t>vidāma yasyehitam aṁśakāṁśakā</w:t>
      </w:r>
      <w:r w:rsidRPr="004A2847">
        <w:rPr>
          <w:rStyle w:val="BookTitle"/>
          <w:rFonts w:asciiTheme="minorHAnsi" w:hAnsiTheme="minorHAnsi" w:cstheme="minorHAnsi"/>
          <w:b w:val="0"/>
          <w:bCs w:val="0"/>
          <w:color w:val="000000"/>
          <w:sz w:val="28"/>
          <w:szCs w:val="28"/>
        </w:rPr>
        <w:br/>
        <w:t>na tat-svarūpaṁ pṛthag-īśa-māninaḥ</w:t>
      </w:r>
    </w:p>
    <w:p w14:paraId="16F63C5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“Neither I [Lord Śiva], nor Brahmā, nor the </w:t>
      </w:r>
      <w:commentRangeStart w:id="391"/>
      <w:r w:rsidRPr="004A2847">
        <w:rPr>
          <w:rStyle w:val="BookTitle"/>
          <w:rFonts w:asciiTheme="minorHAnsi" w:hAnsiTheme="minorHAnsi" w:cstheme="minorHAnsi"/>
          <w:b w:val="0"/>
          <w:bCs w:val="0"/>
          <w:color w:val="000000"/>
          <w:sz w:val="28"/>
          <w:szCs w:val="28"/>
        </w:rPr>
        <w:t>Aśvinī-kumāras,</w:t>
      </w:r>
      <w:commentRangeEnd w:id="391"/>
      <w:r w:rsidR="000F395C">
        <w:rPr>
          <w:rStyle w:val="CommentReference"/>
          <w:color w:val="auto"/>
        </w:rPr>
        <w:commentReference w:id="391"/>
      </w:r>
      <w:r w:rsidRPr="004A2847">
        <w:rPr>
          <w:rStyle w:val="BookTitle"/>
          <w:rFonts w:asciiTheme="minorHAnsi" w:hAnsiTheme="minorHAnsi" w:cstheme="minorHAnsi"/>
          <w:b w:val="0"/>
          <w:bCs w:val="0"/>
          <w:color w:val="000000"/>
          <w:sz w:val="28"/>
          <w:szCs w:val="28"/>
        </w:rPr>
        <w:t xml:space="preserve"> nor Nārada or the other great sages who are Brahmās sons, nor even the demigods can understand the pastimes and personality of the Supreme Lord. Although we are part of the Supreme Lord, we consider ourselves independent, separate controllers, and thus </w:t>
      </w:r>
      <w:r w:rsidRPr="004A2847">
        <w:rPr>
          <w:rStyle w:val="BookTitle"/>
          <w:rFonts w:asciiTheme="minorHAnsi" w:hAnsiTheme="minorHAnsi" w:cstheme="minorHAnsi"/>
          <w:b w:val="0"/>
          <w:bCs w:val="0"/>
          <w:color w:val="000000"/>
          <w:sz w:val="28"/>
          <w:szCs w:val="28"/>
        </w:rPr>
        <w:lastRenderedPageBreak/>
        <w:t>we cannot understand His identity.”</w:t>
      </w:r>
    </w:p>
    <w:p w14:paraId="7F747D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tasmān na vismayaḥ kāryaḥ   puruṣeṣu mahātmasu</w:t>
      </w:r>
      <w:r w:rsidRPr="004A2847">
        <w:rPr>
          <w:rStyle w:val="BookTitle"/>
          <w:rFonts w:asciiTheme="minorHAnsi" w:hAnsiTheme="minorHAnsi" w:cstheme="minorHAnsi"/>
          <w:b w:val="0"/>
          <w:bCs w:val="0"/>
          <w:color w:val="000000"/>
          <w:sz w:val="28"/>
          <w:szCs w:val="28"/>
        </w:rPr>
        <w:br/>
        <w:t>mahāpuruṣa-bhakteṣu   śānteṣu sama-darśiṣu</w:t>
      </w:r>
    </w:p>
    <w:p w14:paraId="330B699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“Therefore, no one should be astonished to see the activities of the most exalted devotees of Nārāyaṇa, for they are free from attachment and envy. They are always peaceful, and they are equal to everyone.”</w:t>
      </w:r>
    </w:p>
    <w:p w14:paraId="57DF3F71" w14:textId="577367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9.311</w:t>
      </w:r>
    </w:p>
    <w:p w14:paraId="2A91AD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311</w:t>
      </w:r>
    </w:p>
    <w:p w14:paraId="31BE38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siddha-vaiṣṇavera ati viṣama vyavahāra</w:t>
      </w:r>
      <w:r w:rsidRPr="004A2847">
        <w:rPr>
          <w:rStyle w:val="BookTitle"/>
          <w:rFonts w:asciiTheme="minorHAnsi" w:hAnsiTheme="minorHAnsi" w:cstheme="minorHAnsi"/>
          <w:b w:val="0"/>
          <w:bCs w:val="0"/>
          <w:color w:val="000000"/>
          <w:sz w:val="28"/>
          <w:szCs w:val="28"/>
        </w:rPr>
        <w:br/>
        <w:t>nā bujhi’ nindiyā mare sakala saṁsāra</w:t>
      </w:r>
    </w:p>
    <w:p w14:paraId="698B5A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characteristics of a perfect Vaiṣṇava are most extraordinary. Not understanding this, people criticize them and then suffer the consequences.</w:t>
      </w:r>
    </w:p>
    <w:p w14:paraId="2216EB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Devotees attached to the service of the Supreme Lord are the Lord’s </w:t>
      </w:r>
      <w:r w:rsidRPr="004A2847">
        <w:rPr>
          <w:rStyle w:val="BookTitle"/>
          <w:rFonts w:asciiTheme="minorHAnsi" w:hAnsiTheme="minorHAnsi" w:cstheme="minorHAnsi"/>
          <w:b w:val="0"/>
          <w:bCs w:val="0"/>
          <w:i/>
          <w:iCs/>
          <w:color w:val="000000"/>
          <w:sz w:val="28"/>
          <w:szCs w:val="28"/>
        </w:rPr>
        <w:t>viśrambha sevakas</w:t>
      </w:r>
      <w:r w:rsidRPr="004A2847">
        <w:rPr>
          <w:rStyle w:val="BookTitle"/>
          <w:rFonts w:asciiTheme="minorHAnsi" w:hAnsiTheme="minorHAnsi" w:cstheme="minorHAnsi"/>
          <w:b w:val="0"/>
          <w:bCs w:val="0"/>
          <w:color w:val="000000"/>
          <w:sz w:val="28"/>
          <w:szCs w:val="28"/>
        </w:rPr>
        <w:t>, or confidential servants. Ordinary people driven by external knowledge cannot understand this. Transgression of etiquette by Kṛṣṇa’s devotee is seen in the descriptions of Bhṛgu’s characteristics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Canto Ten, Chapter 89). Bhṛgu did not hesitate to place his feet on the chest of the Supreme Lord. Although by ordinary consideration Bhṛgu insulted the Supreme Lord, who is affectionate to His devotees, Bhṛgu demonstrated by his actions his </w:t>
      </w:r>
      <w:r w:rsidRPr="004A2847">
        <w:rPr>
          <w:rStyle w:val="BookTitle"/>
          <w:rFonts w:asciiTheme="minorHAnsi" w:hAnsiTheme="minorHAnsi" w:cstheme="minorHAnsi"/>
          <w:b w:val="0"/>
          <w:bCs w:val="0"/>
          <w:i/>
          <w:iCs/>
          <w:color w:val="000000"/>
          <w:sz w:val="28"/>
          <w:szCs w:val="28"/>
        </w:rPr>
        <w:t xml:space="preserve">ati viśrambha-bhāva </w:t>
      </w:r>
      <w:r w:rsidRPr="004A2847">
        <w:rPr>
          <w:rStyle w:val="BookTitle"/>
          <w:rFonts w:asciiTheme="minorHAnsi" w:hAnsiTheme="minorHAnsi" w:cstheme="minorHAnsi"/>
          <w:b w:val="0"/>
          <w:bCs w:val="0"/>
          <w:color w:val="000000"/>
          <w:sz w:val="28"/>
          <w:szCs w:val="28"/>
        </w:rPr>
        <w:t xml:space="preserve">(very confidential mood) and </w:t>
      </w:r>
      <w:r w:rsidRPr="004A2847">
        <w:rPr>
          <w:rStyle w:val="BookTitle"/>
          <w:rFonts w:asciiTheme="minorHAnsi" w:hAnsiTheme="minorHAnsi" w:cstheme="minorHAnsi"/>
          <w:b w:val="0"/>
          <w:bCs w:val="0"/>
          <w:i/>
          <w:iCs/>
          <w:color w:val="000000"/>
          <w:sz w:val="28"/>
          <w:szCs w:val="28"/>
        </w:rPr>
        <w:t xml:space="preserve">aty āsakti </w:t>
      </w:r>
      <w:r w:rsidRPr="004A2847">
        <w:rPr>
          <w:rStyle w:val="BookTitle"/>
          <w:rFonts w:asciiTheme="minorHAnsi" w:hAnsiTheme="minorHAnsi" w:cstheme="minorHAnsi"/>
          <w:b w:val="0"/>
          <w:bCs w:val="0"/>
          <w:color w:val="000000"/>
          <w:sz w:val="28"/>
          <w:szCs w:val="28"/>
        </w:rPr>
        <w:t xml:space="preserve">(intense attachment) in the service of the Supreme Lord. Foolish people who cannot understand but </w:t>
      </w:r>
      <w:proofErr w:type="gramStart"/>
      <w:r w:rsidRPr="004A2847">
        <w:rPr>
          <w:rStyle w:val="BookTitle"/>
          <w:rFonts w:asciiTheme="minorHAnsi" w:hAnsiTheme="minorHAnsi" w:cstheme="minorHAnsi"/>
          <w:b w:val="0"/>
          <w:bCs w:val="0"/>
          <w:color w:val="000000"/>
          <w:sz w:val="28"/>
          <w:szCs w:val="28"/>
        </w:rPr>
        <w:t>actually misunderstand</w:t>
      </w:r>
      <w:proofErr w:type="gramEnd"/>
      <w:r w:rsidRPr="004A2847">
        <w:rPr>
          <w:rStyle w:val="BookTitle"/>
          <w:rFonts w:asciiTheme="minorHAnsi" w:hAnsiTheme="minorHAnsi" w:cstheme="minorHAnsi"/>
          <w:b w:val="0"/>
          <w:bCs w:val="0"/>
          <w:color w:val="000000"/>
          <w:sz w:val="28"/>
          <w:szCs w:val="28"/>
        </w:rPr>
        <w:t xml:space="preserve"> the actual purport engage in disrespecting Viṣṇu and the Vaiṣṇavas by imitating Bhṛgu.</w:t>
      </w:r>
    </w:p>
    <w:p w14:paraId="645DB953" w14:textId="2CC318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9.312</w:t>
      </w:r>
    </w:p>
    <w:p w14:paraId="7A9B89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312</w:t>
      </w:r>
    </w:p>
    <w:p w14:paraId="3C0755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siddha vaiṣṇavera yena viṣama vyavahāra</w:t>
      </w:r>
      <w:r w:rsidRPr="004A2847">
        <w:rPr>
          <w:rStyle w:val="BookTitle"/>
          <w:rFonts w:asciiTheme="minorHAnsi" w:hAnsiTheme="minorHAnsi" w:cstheme="minorHAnsi"/>
          <w:b w:val="0"/>
          <w:bCs w:val="0"/>
          <w:color w:val="000000"/>
          <w:sz w:val="28"/>
          <w:szCs w:val="28"/>
        </w:rPr>
        <w:br/>
        <w:t>sākṣāte dekhaha bhāgavata-kathā-sāra</w:t>
      </w:r>
    </w:p>
    <w:p w14:paraId="00572C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characteristics of a perfect Vaiṣṇava are most extraordinary. Just see yourself the example given in the topics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2B4CE42B" w14:textId="474B8D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9.313</w:t>
      </w:r>
    </w:p>
    <w:p w14:paraId="3FDA01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313</w:t>
      </w:r>
    </w:p>
    <w:p w14:paraId="298944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vaiṣṇava-pradhāna bhṛgu—brahmāra nandana</w:t>
      </w:r>
      <w:r w:rsidRPr="004A2847">
        <w:rPr>
          <w:rStyle w:val="BookTitle"/>
          <w:rFonts w:asciiTheme="minorHAnsi" w:hAnsiTheme="minorHAnsi" w:cstheme="minorHAnsi"/>
          <w:b w:val="0"/>
          <w:bCs w:val="0"/>
          <w:color w:val="000000"/>
          <w:sz w:val="28"/>
          <w:szCs w:val="28"/>
        </w:rPr>
        <w:br/>
        <w:t>ahar-niśa mane bhāve yāṅhāra caraṇa</w:t>
      </w:r>
    </w:p>
    <w:p w14:paraId="12244C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the great Vaiṣṇava son of Brahmā, thinks day and night about the lotus feet of Lord Viṣṇu.</w:t>
      </w:r>
    </w:p>
    <w:p w14:paraId="15A20406" w14:textId="12D679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9.314</w:t>
      </w:r>
    </w:p>
    <w:p w14:paraId="038127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314</w:t>
      </w:r>
    </w:p>
    <w:p w14:paraId="0CD84A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prabhura vakṣe karilena padāghāta</w:t>
      </w:r>
      <w:r w:rsidRPr="004A2847">
        <w:rPr>
          <w:rStyle w:val="BookTitle"/>
          <w:rFonts w:asciiTheme="minorHAnsi" w:hAnsiTheme="minorHAnsi" w:cstheme="minorHAnsi"/>
          <w:b w:val="0"/>
          <w:bCs w:val="0"/>
          <w:color w:val="000000"/>
          <w:sz w:val="28"/>
          <w:szCs w:val="28"/>
        </w:rPr>
        <w:br/>
        <w:t>tathāpi vaiṣṇava-śreṣṭha dekhaha sākṣāta</w:t>
      </w:r>
    </w:p>
    <w:p w14:paraId="60C06B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Bhṛgu kicked that Lord Viṣṇu in the chest, he is nevertheless accepted as a topmost Vaiṣṇava.</w:t>
      </w:r>
    </w:p>
    <w:p w14:paraId="50FA260A" w14:textId="5E4D99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9.315</w:t>
      </w:r>
    </w:p>
    <w:p w14:paraId="279222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315</w:t>
      </w:r>
    </w:p>
    <w:p w14:paraId="2C4367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prasaṅge śunaha bhāgavatera ākhyāna</w:t>
      </w:r>
      <w:r w:rsidRPr="004A2847">
        <w:rPr>
          <w:rStyle w:val="BookTitle"/>
          <w:rFonts w:asciiTheme="minorHAnsi" w:hAnsiTheme="minorHAnsi" w:cstheme="minorHAnsi"/>
          <w:b w:val="0"/>
          <w:bCs w:val="0"/>
          <w:color w:val="000000"/>
          <w:sz w:val="28"/>
          <w:szCs w:val="28"/>
        </w:rPr>
        <w:br/>
        <w:t>ye nimitta bhṛgu karilena hena kāma</w:t>
      </w:r>
    </w:p>
    <w:p w14:paraId="30D993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t>
      </w:r>
      <w:proofErr w:type="gramStart"/>
      <w:r w:rsidRPr="004A2847">
        <w:rPr>
          <w:rStyle w:val="BookTitle"/>
          <w:rFonts w:asciiTheme="minorHAnsi" w:hAnsiTheme="minorHAnsi" w:cstheme="minorHAnsi"/>
          <w:b/>
          <w:bCs/>
          <w:color w:val="800000"/>
          <w:sz w:val="28"/>
          <w:szCs w:val="28"/>
        </w:rPr>
        <w:t>connection</w:t>
      </w:r>
      <w:proofErr w:type="gramEnd"/>
      <w:r w:rsidRPr="004A2847">
        <w:rPr>
          <w:rStyle w:val="BookTitle"/>
          <w:rFonts w:asciiTheme="minorHAnsi" w:hAnsiTheme="minorHAnsi" w:cstheme="minorHAnsi"/>
          <w:b/>
          <w:bCs/>
          <w:color w:val="800000"/>
          <w:sz w:val="28"/>
          <w:szCs w:val="28"/>
        </w:rPr>
        <w:t xml:space="preserve"> please hear the statements of the</w:t>
      </w:r>
      <w:r w:rsidRPr="004A2847">
        <w:rPr>
          <w:rStyle w:val="BookTitle"/>
          <w:rFonts w:asciiTheme="minorHAnsi" w:hAnsiTheme="minorHAnsi" w:cstheme="minorHAnsi"/>
          <w:b/>
          <w:bCs/>
          <w:i/>
          <w:iCs/>
          <w:color w:val="800000"/>
          <w:sz w:val="28"/>
          <w:szCs w:val="28"/>
        </w:rPr>
        <w:t xml:space="preserve"> Śrīmad Bhāgavatam</w:t>
      </w:r>
      <w:r w:rsidRPr="004A2847">
        <w:rPr>
          <w:rStyle w:val="BookTitle"/>
          <w:rFonts w:asciiTheme="minorHAnsi" w:hAnsiTheme="minorHAnsi" w:cstheme="minorHAnsi"/>
          <w:b/>
          <w:bCs/>
          <w:color w:val="800000"/>
          <w:sz w:val="28"/>
          <w:szCs w:val="28"/>
        </w:rPr>
        <w:t xml:space="preserve"> regarding Bhṛgu.</w:t>
      </w:r>
    </w:p>
    <w:p w14:paraId="25ECDB95" w14:textId="6F840B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9.316</w:t>
      </w:r>
    </w:p>
    <w:p w14:paraId="0AB0B1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316</w:t>
      </w:r>
    </w:p>
    <w:p w14:paraId="37881C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sarasvatī-tīre mahā-ṛṣi-gaṇa</w:t>
      </w:r>
      <w:r w:rsidRPr="004A2847">
        <w:rPr>
          <w:rStyle w:val="BookTitle"/>
          <w:rFonts w:asciiTheme="minorHAnsi" w:hAnsiTheme="minorHAnsi" w:cstheme="minorHAnsi"/>
          <w:b w:val="0"/>
          <w:bCs w:val="0"/>
          <w:color w:val="000000"/>
          <w:sz w:val="28"/>
          <w:szCs w:val="28"/>
        </w:rPr>
        <w:br/>
        <w:t>ārambhilā mahāyajña purāṇa-śravaṇa</w:t>
      </w:r>
    </w:p>
    <w:p w14:paraId="7BAEA8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Long, long ago, many great sages gathered on the bank of the River Sarasvatī to perform a great sacrifice and to hear from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w:t>
      </w:r>
    </w:p>
    <w:p w14:paraId="76912C67" w14:textId="786DB7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9.317</w:t>
      </w:r>
    </w:p>
    <w:p w14:paraId="3A6171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317</w:t>
      </w:r>
    </w:p>
    <w:p w14:paraId="47397B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śāstra-kartā sabe mahā-tapodhana</w:t>
      </w:r>
      <w:r w:rsidRPr="004A2847">
        <w:rPr>
          <w:rStyle w:val="BookTitle"/>
          <w:rFonts w:asciiTheme="minorHAnsi" w:hAnsiTheme="minorHAnsi" w:cstheme="minorHAnsi"/>
          <w:b w:val="0"/>
          <w:bCs w:val="0"/>
          <w:color w:val="000000"/>
          <w:sz w:val="28"/>
          <w:szCs w:val="28"/>
        </w:rPr>
        <w:br/>
        <w:t>anyo’nye lāgila brahma-vicāra-kathana</w:t>
      </w:r>
    </w:p>
    <w:p w14:paraId="033817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Those sages were all learned in the scriptures and were expert in the </w:t>
      </w:r>
      <w:r w:rsidRPr="004A2847">
        <w:rPr>
          <w:rStyle w:val="BookTitle"/>
          <w:rFonts w:asciiTheme="minorHAnsi" w:hAnsiTheme="minorHAnsi" w:cstheme="minorHAnsi"/>
          <w:b/>
          <w:bCs/>
          <w:color w:val="800000"/>
          <w:sz w:val="28"/>
          <w:szCs w:val="28"/>
        </w:rPr>
        <w:lastRenderedPageBreak/>
        <w:t xml:space="preserve">performance of austerities. In this </w:t>
      </w:r>
      <w:proofErr w:type="gramStart"/>
      <w:r w:rsidRPr="004A2847">
        <w:rPr>
          <w:rStyle w:val="BookTitle"/>
          <w:rFonts w:asciiTheme="minorHAnsi" w:hAnsiTheme="minorHAnsi" w:cstheme="minorHAnsi"/>
          <w:b/>
          <w:bCs/>
          <w:color w:val="800000"/>
          <w:sz w:val="28"/>
          <w:szCs w:val="28"/>
        </w:rPr>
        <w:t>particular meeting</w:t>
      </w:r>
      <w:proofErr w:type="gramEnd"/>
      <w:r w:rsidRPr="004A2847">
        <w:rPr>
          <w:rStyle w:val="BookTitle"/>
          <w:rFonts w:asciiTheme="minorHAnsi" w:hAnsiTheme="minorHAnsi" w:cstheme="minorHAnsi"/>
          <w:b/>
          <w:bCs/>
          <w:color w:val="800000"/>
          <w:sz w:val="28"/>
          <w:szCs w:val="28"/>
        </w:rPr>
        <w:t xml:space="preserve"> they began to discuss the Absolute Truth.</w:t>
      </w:r>
    </w:p>
    <w:p w14:paraId="19F28633" w14:textId="1F3538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9.318</w:t>
      </w:r>
    </w:p>
    <w:p w14:paraId="081307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318</w:t>
      </w:r>
    </w:p>
    <w:p w14:paraId="5D0B1A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brahmā-viṣṇu-maheśvara—tina-jana-mājhe</w:t>
      </w:r>
      <w:r w:rsidRPr="004A2847">
        <w:rPr>
          <w:rStyle w:val="BookTitle"/>
          <w:rFonts w:asciiTheme="minorHAnsi" w:hAnsiTheme="minorHAnsi" w:cstheme="minorHAnsi"/>
          <w:b w:val="0"/>
          <w:bCs w:val="0"/>
          <w:color w:val="000000"/>
          <w:sz w:val="28"/>
          <w:szCs w:val="28"/>
        </w:rPr>
        <w:br/>
        <w:t>ke pradhāna? vicārena munira samāje</w:t>
      </w:r>
    </w:p>
    <w:p w14:paraId="0E1181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sages in that assembly discussed who was Supreme among the three predominating deities—Lord Brahmā, Lord Viṣṇu, and Lord Śiva.</w:t>
      </w:r>
    </w:p>
    <w:p w14:paraId="50927180" w14:textId="341E9A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9.319</w:t>
      </w:r>
    </w:p>
    <w:p w14:paraId="1D1918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319</w:t>
      </w:r>
    </w:p>
    <w:p w14:paraId="66BBF7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’brahmā baḍa’, keha, ’maheśvara’</w:t>
      </w:r>
      <w:r w:rsidRPr="004A2847">
        <w:rPr>
          <w:rStyle w:val="BookTitle"/>
          <w:rFonts w:asciiTheme="minorHAnsi" w:hAnsiTheme="minorHAnsi" w:cstheme="minorHAnsi"/>
          <w:b w:val="0"/>
          <w:bCs w:val="0"/>
          <w:color w:val="000000"/>
          <w:sz w:val="28"/>
          <w:szCs w:val="28"/>
        </w:rPr>
        <w:br/>
        <w:t>keha bale,—’viṣṇu baḍa sabāra upara’</w:t>
      </w:r>
    </w:p>
    <w:p w14:paraId="54176D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that Brahmā was the greatest, someone said that Śiva was the greatest, and someone said that Viṣṇu was the greatest of all.</w:t>
      </w:r>
    </w:p>
    <w:p w14:paraId="21C6E59A" w14:textId="347DB1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9.320</w:t>
      </w:r>
    </w:p>
    <w:p w14:paraId="666305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320</w:t>
      </w:r>
    </w:p>
    <w:p w14:paraId="7FC403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purāṇei nānā mata karena kathana</w:t>
      </w:r>
      <w:r w:rsidRPr="004A2847">
        <w:rPr>
          <w:rStyle w:val="BookTitle"/>
          <w:rFonts w:asciiTheme="minorHAnsi" w:hAnsiTheme="minorHAnsi" w:cstheme="minorHAnsi"/>
          <w:b w:val="0"/>
          <w:bCs w:val="0"/>
          <w:color w:val="000000"/>
          <w:sz w:val="28"/>
          <w:szCs w:val="28"/>
        </w:rPr>
        <w:br/>
        <w:t>’śiva baḍa’ kothāo, kothāo ’nārāyaṇa’</w:t>
      </w:r>
    </w:p>
    <w:p w14:paraId="1DBAD3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in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different statements are found. In some places it is said Śiva is the greatest, and somewhere else it is said Nārāyaṇa is the greatest.</w:t>
      </w:r>
    </w:p>
    <w:p w14:paraId="234917DA" w14:textId="46002F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9.321</w:t>
      </w:r>
    </w:p>
    <w:p w14:paraId="4624C8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321</w:t>
      </w:r>
    </w:p>
    <w:p w14:paraId="0C3593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saba ṛṣi-gaṇa miliyā bhṛgure</w:t>
      </w:r>
      <w:r w:rsidRPr="004A2847">
        <w:rPr>
          <w:rStyle w:val="BookTitle"/>
          <w:rFonts w:asciiTheme="minorHAnsi" w:hAnsiTheme="minorHAnsi" w:cstheme="minorHAnsi"/>
          <w:b w:val="0"/>
          <w:bCs w:val="0"/>
          <w:color w:val="000000"/>
          <w:sz w:val="28"/>
          <w:szCs w:val="28"/>
        </w:rPr>
        <w:br/>
        <w:t>ādeśilā e pramāṇa-tattva jānibāre</w:t>
      </w:r>
    </w:p>
    <w:p w14:paraId="7E5B74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all the sages requested Bhṛgu to gather evidence to establish the actual truth.</w:t>
      </w:r>
    </w:p>
    <w:p w14:paraId="15A234B8" w14:textId="5BB93B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9.322</w:t>
      </w:r>
    </w:p>
    <w:p w14:paraId="0ACD31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322</w:t>
      </w:r>
    </w:p>
    <w:p w14:paraId="7CEB91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“brahmāra mānasa-putra tumi mahāśaya!</w:t>
      </w:r>
      <w:r w:rsidRPr="004A2847">
        <w:rPr>
          <w:rStyle w:val="BookTitle"/>
          <w:rFonts w:asciiTheme="minorHAnsi" w:hAnsiTheme="minorHAnsi" w:cstheme="minorHAnsi"/>
          <w:b w:val="0"/>
          <w:bCs w:val="0"/>
          <w:color w:val="000000"/>
          <w:sz w:val="28"/>
          <w:szCs w:val="28"/>
        </w:rPr>
        <w:br/>
        <w:t>sarva-mate tumi jyeṣṭha śreṣṭha tattva-maya</w:t>
      </w:r>
    </w:p>
    <w:p w14:paraId="743232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mind-born son of Brahmā. You are senior to us in every respect, and you are the best of the knowers of the Truth.</w:t>
      </w:r>
    </w:p>
    <w:p w14:paraId="44DA9256" w14:textId="1AF28F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9.323</w:t>
      </w:r>
    </w:p>
    <w:p w14:paraId="102CCE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323</w:t>
      </w:r>
    </w:p>
    <w:p w14:paraId="21F235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ihā jāna giyā kariyā vicāra</w:t>
      </w:r>
      <w:r w:rsidRPr="004A2847">
        <w:rPr>
          <w:rStyle w:val="BookTitle"/>
          <w:rFonts w:asciiTheme="minorHAnsi" w:hAnsiTheme="minorHAnsi" w:cstheme="minorHAnsi"/>
          <w:b w:val="0"/>
          <w:bCs w:val="0"/>
          <w:color w:val="000000"/>
          <w:sz w:val="28"/>
          <w:szCs w:val="28"/>
        </w:rPr>
        <w:br/>
        <w:t>sandeha bhañjaha āsi’ āmā-sabākāra</w:t>
      </w:r>
    </w:p>
    <w:p w14:paraId="640A12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go and determine who is the greatest, then return and remove our doubts.”</w:t>
      </w:r>
    </w:p>
    <w:p w14:paraId="71829A79" w14:textId="44A2DF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9.324</w:t>
      </w:r>
    </w:p>
    <w:p w14:paraId="3A6D0D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324</w:t>
      </w:r>
    </w:p>
    <w:p w14:paraId="04A2C6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 kahibā se-i sabāra pramāṇa”</w:t>
      </w:r>
      <w:r w:rsidRPr="004A2847">
        <w:rPr>
          <w:rStyle w:val="BookTitle"/>
          <w:rFonts w:asciiTheme="minorHAnsi" w:hAnsiTheme="minorHAnsi" w:cstheme="minorHAnsi"/>
          <w:b w:val="0"/>
          <w:bCs w:val="0"/>
          <w:color w:val="000000"/>
          <w:sz w:val="28"/>
          <w:szCs w:val="28"/>
        </w:rPr>
        <w:br/>
        <w:t>śuni’ bhṛgu calilena āge brahmā-sthāna</w:t>
      </w:r>
    </w:p>
    <w:p w14:paraId="73A777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“We will accept whatever you say as conclusive.” After hearing this, Bhṛgu </w:t>
      </w:r>
      <w:proofErr w:type="gramStart"/>
      <w:r w:rsidRPr="004A2847">
        <w:rPr>
          <w:rStyle w:val="BookTitle"/>
          <w:rFonts w:asciiTheme="minorHAnsi" w:hAnsiTheme="minorHAnsi" w:cstheme="minorHAnsi"/>
          <w:b/>
          <w:bCs/>
          <w:color w:val="800000"/>
          <w:sz w:val="28"/>
          <w:szCs w:val="28"/>
        </w:rPr>
        <w:t>first of all</w:t>
      </w:r>
      <w:proofErr w:type="gramEnd"/>
      <w:r w:rsidRPr="004A2847">
        <w:rPr>
          <w:rStyle w:val="BookTitle"/>
          <w:rFonts w:asciiTheme="minorHAnsi" w:hAnsiTheme="minorHAnsi" w:cstheme="minorHAnsi"/>
          <w:b/>
          <w:bCs/>
          <w:color w:val="800000"/>
          <w:sz w:val="28"/>
          <w:szCs w:val="28"/>
        </w:rPr>
        <w:t xml:space="preserve"> went to his father’s residence in Brahmaloka.</w:t>
      </w:r>
    </w:p>
    <w:p w14:paraId="7AB33FA2" w14:textId="2449DD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9.325</w:t>
      </w:r>
    </w:p>
    <w:p w14:paraId="499D2D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325</w:t>
      </w:r>
    </w:p>
    <w:p w14:paraId="2DE766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brahmāra sabhāya giyā bhṛgu munivara</w:t>
      </w:r>
      <w:r w:rsidRPr="004A2847">
        <w:rPr>
          <w:rStyle w:val="BookTitle"/>
          <w:rFonts w:asciiTheme="minorHAnsi" w:hAnsiTheme="minorHAnsi" w:cstheme="minorHAnsi"/>
          <w:b w:val="0"/>
          <w:bCs w:val="0"/>
          <w:color w:val="000000"/>
          <w:sz w:val="28"/>
          <w:szCs w:val="28"/>
        </w:rPr>
        <w:br/>
        <w:t>dambha kari’ rahilena brahmāra gocara</w:t>
      </w:r>
    </w:p>
    <w:p w14:paraId="2162CE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first went to the assembly of his father, Brahmā, and proudly stood there before him.</w:t>
      </w:r>
    </w:p>
    <w:p w14:paraId="66A0D117" w14:textId="24368D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9.326</w:t>
      </w:r>
    </w:p>
    <w:p w14:paraId="428249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326</w:t>
      </w:r>
    </w:p>
    <w:p w14:paraId="1B4309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putra dekhi’ brahmā baḍa santoṣa hailāsa</w:t>
      </w:r>
      <w:r w:rsidRPr="004A2847">
        <w:rPr>
          <w:rStyle w:val="BookTitle"/>
          <w:rFonts w:asciiTheme="minorHAnsi" w:hAnsiTheme="minorHAnsi" w:cstheme="minorHAnsi"/>
          <w:b w:val="0"/>
          <w:bCs w:val="0"/>
          <w:color w:val="000000"/>
          <w:sz w:val="28"/>
          <w:szCs w:val="28"/>
        </w:rPr>
        <w:br/>
        <w:t>kala kuśala jijñāsibāre lāgilā</w:t>
      </w:r>
    </w:p>
    <w:p w14:paraId="75BE4D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Brahmā became greatly pleased on seeing his son, and he inquired about Bhṛgu’s welfare.</w:t>
      </w:r>
    </w:p>
    <w:p w14:paraId="20B4C52C" w14:textId="5EFB1A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9.327</w:t>
      </w:r>
    </w:p>
    <w:p w14:paraId="51FCFE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327</w:t>
      </w:r>
    </w:p>
    <w:p w14:paraId="71CCB1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parīkṣite bhṛgu brahmāra nandana</w:t>
      </w:r>
      <w:r w:rsidRPr="004A2847">
        <w:rPr>
          <w:rStyle w:val="BookTitle"/>
          <w:rFonts w:asciiTheme="minorHAnsi" w:hAnsiTheme="minorHAnsi" w:cstheme="minorHAnsi"/>
          <w:b w:val="0"/>
          <w:bCs w:val="0"/>
          <w:color w:val="000000"/>
          <w:sz w:val="28"/>
          <w:szCs w:val="28"/>
        </w:rPr>
        <w:br/>
        <w:t>śraddhā kari’ nāśunena bāpera vacana</w:t>
      </w:r>
    </w:p>
    <w:p w14:paraId="54B109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Because Bhṛgu wanted to test whether Brahmā had the quality of goodness, he did not listen attentively to his father.</w:t>
      </w:r>
    </w:p>
    <w:p w14:paraId="26BBD741" w14:textId="5560F1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9.328</w:t>
      </w:r>
    </w:p>
    <w:p w14:paraId="0F3DA2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328</w:t>
      </w:r>
    </w:p>
    <w:p w14:paraId="4A9559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stuti ki vā vinaya gaurava namaskāra</w:t>
      </w:r>
      <w:r w:rsidRPr="004A2847">
        <w:rPr>
          <w:rStyle w:val="BookTitle"/>
          <w:rFonts w:asciiTheme="minorHAnsi" w:hAnsiTheme="minorHAnsi" w:cstheme="minorHAnsi"/>
          <w:b w:val="0"/>
          <w:bCs w:val="0"/>
          <w:color w:val="000000"/>
          <w:sz w:val="28"/>
          <w:szCs w:val="28"/>
        </w:rPr>
        <w:br/>
        <w:t>kichu nā karena pitā-putra-vyavahāra</w:t>
      </w:r>
    </w:p>
    <w:p w14:paraId="5E8807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neither offered prayers nor respectful obeisances to his father. He neglected whatever etiquette a son is expected to show his father.</w:t>
      </w:r>
    </w:p>
    <w:p w14:paraId="23823D16" w14:textId="6186BAAB"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Bhṛgu was an elder son of Brahmā, Bhṛgu neither offered Brahmā prayers, respectful words, or obeisances at his feet. It is not proper for a son to diminish the prestige of his father in any way, yet Bhṛgu displayed such discourtesy to test Brahmā</w:t>
      </w:r>
      <w:ins w:id="392" w:author="your servant" w:date="2020-06-22T17:23:00Z">
        <w:r w:rsidR="000A5AFD">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s quality of omniscience. This made Brahmā displeased, and he immediately wanted to burn Bhṛgu to ashes. From this it is proved that a close relative could not understand the glories of the devotee Bhṛgu.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Brahmā was not accepted as the best among the </w:t>
      </w:r>
      <w:r w:rsidRPr="004A2847">
        <w:rPr>
          <w:rStyle w:val="BookTitle"/>
          <w:rFonts w:asciiTheme="minorHAnsi" w:hAnsiTheme="minorHAnsi" w:cstheme="minorHAnsi"/>
          <w:b w:val="0"/>
          <w:bCs w:val="0"/>
          <w:i/>
          <w:iCs/>
          <w:color w:val="000000"/>
          <w:sz w:val="28"/>
          <w:szCs w:val="28"/>
        </w:rPr>
        <w:t>guṇa-avatāras</w:t>
      </w:r>
      <w:r w:rsidRPr="004A2847">
        <w:rPr>
          <w:rStyle w:val="BookTitle"/>
          <w:rFonts w:asciiTheme="minorHAnsi" w:hAnsiTheme="minorHAnsi" w:cstheme="minorHAnsi"/>
          <w:b w:val="0"/>
          <w:bCs w:val="0"/>
          <w:color w:val="000000"/>
          <w:sz w:val="28"/>
          <w:szCs w:val="28"/>
        </w:rPr>
        <w:t xml:space="preserve">. Bhṛgu could understand that Brahmā was not the cause of all causes, he was only the creator of the universe. Later, when the sages pacified Brahmā, his anger subsided. Thereafter Bhṛgu went before Rudra, and Rudra, considering himself senior and Bhṛgu as junior, went to embrace Bhṛgu with affection. Bhṛgu, however, rebuked Rudra. When the junior Bhṛgu displayed such improper behavior to his senior three-eyed brother, Rudra became angry. When Rudra in his form as the annihilator was about to kill Bhṛgu, it took no time for Bhṛgu to understand the position of Rudra. Thereafter Bhṛgu went to the ocean of milk, where he found Lord Viṣṇu, whose lotus feet were served by Lakṣmī, and immediately kicked Lord Viṣṇu. The Lord immediately got up, and rather than becoming angry like Brahmā and Rudra, He joyfully offered respectful obeisances to Bhṛgu and prayed that Bhṛgu would excuse His offense. The Lord further said </w:t>
      </w:r>
      <w:r w:rsidRPr="004A2847">
        <w:rPr>
          <w:rStyle w:val="BookTitle"/>
          <w:rFonts w:asciiTheme="minorHAnsi" w:hAnsiTheme="minorHAnsi" w:cstheme="minorHAnsi"/>
          <w:b w:val="0"/>
          <w:bCs w:val="0"/>
          <w:color w:val="000000"/>
          <w:sz w:val="28"/>
          <w:szCs w:val="28"/>
        </w:rPr>
        <w:lastRenderedPageBreak/>
        <w:t>to Bhṛgu that He accepted the feet of a great devotee on His chest where His maidservant Lakṣmī resides. Pastimes displaying expertise on the path of attachment with intimacy or equality are depicted in various ways in a society of fools. But intelligent devotees display their affection for the Lord and the supreme expertise of devotees by manifesting their humility. That is why we can understand from verses composed by Śrī Mādhavendra Purīpāda, who is renowned for planting the seed of ecstatic love for Kṛṣṇa, that as long as one is under the control of qualities like lust and anger, one continues to remain averse to the service of the Lord. Human beings can become free from the clutches of qualities like lust and anger only when they attain the service of Kṛṣṇa.</w:t>
      </w:r>
    </w:p>
    <w:p w14:paraId="566E288B" w14:textId="353755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9.329</w:t>
      </w:r>
    </w:p>
    <w:p w14:paraId="5B1635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329</w:t>
      </w:r>
    </w:p>
    <w:p w14:paraId="7E0154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putrera anādara-vyavahāra</w:t>
      </w:r>
      <w:r w:rsidRPr="004A2847">
        <w:rPr>
          <w:rStyle w:val="BookTitle"/>
          <w:rFonts w:asciiTheme="minorHAnsi" w:hAnsiTheme="minorHAnsi" w:cstheme="minorHAnsi"/>
          <w:b w:val="0"/>
          <w:bCs w:val="0"/>
          <w:color w:val="000000"/>
          <w:sz w:val="28"/>
          <w:szCs w:val="28"/>
        </w:rPr>
        <w:br/>
        <w:t>krodhe brahmā hailena agni-avatāra</w:t>
      </w:r>
    </w:p>
    <w:p w14:paraId="142616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the disrespectful behavior of his son, Brahmā became very angry and appeared like the incarnation of Agni.</w:t>
      </w:r>
    </w:p>
    <w:p w14:paraId="142C781D" w14:textId="0C93DB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9.330</w:t>
      </w:r>
    </w:p>
    <w:p w14:paraId="0908AE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330</w:t>
      </w:r>
    </w:p>
    <w:p w14:paraId="2D29A6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bhasma karibena hena krodhe mana hailā</w:t>
      </w:r>
      <w:r w:rsidRPr="004A2847">
        <w:rPr>
          <w:rStyle w:val="BookTitle"/>
          <w:rFonts w:asciiTheme="minorHAnsi" w:hAnsiTheme="minorHAnsi" w:cstheme="minorHAnsi"/>
          <w:b w:val="0"/>
          <w:bCs w:val="0"/>
          <w:color w:val="000000"/>
          <w:sz w:val="28"/>
          <w:szCs w:val="28"/>
        </w:rPr>
        <w:br/>
        <w:t>dekhiyā pitāra mūrti bhṛgu palāilā</w:t>
      </w:r>
    </w:p>
    <w:p w14:paraId="31D284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Bhṛgu saw his father’s angry mood, he ran away in fear that he would be cursed and turned to ashes.</w:t>
      </w:r>
    </w:p>
    <w:p w14:paraId="742D350F" w14:textId="76CA24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9.331</w:t>
      </w:r>
    </w:p>
    <w:p w14:paraId="055966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331</w:t>
      </w:r>
    </w:p>
    <w:p w14:paraId="51C3E5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bujhāilena brahmāra pāye dhari’</w:t>
      </w:r>
      <w:r w:rsidRPr="004A2847">
        <w:rPr>
          <w:rStyle w:val="BookTitle"/>
          <w:rFonts w:asciiTheme="minorHAnsi" w:hAnsiTheme="minorHAnsi" w:cstheme="minorHAnsi"/>
          <w:b w:val="0"/>
          <w:bCs w:val="0"/>
          <w:color w:val="000000"/>
          <w:sz w:val="28"/>
          <w:szCs w:val="28"/>
        </w:rPr>
        <w:br/>
        <w:t>“putrere ki gosāñi, e-mata krodha kari?”</w:t>
      </w:r>
    </w:p>
    <w:p w14:paraId="633D52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present there held the feet of Brahmā and pacified him, saying, “Please don’t be so cruel to your son.”</w:t>
      </w:r>
    </w:p>
    <w:p w14:paraId="42A38081" w14:textId="2A3FA2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9.332</w:t>
      </w:r>
    </w:p>
    <w:p w14:paraId="15859B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332</w:t>
      </w:r>
    </w:p>
    <w:p w14:paraId="419803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putra-snehe brahmā krodha pāsarilā</w:t>
      </w:r>
      <w:r w:rsidRPr="004A2847">
        <w:rPr>
          <w:rStyle w:val="BookTitle"/>
          <w:rFonts w:asciiTheme="minorHAnsi" w:hAnsiTheme="minorHAnsi" w:cstheme="minorHAnsi"/>
          <w:b w:val="0"/>
          <w:bCs w:val="0"/>
          <w:color w:val="000000"/>
          <w:sz w:val="28"/>
          <w:szCs w:val="28"/>
        </w:rPr>
        <w:br/>
        <w:t>jala pāi’ yena agni susāmya hailā</w:t>
      </w:r>
    </w:p>
    <w:p w14:paraId="7FBAD2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Out of affection for his son, Brahmā then controlled his anger as fire is extinguished with water.</w:t>
      </w:r>
    </w:p>
    <w:p w14:paraId="3D3BDFCA" w14:textId="0616B5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9.333</w:t>
      </w:r>
    </w:p>
    <w:p w14:paraId="3D0519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333</w:t>
      </w:r>
    </w:p>
    <w:p w14:paraId="07B705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bhṛgu brahmāre bujhiyā bhāla-mate</w:t>
      </w:r>
      <w:r w:rsidRPr="004A2847">
        <w:rPr>
          <w:rStyle w:val="BookTitle"/>
          <w:rFonts w:asciiTheme="minorHAnsi" w:hAnsiTheme="minorHAnsi" w:cstheme="minorHAnsi"/>
          <w:b w:val="0"/>
          <w:bCs w:val="0"/>
          <w:color w:val="000000"/>
          <w:sz w:val="28"/>
          <w:szCs w:val="28"/>
        </w:rPr>
        <w:br/>
        <w:t>kailāse āilā maheśvara parīkṣite</w:t>
      </w:r>
    </w:p>
    <w:p w14:paraId="134C59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testing Brahmā, Bhṛgu Muni went directly to Kailāsa to test Śiva.</w:t>
      </w:r>
    </w:p>
    <w:p w14:paraId="7302B798" w14:textId="0213E1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9.334</w:t>
      </w:r>
    </w:p>
    <w:p w14:paraId="4A4A46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334</w:t>
      </w:r>
    </w:p>
    <w:p w14:paraId="1E72B4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bhṛgu dekhi’ maheśvara ānandita haiyā</w:t>
      </w:r>
      <w:r w:rsidRPr="004A2847">
        <w:rPr>
          <w:rStyle w:val="BookTitle"/>
          <w:rFonts w:asciiTheme="minorHAnsi" w:hAnsiTheme="minorHAnsi" w:cstheme="minorHAnsi"/>
          <w:b w:val="0"/>
          <w:bCs w:val="0"/>
          <w:color w:val="000000"/>
          <w:sz w:val="28"/>
          <w:szCs w:val="28"/>
        </w:rPr>
        <w:br/>
        <w:t>uṭhilā pārvatī-saṅge ādara kariyā</w:t>
      </w:r>
    </w:p>
    <w:p w14:paraId="3183FE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Śiva saw Bhṛgu Muni, he became happy. He and Pārvatī stood up with due respect.</w:t>
      </w:r>
    </w:p>
    <w:p w14:paraId="2FB6FBBD" w14:textId="095D69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9.335</w:t>
      </w:r>
    </w:p>
    <w:p w14:paraId="19E45D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335</w:t>
      </w:r>
    </w:p>
    <w:p w14:paraId="68E4AB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jyeṣṭha-bhāi-gaurave āpane trilocana</w:t>
      </w:r>
      <w:r w:rsidRPr="004A2847">
        <w:rPr>
          <w:rStyle w:val="BookTitle"/>
          <w:rFonts w:asciiTheme="minorHAnsi" w:hAnsiTheme="minorHAnsi" w:cstheme="minorHAnsi"/>
          <w:b w:val="0"/>
          <w:bCs w:val="0"/>
          <w:color w:val="000000"/>
          <w:sz w:val="28"/>
          <w:szCs w:val="28"/>
        </w:rPr>
        <w:br/>
        <w:t>prema-yoge uṭhilā karite āliṅgana</w:t>
      </w:r>
    </w:p>
    <w:p w14:paraId="279B0F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Displaying the etiquette of an elder brother, the three-eyed Śiva personally rose to embrace Bhṛgu with affection.</w:t>
      </w:r>
    </w:p>
    <w:p w14:paraId="02AB7A94" w14:textId="14A83E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9.336</w:t>
      </w:r>
    </w:p>
    <w:p w14:paraId="078A39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336</w:t>
      </w:r>
    </w:p>
    <w:p w14:paraId="5CBFB8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bhṛgu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“maheśa, paraśa nāhi kara</w:t>
      </w:r>
      <w:r w:rsidRPr="004A2847">
        <w:rPr>
          <w:rStyle w:val="BookTitle"/>
          <w:rFonts w:asciiTheme="minorHAnsi" w:hAnsiTheme="minorHAnsi" w:cstheme="minorHAnsi"/>
          <w:b w:val="0"/>
          <w:bCs w:val="0"/>
          <w:color w:val="000000"/>
          <w:sz w:val="28"/>
          <w:szCs w:val="28"/>
        </w:rPr>
        <w:br/>
        <w:t>yateka pāṣaṇḍa-veśa saba tumi dhara</w:t>
      </w:r>
    </w:p>
    <w:p w14:paraId="422852E9" w14:textId="77777777" w:rsidR="00A969AE" w:rsidRPr="004A2847" w:rsidRDefault="00A969AE">
      <w:pPr>
        <w:pStyle w:val="Translation"/>
        <w:rPr>
          <w:rStyle w:val="BookTitle"/>
          <w:rFonts w:asciiTheme="minorHAnsi" w:hAnsiTheme="minorHAnsi" w:cstheme="minorHAnsi"/>
          <w:b/>
          <w:bCs/>
          <w:i/>
          <w:iCs/>
          <w:color w:val="800000"/>
          <w:sz w:val="28"/>
          <w:szCs w:val="28"/>
        </w:rPr>
      </w:pPr>
      <w:r w:rsidRPr="004A2847">
        <w:rPr>
          <w:rStyle w:val="BookTitle"/>
          <w:rFonts w:asciiTheme="minorHAnsi" w:hAnsiTheme="minorHAnsi" w:cstheme="minorHAnsi"/>
          <w:b/>
          <w:bCs/>
          <w:color w:val="800000"/>
          <w:sz w:val="28"/>
          <w:szCs w:val="28"/>
        </w:rPr>
        <w:lastRenderedPageBreak/>
        <w:t>But Bhṛgu Muni said, “My dear Maheśa, please do not touch me. You wear all the symbols of an atheist</w:t>
      </w:r>
      <w:r w:rsidRPr="004A2847">
        <w:rPr>
          <w:rStyle w:val="BookTitle"/>
          <w:rFonts w:asciiTheme="minorHAnsi" w:hAnsiTheme="minorHAnsi" w:cstheme="minorHAnsi"/>
          <w:b/>
          <w:bCs/>
          <w:i/>
          <w:iCs/>
          <w:color w:val="800000"/>
          <w:sz w:val="28"/>
          <w:szCs w:val="28"/>
        </w:rPr>
        <w:t>.</w:t>
      </w:r>
    </w:p>
    <w:p w14:paraId="2001881E" w14:textId="7584C0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9.337</w:t>
      </w:r>
    </w:p>
    <w:p w14:paraId="75CFA7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337</w:t>
      </w:r>
    </w:p>
    <w:p w14:paraId="3A61CF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bhūta, preta, piśāca-aspṛśya yata āche</w:t>
      </w:r>
      <w:r w:rsidRPr="004A2847">
        <w:rPr>
          <w:rStyle w:val="BookTitle"/>
          <w:rFonts w:asciiTheme="minorHAnsi" w:hAnsiTheme="minorHAnsi" w:cstheme="minorHAnsi"/>
          <w:b w:val="0"/>
          <w:bCs w:val="0"/>
          <w:color w:val="000000"/>
          <w:sz w:val="28"/>
          <w:szCs w:val="28"/>
        </w:rPr>
        <w:br/>
        <w:t>hena saba pāṣaṇḍa rākhaha tumi kāche</w:t>
      </w:r>
    </w:p>
    <w:p w14:paraId="556342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always keep Bhūtas, Pretas, Piśācas, and other untouchable atheists around you.</w:t>
      </w:r>
    </w:p>
    <w:p w14:paraId="5C060391" w14:textId="21CFFB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9.338</w:t>
      </w:r>
    </w:p>
    <w:p w14:paraId="6DC3B6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338</w:t>
      </w:r>
    </w:p>
    <w:p w14:paraId="0846E5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utpatha se tomāra vyavahāra</w:t>
      </w:r>
      <w:r w:rsidRPr="004A2847">
        <w:rPr>
          <w:rStyle w:val="BookTitle"/>
          <w:rFonts w:asciiTheme="minorHAnsi" w:hAnsiTheme="minorHAnsi" w:cstheme="minorHAnsi"/>
          <w:b w:val="0"/>
          <w:bCs w:val="0"/>
          <w:color w:val="000000"/>
          <w:sz w:val="28"/>
          <w:szCs w:val="28"/>
        </w:rPr>
        <w:br/>
        <w:t>bhasmāsthi-dhāraṇa kon śāstrera ācāra</w:t>
      </w:r>
    </w:p>
    <w:p w14:paraId="22D4B7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“Your behavior is full of contradictions. What scripture says that one can decorate his body with bones and ashes?</w:t>
      </w:r>
    </w:p>
    <w:p w14:paraId="5581B398" w14:textId="361EBC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9.339</w:t>
      </w:r>
    </w:p>
    <w:p w14:paraId="6BD3A2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339</w:t>
      </w:r>
    </w:p>
    <w:p w14:paraId="3119E2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paraśe snāna karite yuyāya</w:t>
      </w:r>
      <w:r w:rsidRPr="004A2847">
        <w:rPr>
          <w:rStyle w:val="BookTitle"/>
          <w:rFonts w:asciiTheme="minorHAnsi" w:hAnsiTheme="minorHAnsi" w:cstheme="minorHAnsi"/>
          <w:b w:val="0"/>
          <w:bCs w:val="0"/>
          <w:color w:val="000000"/>
          <w:sz w:val="28"/>
          <w:szCs w:val="28"/>
        </w:rPr>
        <w:br/>
        <w:t>dūre thāka, dūre thāka, aye bhūta-rāya!”</w:t>
      </w:r>
    </w:p>
    <w:p w14:paraId="49069F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touch me, I will have to bathe. Therefore, O lord of the Bhūtas, please stay away from me!”</w:t>
      </w:r>
    </w:p>
    <w:p w14:paraId="1E1A4DB4" w14:textId="06F9CC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9.340</w:t>
      </w:r>
    </w:p>
    <w:p w14:paraId="7223A8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340</w:t>
      </w:r>
    </w:p>
    <w:p w14:paraId="5CF543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parīkṣā nimitte bhṛgu balena kautuke</w:t>
      </w:r>
      <w:r w:rsidRPr="004A2847">
        <w:rPr>
          <w:rStyle w:val="BookTitle"/>
          <w:rFonts w:asciiTheme="minorHAnsi" w:hAnsiTheme="minorHAnsi" w:cstheme="minorHAnsi"/>
          <w:b w:val="0"/>
          <w:bCs w:val="0"/>
          <w:color w:val="000000"/>
          <w:sz w:val="28"/>
          <w:szCs w:val="28"/>
        </w:rPr>
        <w:br/>
        <w:t>kabhu śiva-nindā nāhi bhṛgura śrī-mukhe</w:t>
      </w:r>
    </w:p>
    <w:p w14:paraId="482916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spoke like this to test Śiva, otherwise he would never criticize Śiva.</w:t>
      </w:r>
    </w:p>
    <w:p w14:paraId="6B604F04" w14:textId="1A3782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9.341</w:t>
      </w:r>
    </w:p>
    <w:p w14:paraId="68C448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341</w:t>
      </w:r>
    </w:p>
    <w:p w14:paraId="4D0B62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bhṛgu-vākye mahākrodhe deva trilocana</w:t>
      </w:r>
      <w:r w:rsidRPr="004A2847">
        <w:rPr>
          <w:rStyle w:val="BookTitle"/>
          <w:rFonts w:asciiTheme="minorHAnsi" w:hAnsiTheme="minorHAnsi" w:cstheme="minorHAnsi"/>
          <w:b w:val="0"/>
          <w:bCs w:val="0"/>
          <w:color w:val="000000"/>
          <w:sz w:val="28"/>
          <w:szCs w:val="28"/>
        </w:rPr>
        <w:br/>
        <w:t>triśūla tuliyā lailena sei-kṣaṇa</w:t>
      </w:r>
    </w:p>
    <w:p w14:paraId="48D9FF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three-eyed Śiva heard Bhṛgu’s insulting words, he became angry and at once picked up his trident.</w:t>
      </w:r>
    </w:p>
    <w:p w14:paraId="6E28F833" w14:textId="128EC2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9.342</w:t>
      </w:r>
    </w:p>
    <w:p w14:paraId="34C6A3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342</w:t>
      </w:r>
    </w:p>
    <w:p w14:paraId="436EEF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jyeṣṭha-bhāi-dharma pāsarilena śaṅkara</w:t>
      </w:r>
      <w:r w:rsidRPr="004A2847">
        <w:rPr>
          <w:rStyle w:val="BookTitle"/>
          <w:rFonts w:asciiTheme="minorHAnsi" w:hAnsiTheme="minorHAnsi" w:cstheme="minorHAnsi"/>
          <w:b w:val="0"/>
          <w:bCs w:val="0"/>
          <w:color w:val="000000"/>
          <w:sz w:val="28"/>
          <w:szCs w:val="28"/>
        </w:rPr>
        <w:br/>
        <w:t>hailena yehena saṁhāra-mūrtidhara</w:t>
      </w:r>
    </w:p>
    <w:p w14:paraId="11F47D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Śaṅkara forgot all the respect an elder brother generally gives to his brother, and he assumed his form as the annihilator.</w:t>
      </w:r>
    </w:p>
    <w:p w14:paraId="6B8801E3" w14:textId="097130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9.343</w:t>
      </w:r>
    </w:p>
    <w:p w14:paraId="5BBD5F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w:t>
      </w:r>
    </w:p>
    <w:p w14:paraId="0B1691C5" w14:textId="623040E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śūla tulilena śiva bhṛgure mārite</w:t>
      </w:r>
      <w:r w:rsidRPr="004A2847">
        <w:rPr>
          <w:rStyle w:val="BookTitle"/>
          <w:rFonts w:asciiTheme="minorHAnsi" w:hAnsiTheme="minorHAnsi" w:cstheme="minorHAnsi"/>
          <w:b w:val="0"/>
          <w:bCs w:val="0"/>
          <w:color w:val="000000"/>
          <w:sz w:val="28"/>
          <w:szCs w:val="28"/>
        </w:rPr>
        <w:br/>
        <w:t>āthevyathe devī</w:t>
      </w:r>
      <w:ins w:id="393" w:author="your servant" w:date="2020-06-22T17:27:00Z">
        <w:r w:rsidR="00E74CA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āsi’ dharilena hāte</w:t>
      </w:r>
    </w:p>
    <w:p w14:paraId="7BE2F7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Śiva took up his trident to kill Bhṛgu Muni, Pārvatī quickly came and caught hold of Śiva’s hand.</w:t>
      </w:r>
    </w:p>
    <w:p w14:paraId="4D438747" w14:textId="5FF299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9.344</w:t>
      </w:r>
    </w:p>
    <w:p w14:paraId="32A97E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344</w:t>
      </w:r>
    </w:p>
    <w:p w14:paraId="2B75D1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caraṇe dhariyā bujhāyena maheśvarī</w:t>
      </w:r>
      <w:r w:rsidRPr="004A2847">
        <w:rPr>
          <w:rStyle w:val="BookTitle"/>
          <w:rFonts w:asciiTheme="minorHAnsi" w:hAnsiTheme="minorHAnsi" w:cstheme="minorHAnsi"/>
          <w:b w:val="0"/>
          <w:bCs w:val="0"/>
          <w:color w:val="000000"/>
          <w:sz w:val="28"/>
          <w:szCs w:val="28"/>
        </w:rPr>
        <w:br/>
        <w:t>“jyeṣṭha bhāire ki prabhu, eta krodha kari?”</w:t>
      </w:r>
    </w:p>
    <w:p w14:paraId="61ECA8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She then grabbed Śiva’s feet and said</w:t>
      </w:r>
      <w:commentRangeStart w:id="394"/>
      <w:r w:rsidRPr="004A2847">
        <w:rPr>
          <w:rStyle w:val="BookTitle"/>
          <w:rFonts w:asciiTheme="minorHAnsi" w:hAnsiTheme="minorHAnsi" w:cstheme="minorHAnsi"/>
          <w:b/>
          <w:bCs/>
          <w:color w:val="800000"/>
          <w:sz w:val="28"/>
          <w:szCs w:val="28"/>
        </w:rPr>
        <w:t>, “O Lord, should an older brother become so angry?”</w:t>
      </w:r>
      <w:commentRangeEnd w:id="394"/>
      <w:r w:rsidR="00E74CA0">
        <w:rPr>
          <w:rStyle w:val="CommentReference"/>
          <w:b w:val="0"/>
          <w:bCs w:val="0"/>
          <w:color w:val="auto"/>
        </w:rPr>
        <w:commentReference w:id="394"/>
      </w:r>
    </w:p>
    <w:p w14:paraId="4F00BC67" w14:textId="507FAD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9.345</w:t>
      </w:r>
    </w:p>
    <w:p w14:paraId="6A48AA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345</w:t>
      </w:r>
    </w:p>
    <w:p w14:paraId="00D47126" w14:textId="77C8851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devī-vākye lajjā pāi’ rahilā</w:t>
      </w:r>
      <w:ins w:id="395" w:author="your servant" w:date="2020-06-22T17:27:00Z">
        <w:r w:rsidR="00E74CA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śaṅkara</w:t>
      </w:r>
      <w:r w:rsidRPr="004A2847">
        <w:rPr>
          <w:rStyle w:val="BookTitle"/>
          <w:rFonts w:asciiTheme="minorHAnsi" w:hAnsiTheme="minorHAnsi" w:cstheme="minorHAnsi"/>
          <w:b w:val="0"/>
          <w:bCs w:val="0"/>
          <w:color w:val="000000"/>
          <w:sz w:val="28"/>
          <w:szCs w:val="28"/>
        </w:rPr>
        <w:br/>
        <w:t>bhṛgu o calilā</w:t>
      </w:r>
      <w:ins w:id="396" w:author="your servant" w:date="2020-06-22T17:27:00Z">
        <w:r w:rsidR="00E74CA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śrī-vaikuṇṭha—kṛṣṇa-ghara</w:t>
      </w:r>
    </w:p>
    <w:p w14:paraId="71056B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Pārvatīs words, Śaṅkara became embarrassed. Bhṛgu then went on </w:t>
      </w:r>
      <w:r w:rsidRPr="004A2847">
        <w:rPr>
          <w:rStyle w:val="BookTitle"/>
          <w:rFonts w:asciiTheme="minorHAnsi" w:hAnsiTheme="minorHAnsi" w:cstheme="minorHAnsi"/>
          <w:b/>
          <w:bCs/>
          <w:color w:val="800000"/>
          <w:sz w:val="28"/>
          <w:szCs w:val="28"/>
        </w:rPr>
        <w:lastRenderedPageBreak/>
        <w:t>to Vaikuṇṭha, the abode of Kṛṣṇa.</w:t>
      </w:r>
    </w:p>
    <w:p w14:paraId="780C90B1" w14:textId="004375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9.346</w:t>
      </w:r>
    </w:p>
    <w:p w14:paraId="1517BC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346</w:t>
      </w:r>
    </w:p>
    <w:p w14:paraId="4A9912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śrī-ratna-khaṭṭāya prabhu āchena śayane</w:t>
      </w:r>
      <w:r w:rsidRPr="004A2847">
        <w:rPr>
          <w:rStyle w:val="BookTitle"/>
          <w:rFonts w:asciiTheme="minorHAnsi" w:hAnsiTheme="minorHAnsi" w:cstheme="minorHAnsi"/>
          <w:b w:val="0"/>
          <w:bCs w:val="0"/>
          <w:color w:val="000000"/>
          <w:sz w:val="28"/>
          <w:szCs w:val="28"/>
        </w:rPr>
        <w:br/>
        <w:t>lakṣmī sevā karite āchena śrī-caraṇe</w:t>
      </w:r>
    </w:p>
    <w:p w14:paraId="6D597B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lying on a jeweled bed, and Lakṣmī, the goddess of fortune, was engaged in massaging His lotus feet.</w:t>
      </w:r>
    </w:p>
    <w:p w14:paraId="1CE456A4" w14:textId="380B50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9.347</w:t>
      </w:r>
    </w:p>
    <w:p w14:paraId="7EDC83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347</w:t>
      </w:r>
    </w:p>
    <w:p w14:paraId="6CA9FE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bhṛgu āsi’ alakṣite</w:t>
      </w:r>
      <w:r w:rsidRPr="004A2847">
        <w:rPr>
          <w:rStyle w:val="BookTitle"/>
          <w:rFonts w:asciiTheme="minorHAnsi" w:hAnsiTheme="minorHAnsi" w:cstheme="minorHAnsi"/>
          <w:b w:val="0"/>
          <w:bCs w:val="0"/>
          <w:color w:val="000000"/>
          <w:sz w:val="28"/>
          <w:szCs w:val="28"/>
        </w:rPr>
        <w:br/>
        <w:t>padāghāta karilena prabhura vakṣete</w:t>
      </w:r>
    </w:p>
    <w:p w14:paraId="509941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Bhṛgu Muni came there unnoticed and kicked the Lord’s chest with his foot.</w:t>
      </w:r>
    </w:p>
    <w:p w14:paraId="2269E07D" w14:textId="0381A1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9.348</w:t>
      </w:r>
    </w:p>
    <w:p w14:paraId="52D5EE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348</w:t>
      </w:r>
    </w:p>
    <w:p w14:paraId="743A14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bhṛgu dekhi’ mahāprabhu sambhrame uṭhiyā</w:t>
      </w:r>
      <w:r w:rsidRPr="004A2847">
        <w:rPr>
          <w:rStyle w:val="BookTitle"/>
          <w:rFonts w:asciiTheme="minorHAnsi" w:hAnsiTheme="minorHAnsi" w:cstheme="minorHAnsi"/>
          <w:b w:val="0"/>
          <w:bCs w:val="0"/>
          <w:color w:val="000000"/>
          <w:sz w:val="28"/>
          <w:szCs w:val="28"/>
        </w:rPr>
        <w:br/>
        <w:t>namaskarilena prabhu mahā-prīta haiyā</w:t>
      </w:r>
    </w:p>
    <w:p w14:paraId="734133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Bhṛgu Muni, the Lord immediately got up from His bed and affectionately offered His obeisances to the</w:t>
      </w:r>
      <w:r w:rsidRPr="004A2847">
        <w:rPr>
          <w:rStyle w:val="BookTitle"/>
          <w:rFonts w:asciiTheme="minorHAnsi" w:hAnsiTheme="minorHAnsi" w:cstheme="minorHAnsi"/>
          <w:b/>
          <w:bCs/>
          <w:i/>
          <w:iCs/>
          <w:color w:val="800000"/>
          <w:sz w:val="28"/>
          <w:szCs w:val="28"/>
        </w:rPr>
        <w:t xml:space="preserve"> brāhmaṇa</w:t>
      </w:r>
      <w:r w:rsidRPr="004A2847">
        <w:rPr>
          <w:rStyle w:val="BookTitle"/>
          <w:rFonts w:asciiTheme="minorHAnsi" w:hAnsiTheme="minorHAnsi" w:cstheme="minorHAnsi"/>
          <w:b/>
          <w:bCs/>
          <w:color w:val="800000"/>
          <w:sz w:val="28"/>
          <w:szCs w:val="28"/>
        </w:rPr>
        <w:t>.</w:t>
      </w:r>
    </w:p>
    <w:p w14:paraId="275E649E" w14:textId="18CEA7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9.349</w:t>
      </w:r>
    </w:p>
    <w:p w14:paraId="6B46C5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349</w:t>
      </w:r>
    </w:p>
    <w:p w14:paraId="1519AA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lakṣmīra sahite prabhu bhṛgura caraṇa</w:t>
      </w:r>
      <w:r w:rsidRPr="004A2847">
        <w:rPr>
          <w:rStyle w:val="BookTitle"/>
          <w:rFonts w:asciiTheme="minorHAnsi" w:hAnsiTheme="minorHAnsi" w:cstheme="minorHAnsi"/>
          <w:b w:val="0"/>
          <w:bCs w:val="0"/>
          <w:color w:val="000000"/>
          <w:sz w:val="28"/>
          <w:szCs w:val="28"/>
        </w:rPr>
        <w:br/>
        <w:t>santoṣe karite lāgilena prakṣālana</w:t>
      </w:r>
    </w:p>
    <w:p w14:paraId="149E98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Lord, along with Lakṣmī, joyfully washed Bhṛgu Muni’s feet.</w:t>
      </w:r>
    </w:p>
    <w:p w14:paraId="2349B123" w14:textId="41C8D3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9.350</w:t>
      </w:r>
    </w:p>
    <w:p w14:paraId="5D1D60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350</w:t>
      </w:r>
    </w:p>
    <w:p w14:paraId="4AF913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vasite dilena āni’ uttama āsana</w:t>
      </w:r>
      <w:r w:rsidRPr="004A2847">
        <w:rPr>
          <w:rStyle w:val="BookTitle"/>
          <w:rFonts w:asciiTheme="minorHAnsi" w:hAnsiTheme="minorHAnsi" w:cstheme="minorHAnsi"/>
          <w:b w:val="0"/>
          <w:bCs w:val="0"/>
          <w:color w:val="000000"/>
          <w:sz w:val="28"/>
          <w:szCs w:val="28"/>
        </w:rPr>
        <w:br/>
        <w:t>śrī-haste tāhāna aṅge lepena candana</w:t>
      </w:r>
    </w:p>
    <w:p w14:paraId="507A83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Bhṛgu an excellent sitting place, the Lord personally smeared sandalwood pulp on Bhṛgu’s body.</w:t>
      </w:r>
    </w:p>
    <w:p w14:paraId="0711F85F" w14:textId="312B66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9.351</w:t>
      </w:r>
    </w:p>
    <w:p w14:paraId="577218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351</w:t>
      </w:r>
    </w:p>
    <w:p w14:paraId="4F1BEA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aparādhi-prāya yena haiyā āpane</w:t>
      </w:r>
      <w:r w:rsidRPr="004A2847">
        <w:rPr>
          <w:rStyle w:val="BookTitle"/>
          <w:rFonts w:asciiTheme="minorHAnsi" w:hAnsiTheme="minorHAnsi" w:cstheme="minorHAnsi"/>
          <w:b w:val="0"/>
          <w:bCs w:val="0"/>
          <w:color w:val="000000"/>
          <w:sz w:val="28"/>
          <w:szCs w:val="28"/>
        </w:rPr>
        <w:br/>
        <w:t>aparādha māgiyā layena tāṅra sthāne</w:t>
      </w:r>
    </w:p>
    <w:p w14:paraId="7CFBC7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begged forgiveness from Bhṛgu, as if He had committed an offense.</w:t>
      </w:r>
    </w:p>
    <w:p w14:paraId="622857BE" w14:textId="30ACB6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9.352</w:t>
      </w:r>
    </w:p>
    <w:p w14:paraId="40BB05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352</w:t>
      </w:r>
    </w:p>
    <w:p w14:paraId="61DBDF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śubha-vijaya āmi nā jāniñā</w:t>
      </w:r>
      <w:r w:rsidRPr="004A2847">
        <w:rPr>
          <w:rStyle w:val="BookTitle"/>
          <w:rFonts w:asciiTheme="minorHAnsi" w:hAnsiTheme="minorHAnsi" w:cstheme="minorHAnsi"/>
          <w:b w:val="0"/>
          <w:bCs w:val="0"/>
          <w:color w:val="000000"/>
          <w:sz w:val="28"/>
          <w:szCs w:val="28"/>
        </w:rPr>
        <w:br/>
        <w:t>aparādha kariyāchi, kṣama more ihā</w:t>
      </w:r>
    </w:p>
    <w:p w14:paraId="4B1CD5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committed an offense because I was unaware of your arrival and did not receive you properly. I beg you to pardon Me.</w:t>
      </w:r>
    </w:p>
    <w:p w14:paraId="2C33C9CE" w14:textId="0856A8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9.353</w:t>
      </w:r>
    </w:p>
    <w:p w14:paraId="59D1A1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353</w:t>
      </w:r>
    </w:p>
    <w:p w14:paraId="5A2218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ye tomāra pādodaka puṇya-jala</w:t>
      </w:r>
      <w:r w:rsidRPr="004A2847">
        <w:rPr>
          <w:rStyle w:val="BookTitle"/>
          <w:rFonts w:asciiTheme="minorHAnsi" w:hAnsiTheme="minorHAnsi" w:cstheme="minorHAnsi"/>
          <w:b w:val="0"/>
          <w:bCs w:val="0"/>
          <w:color w:val="000000"/>
          <w:sz w:val="28"/>
          <w:szCs w:val="28"/>
        </w:rPr>
        <w:br/>
        <w:t>tīrthere karaye tīrtha hena sunirmala</w:t>
      </w:r>
    </w:p>
    <w:p w14:paraId="691904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water that was used to wash your feet is so pure it can sanctify the places of pilgrimage.</w:t>
      </w:r>
    </w:p>
    <w:p w14:paraId="7FC50AED" w14:textId="669E38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9.354-355</w:t>
      </w:r>
    </w:p>
    <w:p w14:paraId="454113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354-355</w:t>
      </w:r>
    </w:p>
    <w:p w14:paraId="6C9E49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brahmāṇḍa vaise āmāra dehete</w:t>
      </w:r>
      <w:r w:rsidRPr="004A2847">
        <w:rPr>
          <w:rStyle w:val="BookTitle"/>
          <w:rFonts w:asciiTheme="minorHAnsi" w:hAnsiTheme="minorHAnsi" w:cstheme="minorHAnsi"/>
          <w:b w:val="0"/>
          <w:bCs w:val="0"/>
          <w:color w:val="000000"/>
          <w:sz w:val="28"/>
          <w:szCs w:val="28"/>
        </w:rPr>
        <w:br/>
        <w:t>yata lokapāla saba āmāra sahite</w:t>
      </w:r>
    </w:p>
    <w:p w14:paraId="0F81C3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pādodaka diyā āji karilā pavitra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akṣaya haiyā rahu tomāra caritra</w:t>
      </w:r>
    </w:p>
    <w:p w14:paraId="002EDA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w:t>
      </w:r>
      <w:r w:rsidRPr="004A2847">
        <w:rPr>
          <w:rStyle w:val="BookTitle"/>
          <w:rFonts w:asciiTheme="minorHAnsi" w:hAnsiTheme="minorHAnsi" w:cstheme="minorHAnsi"/>
          <w:b/>
          <w:bCs/>
          <w:i/>
          <w:iCs/>
          <w:color w:val="800000"/>
          <w:sz w:val="28"/>
          <w:szCs w:val="28"/>
        </w:rPr>
        <w:t xml:space="preserve">brahmāṇḍas </w:t>
      </w:r>
      <w:r w:rsidRPr="004A2847">
        <w:rPr>
          <w:rStyle w:val="BookTitle"/>
          <w:rFonts w:asciiTheme="minorHAnsi" w:hAnsiTheme="minorHAnsi" w:cstheme="minorHAnsi"/>
          <w:b/>
          <w:bCs/>
          <w:color w:val="800000"/>
          <w:sz w:val="28"/>
          <w:szCs w:val="28"/>
        </w:rPr>
        <w:t xml:space="preserve">situated within My body as well as the rulers of all the planets—all of us have been purified today by this water that has washed your feet.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let your characteristics remain imperishable.</w:t>
      </w:r>
    </w:p>
    <w:p w14:paraId="208EFAFF" w14:textId="41F2DD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9.356</w:t>
      </w:r>
    </w:p>
    <w:p w14:paraId="283FD0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356</w:t>
      </w:r>
    </w:p>
    <w:p w14:paraId="333421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ye tomāra śrī-caraṇa-cihna-dhūli</w:t>
      </w:r>
      <w:r w:rsidRPr="004A2847">
        <w:rPr>
          <w:rStyle w:val="BookTitle"/>
          <w:rFonts w:asciiTheme="minorHAnsi" w:hAnsiTheme="minorHAnsi" w:cstheme="minorHAnsi"/>
          <w:b w:val="0"/>
          <w:bCs w:val="0"/>
          <w:color w:val="000000"/>
          <w:sz w:val="28"/>
          <w:szCs w:val="28"/>
        </w:rPr>
        <w:br/>
        <w:t>vakṣe rākhilāṅa āmi hai’ kutūhalī</w:t>
      </w:r>
    </w:p>
    <w:p w14:paraId="71E8E5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gladly keep the mark and dust of your footprint on My chest.</w:t>
      </w:r>
    </w:p>
    <w:p w14:paraId="0EC6D2BC" w14:textId="5E9266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9.357</w:t>
      </w:r>
    </w:p>
    <w:p w14:paraId="7C8F37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357</w:t>
      </w:r>
    </w:p>
    <w:p w14:paraId="1D534A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lakṣmī-saṅge nija-vakṣe dila āmi sthāna</w:t>
      </w:r>
      <w:r w:rsidRPr="004A2847">
        <w:rPr>
          <w:rStyle w:val="BookTitle"/>
          <w:rFonts w:asciiTheme="minorHAnsi" w:hAnsiTheme="minorHAnsi" w:cstheme="minorHAnsi"/>
          <w:b w:val="0"/>
          <w:bCs w:val="0"/>
          <w:color w:val="000000"/>
          <w:sz w:val="28"/>
          <w:szCs w:val="28"/>
        </w:rPr>
        <w:br/>
        <w:t>vede yena ’śrīvatsa-lāñchana’ bale nāma”</w:t>
      </w:r>
    </w:p>
    <w:p w14:paraId="1F69A3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will keep the mark of your footprint on My chest along with Lakṣmī, whose residence on My chest is glorified by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as the mark of Śrīvatsa.”</w:t>
      </w:r>
    </w:p>
    <w:p w14:paraId="32AD2185" w14:textId="24DEBA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9.358</w:t>
      </w:r>
    </w:p>
    <w:p w14:paraId="36EBB3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358</w:t>
      </w:r>
    </w:p>
    <w:p w14:paraId="0B3FC0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vinaya-vyavahāra</w:t>
      </w:r>
      <w:r w:rsidRPr="004A2847">
        <w:rPr>
          <w:rStyle w:val="BookTitle"/>
          <w:rFonts w:asciiTheme="minorHAnsi" w:hAnsiTheme="minorHAnsi" w:cstheme="minorHAnsi"/>
          <w:b w:val="0"/>
          <w:bCs w:val="0"/>
          <w:color w:val="000000"/>
          <w:sz w:val="28"/>
          <w:szCs w:val="28"/>
        </w:rPr>
        <w:br/>
        <w:t>kāma-krodha-lobha-moha—sakalera pāra</w:t>
      </w:r>
    </w:p>
    <w:p w14:paraId="27C8C7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Lord’s words and seeing His humble behavior, Bhṛgu Muni concluded that Lord Viṣṇu was certainly beyond the influence of lust, anger, greed, and illusion.</w:t>
      </w:r>
    </w:p>
    <w:p w14:paraId="5CA3844F" w14:textId="78CB23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9.359</w:t>
      </w:r>
    </w:p>
    <w:p w14:paraId="0817C5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359</w:t>
      </w:r>
    </w:p>
    <w:p w14:paraId="12EF9B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mahā-ṛṣi pāilena camatkāra</w:t>
      </w:r>
      <w:r w:rsidRPr="004A2847">
        <w:rPr>
          <w:rStyle w:val="BookTitle"/>
          <w:rFonts w:asciiTheme="minorHAnsi" w:hAnsiTheme="minorHAnsi" w:cstheme="minorHAnsi"/>
          <w:b w:val="0"/>
          <w:bCs w:val="0"/>
          <w:color w:val="000000"/>
          <w:sz w:val="28"/>
          <w:szCs w:val="28"/>
        </w:rPr>
        <w:br/>
        <w:t>lajjita haiyā māthā nā tolena āra</w:t>
      </w:r>
    </w:p>
    <w:p w14:paraId="0D3423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was struck with wonder, and he lowered his head in shame.</w:t>
      </w:r>
    </w:p>
    <w:p w14:paraId="244D3A4C" w14:textId="2079EE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9.360</w:t>
      </w:r>
    </w:p>
    <w:p w14:paraId="41C247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360</w:t>
      </w:r>
    </w:p>
    <w:p w14:paraId="553E0E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 karilena se tāhāna karma naya</w:t>
      </w:r>
      <w:r w:rsidRPr="004A2847">
        <w:rPr>
          <w:rStyle w:val="BookTitle"/>
          <w:rFonts w:asciiTheme="minorHAnsi" w:hAnsiTheme="minorHAnsi" w:cstheme="minorHAnsi"/>
          <w:b w:val="0"/>
          <w:bCs w:val="0"/>
          <w:color w:val="000000"/>
          <w:sz w:val="28"/>
          <w:szCs w:val="28"/>
        </w:rPr>
        <w:br/>
        <w:t>āveśera karma ihā jāniha niścaya</w:t>
      </w:r>
    </w:p>
    <w:p w14:paraId="48B1FC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Whatever Bhṛgu Muni did was not on his account, rather he acted on the inspiration of providence.</w:t>
      </w:r>
    </w:p>
    <w:p w14:paraId="6F3A6B5A" w14:textId="62A69D1E"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Bhṛgu, the son of Brahmā, was an insignificant living entity, and he performed an act that appeared most abominable to the eyes of ordinary people and that was not befitting a devotee, yet he acted that way as an empowered incarnation for the benefit of those who out of foolishness cannot understand the supreme position of Viṣṇu among Hari, Hara, and Viriñci. Śrī Śaṅkara, the Māyāvāda </w:t>
      </w:r>
      <w:r w:rsidRPr="004A2847">
        <w:rPr>
          <w:rStyle w:val="BookTitle"/>
          <w:rFonts w:asciiTheme="minorHAnsi" w:hAnsiTheme="minorHAnsi" w:cstheme="minorHAnsi"/>
          <w:b w:val="0"/>
          <w:bCs w:val="0"/>
          <w:i/>
          <w:iCs/>
          <w:color w:val="000000"/>
          <w:sz w:val="28"/>
          <w:szCs w:val="28"/>
        </w:rPr>
        <w:t>ācārya</w:t>
      </w:r>
      <w:r w:rsidRPr="004A2847">
        <w:rPr>
          <w:rStyle w:val="BookTitle"/>
          <w:rFonts w:asciiTheme="minorHAnsi" w:hAnsiTheme="minorHAnsi" w:cstheme="minorHAnsi"/>
          <w:b w:val="0"/>
          <w:bCs w:val="0"/>
          <w:color w:val="000000"/>
          <w:sz w:val="28"/>
          <w:szCs w:val="28"/>
        </w:rPr>
        <w:t>, concealed his mood as an eternal servant while also acting as an empowered incarnation. Śrī Śaṅkarācārya was the empowered incarnation of Rudra, while Śrī Bhṛgu and Śrī Vyāsadeva were empowered incarnations of Viṣṇu. The sages coming in Brahmā</w:t>
      </w:r>
      <w:ins w:id="397" w:author="your servant" w:date="2020-06-22T17:30:00Z">
        <w:r w:rsidR="00E74CA0">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s line were empowered incarnations of Brahmā.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it is the Supreme Lord residing as the director in the hearts of all living entities who inspires them to display various pastimes. Although insignificant living entities like the </w:t>
      </w:r>
      <w:r w:rsidRPr="004A2847">
        <w:rPr>
          <w:rStyle w:val="BookTitle"/>
          <w:rFonts w:asciiTheme="minorHAnsi" w:hAnsiTheme="minorHAnsi" w:cstheme="minorHAnsi"/>
          <w:b w:val="0"/>
          <w:bCs w:val="0"/>
          <w:i/>
          <w:iCs/>
          <w:color w:val="000000"/>
          <w:sz w:val="28"/>
          <w:szCs w:val="28"/>
        </w:rPr>
        <w:t>karmīs</w:t>
      </w:r>
      <w:r w:rsidRPr="004A2847">
        <w:rPr>
          <w:rStyle w:val="BookTitle"/>
          <w:rFonts w:asciiTheme="minorHAnsi" w:hAnsiTheme="minorHAnsi" w:cstheme="minorHAnsi"/>
          <w:b w:val="0"/>
          <w:bCs w:val="0"/>
          <w:color w:val="000000"/>
          <w:sz w:val="28"/>
          <w:szCs w:val="28"/>
        </w:rPr>
        <w:t xml:space="preserve"> and the </w:t>
      </w:r>
      <w:r w:rsidRPr="004A2847">
        <w:rPr>
          <w:rStyle w:val="BookTitle"/>
          <w:rFonts w:asciiTheme="minorHAnsi" w:hAnsiTheme="minorHAnsi" w:cstheme="minorHAnsi"/>
          <w:b w:val="0"/>
          <w:bCs w:val="0"/>
          <w:i/>
          <w:iCs/>
          <w:color w:val="000000"/>
          <w:sz w:val="28"/>
          <w:szCs w:val="28"/>
        </w:rPr>
        <w:t>smārta</w:t>
      </w:r>
      <w:r w:rsidRPr="004A2847">
        <w:rPr>
          <w:rStyle w:val="BookTitle"/>
          <w:rFonts w:asciiTheme="minorHAnsi" w:hAnsiTheme="minorHAnsi" w:cstheme="minorHAnsi"/>
          <w:b w:val="0"/>
          <w:bCs w:val="0"/>
          <w:color w:val="000000"/>
          <w:sz w:val="28"/>
          <w:szCs w:val="28"/>
        </w:rPr>
        <w:t xml:space="preserve"> so-called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give Bhṛgu an exalted position, the devotees do not see him like that. Only those who have discussed the </w:t>
      </w:r>
      <w:r w:rsidRPr="004A2847">
        <w:rPr>
          <w:rStyle w:val="BookTitle"/>
          <w:rFonts w:asciiTheme="minorHAnsi" w:hAnsiTheme="minorHAnsi" w:cstheme="minorHAnsi"/>
          <w:b w:val="0"/>
          <w:bCs w:val="0"/>
          <w:i/>
          <w:iCs/>
          <w:color w:val="000000"/>
          <w:sz w:val="28"/>
          <w:szCs w:val="28"/>
        </w:rPr>
        <w:t>viśrambha-sevā</w:t>
      </w:r>
      <w:r w:rsidRPr="004A2847">
        <w:rPr>
          <w:rStyle w:val="BookTitle"/>
          <w:rFonts w:asciiTheme="minorHAnsi" w:hAnsiTheme="minorHAnsi" w:cstheme="minorHAnsi"/>
          <w:b w:val="0"/>
          <w:bCs w:val="0"/>
          <w:color w:val="000000"/>
          <w:sz w:val="28"/>
          <w:szCs w:val="28"/>
        </w:rPr>
        <w:t xml:space="preserve">, or confidential service, of the Supreme Lord in the </w:t>
      </w:r>
      <w:r w:rsidRPr="004A2847">
        <w:rPr>
          <w:rStyle w:val="BookTitle"/>
          <w:rFonts w:asciiTheme="minorHAnsi" w:hAnsiTheme="minorHAnsi" w:cstheme="minorHAnsi"/>
          <w:b w:val="0"/>
          <w:bCs w:val="0"/>
          <w:i/>
          <w:iCs/>
          <w:color w:val="000000"/>
          <w:sz w:val="28"/>
          <w:szCs w:val="28"/>
        </w:rPr>
        <w:t xml:space="preserve">madhura-rasa </w:t>
      </w:r>
      <w:r w:rsidRPr="004A2847">
        <w:rPr>
          <w:rStyle w:val="BookTitle"/>
          <w:rFonts w:asciiTheme="minorHAnsi" w:hAnsiTheme="minorHAnsi" w:cstheme="minorHAnsi"/>
          <w:b w:val="0"/>
          <w:bCs w:val="0"/>
          <w:color w:val="000000"/>
          <w:sz w:val="28"/>
          <w:szCs w:val="28"/>
        </w:rPr>
        <w:t xml:space="preserve">practiced in the Vallabha-sampradāya, which follows the path of </w:t>
      </w:r>
      <w:r w:rsidRPr="004A2847">
        <w:rPr>
          <w:rStyle w:val="BookTitle"/>
          <w:rFonts w:asciiTheme="minorHAnsi" w:hAnsiTheme="minorHAnsi" w:cstheme="minorHAnsi"/>
          <w:b w:val="0"/>
          <w:bCs w:val="0"/>
          <w:i/>
          <w:iCs/>
          <w:color w:val="000000"/>
          <w:sz w:val="28"/>
          <w:szCs w:val="28"/>
        </w:rPr>
        <w:t>anurāga</w:t>
      </w:r>
      <w:r w:rsidRPr="004A2847">
        <w:rPr>
          <w:rStyle w:val="BookTitle"/>
          <w:rFonts w:asciiTheme="minorHAnsi" w:hAnsiTheme="minorHAnsi" w:cstheme="minorHAnsi"/>
          <w:b w:val="0"/>
          <w:bCs w:val="0"/>
          <w:color w:val="000000"/>
          <w:sz w:val="28"/>
          <w:szCs w:val="28"/>
        </w:rPr>
        <w:t>, or attachment, can understand the characteristics of Bhṛgu.</w:t>
      </w:r>
    </w:p>
    <w:p w14:paraId="2F354379" w14:textId="6E6906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9.361</w:t>
      </w:r>
    </w:p>
    <w:p w14:paraId="296A42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361</w:t>
      </w:r>
    </w:p>
    <w:p w14:paraId="6C8489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pāi’ prīti śraddhā dekhite dekhite</w:t>
      </w:r>
      <w:r w:rsidRPr="004A2847">
        <w:rPr>
          <w:rStyle w:val="BookTitle"/>
          <w:rFonts w:asciiTheme="minorHAnsi" w:hAnsiTheme="minorHAnsi" w:cstheme="minorHAnsi"/>
          <w:b w:val="0"/>
          <w:bCs w:val="0"/>
          <w:color w:val="000000"/>
          <w:sz w:val="28"/>
          <w:szCs w:val="28"/>
        </w:rPr>
        <w:br/>
        <w:t>bhakti-rase pūrṇa hai’ lāgilā nācite</w:t>
      </w:r>
    </w:p>
    <w:p w14:paraId="33ADFE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then regained his external consciousness and, after seeing that exhibition of the Lord’s love and affection, he was filled with devotional love and began to dance.</w:t>
      </w:r>
    </w:p>
    <w:p w14:paraId="3517ED75" w14:textId="364E34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9.362</w:t>
      </w:r>
    </w:p>
    <w:p w14:paraId="71FD74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362</w:t>
      </w:r>
    </w:p>
    <w:p w14:paraId="2371DC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hāsya, kampa, gharma, mūrcchā, pulaka, huṅkāra</w:t>
      </w:r>
      <w:r w:rsidRPr="004A2847">
        <w:rPr>
          <w:rStyle w:val="BookTitle"/>
          <w:rFonts w:asciiTheme="minorHAnsi" w:hAnsiTheme="minorHAnsi" w:cstheme="minorHAnsi"/>
          <w:b w:val="0"/>
          <w:bCs w:val="0"/>
          <w:color w:val="000000"/>
          <w:sz w:val="28"/>
          <w:szCs w:val="28"/>
        </w:rPr>
        <w:br/>
        <w:t>bhakti-rase magna hailā brahmāra kumāra</w:t>
      </w:r>
    </w:p>
    <w:p w14:paraId="62178C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son of Brahmā became absorbed in devotional sentiments, he exhibited symptoms like laughing, shivering, perspiring, loss of consciousness, hairs standing on end, and </w:t>
      </w:r>
      <w:proofErr w:type="gramStart"/>
      <w:r w:rsidRPr="004A2847">
        <w:rPr>
          <w:rStyle w:val="BookTitle"/>
          <w:rFonts w:asciiTheme="minorHAnsi" w:hAnsiTheme="minorHAnsi" w:cstheme="minorHAnsi"/>
          <w:b/>
          <w:bCs/>
          <w:color w:val="800000"/>
          <w:sz w:val="28"/>
          <w:szCs w:val="28"/>
        </w:rPr>
        <w:t>shouting loudly</w:t>
      </w:r>
      <w:proofErr w:type="gramEnd"/>
      <w:r w:rsidRPr="004A2847">
        <w:rPr>
          <w:rStyle w:val="BookTitle"/>
          <w:rFonts w:asciiTheme="minorHAnsi" w:hAnsiTheme="minorHAnsi" w:cstheme="minorHAnsi"/>
          <w:b/>
          <w:bCs/>
          <w:color w:val="800000"/>
          <w:sz w:val="28"/>
          <w:szCs w:val="28"/>
        </w:rPr>
        <w:t>.</w:t>
      </w:r>
    </w:p>
    <w:p w14:paraId="3C806225" w14:textId="41B13E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9.363</w:t>
      </w:r>
    </w:p>
    <w:p w14:paraId="2441F3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363</w:t>
      </w:r>
    </w:p>
    <w:p w14:paraId="112AD3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īśvara kṛṣṇa, sabāra jīvana”</w:t>
      </w:r>
      <w:r w:rsidRPr="004A2847">
        <w:rPr>
          <w:rStyle w:val="BookTitle"/>
          <w:rFonts w:asciiTheme="minorHAnsi" w:hAnsiTheme="minorHAnsi" w:cstheme="minorHAnsi"/>
          <w:b w:val="0"/>
          <w:bCs w:val="0"/>
          <w:color w:val="000000"/>
          <w:sz w:val="28"/>
          <w:szCs w:val="28"/>
        </w:rPr>
        <w:br/>
        <w:t>ei satya bali’ nāce brahmāra nandana</w:t>
      </w:r>
    </w:p>
    <w:p w14:paraId="32ED9D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is the Lord and the life of all!” The son of Brahmā danced as he declared this truth.</w:t>
      </w:r>
    </w:p>
    <w:p w14:paraId="60BE98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sāttvika-vikāras</w:t>
      </w:r>
      <w:r w:rsidRPr="004A2847">
        <w:rPr>
          <w:rStyle w:val="BookTitle"/>
          <w:rFonts w:asciiTheme="minorHAnsi" w:hAnsiTheme="minorHAnsi" w:cstheme="minorHAnsi"/>
          <w:b w:val="0"/>
          <w:bCs w:val="0"/>
          <w:color w:val="000000"/>
          <w:sz w:val="28"/>
          <w:szCs w:val="28"/>
        </w:rPr>
        <w:t>, or transcendental transformations, exhibited by Bhṛgu Muni indicated the presence of devotional sentiments. Bhṛgu displayed compassion on all the sages by singing the following supreme truth:</w:t>
      </w:r>
    </w:p>
    <w:p w14:paraId="0AE872EB" w14:textId="2DD87DE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īśvaraḥ paramaḥ kṛṣṇaḥ</w:t>
      </w:r>
      <w:r w:rsidRPr="004A2847">
        <w:rPr>
          <w:rStyle w:val="BookTitle"/>
          <w:rFonts w:asciiTheme="minorHAnsi" w:hAnsiTheme="minorHAnsi" w:cstheme="minorHAnsi"/>
          <w:b w:val="0"/>
          <w:bCs w:val="0"/>
          <w:color w:val="000000"/>
          <w:sz w:val="28"/>
          <w:szCs w:val="28"/>
        </w:rPr>
        <w:br/>
        <w:t>sac-cid-ānanda-vigrahaḥ</w:t>
      </w:r>
      <w:r w:rsidRPr="004A2847">
        <w:rPr>
          <w:rStyle w:val="BookTitle"/>
          <w:rFonts w:asciiTheme="minorHAnsi" w:hAnsiTheme="minorHAnsi" w:cstheme="minorHAnsi"/>
          <w:b w:val="0"/>
          <w:bCs w:val="0"/>
          <w:color w:val="000000"/>
          <w:sz w:val="28"/>
          <w:szCs w:val="28"/>
        </w:rPr>
        <w:br/>
        <w:t>anādir ādir govindaḥ</w:t>
      </w:r>
      <w:r w:rsidRPr="004A2847">
        <w:rPr>
          <w:rStyle w:val="BookTitle"/>
          <w:rFonts w:asciiTheme="minorHAnsi" w:hAnsiTheme="minorHAnsi" w:cstheme="minorHAnsi"/>
          <w:b w:val="0"/>
          <w:bCs w:val="0"/>
          <w:color w:val="000000"/>
          <w:sz w:val="28"/>
          <w:szCs w:val="28"/>
        </w:rPr>
        <w:br/>
        <w:t>sarva-kāraṇa-kāraṇam</w:t>
      </w:r>
    </w:p>
    <w:p w14:paraId="128D65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“Govinda, Kṛṣṇa, is the cause of all causes. He is the primal cause, and He is the very form of eternity, knowledge, and bliss.”</w:t>
      </w:r>
    </w:p>
    <w:p w14:paraId="55725E2E" w14:textId="700F47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9.364</w:t>
      </w:r>
    </w:p>
    <w:p w14:paraId="1F93F6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364</w:t>
      </w:r>
    </w:p>
    <w:p w14:paraId="0A5D08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kṛṣṇera śānta-vinaya-vyavahāra</w:t>
      </w:r>
      <w:r w:rsidRPr="004A2847">
        <w:rPr>
          <w:rStyle w:val="BookTitle"/>
          <w:rFonts w:asciiTheme="minorHAnsi" w:hAnsiTheme="minorHAnsi" w:cstheme="minorHAnsi"/>
          <w:b w:val="0"/>
          <w:bCs w:val="0"/>
          <w:color w:val="000000"/>
          <w:sz w:val="28"/>
          <w:szCs w:val="28"/>
        </w:rPr>
        <w:br/>
        <w:t>prema-bhakti ye kothāo nā sambhave āra</w:t>
      </w:r>
    </w:p>
    <w:p w14:paraId="2E1220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observing the humble and peaceful behavior of the </w:t>
      </w:r>
      <w:commentRangeStart w:id="398"/>
      <w:r w:rsidRPr="004A2847">
        <w:rPr>
          <w:rStyle w:val="BookTitle"/>
          <w:rFonts w:asciiTheme="minorHAnsi" w:hAnsiTheme="minorHAnsi" w:cstheme="minorHAnsi"/>
          <w:b/>
          <w:bCs/>
          <w:color w:val="800000"/>
          <w:sz w:val="28"/>
          <w:szCs w:val="28"/>
        </w:rPr>
        <w:t>Lord</w:t>
      </w:r>
      <w:commentRangeEnd w:id="398"/>
      <w:r w:rsidR="00317895">
        <w:rPr>
          <w:rStyle w:val="CommentReference"/>
          <w:b w:val="0"/>
          <w:bCs w:val="0"/>
          <w:color w:val="auto"/>
        </w:rPr>
        <w:commentReference w:id="398"/>
      </w:r>
      <w:r w:rsidRPr="004A2847">
        <w:rPr>
          <w:rStyle w:val="BookTitle"/>
          <w:rFonts w:asciiTheme="minorHAnsi" w:hAnsiTheme="minorHAnsi" w:cstheme="minorHAnsi"/>
          <w:b/>
          <w:bCs/>
          <w:color w:val="800000"/>
          <w:sz w:val="28"/>
          <w:szCs w:val="28"/>
        </w:rPr>
        <w:t>, Bhṛgu Muni concluded that such love and devotion was not possible anywhere else.</w:t>
      </w:r>
    </w:p>
    <w:p w14:paraId="087C1A6A" w14:textId="4251B4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9.365</w:t>
      </w:r>
    </w:p>
    <w:p w14:paraId="1C0E03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365</w:t>
      </w:r>
    </w:p>
    <w:p w14:paraId="60A008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bhakti-jaḍa hailā, vākya nā āise vadane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ānandāśru-dhārā mātra vahe śrī-nayane</w:t>
      </w:r>
    </w:p>
    <w:p w14:paraId="766DCE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Muni’s eyes became filled with tears of ecstasy. He became stunned with devotion and was unable to speak.</w:t>
      </w:r>
    </w:p>
    <w:p w14:paraId="6D9C86BF" w14:textId="672A70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9.366</w:t>
      </w:r>
    </w:p>
    <w:p w14:paraId="28EA37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366</w:t>
      </w:r>
    </w:p>
    <w:p w14:paraId="3C56D2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sarva-bhāve īśvarere deha samarpiyā</w:t>
      </w:r>
      <w:r w:rsidRPr="004A2847">
        <w:rPr>
          <w:rStyle w:val="BookTitle"/>
          <w:rFonts w:asciiTheme="minorHAnsi" w:hAnsiTheme="minorHAnsi" w:cstheme="minorHAnsi"/>
          <w:b w:val="0"/>
          <w:bCs w:val="0"/>
          <w:color w:val="000000"/>
          <w:sz w:val="28"/>
          <w:szCs w:val="28"/>
        </w:rPr>
        <w:br/>
        <w:t>punaḥ muni sabhā-madhye mililā āsiyā</w:t>
      </w:r>
    </w:p>
    <w:p w14:paraId="69C88F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fully surrendered himself to the Lord and then returned to the assembly of great sages.</w:t>
      </w:r>
    </w:p>
    <w:p w14:paraId="4E44C504" w14:textId="50DEB3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9.367</w:t>
      </w:r>
    </w:p>
    <w:p w14:paraId="3F4704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367</w:t>
      </w:r>
    </w:p>
    <w:p w14:paraId="2279A3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bhṛgu dekhi’ sabe hailā ānanda apāra</w:t>
      </w:r>
      <w:r w:rsidRPr="004A2847">
        <w:rPr>
          <w:rStyle w:val="BookTitle"/>
          <w:rFonts w:asciiTheme="minorHAnsi" w:hAnsiTheme="minorHAnsi" w:cstheme="minorHAnsi"/>
          <w:b w:val="0"/>
          <w:bCs w:val="0"/>
          <w:color w:val="000000"/>
          <w:sz w:val="28"/>
          <w:szCs w:val="28"/>
        </w:rPr>
        <w:br/>
        <w:t>“kaha bhṛgu kāra kon dekhile vyavahāra</w:t>
      </w:r>
    </w:p>
    <w:p w14:paraId="2F70E0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Bhṛgu Muni, everyone became joyful and asked, “O Bhṛgu, what sort of behavior have you seen?</w:t>
      </w:r>
    </w:p>
    <w:p w14:paraId="186F98DD" w14:textId="04F171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9.368</w:t>
      </w:r>
    </w:p>
    <w:p w14:paraId="0C4825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368</w:t>
      </w:r>
    </w:p>
    <w:p w14:paraId="46D5BF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ye-i kaha, se-i sabāra pramāṇa”</w:t>
      </w:r>
      <w:r w:rsidRPr="004A2847">
        <w:rPr>
          <w:rStyle w:val="BookTitle"/>
          <w:rFonts w:asciiTheme="minorHAnsi" w:hAnsiTheme="minorHAnsi" w:cstheme="minorHAnsi"/>
          <w:b w:val="0"/>
          <w:bCs w:val="0"/>
          <w:color w:val="000000"/>
          <w:sz w:val="28"/>
          <w:szCs w:val="28"/>
        </w:rPr>
        <w:br/>
        <w:t>tabe saba kahilena bhṛgu bhagavān</w:t>
      </w:r>
    </w:p>
    <w:p w14:paraId="1121A3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will accept whatever you say as conclusive.” Then Bhṛgu Muni described his experiences.</w:t>
      </w:r>
    </w:p>
    <w:p w14:paraId="5286FFA2" w14:textId="6A095B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9.369</w:t>
      </w:r>
    </w:p>
    <w:p w14:paraId="2009D9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369</w:t>
      </w:r>
    </w:p>
    <w:p w14:paraId="34F528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 viṣṇu maheśvara tinera vyavahāra</w:t>
      </w:r>
      <w:r w:rsidRPr="004A2847">
        <w:rPr>
          <w:rStyle w:val="BookTitle"/>
          <w:rFonts w:asciiTheme="minorHAnsi" w:hAnsiTheme="minorHAnsi" w:cstheme="minorHAnsi"/>
          <w:b w:val="0"/>
          <w:bCs w:val="0"/>
          <w:color w:val="000000"/>
          <w:sz w:val="28"/>
          <w:szCs w:val="28"/>
        </w:rPr>
        <w:br/>
        <w:t>sakala kahiyā ei kahilena sāra</w:t>
      </w:r>
    </w:p>
    <w:p w14:paraId="3C2BE5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explained in detail the characteristics of Brahmā, Viṣṇu, and Śiva and then spoke the following words in conclusion.</w:t>
      </w:r>
    </w:p>
    <w:p w14:paraId="7B13C1DF" w14:textId="187D8E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9.370</w:t>
      </w:r>
    </w:p>
    <w:p w14:paraId="400177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370</w:t>
      </w:r>
    </w:p>
    <w:p w14:paraId="134135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sarva-śreṣṭha—śrī-vaikuṇṭha-nātha nārāyaṇa</w:t>
      </w:r>
      <w:r w:rsidRPr="004A2847">
        <w:rPr>
          <w:rStyle w:val="BookTitle"/>
          <w:rFonts w:asciiTheme="minorHAnsi" w:hAnsiTheme="minorHAnsi" w:cstheme="minorHAnsi"/>
          <w:b w:val="0"/>
          <w:bCs w:val="0"/>
          <w:color w:val="000000"/>
          <w:sz w:val="28"/>
          <w:szCs w:val="28"/>
        </w:rPr>
        <w:br/>
        <w:t>satya satya satya ei balila vacana</w:t>
      </w:r>
    </w:p>
    <w:p w14:paraId="47AB21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“Nārāyaṇa, the Lord of Vaikuṇṭha, is the greatest of all. This is the truth, the truth, the truth.</w:t>
      </w:r>
    </w:p>
    <w:p w14:paraId="0B3DF207" w14:textId="23C079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9.371</w:t>
      </w:r>
    </w:p>
    <w:p w14:paraId="627A9D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371</w:t>
      </w:r>
    </w:p>
    <w:p w14:paraId="14F949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īśvara kṛṣṇa—janaka sabāra</w:t>
      </w:r>
      <w:r w:rsidRPr="004A2847">
        <w:rPr>
          <w:rStyle w:val="BookTitle"/>
          <w:rFonts w:asciiTheme="minorHAnsi" w:hAnsiTheme="minorHAnsi" w:cstheme="minorHAnsi"/>
          <w:b w:val="0"/>
          <w:bCs w:val="0"/>
          <w:color w:val="000000"/>
          <w:sz w:val="28"/>
          <w:szCs w:val="28"/>
        </w:rPr>
        <w:br/>
        <w:t>brahmā, śiva karena yāṅhāra adhikāra</w:t>
      </w:r>
    </w:p>
    <w:p w14:paraId="3A75A8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is the controller and father of all, even Lord Brahmā and Lord Śiva work under His direction.</w:t>
      </w:r>
    </w:p>
    <w:p w14:paraId="4EBD23D6" w14:textId="0072C6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9.372</w:t>
      </w:r>
    </w:p>
    <w:p w14:paraId="4914A1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372</w:t>
      </w:r>
    </w:p>
    <w:p w14:paraId="377762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kartā-hartā-rakṣitā sabāra nārāyaṇa</w:t>
      </w:r>
      <w:r w:rsidRPr="004A2847">
        <w:rPr>
          <w:rStyle w:val="BookTitle"/>
          <w:rFonts w:asciiTheme="minorHAnsi" w:hAnsiTheme="minorHAnsi" w:cstheme="minorHAnsi"/>
          <w:b w:val="0"/>
          <w:bCs w:val="0"/>
          <w:color w:val="000000"/>
          <w:sz w:val="28"/>
          <w:szCs w:val="28"/>
        </w:rPr>
        <w:br/>
        <w:t>niḥsandehe bhaja giyā tāṅhāra caraṇa</w:t>
      </w:r>
    </w:p>
    <w:p w14:paraId="7A0158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Nārāyaṇa is the doer, </w:t>
      </w:r>
      <w:commentRangeStart w:id="399"/>
      <w:r w:rsidRPr="004A2847">
        <w:rPr>
          <w:rStyle w:val="BookTitle"/>
          <w:rFonts w:asciiTheme="minorHAnsi" w:hAnsiTheme="minorHAnsi" w:cstheme="minorHAnsi"/>
          <w:b/>
          <w:bCs/>
          <w:color w:val="800000"/>
          <w:sz w:val="28"/>
          <w:szCs w:val="28"/>
        </w:rPr>
        <w:t>creator</w:t>
      </w:r>
      <w:commentRangeEnd w:id="399"/>
      <w:r w:rsidR="0042388F">
        <w:rPr>
          <w:rStyle w:val="CommentReference"/>
          <w:b w:val="0"/>
          <w:bCs w:val="0"/>
          <w:color w:val="auto"/>
        </w:rPr>
        <w:commentReference w:id="399"/>
      </w:r>
      <w:r w:rsidRPr="004A2847">
        <w:rPr>
          <w:rStyle w:val="BookTitle"/>
          <w:rFonts w:asciiTheme="minorHAnsi" w:hAnsiTheme="minorHAnsi" w:cstheme="minorHAnsi"/>
          <w:b/>
          <w:bCs/>
          <w:color w:val="800000"/>
          <w:sz w:val="28"/>
          <w:szCs w:val="28"/>
        </w:rPr>
        <w:t xml:space="preserve">, and protector.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one should worship His lotus feet without doubt.</w:t>
      </w:r>
    </w:p>
    <w:p w14:paraId="20BDDCA9" w14:textId="523D2D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9.373-374</w:t>
      </w:r>
    </w:p>
    <w:p w14:paraId="2EC701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373-374</w:t>
      </w:r>
    </w:p>
    <w:p w14:paraId="238DCD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dharma, jñāna, puṇya-kīrti, aiśvarya, virakti</w:t>
      </w:r>
      <w:r w:rsidRPr="004A2847">
        <w:rPr>
          <w:rStyle w:val="BookTitle"/>
          <w:rFonts w:asciiTheme="minorHAnsi" w:hAnsiTheme="minorHAnsi" w:cstheme="minorHAnsi"/>
          <w:b w:val="0"/>
          <w:bCs w:val="0"/>
          <w:color w:val="000000"/>
          <w:sz w:val="28"/>
          <w:szCs w:val="28"/>
        </w:rPr>
        <w:br/>
        <w:t>ātma-śreṣṭha madhyama yāhāra yata śakti</w:t>
      </w:r>
    </w:p>
    <w:p w14:paraId="12151F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kṛṣṇera, ihā jāniha niścaya</w:t>
      </w:r>
      <w:r w:rsidRPr="004A2847">
        <w:rPr>
          <w:rStyle w:val="BookTitle"/>
          <w:rFonts w:asciiTheme="minorHAnsi" w:hAnsiTheme="minorHAnsi" w:cstheme="minorHAnsi"/>
          <w:b w:val="0"/>
          <w:bCs w:val="0"/>
          <w:color w:val="000000"/>
          <w:sz w:val="28"/>
          <w:szCs w:val="28"/>
        </w:rPr>
        <w:br/>
        <w:t>ataeva gāo bhaja kṛṣṇera vijaya”</w:t>
      </w:r>
    </w:p>
    <w:p w14:paraId="4F6FF9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“Know for certain that religiosity, knowledge, pious activities, opulences, and renunciation, as well as one’s exalted position and influence all originate from Kṛṣṇa.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sing the glories of Kṛṣṇa and worship Him.”</w:t>
      </w:r>
    </w:p>
    <w:p w14:paraId="15BB8558" w14:textId="08BDEF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9.375</w:t>
      </w:r>
    </w:p>
    <w:p w14:paraId="55F745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375</w:t>
      </w:r>
    </w:p>
    <w:p w14:paraId="0A2A8D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kṛṣṇa sākṣāt—caitanya bhagavān</w:t>
      </w:r>
      <w:r w:rsidRPr="004A2847">
        <w:rPr>
          <w:rStyle w:val="BookTitle"/>
          <w:rFonts w:asciiTheme="minorHAnsi" w:hAnsiTheme="minorHAnsi" w:cstheme="minorHAnsi"/>
          <w:b w:val="0"/>
          <w:bCs w:val="0"/>
          <w:color w:val="000000"/>
          <w:sz w:val="28"/>
          <w:szCs w:val="28"/>
        </w:rPr>
        <w:br/>
        <w:t>kīrtana-vihāre haiyāchena vidyamāna</w:t>
      </w:r>
    </w:p>
    <w:p w14:paraId="1D95F5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Caitanya is that same Lord Kṛṣṇa, and He appeared to enjoy the pastimes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1D02CF74" w14:textId="7A138D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9.376</w:t>
      </w:r>
    </w:p>
    <w:p w14:paraId="0FDD47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376</w:t>
      </w:r>
    </w:p>
    <w:p w14:paraId="371808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bhṛgura vacana śuni’ saba ṛṣi-gaṇa</w:t>
      </w:r>
      <w:r w:rsidRPr="004A2847">
        <w:rPr>
          <w:rStyle w:val="BookTitle"/>
          <w:rFonts w:asciiTheme="minorHAnsi" w:hAnsiTheme="minorHAnsi" w:cstheme="minorHAnsi"/>
          <w:b w:val="0"/>
          <w:bCs w:val="0"/>
          <w:color w:val="000000"/>
          <w:sz w:val="28"/>
          <w:szCs w:val="28"/>
        </w:rPr>
        <w:br/>
        <w:t>niḥsandeha hailā, sarva-śreṣṭha nārāyaṇa’</w:t>
      </w:r>
    </w:p>
    <w:p w14:paraId="300AAA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Bhṛgu Muni’s statement with great attention, the sages became free from doubt and concluded that Nārāyaṇa is the greatest.</w:t>
      </w:r>
    </w:p>
    <w:p w14:paraId="242DA475" w14:textId="7B3CEA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9.377</w:t>
      </w:r>
    </w:p>
    <w:p w14:paraId="060AE8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377</w:t>
      </w:r>
    </w:p>
    <w:p w14:paraId="6B8B57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bhṛgure pūjiyā bale saba ṛṣi-gaṇa</w:t>
      </w:r>
      <w:r w:rsidRPr="004A2847">
        <w:rPr>
          <w:rStyle w:val="BookTitle"/>
          <w:rFonts w:asciiTheme="minorHAnsi" w:hAnsiTheme="minorHAnsi" w:cstheme="minorHAnsi"/>
          <w:b w:val="0"/>
          <w:bCs w:val="0"/>
          <w:color w:val="000000"/>
          <w:sz w:val="28"/>
          <w:szCs w:val="28"/>
        </w:rPr>
        <w:br/>
        <w:t>“saṁśaya chiṇḍiyā tumi bhāla kailā mana”</w:t>
      </w:r>
    </w:p>
    <w:p w14:paraId="5BA13D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sages then offered their respects to Bhṛgu Muni and said, “You have cleared our doubts and made our minds peaceful.”</w:t>
      </w:r>
    </w:p>
    <w:p w14:paraId="53D3765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89.</w:t>
      </w:r>
    </w:p>
    <w:p w14:paraId="72709FC1" w14:textId="1F091E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9.378</w:t>
      </w:r>
    </w:p>
    <w:p w14:paraId="65ADA4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378</w:t>
      </w:r>
    </w:p>
    <w:p w14:paraId="5187DB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kṛṣṇa-bhakti sabe lailena dṛḍha-mane</w:t>
      </w:r>
      <w:r w:rsidRPr="004A2847">
        <w:rPr>
          <w:rStyle w:val="BookTitle"/>
          <w:rFonts w:asciiTheme="minorHAnsi" w:hAnsiTheme="minorHAnsi" w:cstheme="minorHAnsi"/>
          <w:b w:val="0"/>
          <w:bCs w:val="0"/>
          <w:color w:val="000000"/>
          <w:sz w:val="28"/>
          <w:szCs w:val="28"/>
        </w:rPr>
        <w:br/>
        <w:t>bhakta-rūpe brahmā-śiva pūjena yatane</w:t>
      </w:r>
    </w:p>
    <w:p w14:paraId="63EB7C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sages then accepted the devotional service of Kṛṣṇa with determination, and they faithfully worshiped Brahmā and Śiva with the understanding that they are devotees.</w:t>
      </w:r>
    </w:p>
    <w:p w14:paraId="5C0C9C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(10.89.19) it is stated:</w:t>
      </w:r>
    </w:p>
    <w:p w14:paraId="6ADB83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itthaṁ sārasvatā viprā   nṛṇām saṁśaya-nuttaye</w:t>
      </w:r>
      <w:r w:rsidRPr="004A2847">
        <w:rPr>
          <w:rStyle w:val="BookTitle"/>
          <w:rFonts w:asciiTheme="minorHAnsi" w:hAnsiTheme="minorHAnsi" w:cstheme="minorHAnsi"/>
          <w:b w:val="0"/>
          <w:bCs w:val="0"/>
          <w:color w:val="000000"/>
          <w:sz w:val="28"/>
          <w:szCs w:val="28"/>
        </w:rPr>
        <w:br/>
        <w:t>puruṣasya padāmbhoja-   sevayā tad-gatiṁ gatāḥ</w:t>
      </w:r>
    </w:p>
    <w:p w14:paraId="02436E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learned </w:t>
      </w:r>
      <w:r w:rsidRPr="0042388F">
        <w:rPr>
          <w:rStyle w:val="BookTitle"/>
          <w:rFonts w:asciiTheme="minorHAnsi" w:hAnsiTheme="minorHAnsi" w:cstheme="minorHAnsi"/>
          <w:b w:val="0"/>
          <w:bCs w:val="0"/>
          <w:i/>
          <w:iCs/>
          <w:color w:val="000000"/>
          <w:sz w:val="28"/>
          <w:szCs w:val="28"/>
          <w:rPrChange w:id="400" w:author="your servant" w:date="2020-06-22T17:34:00Z">
            <w:rPr>
              <w:rStyle w:val="BookTitle"/>
              <w:rFonts w:asciiTheme="minorHAnsi" w:hAnsiTheme="minorHAnsi" w:cstheme="minorHAnsi"/>
              <w:b w:val="0"/>
              <w:bCs w:val="0"/>
              <w:color w:val="000000"/>
              <w:sz w:val="28"/>
              <w:szCs w:val="28"/>
            </w:rPr>
          </w:rPrChange>
        </w:rPr>
        <w:t>brāhmaṇas</w:t>
      </w:r>
      <w:r w:rsidRPr="004A2847">
        <w:rPr>
          <w:rStyle w:val="BookTitle"/>
          <w:rFonts w:asciiTheme="minorHAnsi" w:hAnsiTheme="minorHAnsi" w:cstheme="minorHAnsi"/>
          <w:b w:val="0"/>
          <w:bCs w:val="0"/>
          <w:color w:val="000000"/>
          <w:sz w:val="28"/>
          <w:szCs w:val="28"/>
        </w:rPr>
        <w:t xml:space="preserve"> living along the river Sarasvatī came to this conclusion </w:t>
      </w:r>
      <w:proofErr w:type="gramStart"/>
      <w:r w:rsidRPr="004A2847">
        <w:rPr>
          <w:rStyle w:val="BookTitle"/>
          <w:rFonts w:asciiTheme="minorHAnsi" w:hAnsiTheme="minorHAnsi" w:cstheme="minorHAnsi"/>
          <w:b w:val="0"/>
          <w:bCs w:val="0"/>
          <w:color w:val="000000"/>
          <w:sz w:val="28"/>
          <w:szCs w:val="28"/>
        </w:rPr>
        <w:t>in order to</w:t>
      </w:r>
      <w:proofErr w:type="gramEnd"/>
      <w:r w:rsidRPr="004A2847">
        <w:rPr>
          <w:rStyle w:val="BookTitle"/>
          <w:rFonts w:asciiTheme="minorHAnsi" w:hAnsiTheme="minorHAnsi" w:cstheme="minorHAnsi"/>
          <w:b w:val="0"/>
          <w:bCs w:val="0"/>
          <w:color w:val="000000"/>
          <w:sz w:val="28"/>
          <w:szCs w:val="28"/>
        </w:rPr>
        <w:t xml:space="preserve"> dispel the doubts of all people. Thereafter they rendered devotional service to the Supreme Lord’s lotus feet and attained His abode.”</w:t>
      </w:r>
    </w:p>
    <w:p w14:paraId="6FE0A3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(10.38.8) it is stated:</w:t>
      </w:r>
    </w:p>
    <w:p w14:paraId="17F08F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 arcitaṁ brahma-bhavādibhiḥ suraiḥ</w:t>
      </w:r>
      <w:r w:rsidRPr="004A2847">
        <w:rPr>
          <w:rStyle w:val="BookTitle"/>
          <w:rFonts w:asciiTheme="minorHAnsi" w:hAnsiTheme="minorHAnsi" w:cstheme="minorHAnsi"/>
          <w:b w:val="0"/>
          <w:bCs w:val="0"/>
          <w:color w:val="000000"/>
          <w:sz w:val="28"/>
          <w:szCs w:val="28"/>
        </w:rPr>
        <w:br/>
        <w:t>śriyā ca devyā munibhiḥ sa-sātvataiḥ</w:t>
      </w:r>
      <w:r w:rsidRPr="004A2847">
        <w:rPr>
          <w:rStyle w:val="BookTitle"/>
          <w:rFonts w:asciiTheme="minorHAnsi" w:hAnsiTheme="minorHAnsi" w:cstheme="minorHAnsi"/>
          <w:b w:val="0"/>
          <w:bCs w:val="0"/>
          <w:color w:val="000000"/>
          <w:sz w:val="28"/>
          <w:szCs w:val="28"/>
        </w:rPr>
        <w:br/>
        <w:t>go-cāraṇāyānucaraiś carad vane</w:t>
      </w:r>
      <w:r w:rsidRPr="004A2847">
        <w:rPr>
          <w:rStyle w:val="BookTitle"/>
          <w:rFonts w:asciiTheme="minorHAnsi" w:hAnsiTheme="minorHAnsi" w:cstheme="minorHAnsi"/>
          <w:b w:val="0"/>
          <w:bCs w:val="0"/>
          <w:color w:val="000000"/>
          <w:sz w:val="28"/>
          <w:szCs w:val="28"/>
        </w:rPr>
        <w:br/>
        <w:t>yad gopikānāṁ kuca-kuṅkumāṅkitam</w:t>
      </w:r>
    </w:p>
    <w:p w14:paraId="02B67DC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lotus feet are worshiped by Brahmā, Śiva, and all the other demigods, by the goddess of fortune, </w:t>
      </w:r>
      <w:proofErr w:type="gramStart"/>
      <w:r w:rsidRPr="004A2847">
        <w:rPr>
          <w:rStyle w:val="BookTitle"/>
          <w:rFonts w:asciiTheme="minorHAnsi" w:hAnsiTheme="minorHAnsi" w:cstheme="minorHAnsi"/>
          <w:b w:val="0"/>
          <w:bCs w:val="0"/>
          <w:color w:val="000000"/>
          <w:sz w:val="28"/>
          <w:szCs w:val="28"/>
        </w:rPr>
        <w:t>and also</w:t>
      </w:r>
      <w:proofErr w:type="gramEnd"/>
      <w:r w:rsidRPr="004A2847">
        <w:rPr>
          <w:rStyle w:val="BookTitle"/>
          <w:rFonts w:asciiTheme="minorHAnsi" w:hAnsiTheme="minorHAnsi" w:cstheme="minorHAnsi"/>
          <w:b w:val="0"/>
          <w:bCs w:val="0"/>
          <w:color w:val="000000"/>
          <w:sz w:val="28"/>
          <w:szCs w:val="28"/>
        </w:rPr>
        <w:t xml:space="preserve"> by the great sages and Vaiṣṇavas. Upon those lotus feet the Lord walks about the forest while herding the cows with His companions, and those feet are smeared with the </w:t>
      </w:r>
      <w:r w:rsidRPr="004A2847">
        <w:rPr>
          <w:rStyle w:val="BookTitle"/>
          <w:rFonts w:asciiTheme="minorHAnsi" w:hAnsiTheme="minorHAnsi" w:cstheme="minorHAnsi"/>
          <w:b w:val="0"/>
          <w:bCs w:val="0"/>
          <w:i/>
          <w:iCs/>
          <w:color w:val="000000"/>
          <w:sz w:val="28"/>
          <w:szCs w:val="28"/>
        </w:rPr>
        <w:t xml:space="preserve">kuṅkuma </w:t>
      </w:r>
      <w:r w:rsidRPr="004A2847">
        <w:rPr>
          <w:rStyle w:val="BookTitle"/>
          <w:rFonts w:asciiTheme="minorHAnsi" w:hAnsiTheme="minorHAnsi" w:cstheme="minorHAnsi"/>
          <w:b w:val="0"/>
          <w:bCs w:val="0"/>
          <w:color w:val="000000"/>
          <w:sz w:val="28"/>
          <w:szCs w:val="28"/>
        </w:rPr>
        <w:t xml:space="preserve">from the </w:t>
      </w:r>
      <w:r w:rsidRPr="004A2847">
        <w:rPr>
          <w:rStyle w:val="BookTitle"/>
          <w:rFonts w:asciiTheme="minorHAnsi" w:hAnsiTheme="minorHAnsi" w:cstheme="minorHAnsi"/>
          <w:b w:val="0"/>
          <w:bCs w:val="0"/>
          <w:i/>
          <w:iCs/>
          <w:color w:val="000000"/>
          <w:sz w:val="28"/>
          <w:szCs w:val="28"/>
        </w:rPr>
        <w:t xml:space="preserve">gopīs’ </w:t>
      </w:r>
      <w:r w:rsidRPr="004A2847">
        <w:rPr>
          <w:rStyle w:val="BookTitle"/>
          <w:rFonts w:asciiTheme="minorHAnsi" w:hAnsiTheme="minorHAnsi" w:cstheme="minorHAnsi"/>
          <w:b w:val="0"/>
          <w:bCs w:val="0"/>
          <w:color w:val="000000"/>
          <w:sz w:val="28"/>
          <w:szCs w:val="28"/>
        </w:rPr>
        <w:t>breasts.”</w:t>
      </w:r>
    </w:p>
    <w:p w14:paraId="2E03F7FC" w14:textId="3218D2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9.379</w:t>
      </w:r>
    </w:p>
    <w:p w14:paraId="694D5D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379</w:t>
      </w:r>
    </w:p>
    <w:p w14:paraId="58026E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siddha-vaiṣṇavera yena viṣama vyavahāra</w:t>
      </w:r>
      <w:r w:rsidRPr="004A2847">
        <w:rPr>
          <w:rStyle w:val="BookTitle"/>
          <w:rFonts w:asciiTheme="minorHAnsi" w:hAnsiTheme="minorHAnsi" w:cstheme="minorHAnsi"/>
          <w:b w:val="0"/>
          <w:bCs w:val="0"/>
          <w:color w:val="000000"/>
          <w:sz w:val="28"/>
          <w:szCs w:val="28"/>
        </w:rPr>
        <w:br/>
        <w:t>kahilāṅa, ihā bujhibāre śakti kāra</w:t>
      </w:r>
    </w:p>
    <w:p w14:paraId="7046CE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thus explained the extraordinary characteristics of a perfect Vaiṣṇava, yet who can understand this?</w:t>
      </w:r>
    </w:p>
    <w:p w14:paraId="6773F759" w14:textId="71F618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9.380</w:t>
      </w:r>
    </w:p>
    <w:p w14:paraId="66E501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380</w:t>
      </w:r>
    </w:p>
    <w:p w14:paraId="7A6BE2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parīkṣite karma ki nā chila kichu āra</w:t>
      </w:r>
      <w:r w:rsidRPr="004A2847">
        <w:rPr>
          <w:rStyle w:val="BookTitle"/>
          <w:rFonts w:asciiTheme="minorHAnsi" w:hAnsiTheme="minorHAnsi" w:cstheme="minorHAnsi"/>
          <w:b w:val="0"/>
          <w:bCs w:val="0"/>
          <w:color w:val="000000"/>
          <w:sz w:val="28"/>
          <w:szCs w:val="28"/>
        </w:rPr>
        <w:br/>
        <w:t>tāra lāgi’ karilena caraṇa-prahāra</w:t>
      </w:r>
    </w:p>
    <w:p w14:paraId="17E24A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Was there no other way for Bhṛgu to test the Lord than by kicking Him with his feet?</w:t>
      </w:r>
    </w:p>
    <w:p w14:paraId="5F484F25" w14:textId="63BE5C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9.381</w:t>
      </w:r>
    </w:p>
    <w:p w14:paraId="741137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381</w:t>
      </w:r>
    </w:p>
    <w:p w14:paraId="539D3D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sṛṣṭi-kartā bhṛgu-deva yāṅra anugrahe</w:t>
      </w:r>
      <w:r w:rsidRPr="004A2847">
        <w:rPr>
          <w:rStyle w:val="BookTitle"/>
          <w:rFonts w:asciiTheme="minorHAnsi" w:hAnsiTheme="minorHAnsi" w:cstheme="minorHAnsi"/>
          <w:b w:val="0"/>
          <w:bCs w:val="0"/>
          <w:color w:val="000000"/>
          <w:sz w:val="28"/>
          <w:szCs w:val="28"/>
        </w:rPr>
        <w:br/>
        <w:t>ki sāhase caraṇa dilena se hṛdaye</w:t>
      </w:r>
    </w:p>
    <w:p w14:paraId="523EBD3B" w14:textId="0FC71BFA"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It was by the mercy of the supreme creator that Bhṛgu had the audacity to kick the Lord </w:t>
      </w:r>
      <w:ins w:id="401" w:author="your servant" w:date="2020-06-22T17:35:00Z">
        <w:r w:rsidR="009A122A">
          <w:rPr>
            <w:rStyle w:val="BookTitle"/>
            <w:rFonts w:asciiTheme="minorHAnsi" w:hAnsiTheme="minorHAnsi" w:cstheme="minorHAnsi"/>
            <w:b/>
            <w:bCs/>
            <w:color w:val="800000"/>
            <w:sz w:val="28"/>
            <w:szCs w:val="28"/>
          </w:rPr>
          <w:t>o</w:t>
        </w:r>
      </w:ins>
      <w:del w:id="402" w:author="your servant" w:date="2020-06-22T17:35:00Z">
        <w:r w:rsidRPr="004A2847" w:rsidDel="009A122A">
          <w:rPr>
            <w:rStyle w:val="BookTitle"/>
            <w:rFonts w:asciiTheme="minorHAnsi" w:hAnsiTheme="minorHAnsi" w:cstheme="minorHAnsi"/>
            <w:b/>
            <w:bCs/>
            <w:color w:val="800000"/>
            <w:sz w:val="28"/>
            <w:szCs w:val="28"/>
          </w:rPr>
          <w:delText>i</w:delText>
        </w:r>
      </w:del>
      <w:r w:rsidRPr="004A2847">
        <w:rPr>
          <w:rStyle w:val="BookTitle"/>
          <w:rFonts w:asciiTheme="minorHAnsi" w:hAnsiTheme="minorHAnsi" w:cstheme="minorHAnsi"/>
          <w:b/>
          <w:bCs/>
          <w:color w:val="800000"/>
          <w:sz w:val="28"/>
          <w:szCs w:val="28"/>
        </w:rPr>
        <w:t>n His chest.</w:t>
      </w:r>
    </w:p>
    <w:p w14:paraId="4BEE5AA6" w14:textId="1E39E2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9.382</w:t>
      </w:r>
    </w:p>
    <w:p w14:paraId="121860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382</w:t>
      </w:r>
    </w:p>
    <w:p w14:paraId="4C392D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abodhya</w:t>
      </w:r>
      <w:proofErr w:type="gramEnd"/>
      <w:r w:rsidRPr="004A2847">
        <w:rPr>
          <w:rStyle w:val="BookTitle"/>
          <w:rFonts w:asciiTheme="minorHAnsi" w:hAnsiTheme="minorHAnsi" w:cstheme="minorHAnsi"/>
          <w:b w:val="0"/>
          <w:bCs w:val="0"/>
          <w:color w:val="000000"/>
          <w:sz w:val="28"/>
          <w:szCs w:val="28"/>
        </w:rPr>
        <w:t xml:space="preserve"> agamya adhikārīra vyavahāra’</w:t>
      </w:r>
      <w:r w:rsidRPr="004A2847">
        <w:rPr>
          <w:rStyle w:val="BookTitle"/>
          <w:rFonts w:asciiTheme="minorHAnsi" w:hAnsiTheme="minorHAnsi" w:cstheme="minorHAnsi"/>
          <w:b w:val="0"/>
          <w:bCs w:val="0"/>
          <w:color w:val="000000"/>
          <w:sz w:val="28"/>
          <w:szCs w:val="28"/>
        </w:rPr>
        <w:br/>
        <w:t>ihā bai siddhānta nā dekhi kichu āra</w:t>
      </w:r>
    </w:p>
    <w:p w14:paraId="488B3F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behavior of an exalted personality is incomprehensible and unfathomable. I do not see any conclusion other than this.</w:t>
      </w:r>
    </w:p>
    <w:p w14:paraId="212260B2" w14:textId="783D9E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9.383</w:t>
      </w:r>
    </w:p>
    <w:p w14:paraId="3EE43E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w:t>
      </w:r>
    </w:p>
    <w:p w14:paraId="553879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mūle kṛṣṇa praveśiyā bhṛgura dehete</w:t>
      </w:r>
      <w:r w:rsidRPr="004A2847">
        <w:rPr>
          <w:rStyle w:val="BookTitle"/>
          <w:rFonts w:asciiTheme="minorHAnsi" w:hAnsiTheme="minorHAnsi" w:cstheme="minorHAnsi"/>
          <w:b w:val="0"/>
          <w:bCs w:val="0"/>
          <w:color w:val="000000"/>
          <w:sz w:val="28"/>
          <w:szCs w:val="28"/>
        </w:rPr>
        <w:br/>
        <w:t>karāilā, bhaktira mahimā prakāśite</w:t>
      </w:r>
    </w:p>
    <w:p w14:paraId="72A78F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Kṛṣṇa entered the body of Bhṛgu Muni and caused this incident to take place to broadcast the glories of devotional service.</w:t>
      </w:r>
    </w:p>
    <w:p w14:paraId="214317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Lord entered Bhṛgu’s body and induced him to act in that way to manifest the glories of devotional service. Bhṛgu would not have dared to act in that way if he was conscious of proper etiquette. The Lord enacted such a pastime to broadcast the glories of the devotees.</w:t>
      </w:r>
    </w:p>
    <w:p w14:paraId="25E6F73C" w14:textId="56673B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9.384</w:t>
      </w:r>
    </w:p>
    <w:p w14:paraId="28A780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384</w:t>
      </w:r>
    </w:p>
    <w:p w14:paraId="3CFC88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jñāna-pūrva bhṛgura e karma kabhu naya</w:t>
      </w:r>
      <w:r w:rsidRPr="004A2847">
        <w:rPr>
          <w:rStyle w:val="BookTitle"/>
          <w:rFonts w:asciiTheme="minorHAnsi" w:hAnsiTheme="minorHAnsi" w:cstheme="minorHAnsi"/>
          <w:b w:val="0"/>
          <w:bCs w:val="0"/>
          <w:color w:val="000000"/>
          <w:sz w:val="28"/>
          <w:szCs w:val="28"/>
        </w:rPr>
        <w:br/>
        <w:t>kṛṣṇa bāḍāyena adhikāri-bhakta-jaya</w:t>
      </w:r>
    </w:p>
    <w:p w14:paraId="3EFC56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could never perform such an act knowingly, but Kṛṣṇa wanted to increase the glories of His pure devotee.</w:t>
      </w:r>
    </w:p>
    <w:p w14:paraId="7183EFEA" w14:textId="56BC40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9.385</w:t>
      </w:r>
    </w:p>
    <w:p w14:paraId="6D97DA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385</w:t>
      </w:r>
    </w:p>
    <w:p w14:paraId="75B36D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viriñci-śaṅkara bāḍāite kṛṣṇa-jaya</w:t>
      </w:r>
      <w:r w:rsidRPr="004A2847">
        <w:rPr>
          <w:rStyle w:val="BookTitle"/>
          <w:rFonts w:asciiTheme="minorHAnsi" w:hAnsiTheme="minorHAnsi" w:cstheme="minorHAnsi"/>
          <w:b w:val="0"/>
          <w:bCs w:val="0"/>
          <w:color w:val="000000"/>
          <w:sz w:val="28"/>
          <w:szCs w:val="28"/>
        </w:rPr>
        <w:br/>
        <w:t>bhṛgure hailā kruddha dekhāiyā bhaya</w:t>
      </w:r>
    </w:p>
    <w:p w14:paraId="7F80A4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Brahmā and Śaṅkara displayed anger and threatened Bhṛgu Muni to increase the glories of Kṛṣṇa.</w:t>
      </w:r>
    </w:p>
    <w:p w14:paraId="053D6B0A" w14:textId="13476F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9.386</w:t>
      </w:r>
    </w:p>
    <w:p w14:paraId="204019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386</w:t>
      </w:r>
    </w:p>
    <w:p w14:paraId="562E80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 saba yena gāya nitya kṛṣṇa-jaya</w:t>
      </w:r>
      <w:r w:rsidRPr="004A2847">
        <w:rPr>
          <w:rStyle w:val="BookTitle"/>
          <w:rFonts w:asciiTheme="minorHAnsi" w:hAnsiTheme="minorHAnsi" w:cstheme="minorHAnsi"/>
          <w:b w:val="0"/>
          <w:bCs w:val="0"/>
          <w:color w:val="000000"/>
          <w:sz w:val="28"/>
          <w:szCs w:val="28"/>
        </w:rPr>
        <w:br/>
        <w:t>kṛṣṇa bāḍāyena bhakta-jaya atiśaya</w:t>
      </w:r>
    </w:p>
    <w:p w14:paraId="510075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devotees always sing the glories of Lord Kṛṣṇa, Kṛṣṇa increases the glories of His devotees.</w:t>
      </w:r>
    </w:p>
    <w:p w14:paraId="19A80B3D" w14:textId="453A41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9.387</w:t>
      </w:r>
    </w:p>
    <w:p w14:paraId="5EC3D9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387</w:t>
      </w:r>
    </w:p>
    <w:p w14:paraId="1A8C77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adhikāri-vaiṣṇavera nā bujhi’ vyavahāra</w:t>
      </w:r>
      <w:r w:rsidRPr="004A2847">
        <w:rPr>
          <w:rStyle w:val="BookTitle"/>
          <w:rFonts w:asciiTheme="minorHAnsi" w:hAnsiTheme="minorHAnsi" w:cstheme="minorHAnsi"/>
          <w:b w:val="0"/>
          <w:bCs w:val="0"/>
          <w:color w:val="000000"/>
          <w:sz w:val="28"/>
          <w:szCs w:val="28"/>
        </w:rPr>
        <w:br/>
        <w:t>ye jana nindaye, tāra nāhika nistāra</w:t>
      </w:r>
    </w:p>
    <w:p w14:paraId="19C59D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criticizes an exalted Vaiṣṇava without understanding his behavior, one can never be delivered.</w:t>
      </w:r>
    </w:p>
    <w:p w14:paraId="4D268DB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(9.30) it is stated:</w:t>
      </w:r>
    </w:p>
    <w:p w14:paraId="5B1723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api cet su-durācāro   bhajate mām ananya-bhāk</w:t>
      </w:r>
      <w:r w:rsidRPr="004A2847">
        <w:rPr>
          <w:rStyle w:val="BookTitle"/>
          <w:rFonts w:asciiTheme="minorHAnsi" w:hAnsiTheme="minorHAnsi" w:cstheme="minorHAnsi"/>
          <w:b w:val="0"/>
          <w:bCs w:val="0"/>
          <w:color w:val="000000"/>
          <w:sz w:val="28"/>
          <w:szCs w:val="28"/>
        </w:rPr>
        <w:br/>
        <w:t>sādhur eva sa mantavyaḥ   samyag vyavasito hi saḥ</w:t>
      </w:r>
    </w:p>
    <w:p w14:paraId="21A6DDC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“Even if one commits the most abominable action, if he is engaged in devotional </w:t>
      </w:r>
      <w:proofErr w:type="gramStart"/>
      <w:r w:rsidRPr="004A2847">
        <w:rPr>
          <w:rStyle w:val="BookTitle"/>
          <w:rFonts w:asciiTheme="minorHAnsi" w:hAnsiTheme="minorHAnsi" w:cstheme="minorHAnsi"/>
          <w:b w:val="0"/>
          <w:bCs w:val="0"/>
          <w:color w:val="000000"/>
          <w:sz w:val="28"/>
          <w:szCs w:val="28"/>
        </w:rPr>
        <w:t>service</w:t>
      </w:r>
      <w:proofErr w:type="gramEnd"/>
      <w:r w:rsidRPr="004A2847">
        <w:rPr>
          <w:rStyle w:val="BookTitle"/>
          <w:rFonts w:asciiTheme="minorHAnsi" w:hAnsiTheme="minorHAnsi" w:cstheme="minorHAnsi"/>
          <w:b w:val="0"/>
          <w:bCs w:val="0"/>
          <w:color w:val="000000"/>
          <w:sz w:val="28"/>
          <w:szCs w:val="28"/>
        </w:rPr>
        <w:t xml:space="preserve"> he is to be considered saintly because he is properly situated in his determination.”</w:t>
      </w:r>
    </w:p>
    <w:p w14:paraId="199774F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Upadeśāmṛta </w:t>
      </w:r>
      <w:r w:rsidRPr="004A2847">
        <w:rPr>
          <w:rStyle w:val="BookTitle"/>
          <w:rFonts w:asciiTheme="minorHAnsi" w:hAnsiTheme="minorHAnsi" w:cstheme="minorHAnsi"/>
          <w:b w:val="0"/>
          <w:bCs w:val="0"/>
          <w:color w:val="000000"/>
          <w:sz w:val="28"/>
          <w:szCs w:val="28"/>
        </w:rPr>
        <w:t>(6) it is stated:</w:t>
      </w:r>
    </w:p>
    <w:p w14:paraId="626ECE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dṛṣṭaiḥ svabhāva-janitair vapuṣaś ca doṣair</w:t>
      </w:r>
      <w:r w:rsidRPr="004A2847">
        <w:rPr>
          <w:rStyle w:val="BookTitle"/>
          <w:rFonts w:asciiTheme="minorHAnsi" w:hAnsiTheme="minorHAnsi" w:cstheme="minorHAnsi"/>
          <w:b w:val="0"/>
          <w:bCs w:val="0"/>
          <w:color w:val="000000"/>
          <w:sz w:val="28"/>
          <w:szCs w:val="28"/>
        </w:rPr>
        <w:br/>
        <w:t>na prākṛtatvam iha bhakta janasya paśyet</w:t>
      </w:r>
      <w:r w:rsidRPr="004A2847">
        <w:rPr>
          <w:rStyle w:val="BookTitle"/>
          <w:rFonts w:asciiTheme="minorHAnsi" w:hAnsiTheme="minorHAnsi" w:cstheme="minorHAnsi"/>
          <w:b w:val="0"/>
          <w:bCs w:val="0"/>
          <w:color w:val="000000"/>
          <w:sz w:val="28"/>
          <w:szCs w:val="28"/>
        </w:rPr>
        <w:br/>
        <w:t>gaṅgāmbhasāṁ na khalu budbuda-phena-paṅkair</w:t>
      </w:r>
      <w:r w:rsidRPr="004A2847">
        <w:rPr>
          <w:rStyle w:val="BookTitle"/>
          <w:rFonts w:asciiTheme="minorHAnsi" w:hAnsiTheme="minorHAnsi" w:cstheme="minorHAnsi"/>
          <w:b w:val="0"/>
          <w:bCs w:val="0"/>
          <w:color w:val="000000"/>
          <w:sz w:val="28"/>
          <w:szCs w:val="28"/>
        </w:rPr>
        <w:br/>
        <w:t>brahma-dravatvam apagacchati nīra-dharmaiḥ</w:t>
      </w:r>
    </w:p>
    <w:p w14:paraId="4FF0C8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situated in his original Kṛṣṇa conscious position, a pure devotee does not identify with the body. Such a devotee should not be seen from a materialistic point of view. Indeed, one should overlook a </w:t>
      </w:r>
      <w:proofErr w:type="gramStart"/>
      <w:r w:rsidRPr="004A2847">
        <w:rPr>
          <w:rStyle w:val="BookTitle"/>
          <w:rFonts w:asciiTheme="minorHAnsi" w:hAnsiTheme="minorHAnsi" w:cstheme="minorHAnsi"/>
          <w:b w:val="0"/>
          <w:bCs w:val="0"/>
          <w:color w:val="000000"/>
          <w:sz w:val="28"/>
          <w:szCs w:val="28"/>
        </w:rPr>
        <w:t>devotee’s</w:t>
      </w:r>
      <w:proofErr w:type="gramEnd"/>
      <w:r w:rsidRPr="004A2847">
        <w:rPr>
          <w:rStyle w:val="BookTitle"/>
          <w:rFonts w:asciiTheme="minorHAnsi" w:hAnsiTheme="minorHAnsi" w:cstheme="minorHAnsi"/>
          <w:b w:val="0"/>
          <w:bCs w:val="0"/>
          <w:color w:val="000000"/>
          <w:sz w:val="28"/>
          <w:szCs w:val="28"/>
        </w:rPr>
        <w:t xml:space="preserve"> having a body born in a </w:t>
      </w:r>
      <w:r w:rsidRPr="004A2847">
        <w:rPr>
          <w:rStyle w:val="BookTitle"/>
          <w:rFonts w:asciiTheme="minorHAnsi" w:hAnsiTheme="minorHAnsi" w:cstheme="minorHAnsi"/>
          <w:b w:val="0"/>
          <w:bCs w:val="0"/>
          <w:color w:val="000000"/>
          <w:sz w:val="28"/>
          <w:szCs w:val="28"/>
        </w:rPr>
        <w:lastRenderedPageBreak/>
        <w:t xml:space="preserve">low family, a body with a bad complexion, a deformed body, or a diseased or infirm body. According to ordinary vision, such imperfections may seem prominent in the body of a pure devotee, but despite such seeming defects, the body of a pure devotee cannot be polluted. It is exactly like the waters of the Ganges, which sometimes during the rainy season are full of bubbles, </w:t>
      </w:r>
      <w:proofErr w:type="gramStart"/>
      <w:r w:rsidRPr="004A2847">
        <w:rPr>
          <w:rStyle w:val="BookTitle"/>
          <w:rFonts w:asciiTheme="minorHAnsi" w:hAnsiTheme="minorHAnsi" w:cstheme="minorHAnsi"/>
          <w:b w:val="0"/>
          <w:bCs w:val="0"/>
          <w:color w:val="000000"/>
          <w:sz w:val="28"/>
          <w:szCs w:val="28"/>
        </w:rPr>
        <w:t>foam</w:t>
      </w:r>
      <w:proofErr w:type="gramEnd"/>
      <w:r w:rsidRPr="004A2847">
        <w:rPr>
          <w:rStyle w:val="BookTitle"/>
          <w:rFonts w:asciiTheme="minorHAnsi" w:hAnsiTheme="minorHAnsi" w:cstheme="minorHAnsi"/>
          <w:b w:val="0"/>
          <w:bCs w:val="0"/>
          <w:color w:val="000000"/>
          <w:sz w:val="28"/>
          <w:szCs w:val="28"/>
        </w:rPr>
        <w:t xml:space="preserve"> and mud. The Ganges waters do not become polluted. Those who are advanced in spiritual understanding will bathe in the Ganges without considering the condition of the water.”</w:t>
      </w:r>
    </w:p>
    <w:p w14:paraId="63370F2F" w14:textId="424DB2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9.388</w:t>
      </w:r>
    </w:p>
    <w:p w14:paraId="524E58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388</w:t>
      </w:r>
    </w:p>
    <w:p w14:paraId="22B7BB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adhama-janera ye ācāra, yena dharma</w:t>
      </w:r>
      <w:r w:rsidRPr="004A2847">
        <w:rPr>
          <w:rStyle w:val="BookTitle"/>
          <w:rFonts w:asciiTheme="minorHAnsi" w:hAnsiTheme="minorHAnsi" w:cstheme="minorHAnsi"/>
          <w:b w:val="0"/>
          <w:bCs w:val="0"/>
          <w:color w:val="000000"/>
          <w:sz w:val="28"/>
          <w:szCs w:val="28"/>
        </w:rPr>
        <w:br/>
        <w:t>adhikāri-vaiṣṇaveo kare sei karma</w:t>
      </w:r>
    </w:p>
    <w:p w14:paraId="7DAF20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an exalted Vaiṣṇava exhibits the same behavior and characteristics as a materialistic person.</w:t>
      </w:r>
    </w:p>
    <w:p w14:paraId="426E260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Foolish, unqualified people go to hell because of considering Vaiṣṇavas and non-Vaiṣṇavas on an equal level. They find the sinful behavior of nondevotees in Vaiṣṇavas. But </w:t>
      </w:r>
      <w:proofErr w:type="gramStart"/>
      <w:r w:rsidRPr="004A2847">
        <w:rPr>
          <w:rStyle w:val="BookTitle"/>
          <w:rFonts w:asciiTheme="minorHAnsi" w:hAnsiTheme="minorHAnsi" w:cstheme="minorHAnsi"/>
          <w:b w:val="0"/>
          <w:bCs w:val="0"/>
          <w:color w:val="000000"/>
          <w:sz w:val="28"/>
          <w:szCs w:val="28"/>
        </w:rPr>
        <w:t>actually</w:t>
      </w:r>
      <w:proofErr w:type="gramEnd"/>
      <w:r w:rsidRPr="004A2847">
        <w:rPr>
          <w:rStyle w:val="BookTitle"/>
          <w:rFonts w:asciiTheme="minorHAnsi" w:hAnsiTheme="minorHAnsi" w:cstheme="minorHAnsi"/>
          <w:b w:val="0"/>
          <w:bCs w:val="0"/>
          <w:color w:val="000000"/>
          <w:sz w:val="28"/>
          <w:szCs w:val="28"/>
        </w:rPr>
        <w:t xml:space="preserve"> the Vaiṣṇavas are never sinful. At present in Koladvīpa many people are unable to understand the extraordinary characteristics of Śrī Vaṁśī dāsa Bābājī.</w:t>
      </w:r>
    </w:p>
    <w:p w14:paraId="16B5020E" w14:textId="48D505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9.389</w:t>
      </w:r>
    </w:p>
    <w:p w14:paraId="391C99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389</w:t>
      </w:r>
    </w:p>
    <w:p w14:paraId="192914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kṛṣṇa-kṛpāye se ihā jānibāre pāre</w:t>
      </w:r>
      <w:r w:rsidRPr="004A2847">
        <w:rPr>
          <w:rStyle w:val="BookTitle"/>
          <w:rFonts w:asciiTheme="minorHAnsi" w:hAnsiTheme="minorHAnsi" w:cstheme="minorHAnsi"/>
          <w:b w:val="0"/>
          <w:bCs w:val="0"/>
          <w:color w:val="000000"/>
          <w:sz w:val="28"/>
          <w:szCs w:val="28"/>
        </w:rPr>
        <w:br/>
        <w:t>e saba saṅkaṭe keha mare, keha tare</w:t>
      </w:r>
    </w:p>
    <w:p w14:paraId="57F2AE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conclusion is that only by the mercy of Kṛṣṇa can one understand a great Vaiṣṇava. Otherwise in such intricate situations one may be either liberated or destroyed.</w:t>
      </w:r>
    </w:p>
    <w:p w14:paraId="142DBE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who is not favored by the Supreme Lord may bring about his own ruination by seeing superficially the characteristics of devotees, whereas another person may remain aloof from offense by not committing offenses.</w:t>
      </w:r>
    </w:p>
    <w:p w14:paraId="39F1E66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(9.4.68) it is stated:</w:t>
      </w:r>
    </w:p>
    <w:p w14:paraId="1020D6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sādhavo hṛdayaṁ mahyaṁ   sādhūnāṁ hṛdayaṁ tv aham</w:t>
      </w:r>
      <w:r w:rsidRPr="004A2847">
        <w:rPr>
          <w:rStyle w:val="BookTitle"/>
          <w:rFonts w:asciiTheme="minorHAnsi" w:hAnsiTheme="minorHAnsi" w:cstheme="minorHAnsi"/>
          <w:b w:val="0"/>
          <w:bCs w:val="0"/>
          <w:color w:val="000000"/>
          <w:sz w:val="28"/>
          <w:szCs w:val="28"/>
        </w:rPr>
        <w:br/>
        <w:t>mad-anyat te na jānanti   nāhaṁ tebhyo manāg api</w:t>
      </w:r>
    </w:p>
    <w:p w14:paraId="56C692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“The pure devotee is always within the core of My heart, and I am always in the heart of the pure devotee. My devotees do not know anything else but Me, and I do not know anyone else but them.”</w:t>
      </w:r>
    </w:p>
    <w:p w14:paraId="1AED7F3A" w14:textId="3DBE7C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9.390</w:t>
      </w:r>
    </w:p>
    <w:p w14:paraId="24369D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390</w:t>
      </w:r>
    </w:p>
    <w:p w14:paraId="5E33D2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ithe dekhi eka mahā-pratikāra</w:t>
      </w:r>
      <w:r w:rsidRPr="004A2847">
        <w:rPr>
          <w:rStyle w:val="BookTitle"/>
          <w:rFonts w:asciiTheme="minorHAnsi" w:hAnsiTheme="minorHAnsi" w:cstheme="minorHAnsi"/>
          <w:b w:val="0"/>
          <w:bCs w:val="0"/>
          <w:color w:val="000000"/>
          <w:sz w:val="28"/>
          <w:szCs w:val="28"/>
        </w:rPr>
        <w:br/>
        <w:t>sabāre kariba stuti vinaya-vyavahāra</w:t>
      </w:r>
    </w:p>
    <w:p w14:paraId="051C0C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 have found a wonderful solution to this problem: One should always glorify and behave humbly with all.</w:t>
      </w:r>
    </w:p>
    <w:p w14:paraId="20152B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xml:space="preserve"> (10.32) it is stated:</w:t>
      </w:r>
    </w:p>
    <w:p w14:paraId="6733BEE5" w14:textId="263E89C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viṣṇu-bhaktam athāyātaṁ</w:t>
      </w:r>
      <w:r w:rsidRPr="004A2847">
        <w:rPr>
          <w:rStyle w:val="BookTitle"/>
          <w:rFonts w:asciiTheme="minorHAnsi" w:hAnsiTheme="minorHAnsi" w:cstheme="minorHAnsi"/>
          <w:b w:val="0"/>
          <w:bCs w:val="0"/>
          <w:color w:val="000000"/>
          <w:sz w:val="28"/>
          <w:szCs w:val="28"/>
        </w:rPr>
        <w:br/>
        <w:t>yo dṛṣṭvā samukhaḥ priyaḥ</w:t>
      </w:r>
      <w:r w:rsidRPr="004A2847">
        <w:rPr>
          <w:rStyle w:val="BookTitle"/>
          <w:rFonts w:asciiTheme="minorHAnsi" w:hAnsiTheme="minorHAnsi" w:cstheme="minorHAnsi"/>
          <w:b w:val="0"/>
          <w:bCs w:val="0"/>
          <w:color w:val="000000"/>
          <w:sz w:val="28"/>
          <w:szCs w:val="28"/>
        </w:rPr>
        <w:br/>
        <w:t>praṇāmādi karoty eva</w:t>
      </w:r>
      <w:r w:rsidRPr="004A2847">
        <w:rPr>
          <w:rStyle w:val="BookTitle"/>
          <w:rFonts w:asciiTheme="minorHAnsi" w:hAnsiTheme="minorHAnsi" w:cstheme="minorHAnsi"/>
          <w:b w:val="0"/>
          <w:bCs w:val="0"/>
          <w:color w:val="000000"/>
          <w:sz w:val="28"/>
          <w:szCs w:val="28"/>
        </w:rPr>
        <w:br/>
        <w:t>vāsudeve yathā tathāsa</w:t>
      </w:r>
      <w:r w:rsidRPr="004A2847">
        <w:rPr>
          <w:rStyle w:val="BookTitle"/>
          <w:rFonts w:asciiTheme="minorHAnsi" w:hAnsiTheme="minorHAnsi" w:cstheme="minorHAnsi"/>
          <w:b w:val="0"/>
          <w:bCs w:val="0"/>
          <w:color w:val="000000"/>
          <w:sz w:val="28"/>
          <w:szCs w:val="28"/>
        </w:rPr>
        <w:br/>
        <w:t>vai bhakta iti jñeyaḥ</w:t>
      </w:r>
      <w:r w:rsidRPr="004A2847">
        <w:rPr>
          <w:rStyle w:val="BookTitle"/>
          <w:rFonts w:asciiTheme="minorHAnsi" w:hAnsiTheme="minorHAnsi" w:cstheme="minorHAnsi"/>
          <w:b w:val="0"/>
          <w:bCs w:val="0"/>
          <w:color w:val="000000"/>
          <w:sz w:val="28"/>
          <w:szCs w:val="28"/>
        </w:rPr>
        <w:br/>
        <w:t>sa punāti jagat-trayam</w:t>
      </w:r>
    </w:p>
    <w:p w14:paraId="472F43C3" w14:textId="52154E9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rukṣākṣarā giraḥśṛṇvan</w:t>
      </w:r>
      <w:r w:rsidRPr="004A2847">
        <w:rPr>
          <w:rStyle w:val="BookTitle"/>
          <w:rFonts w:asciiTheme="minorHAnsi" w:hAnsiTheme="minorHAnsi" w:cstheme="minorHAnsi"/>
          <w:b w:val="0"/>
          <w:bCs w:val="0"/>
          <w:color w:val="000000"/>
          <w:sz w:val="28"/>
          <w:szCs w:val="28"/>
        </w:rPr>
        <w:br/>
        <w:t>tathā bhāgavateritāḥ</w:t>
      </w:r>
      <w:r w:rsidRPr="004A2847">
        <w:rPr>
          <w:rStyle w:val="BookTitle"/>
          <w:rFonts w:asciiTheme="minorHAnsi" w:hAnsiTheme="minorHAnsi" w:cstheme="minorHAnsi"/>
          <w:b w:val="0"/>
          <w:bCs w:val="0"/>
          <w:color w:val="000000"/>
          <w:sz w:val="28"/>
          <w:szCs w:val="28"/>
        </w:rPr>
        <w:br/>
        <w:t>praṇāma-purvakaṁ kṣāntvā</w:t>
      </w:r>
      <w:r w:rsidRPr="004A2847">
        <w:rPr>
          <w:rStyle w:val="BookTitle"/>
          <w:rFonts w:asciiTheme="minorHAnsi" w:hAnsiTheme="minorHAnsi" w:cstheme="minorHAnsi"/>
          <w:b w:val="0"/>
          <w:bCs w:val="0"/>
          <w:color w:val="000000"/>
          <w:sz w:val="28"/>
          <w:szCs w:val="28"/>
        </w:rPr>
        <w:br/>
        <w:t>yo vaded vaiṣṇavo hi saḥ</w:t>
      </w:r>
    </w:p>
    <w:p w14:paraId="7B4771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who greets a devotee of Viṣṇu and joyfully offers him obeisances, just as one offers obeisances to Vāsudeva, is considered a devotee of the Supreme Lord and </w:t>
      </w:r>
      <w:proofErr w:type="gramStart"/>
      <w:r w:rsidRPr="004A2847">
        <w:rPr>
          <w:rStyle w:val="BookTitle"/>
          <w:rFonts w:asciiTheme="minorHAnsi" w:hAnsiTheme="minorHAnsi" w:cstheme="minorHAnsi"/>
          <w:b w:val="0"/>
          <w:bCs w:val="0"/>
          <w:color w:val="000000"/>
          <w:sz w:val="28"/>
          <w:szCs w:val="28"/>
        </w:rPr>
        <w:t>is able to</w:t>
      </w:r>
      <w:proofErr w:type="gramEnd"/>
      <w:r w:rsidRPr="004A2847">
        <w:rPr>
          <w:rStyle w:val="BookTitle"/>
          <w:rFonts w:asciiTheme="minorHAnsi" w:hAnsiTheme="minorHAnsi" w:cstheme="minorHAnsi"/>
          <w:b w:val="0"/>
          <w:bCs w:val="0"/>
          <w:color w:val="000000"/>
          <w:sz w:val="28"/>
          <w:szCs w:val="28"/>
        </w:rPr>
        <w:t xml:space="preserve"> purify the three worlds. If a person who even after hearing harsh words from a devotee remains tolerant, offers the devotee obeisances, and converses with the devotee, then there is no doubt that person is a Vaiṣṇava.”</w:t>
      </w:r>
    </w:p>
    <w:p w14:paraId="7ED05CD1" w14:textId="75DE45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9.391</w:t>
      </w:r>
    </w:p>
    <w:p w14:paraId="1A85C3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391</w:t>
      </w:r>
    </w:p>
    <w:p w14:paraId="18AAC0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ajña hai’ laibeka kṛṣṇera śaraṇa</w:t>
      </w:r>
      <w:r w:rsidRPr="004A2847">
        <w:rPr>
          <w:rStyle w:val="BookTitle"/>
          <w:rFonts w:asciiTheme="minorHAnsi" w:hAnsiTheme="minorHAnsi" w:cstheme="minorHAnsi"/>
          <w:b w:val="0"/>
          <w:bCs w:val="0"/>
          <w:color w:val="000000"/>
          <w:sz w:val="28"/>
          <w:szCs w:val="28"/>
        </w:rPr>
        <w:br/>
        <w:t>sāvadhāne śunibeka mahānta-vacana</w:t>
      </w:r>
    </w:p>
    <w:p w14:paraId="69A4D9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Thinking oneself a fool, one should surrender to Kṛṣṇa and carefully listen to the </w:t>
      </w:r>
      <w:r w:rsidRPr="004A2847">
        <w:rPr>
          <w:rStyle w:val="BookTitle"/>
          <w:rFonts w:asciiTheme="minorHAnsi" w:hAnsiTheme="minorHAnsi" w:cstheme="minorHAnsi"/>
          <w:b/>
          <w:bCs/>
          <w:color w:val="800000"/>
          <w:sz w:val="28"/>
          <w:szCs w:val="28"/>
        </w:rPr>
        <w:lastRenderedPageBreak/>
        <w:t>words of advanced devotees.</w:t>
      </w:r>
    </w:p>
    <w:p w14:paraId="7443B2BB" w14:textId="524C68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9.392</w:t>
      </w:r>
    </w:p>
    <w:p w14:paraId="642CB1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392</w:t>
      </w:r>
    </w:p>
    <w:p w14:paraId="219EDE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kṛṣṇa tāre dena hena-divya-mati</w:t>
      </w:r>
      <w:r w:rsidRPr="004A2847">
        <w:rPr>
          <w:rStyle w:val="BookTitle"/>
          <w:rFonts w:asciiTheme="minorHAnsi" w:hAnsiTheme="minorHAnsi" w:cstheme="minorHAnsi"/>
          <w:b w:val="0"/>
          <w:bCs w:val="0"/>
          <w:color w:val="000000"/>
          <w:sz w:val="28"/>
          <w:szCs w:val="28"/>
        </w:rPr>
        <w:br/>
        <w:t>sarvatra nistāra pāya, nāṭhekaye kati</w:t>
      </w:r>
    </w:p>
    <w:p w14:paraId="66BEB7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Lord Kṛṣṇa will impart one with transcendental intelligence by which one is completely delivered without hindrance.</w:t>
      </w:r>
    </w:p>
    <w:p w14:paraId="3D9257B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do not carefully study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who cannot understand the extraordinary characteristics of the devotees attain inauspiciousness. But the Supreme Lord imparts transcendental intelligence to actual devotees so that they do not meet with any inauspiciousness. Even though they are faced with dangerous situations, they do not meet with any inauspiciousness.</w:t>
      </w:r>
    </w:p>
    <w:p w14:paraId="323C7D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About sixty years ago Lord Kṛṣṇa displayed one similar merciful pastime by testing Śrī </w:t>
      </w:r>
      <w:commentRangeStart w:id="403"/>
      <w:r w:rsidRPr="004A2847">
        <w:rPr>
          <w:rStyle w:val="BookTitle"/>
          <w:rFonts w:asciiTheme="minorHAnsi" w:hAnsiTheme="minorHAnsi" w:cstheme="minorHAnsi"/>
          <w:b w:val="0"/>
          <w:bCs w:val="0"/>
          <w:color w:val="000000"/>
          <w:sz w:val="28"/>
          <w:szCs w:val="28"/>
        </w:rPr>
        <w:t xml:space="preserve">Svarūpa </w:t>
      </w:r>
      <w:commentRangeEnd w:id="403"/>
      <w:r w:rsidR="009A122A">
        <w:rPr>
          <w:rStyle w:val="CommentReference"/>
          <w:color w:val="auto"/>
        </w:rPr>
        <w:commentReference w:id="403"/>
      </w:r>
      <w:r w:rsidRPr="004A2847">
        <w:rPr>
          <w:rStyle w:val="BookTitle"/>
          <w:rFonts w:asciiTheme="minorHAnsi" w:hAnsiTheme="minorHAnsi" w:cstheme="minorHAnsi"/>
          <w:b w:val="0"/>
          <w:bCs w:val="0"/>
          <w:color w:val="000000"/>
          <w:sz w:val="28"/>
          <w:szCs w:val="28"/>
        </w:rPr>
        <w:t>dāsa Bābājī Mahāśaya.</w:t>
      </w:r>
    </w:p>
    <w:p w14:paraId="55A92AD1" w14:textId="6B5174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9.393</w:t>
      </w:r>
    </w:p>
    <w:p w14:paraId="55DC6E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393</w:t>
      </w:r>
    </w:p>
    <w:p w14:paraId="047FE8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kari’ ye śune caitanya-avatāra</w:t>
      </w:r>
      <w:r w:rsidRPr="004A2847">
        <w:rPr>
          <w:rStyle w:val="BookTitle"/>
          <w:rFonts w:asciiTheme="minorHAnsi" w:hAnsiTheme="minorHAnsi" w:cstheme="minorHAnsi"/>
          <w:b w:val="0"/>
          <w:bCs w:val="0"/>
          <w:color w:val="000000"/>
          <w:sz w:val="28"/>
          <w:szCs w:val="28"/>
        </w:rPr>
        <w:br/>
        <w:t>sei saba jana sukhe pāibe nistāra</w:t>
      </w:r>
    </w:p>
    <w:p w14:paraId="3A1955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listens to the activities of Lord Caitanya with devotion will be easily freed from material bondage.</w:t>
      </w:r>
    </w:p>
    <w:p w14:paraId="78DEB1D8" w14:textId="380F24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9.394</w:t>
      </w:r>
    </w:p>
    <w:p w14:paraId="1259AB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394</w:t>
      </w:r>
    </w:p>
    <w:p w14:paraId="150D57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vṛndāvanadāsa tachu pada-yuge gāna</w:t>
      </w:r>
    </w:p>
    <w:p w14:paraId="3BF401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1ADF38BB"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Nine, entitled “The Glories of Advaita.”</w:t>
      </w:r>
    </w:p>
    <w:p w14:paraId="009015AF" w14:textId="055E650E"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 xml:space="preserve">CBP 10: The Glories of </w:t>
      </w:r>
      <w:ins w:id="404" w:author="your servant" w:date="2020-06-22T17:40:00Z">
        <w:r w:rsidR="0041136D">
          <w:rPr>
            <w:rStyle w:val="BookTitle"/>
            <w:rFonts w:asciiTheme="minorHAnsi" w:hAnsiTheme="minorHAnsi" w:cstheme="minorHAnsi"/>
            <w:b w:val="0"/>
            <w:bCs w:val="0"/>
            <w:vanish w:val="0"/>
            <w:color w:val="004080"/>
            <w:sz w:val="20"/>
            <w:szCs w:val="20"/>
          </w:rPr>
          <w:t>Ś</w:t>
        </w:r>
      </w:ins>
      <w:r w:rsidRPr="004A2847">
        <w:rPr>
          <w:rStyle w:val="BookTitle"/>
          <w:rFonts w:asciiTheme="minorHAnsi" w:hAnsiTheme="minorHAnsi" w:cstheme="minorHAnsi"/>
          <w:b w:val="0"/>
          <w:bCs w:val="0"/>
          <w:vanish w:val="0"/>
          <w:color w:val="004080"/>
          <w:sz w:val="20"/>
          <w:szCs w:val="20"/>
        </w:rPr>
        <w:t>r</w:t>
      </w:r>
      <w:ins w:id="405" w:author="your servant" w:date="2020-06-22T17:40:00Z">
        <w:r w:rsidR="0041136D">
          <w:rPr>
            <w:rStyle w:val="BookTitle"/>
            <w:rFonts w:asciiTheme="minorHAnsi" w:hAnsiTheme="minorHAnsi" w:cstheme="minorHAnsi"/>
            <w:b w:val="0"/>
            <w:bCs w:val="0"/>
            <w:vanish w:val="0"/>
            <w:color w:val="004080"/>
            <w:sz w:val="20"/>
            <w:szCs w:val="20"/>
          </w:rPr>
          <w:t>ī</w:t>
        </w:r>
      </w:ins>
      <w:r w:rsidRPr="004A2847">
        <w:rPr>
          <w:rStyle w:val="BookTitle"/>
          <w:rFonts w:asciiTheme="minorHAnsi" w:hAnsiTheme="minorHAnsi" w:cstheme="minorHAnsi"/>
          <w:b w:val="0"/>
          <w:bCs w:val="0"/>
          <w:vanish w:val="0"/>
          <w:color w:val="004080"/>
          <w:sz w:val="20"/>
          <w:szCs w:val="20"/>
        </w:rPr>
        <w:t xml:space="preserve"> Pu</w:t>
      </w:r>
      <w:ins w:id="406" w:author="your servant" w:date="2020-06-22T17:40:00Z">
        <w:r w:rsidR="0041136D">
          <w:rPr>
            <w:rStyle w:val="BookTitle"/>
            <w:rFonts w:asciiTheme="minorHAnsi" w:hAnsiTheme="minorHAnsi" w:cstheme="minorHAnsi"/>
            <w:b w:val="0"/>
            <w:bCs w:val="0"/>
            <w:vanish w:val="0"/>
            <w:color w:val="004080"/>
            <w:sz w:val="20"/>
            <w:szCs w:val="20"/>
          </w:rPr>
          <w:t>ṇḍ</w:t>
        </w:r>
      </w:ins>
      <w:r w:rsidRPr="004A2847">
        <w:rPr>
          <w:rStyle w:val="BookTitle"/>
          <w:rFonts w:asciiTheme="minorHAnsi" w:hAnsiTheme="minorHAnsi" w:cstheme="minorHAnsi"/>
          <w:b w:val="0"/>
          <w:bCs w:val="0"/>
          <w:vanish w:val="0"/>
          <w:color w:val="004080"/>
          <w:sz w:val="20"/>
          <w:szCs w:val="20"/>
        </w:rPr>
        <w:t>ar</w:t>
      </w:r>
      <w:ins w:id="407" w:author="your servant" w:date="2020-06-22T17:40:00Z">
        <w:r w:rsidR="0041136D">
          <w:rPr>
            <w:rStyle w:val="BookTitle"/>
            <w:rFonts w:asciiTheme="minorHAnsi" w:hAnsiTheme="minorHAnsi" w:cstheme="minorHAnsi"/>
            <w:b w:val="0"/>
            <w:bCs w:val="0"/>
            <w:vanish w:val="0"/>
            <w:color w:val="004080"/>
            <w:sz w:val="20"/>
            <w:szCs w:val="20"/>
          </w:rPr>
          <w:t>ī</w:t>
        </w:r>
      </w:ins>
      <w:r w:rsidRPr="004A2847">
        <w:rPr>
          <w:rStyle w:val="BookTitle"/>
          <w:rFonts w:asciiTheme="minorHAnsi" w:hAnsiTheme="minorHAnsi" w:cstheme="minorHAnsi"/>
          <w:b w:val="0"/>
          <w:bCs w:val="0"/>
          <w:vanish w:val="0"/>
          <w:color w:val="004080"/>
          <w:sz w:val="20"/>
          <w:szCs w:val="20"/>
        </w:rPr>
        <w:t>ka Vidy</w:t>
      </w:r>
      <w:ins w:id="408" w:author="your servant" w:date="2020-06-22T17:40:00Z">
        <w:r w:rsidR="0041136D">
          <w:rPr>
            <w:rStyle w:val="BookTitle"/>
            <w:rFonts w:asciiTheme="minorHAnsi" w:hAnsiTheme="minorHAnsi" w:cstheme="minorHAnsi"/>
            <w:b w:val="0"/>
            <w:bCs w:val="0"/>
            <w:vanish w:val="0"/>
            <w:color w:val="004080"/>
            <w:sz w:val="20"/>
            <w:szCs w:val="20"/>
          </w:rPr>
          <w:t>ā</w:t>
        </w:r>
      </w:ins>
      <w:r w:rsidRPr="004A2847">
        <w:rPr>
          <w:rStyle w:val="BookTitle"/>
          <w:rFonts w:asciiTheme="minorHAnsi" w:hAnsiTheme="minorHAnsi" w:cstheme="minorHAnsi"/>
          <w:b w:val="0"/>
          <w:bCs w:val="0"/>
          <w:vanish w:val="0"/>
          <w:color w:val="004080"/>
          <w:sz w:val="20"/>
          <w:szCs w:val="20"/>
        </w:rPr>
        <w:t>nidhi</w:t>
      </w:r>
    </w:p>
    <w:p w14:paraId="329C9372" w14:textId="77777777" w:rsidR="00A969AE" w:rsidRPr="004A2847" w:rsidRDefault="00A969AE">
      <w:pPr>
        <w:pStyle w:val="ChapterDesc"/>
        <w:rPr>
          <w:rStyle w:val="BookTitle"/>
          <w:rFonts w:asciiTheme="minorHAnsi" w:hAnsiTheme="minorHAnsi" w:cstheme="minorHAnsi"/>
          <w:b/>
          <w:bCs/>
          <w:color w:val="FFFFFF"/>
          <w:sz w:val="36"/>
          <w:szCs w:val="36"/>
        </w:rPr>
      </w:pPr>
      <w:r w:rsidRPr="004A2847">
        <w:rPr>
          <w:rStyle w:val="BookTitle"/>
          <w:rFonts w:asciiTheme="minorHAnsi" w:hAnsiTheme="minorHAnsi" w:cstheme="minorHAnsi"/>
          <w:b/>
          <w:bCs/>
          <w:color w:val="FFFFFF"/>
          <w:sz w:val="36"/>
          <w:szCs w:val="36"/>
        </w:rPr>
        <w:lastRenderedPageBreak/>
        <w:t>Chapter Ten: The Glories of Śrī Puṇḍarīka Vidyānidhi</w:t>
      </w:r>
    </w:p>
    <w:p w14:paraId="3BD1511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the glories of Śrī Svarūpa Dāmodara and Śrī Paramānanda Purī, Gadādhara Paṇḍita’s acceptance of mantra initiation from Puṇḍarīka Vidyānidhi for the second time, Mahāprabhu’s hearing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from Gadādhara, Vidyānidhi’s criticism of Lord Jagannātha’s servants because they dressed Jagannātha and Balarāma in starched cloth on the day of Oḍana-ṣaṣṭhī, and Jagannātha and Balarāma’s slapping the cheeks of Vidyānidhi.</w:t>
      </w:r>
    </w:p>
    <w:p w14:paraId="682081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when Śrī Advaita Ācārya came before Mahāprabhu after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 at the temple, the Lord inquired from Advaita and found out that after Advaita took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Jagannātha’s face, He had circumambulated Jagannātha five to seven times. As a result, Śrī Mahāprabhu jokingly told Advaita Ācārya that He was defeated, because </w:t>
      </w:r>
      <w:proofErr w:type="gramStart"/>
      <w:r w:rsidRPr="004A2847">
        <w:rPr>
          <w:rStyle w:val="BookTitle"/>
          <w:rFonts w:asciiTheme="minorHAnsi" w:hAnsiTheme="minorHAnsi" w:cstheme="minorHAnsi"/>
          <w:b w:val="0"/>
          <w:bCs w:val="0"/>
          <w:color w:val="000000"/>
          <w:sz w:val="28"/>
          <w:szCs w:val="28"/>
        </w:rPr>
        <w:t>in the course of</w:t>
      </w:r>
      <w:proofErr w:type="gramEnd"/>
      <w:r w:rsidRPr="004A2847">
        <w:rPr>
          <w:rStyle w:val="BookTitle"/>
          <w:rFonts w:asciiTheme="minorHAnsi" w:hAnsiTheme="minorHAnsi" w:cstheme="minorHAnsi"/>
          <w:b w:val="0"/>
          <w:bCs w:val="0"/>
          <w:color w:val="000000"/>
          <w:sz w:val="28"/>
          <w:szCs w:val="28"/>
        </w:rPr>
        <w:t xml:space="preserve"> circumambulation one is unable to see the Lord’s face while walking behind the Lord. When Śrī Mahāprabhu took </w:t>
      </w:r>
      <w:r w:rsidRPr="004A2847">
        <w:rPr>
          <w:rStyle w:val="BookTitle"/>
          <w:rFonts w:asciiTheme="minorHAnsi" w:hAnsiTheme="minorHAnsi" w:cstheme="minorHAnsi"/>
          <w:b w:val="0"/>
          <w:bCs w:val="0"/>
          <w:i/>
          <w:iCs/>
          <w:color w:val="000000"/>
          <w:sz w:val="28"/>
          <w:szCs w:val="28"/>
        </w:rPr>
        <w:t xml:space="preserve">darśana </w:t>
      </w:r>
      <w:r w:rsidRPr="004A2847">
        <w:rPr>
          <w:rStyle w:val="BookTitle"/>
          <w:rFonts w:asciiTheme="minorHAnsi" w:hAnsiTheme="minorHAnsi" w:cstheme="minorHAnsi"/>
          <w:b w:val="0"/>
          <w:bCs w:val="0"/>
          <w:color w:val="000000"/>
          <w:sz w:val="28"/>
          <w:szCs w:val="28"/>
        </w:rPr>
        <w:t>of Lord Jagannātha, however, His eyes would not wander from Lord Jagannātha’s face for even a moment, in fact He would see the moonlike face of Lord Jagannātha everywhere. Advaita Ācārya gladly accepted defeat from Mahāprabhu and said that only Śrī Mahāprabhu knew the confidential meaning of such a statement.</w:t>
      </w:r>
    </w:p>
    <w:p w14:paraId="421CF4A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Gadādhara Paṇḍita, the disciple of Puṇḍarīka, informed Mahāprabhu that he had forgotten his initiation mantra and desired to hear it from the Lord. But Mahāprabhu replied to Gadādhara Paṇḍita that he should wait till Puṇḍarīka Vidyānidhi came to Nīlācala. Mahāprabhu began to hear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from Gadādhara Paṇḍita, and in this way He heard the characteristics of Prahlāda and Dhruva hundreds of times. While hearing Gadādhara’s recitation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Svarūpa Dāmodara’s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Mahāprabhu simultaneously manifested the eight transformations of ecstatic love. Among the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Śrī Svarūpa Dāmodara and Śrī Paramānanda Purī were the Lord’s principal associates and constant companions. One day, when Mahāprabhu was overwhelmed in ecstatic love of God, He fell into a well, and the devotees headed by Advaita Ācārya pulled the Lord out.</w:t>
      </w:r>
    </w:p>
    <w:p w14:paraId="6BE203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Puṇḍarīka arrived at Nīlācala, Mahāprabhu cried with love and Gadādhara took mantra initiation again from Vidyānidhi. During the Oḍana-ṣaṣṭhī festival the servants of Lord Jagannātha would dress Lord Jagannātha and Balarāma with starched cloth. When Puṇḍarīka criticized this behavior of Jagannātha’s servants, </w:t>
      </w:r>
      <w:r w:rsidRPr="004A2847">
        <w:rPr>
          <w:rStyle w:val="BookTitle"/>
          <w:rFonts w:asciiTheme="minorHAnsi" w:hAnsiTheme="minorHAnsi" w:cstheme="minorHAnsi"/>
          <w:b w:val="0"/>
          <w:bCs w:val="0"/>
          <w:color w:val="000000"/>
          <w:sz w:val="28"/>
          <w:szCs w:val="28"/>
        </w:rPr>
        <w:lastRenderedPageBreak/>
        <w:t xml:space="preserve">Svarūpa Dāmodara explained that the characteristics of the Supreme Lord are beyond the jurisdiction of worldly etiquette. But since this did not satisfy Vidyānidhi, Jagannātha and Balarāma enacting the pastime of slapping Vidyānidhi on his cheeks in a dream </w:t>
      </w:r>
      <w:proofErr w:type="gramStart"/>
      <w:r w:rsidRPr="004A2847">
        <w:rPr>
          <w:rStyle w:val="BookTitle"/>
          <w:rFonts w:asciiTheme="minorHAnsi" w:hAnsiTheme="minorHAnsi" w:cstheme="minorHAnsi"/>
          <w:b w:val="0"/>
          <w:bCs w:val="0"/>
          <w:color w:val="000000"/>
          <w:sz w:val="28"/>
          <w:szCs w:val="28"/>
        </w:rPr>
        <w:t>in order to</w:t>
      </w:r>
      <w:proofErr w:type="gramEnd"/>
      <w:r w:rsidRPr="004A2847">
        <w:rPr>
          <w:rStyle w:val="BookTitle"/>
          <w:rFonts w:asciiTheme="minorHAnsi" w:hAnsiTheme="minorHAnsi" w:cstheme="minorHAnsi"/>
          <w:b w:val="0"/>
          <w:bCs w:val="0"/>
          <w:color w:val="000000"/>
          <w:sz w:val="28"/>
          <w:szCs w:val="28"/>
        </w:rPr>
        <w:t xml:space="preserve"> destroy the </w:t>
      </w:r>
      <w:r w:rsidRPr="004A2847">
        <w:rPr>
          <w:rStyle w:val="BookTitle"/>
          <w:rFonts w:asciiTheme="minorHAnsi" w:hAnsiTheme="minorHAnsi" w:cstheme="minorHAnsi"/>
          <w:b w:val="0"/>
          <w:bCs w:val="0"/>
          <w:i/>
          <w:iCs/>
          <w:color w:val="000000"/>
          <w:sz w:val="28"/>
          <w:szCs w:val="28"/>
        </w:rPr>
        <w:t xml:space="preserve">karma jaḍa-smārtas’ </w:t>
      </w:r>
      <w:r w:rsidRPr="004A2847">
        <w:rPr>
          <w:rStyle w:val="BookTitle"/>
          <w:rFonts w:asciiTheme="minorHAnsi" w:hAnsiTheme="minorHAnsi" w:cstheme="minorHAnsi"/>
          <w:b w:val="0"/>
          <w:bCs w:val="0"/>
          <w:color w:val="000000"/>
          <w:sz w:val="28"/>
          <w:szCs w:val="28"/>
        </w:rPr>
        <w:t xml:space="preserve">sinful mentality of criticizing the behavior of the Supreme Lord’s servants. The Lord distributes mercy in dreams only to His select and dear associates. When Vidyānidhi told Svarūpa Dāmodara about the dream, they both happily joked with each other. Mahāprabhu used to address Vidyānidhi as </w:t>
      </w:r>
      <w:r w:rsidRPr="004A2847">
        <w:rPr>
          <w:rStyle w:val="BookTitle"/>
          <w:rFonts w:asciiTheme="minorHAnsi" w:hAnsiTheme="minorHAnsi" w:cstheme="minorHAnsi"/>
          <w:b w:val="0"/>
          <w:bCs w:val="0"/>
          <w:i/>
          <w:iCs/>
          <w:color w:val="000000"/>
          <w:sz w:val="28"/>
          <w:szCs w:val="28"/>
        </w:rPr>
        <w:t>bāpa</w:t>
      </w:r>
      <w:r w:rsidRPr="004A2847">
        <w:rPr>
          <w:rStyle w:val="BookTitle"/>
          <w:rFonts w:asciiTheme="minorHAnsi" w:hAnsiTheme="minorHAnsi" w:cstheme="minorHAnsi"/>
          <w:b w:val="0"/>
          <w:bCs w:val="0"/>
          <w:color w:val="000000"/>
          <w:sz w:val="28"/>
          <w:szCs w:val="28"/>
        </w:rPr>
        <w:t>, or father. Vidyānidhi’s devotion for the Ganges was genuine and incomparable.</w:t>
      </w:r>
    </w:p>
    <w:p w14:paraId="589B205F" w14:textId="7E0A13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10.001</w:t>
      </w:r>
    </w:p>
    <w:p w14:paraId="5235CE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752DC3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gauracandra śrīvatsa-lāñchana</w:t>
      </w:r>
      <w:r w:rsidRPr="004A2847">
        <w:rPr>
          <w:rStyle w:val="BookTitle"/>
          <w:rFonts w:asciiTheme="minorHAnsi" w:hAnsiTheme="minorHAnsi" w:cstheme="minorHAnsi"/>
          <w:b w:val="0"/>
          <w:bCs w:val="0"/>
          <w:color w:val="000000"/>
          <w:sz w:val="28"/>
          <w:szCs w:val="28"/>
        </w:rPr>
        <w:br/>
        <w:t>jaya śacī-garbha-ratna dharma-sanātana</w:t>
      </w:r>
    </w:p>
    <w:p w14:paraId="77B1E0FC" w14:textId="2A1EE5B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Gauracandra, who bears the mark of Śrīvatsa! All glories to the jewel of Śacī</w:t>
      </w:r>
      <w:ins w:id="409" w:author="your servant" w:date="2020-06-23T19:52:00Z">
        <w:r w:rsidR="00DF19CD">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womb, the personification of Sanātana-dharma!</w:t>
      </w:r>
    </w:p>
    <w:p w14:paraId="7E111B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śrīvatsa-lāñchana</w:t>
      </w:r>
      <w:r w:rsidRPr="004A2847">
        <w:rPr>
          <w:rStyle w:val="BookTitle"/>
          <w:rFonts w:asciiTheme="minorHAnsi" w:hAnsiTheme="minorHAnsi" w:cstheme="minorHAnsi"/>
          <w:b w:val="0"/>
          <w:bCs w:val="0"/>
          <w:color w:val="000000"/>
          <w:sz w:val="28"/>
          <w:szCs w:val="28"/>
        </w:rPr>
        <w:t xml:space="preserve"> indicates that Śrī Gaura is nondifferent from Lord Nārāyaṇa. Since He is the ultimate beneficiary of the eternal religious principles, He is the personification of Sanātana-dharma.</w:t>
      </w:r>
    </w:p>
    <w:p w14:paraId="71591CB8" w14:textId="1EF473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10.002</w:t>
      </w:r>
    </w:p>
    <w:p w14:paraId="02AFBE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2B2FC1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saṅkīrtana-priya gaurāṅga-gopāla</w:t>
      </w:r>
      <w:r w:rsidRPr="004A2847">
        <w:rPr>
          <w:rStyle w:val="BookTitle"/>
          <w:rFonts w:asciiTheme="minorHAnsi" w:hAnsiTheme="minorHAnsi" w:cstheme="minorHAnsi"/>
          <w:b w:val="0"/>
          <w:bCs w:val="0"/>
          <w:color w:val="000000"/>
          <w:sz w:val="28"/>
          <w:szCs w:val="28"/>
        </w:rPr>
        <w:br/>
        <w:t>jaya śiṣṭa-jana-priya jaya duṣṭa-kāla</w:t>
      </w:r>
    </w:p>
    <w:p w14:paraId="622DCD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Gaurāṅga-gopāla, who enjoys the performance of</w:t>
      </w:r>
      <w:r w:rsidRPr="004A2847">
        <w:rPr>
          <w:rStyle w:val="BookTitle"/>
          <w:rFonts w:asciiTheme="minorHAnsi" w:hAnsiTheme="minorHAnsi" w:cstheme="minorHAnsi"/>
          <w:b/>
          <w:bCs/>
          <w:i/>
          <w:iCs/>
          <w:color w:val="800000"/>
          <w:sz w:val="28"/>
          <w:szCs w:val="28"/>
        </w:rPr>
        <w:t xml:space="preserve"> saṅkīrtana</w:t>
      </w:r>
      <w:r w:rsidRPr="004A2847">
        <w:rPr>
          <w:rStyle w:val="BookTitle"/>
          <w:rFonts w:asciiTheme="minorHAnsi" w:hAnsiTheme="minorHAnsi" w:cstheme="minorHAnsi"/>
          <w:b/>
          <w:bCs/>
          <w:color w:val="800000"/>
          <w:sz w:val="28"/>
          <w:szCs w:val="28"/>
        </w:rPr>
        <w:t>! All glories to the Supreme Lord, who is dear to the devotees and who is death to the miscreants!</w:t>
      </w:r>
    </w:p>
    <w:p w14:paraId="123DF68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Śrī Gaurasundara is Kṛṣṇacandra, He is called Gaurāṅga-gopāla. The special characteristic of Śrī Gaurasundara’s pastimes is the glorification of topics regarding Kṛṣṇa. Since activities like worship and meditation are unable to fully manifest the Supreme Lord, the process of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is supreme. This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is the best of all activities for reviving one’s relationship with the Supreme Lord. That is why in His Gaura pastimes Śrī Kṛṣṇacandra is addressed as </w:t>
      </w:r>
      <w:r w:rsidRPr="004A2847">
        <w:rPr>
          <w:rStyle w:val="BookTitle"/>
          <w:rFonts w:asciiTheme="minorHAnsi" w:hAnsiTheme="minorHAnsi" w:cstheme="minorHAnsi"/>
          <w:b w:val="0"/>
          <w:bCs w:val="0"/>
          <w:i/>
          <w:iCs/>
          <w:color w:val="000000"/>
          <w:sz w:val="28"/>
          <w:szCs w:val="28"/>
        </w:rPr>
        <w:t>saṅkīrtana-priya</w:t>
      </w:r>
      <w:r w:rsidRPr="004A2847">
        <w:rPr>
          <w:rStyle w:val="BookTitle"/>
          <w:rFonts w:asciiTheme="minorHAnsi" w:hAnsiTheme="minorHAnsi" w:cstheme="minorHAnsi"/>
          <w:b w:val="0"/>
          <w:bCs w:val="0"/>
          <w:color w:val="000000"/>
          <w:sz w:val="28"/>
          <w:szCs w:val="28"/>
        </w:rPr>
        <w:t xml:space="preserve">, or He who is fond of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He is the supreme worshipable Lord of all devotees. Those who have no love for Him are certainly nondevotees. He is like </w:t>
      </w:r>
      <w:r w:rsidRPr="004A2847">
        <w:rPr>
          <w:rStyle w:val="BookTitle"/>
          <w:rFonts w:asciiTheme="minorHAnsi" w:hAnsiTheme="minorHAnsi" w:cstheme="minorHAnsi"/>
          <w:b w:val="0"/>
          <w:bCs w:val="0"/>
          <w:color w:val="000000"/>
          <w:sz w:val="28"/>
          <w:szCs w:val="28"/>
        </w:rPr>
        <w:lastRenderedPageBreak/>
        <w:t>death personified for both the sinful sense enjoyers and the wicked-minded renunciants.</w:t>
      </w:r>
    </w:p>
    <w:p w14:paraId="6E26D7C7" w14:textId="649147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10.003</w:t>
      </w:r>
    </w:p>
    <w:p w14:paraId="6330E5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5E060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bhakta-goṣṭhī-sahita gaurāṅga jaya jaya</w:t>
      </w:r>
      <w:r w:rsidRPr="004A2847">
        <w:rPr>
          <w:rStyle w:val="BookTitle"/>
          <w:rFonts w:asciiTheme="minorHAnsi" w:hAnsiTheme="minorHAnsi" w:cstheme="minorHAnsi"/>
          <w:b w:val="0"/>
          <w:bCs w:val="0"/>
          <w:color w:val="000000"/>
          <w:sz w:val="28"/>
          <w:szCs w:val="28"/>
        </w:rPr>
        <w:br/>
        <w:t>śunile caitanya-kathā bhakti labhya haya</w:t>
      </w:r>
    </w:p>
    <w:p w14:paraId="6BE886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Gaurāṅga along with His devotees! By hearing these topics about Lord Caitanya, one attains devotional service.</w:t>
      </w:r>
    </w:p>
    <w:p w14:paraId="52749162" w14:textId="17DDFA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10.004</w:t>
      </w:r>
    </w:p>
    <w:p w14:paraId="5CFA47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08A800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vaikuṇṭha-nāyaka nyāsi-rūpe</w:t>
      </w:r>
      <w:r w:rsidRPr="004A2847">
        <w:rPr>
          <w:rStyle w:val="BookTitle"/>
          <w:rFonts w:asciiTheme="minorHAnsi" w:hAnsiTheme="minorHAnsi" w:cstheme="minorHAnsi"/>
          <w:b w:val="0"/>
          <w:bCs w:val="0"/>
          <w:color w:val="000000"/>
          <w:sz w:val="28"/>
          <w:szCs w:val="28"/>
        </w:rPr>
        <w:br/>
        <w:t>viharena bhakta-goṣṭhī laiyā kautuke</w:t>
      </w:r>
    </w:p>
    <w:p w14:paraId="302683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hero of Vaikuṇṭha, in the form of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enjoyed blissful pastimes with His devotees.</w:t>
      </w:r>
    </w:p>
    <w:p w14:paraId="507CE341" w14:textId="491C39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10.005</w:t>
      </w:r>
    </w:p>
    <w:p w14:paraId="622714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10427F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vasiyā āchena prabhu sukhe</w:t>
      </w:r>
      <w:r w:rsidRPr="004A2847">
        <w:rPr>
          <w:rStyle w:val="BookTitle"/>
          <w:rFonts w:asciiTheme="minorHAnsi" w:hAnsiTheme="minorHAnsi" w:cstheme="minorHAnsi"/>
          <w:b w:val="0"/>
          <w:bCs w:val="0"/>
          <w:color w:val="000000"/>
          <w:sz w:val="28"/>
          <w:szCs w:val="28"/>
        </w:rPr>
        <w:br/>
        <w:t>hena-kāle śrī-advaita āila sammukhe</w:t>
      </w:r>
    </w:p>
    <w:p w14:paraId="622ACD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as the Lord was sitting comfortably, Śrī Advaita came before Him.</w:t>
      </w:r>
    </w:p>
    <w:p w14:paraId="1F1793AF" w14:textId="48217B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10.006</w:t>
      </w:r>
    </w:p>
    <w:p w14:paraId="668966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4021E9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vasilena advaita prabhure namaskari’</w:t>
      </w:r>
      <w:r w:rsidRPr="004A2847">
        <w:rPr>
          <w:rStyle w:val="BookTitle"/>
          <w:rFonts w:asciiTheme="minorHAnsi" w:hAnsiTheme="minorHAnsi" w:cstheme="minorHAnsi"/>
          <w:b w:val="0"/>
          <w:bCs w:val="0"/>
          <w:color w:val="000000"/>
          <w:sz w:val="28"/>
          <w:szCs w:val="28"/>
        </w:rPr>
        <w:br/>
        <w:t>hāsi’ advaitere jijñāsena gaurahari</w:t>
      </w:r>
    </w:p>
    <w:p w14:paraId="6FF83D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offered His obeisances to the Lord and sat down. Then Gaurahari smiled and inquired from Him.</w:t>
      </w:r>
    </w:p>
    <w:p w14:paraId="2160D8ED" w14:textId="241AF7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10.007</w:t>
      </w:r>
    </w:p>
    <w:p w14:paraId="1B6EBF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02BF50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santoṣe balena prabhu, “kahata’ ācārya!</w:t>
      </w:r>
      <w:r w:rsidRPr="004A2847">
        <w:rPr>
          <w:rStyle w:val="BookTitle"/>
          <w:rFonts w:asciiTheme="minorHAnsi" w:hAnsiTheme="minorHAnsi" w:cstheme="minorHAnsi"/>
          <w:b w:val="0"/>
          <w:bCs w:val="0"/>
          <w:color w:val="000000"/>
          <w:sz w:val="28"/>
          <w:szCs w:val="28"/>
        </w:rPr>
        <w:br/>
        <w:t>kothā haite āilā, kariyā kon kārya?”</w:t>
      </w:r>
    </w:p>
    <w:p w14:paraId="007246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satisfaction, the Lord asked, “O Ācārya, tell Me, where have You come from? What were You doing?”</w:t>
      </w:r>
    </w:p>
    <w:p w14:paraId="3B0E2D46" w14:textId="7178AB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10.008</w:t>
      </w:r>
    </w:p>
    <w:p w14:paraId="29EB99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4E6926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advaita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“dekhilāṅa jagannātha</w:t>
      </w:r>
      <w:r w:rsidRPr="004A2847">
        <w:rPr>
          <w:rStyle w:val="BookTitle"/>
          <w:rFonts w:asciiTheme="minorHAnsi" w:hAnsiTheme="minorHAnsi" w:cstheme="minorHAnsi"/>
          <w:b w:val="0"/>
          <w:bCs w:val="0"/>
          <w:color w:val="000000"/>
          <w:sz w:val="28"/>
          <w:szCs w:val="28"/>
        </w:rPr>
        <w:br/>
        <w:t>tabe āilāṅa ei tomāra sākṣāta”</w:t>
      </w:r>
    </w:p>
    <w:p w14:paraId="32FEFE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replied, “I went to see Lord Jagannātha, and then I came here to see You.”</w:t>
      </w:r>
    </w:p>
    <w:p w14:paraId="7B79C4F6" w14:textId="470F70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10.009</w:t>
      </w:r>
    </w:p>
    <w:p w14:paraId="098616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782BD6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“jagannātha-śrī-mukha dekhiyā</w:t>
      </w:r>
      <w:r w:rsidRPr="004A2847">
        <w:rPr>
          <w:rStyle w:val="BookTitle"/>
          <w:rFonts w:asciiTheme="minorHAnsi" w:hAnsiTheme="minorHAnsi" w:cstheme="minorHAnsi"/>
          <w:b w:val="0"/>
          <w:bCs w:val="0"/>
          <w:color w:val="000000"/>
          <w:sz w:val="28"/>
          <w:szCs w:val="28"/>
        </w:rPr>
        <w:br/>
        <w:t>tabe āra ki karilā, kaha dekhi tāhā”</w:t>
      </w:r>
    </w:p>
    <w:p w14:paraId="44CFCA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asked, “After seeing Lord Jagannātha, what else did You do?”</w:t>
      </w:r>
    </w:p>
    <w:p w14:paraId="72989C17" w14:textId="6BCCE5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10.010</w:t>
      </w:r>
    </w:p>
    <w:p w14:paraId="63A907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668DED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advaita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“āge dekhi’ jagannātha</w:t>
      </w:r>
      <w:r w:rsidRPr="004A2847">
        <w:rPr>
          <w:rStyle w:val="BookTitle"/>
          <w:rFonts w:asciiTheme="minorHAnsi" w:hAnsiTheme="minorHAnsi" w:cstheme="minorHAnsi"/>
          <w:b w:val="0"/>
          <w:bCs w:val="0"/>
          <w:color w:val="000000"/>
          <w:sz w:val="28"/>
          <w:szCs w:val="28"/>
        </w:rPr>
        <w:br/>
        <w:t>tabe karilāṅa pradakṣiṇa pāñca sāta”</w:t>
      </w:r>
    </w:p>
    <w:p w14:paraId="6DE60D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replied, “After seeing Lord Jagannātha, I circumambulated Him five or seven times.”</w:t>
      </w:r>
    </w:p>
    <w:p w14:paraId="2DA7918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Chapter Eight, verses 181-182 and 184-189 it is stated:</w:t>
      </w:r>
    </w:p>
    <w:p w14:paraId="108675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atha pradakṣiṇā</w:t>
      </w:r>
      <w:r w:rsidRPr="004A2847">
        <w:rPr>
          <w:rStyle w:val="BookTitle"/>
          <w:rFonts w:asciiTheme="minorHAnsi" w:hAnsiTheme="minorHAnsi" w:cstheme="minorHAnsi"/>
          <w:b w:val="0"/>
          <w:bCs w:val="0"/>
          <w:color w:val="000000"/>
          <w:sz w:val="28"/>
          <w:szCs w:val="28"/>
        </w:rPr>
        <w:br/>
        <w:t xml:space="preserve">tataḥ pradakṣiṇāṁ kuryād   </w:t>
      </w:r>
      <w:r w:rsidRPr="004A2847">
        <w:rPr>
          <w:rStyle w:val="BookTitle"/>
          <w:rFonts w:asciiTheme="minorHAnsi" w:hAnsiTheme="minorHAnsi" w:cstheme="minorHAnsi"/>
          <w:b w:val="0"/>
          <w:bCs w:val="0"/>
          <w:color w:val="000000"/>
          <w:sz w:val="28"/>
          <w:szCs w:val="28"/>
        </w:rPr>
        <w:br/>
        <w:t>bhaktyā bhagavato hareḥ</w:t>
      </w:r>
      <w:r w:rsidRPr="004A2847">
        <w:rPr>
          <w:rStyle w:val="BookTitle"/>
          <w:rFonts w:asciiTheme="minorHAnsi" w:hAnsiTheme="minorHAnsi" w:cstheme="minorHAnsi"/>
          <w:b w:val="0"/>
          <w:bCs w:val="0"/>
          <w:color w:val="000000"/>
          <w:sz w:val="28"/>
          <w:szCs w:val="28"/>
        </w:rPr>
        <w:br/>
        <w:t xml:space="preserve">nāmāni kīrtayan śaktau   </w:t>
      </w:r>
      <w:r w:rsidRPr="004A2847">
        <w:rPr>
          <w:rStyle w:val="BookTitle"/>
          <w:rFonts w:asciiTheme="minorHAnsi" w:hAnsiTheme="minorHAnsi" w:cstheme="minorHAnsi"/>
          <w:b w:val="0"/>
          <w:bCs w:val="0"/>
          <w:color w:val="000000"/>
          <w:sz w:val="28"/>
          <w:szCs w:val="28"/>
        </w:rPr>
        <w:br/>
        <w:t>taṁ ca sāṣṭāṅga-vandanam</w:t>
      </w:r>
    </w:p>
    <w:p w14:paraId="11660FE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procedure for circumambulation is described as follows:</w:t>
      </w:r>
    </w:p>
    <w:p w14:paraId="137D343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“Chanting Lord Hari’s holy names one should perform circumambulation with devotion. If one is able, he should circumambulate by again and again bowing down with eight parts of the body.”</w:t>
      </w:r>
    </w:p>
    <w:p w14:paraId="4547E7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pradakṣiṇā-saṅkhyāvnārasiṁhe </w:t>
      </w:r>
      <w:r w:rsidRPr="004A2847">
        <w:rPr>
          <w:rStyle w:val="BookTitle"/>
          <w:rFonts w:asciiTheme="minorHAnsi" w:hAnsiTheme="minorHAnsi" w:cstheme="minorHAnsi"/>
          <w:b w:val="0"/>
          <w:bCs w:val="0"/>
          <w:color w:val="000000"/>
          <w:sz w:val="28"/>
          <w:szCs w:val="28"/>
        </w:rPr>
        <w:br/>
        <w:t>ekaṁ caṇḍyāṁ ravau sapta   tisro dadyād vināyake</w:t>
      </w:r>
      <w:r w:rsidRPr="004A2847">
        <w:rPr>
          <w:rStyle w:val="BookTitle"/>
          <w:rFonts w:asciiTheme="minorHAnsi" w:hAnsiTheme="minorHAnsi" w:cstheme="minorHAnsi"/>
          <w:b w:val="0"/>
          <w:bCs w:val="0"/>
          <w:color w:val="000000"/>
          <w:sz w:val="28"/>
          <w:szCs w:val="28"/>
        </w:rPr>
        <w:br/>
        <w:t>catasraḥ keśave dadyāt   śive tv ardha-pradakṣiṇām</w:t>
      </w:r>
    </w:p>
    <w:p w14:paraId="728576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Regarding the number of circumambulations, in the </w:t>
      </w:r>
      <w:r w:rsidRPr="004A2847">
        <w:rPr>
          <w:rStyle w:val="BookTitle"/>
          <w:rFonts w:asciiTheme="minorHAnsi" w:hAnsiTheme="minorHAnsi" w:cstheme="minorHAnsi"/>
          <w:b w:val="0"/>
          <w:bCs w:val="0"/>
          <w:i/>
          <w:iCs/>
          <w:color w:val="000000"/>
          <w:sz w:val="28"/>
          <w:szCs w:val="28"/>
        </w:rPr>
        <w:t>Nṛsiṁha Purāṇa</w:t>
      </w:r>
      <w:r w:rsidRPr="004A2847">
        <w:rPr>
          <w:rStyle w:val="BookTitle"/>
          <w:rFonts w:asciiTheme="minorHAnsi" w:hAnsiTheme="minorHAnsi" w:cstheme="minorHAnsi"/>
          <w:b w:val="0"/>
          <w:bCs w:val="0"/>
          <w:color w:val="000000"/>
          <w:sz w:val="28"/>
          <w:szCs w:val="28"/>
        </w:rPr>
        <w:t xml:space="preserve"> it is said:</w:t>
      </w:r>
    </w:p>
    <w:p w14:paraId="050E681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should circumambulate Caṇḍī one time, the sun-god seven times, Gaṇeśa three times, Lord Kṛṣṇa four times, and Śiva half a time.”</w:t>
      </w:r>
    </w:p>
    <w:p w14:paraId="14BC7A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atha pradakṣiṇā-māhātmyaṁ vārāhe</w:t>
      </w:r>
      <w:r w:rsidRPr="004A2847">
        <w:rPr>
          <w:rStyle w:val="BookTitle"/>
          <w:rFonts w:asciiTheme="minorHAnsi" w:hAnsiTheme="minorHAnsi" w:cstheme="minorHAnsi"/>
          <w:b w:val="0"/>
          <w:bCs w:val="0"/>
          <w:color w:val="000000"/>
          <w:sz w:val="28"/>
          <w:szCs w:val="28"/>
        </w:rPr>
        <w:br/>
        <w:t xml:space="preserve">pradakṣiṇāṁ ye kurvanti   </w:t>
      </w:r>
      <w:r w:rsidRPr="004A2847">
        <w:rPr>
          <w:rStyle w:val="BookTitle"/>
          <w:rFonts w:asciiTheme="minorHAnsi" w:hAnsiTheme="minorHAnsi" w:cstheme="minorHAnsi"/>
          <w:b w:val="0"/>
          <w:bCs w:val="0"/>
          <w:color w:val="000000"/>
          <w:sz w:val="28"/>
          <w:szCs w:val="28"/>
        </w:rPr>
        <w:br/>
        <w:t xml:space="preserve">bhakti-yuktena cetasāna </w:t>
      </w:r>
      <w:r w:rsidRPr="004A2847">
        <w:rPr>
          <w:rStyle w:val="BookTitle"/>
          <w:rFonts w:asciiTheme="minorHAnsi" w:hAnsiTheme="minorHAnsi" w:cstheme="minorHAnsi"/>
          <w:b w:val="0"/>
          <w:bCs w:val="0"/>
          <w:color w:val="000000"/>
          <w:sz w:val="28"/>
          <w:szCs w:val="28"/>
        </w:rPr>
        <w:br/>
        <w:t xml:space="preserve">te yama-puraṁ yānti   </w:t>
      </w:r>
      <w:r w:rsidRPr="004A2847">
        <w:rPr>
          <w:rStyle w:val="BookTitle"/>
          <w:rFonts w:asciiTheme="minorHAnsi" w:hAnsiTheme="minorHAnsi" w:cstheme="minorHAnsi"/>
          <w:b w:val="0"/>
          <w:bCs w:val="0"/>
          <w:color w:val="000000"/>
          <w:sz w:val="28"/>
          <w:szCs w:val="28"/>
        </w:rPr>
        <w:br/>
        <w:t>yānti puṇya-kṛtāṁ gatim</w:t>
      </w:r>
    </w:p>
    <w:p w14:paraId="1DBBE2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glories of circumambulation are described in the </w:t>
      </w:r>
      <w:r w:rsidRPr="004A2847">
        <w:rPr>
          <w:rStyle w:val="BookTitle"/>
          <w:rFonts w:asciiTheme="minorHAnsi" w:hAnsiTheme="minorHAnsi" w:cstheme="minorHAnsi"/>
          <w:b w:val="0"/>
          <w:bCs w:val="0"/>
          <w:i/>
          <w:iCs/>
          <w:color w:val="000000"/>
          <w:sz w:val="28"/>
          <w:szCs w:val="28"/>
        </w:rPr>
        <w:t>Varāha Purāṇa</w:t>
      </w:r>
      <w:r w:rsidRPr="004A2847">
        <w:rPr>
          <w:rStyle w:val="BookTitle"/>
          <w:rFonts w:asciiTheme="minorHAnsi" w:hAnsiTheme="minorHAnsi" w:cstheme="minorHAnsi"/>
          <w:b w:val="0"/>
          <w:bCs w:val="0"/>
          <w:color w:val="000000"/>
          <w:sz w:val="28"/>
          <w:szCs w:val="28"/>
        </w:rPr>
        <w:t xml:space="preserve"> as follows:</w:t>
      </w:r>
    </w:p>
    <w:p w14:paraId="4BFD2C8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whose hearts are filled with devotion as they circumambulate the temple of Lord Viṣṇu do not enter Yamarāja’s city. They go to the place where the saintly devotees go.”</w:t>
      </w:r>
    </w:p>
    <w:p w14:paraId="4AA345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tatraiva cāturmāsya-māhātmye</w:t>
      </w:r>
    </w:p>
    <w:p w14:paraId="74BFCA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catur-vāraṁ bhramībhis tu   jagat sarvaṁ carācaram</w:t>
      </w:r>
      <w:r w:rsidRPr="004A2847">
        <w:rPr>
          <w:rStyle w:val="BookTitle"/>
          <w:rFonts w:asciiTheme="minorHAnsi" w:hAnsiTheme="minorHAnsi" w:cstheme="minorHAnsi"/>
          <w:b w:val="0"/>
          <w:bCs w:val="0"/>
          <w:color w:val="000000"/>
          <w:sz w:val="28"/>
          <w:szCs w:val="28"/>
        </w:rPr>
        <w:br/>
        <w:t>krāntaṁ bhavati viprāgrya   tat tīrtha-gamanādhikam</w:t>
      </w:r>
    </w:p>
    <w:p w14:paraId="7CC0E7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Skanda Purāṇa, Cāturmāsya-māhātmya</w:t>
      </w:r>
      <w:r w:rsidRPr="004A2847">
        <w:rPr>
          <w:rStyle w:val="BookTitle"/>
          <w:rFonts w:asciiTheme="minorHAnsi" w:hAnsiTheme="minorHAnsi" w:cstheme="minorHAnsi"/>
          <w:b w:val="0"/>
          <w:bCs w:val="0"/>
          <w:color w:val="000000"/>
          <w:sz w:val="28"/>
          <w:szCs w:val="28"/>
        </w:rPr>
        <w:t>, it is said:</w:t>
      </w:r>
    </w:p>
    <w:p w14:paraId="0F7674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best of the brāhmaṇas, a person who circumambulates the temple of Lord Viṣṇu four times attains the result of circumambulating the entire universe filled with moving and unmoving beings. He attains a result better than going on all pilgrimages.”</w:t>
      </w:r>
    </w:p>
    <w:p w14:paraId="4E6312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tatraivānyatra</w:t>
      </w:r>
    </w:p>
    <w:p w14:paraId="49BB56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pradakṣiṇaṁ tu yaḥ kuryāt   hariṁ bhaktyā samanvita</w:t>
      </w:r>
      <w:r w:rsidRPr="004A2847">
        <w:rPr>
          <w:rStyle w:val="BookTitle"/>
          <w:rFonts w:asciiTheme="minorHAnsi" w:hAnsiTheme="minorHAnsi" w:cstheme="minorHAnsi"/>
          <w:b w:val="0"/>
          <w:bCs w:val="0"/>
          <w:color w:val="000000"/>
          <w:sz w:val="28"/>
          <w:szCs w:val="28"/>
        </w:rPr>
        <w:br/>
        <w:t>ḥhaṁsa-yukta-vimānena   viṣṇulokaṁ sa gacchati</w:t>
      </w:r>
    </w:p>
    <w:p w14:paraId="330395C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Elsewhere in the </w:t>
      </w:r>
      <w:r w:rsidRPr="004A2847">
        <w:rPr>
          <w:rStyle w:val="BookTitle"/>
          <w:rFonts w:asciiTheme="minorHAnsi" w:hAnsiTheme="minorHAnsi" w:cstheme="minorHAnsi"/>
          <w:b w:val="0"/>
          <w:bCs w:val="0"/>
          <w:i/>
          <w:iCs/>
          <w:color w:val="000000"/>
          <w:sz w:val="28"/>
          <w:szCs w:val="28"/>
        </w:rPr>
        <w:t xml:space="preserve">Skanda Purāṇa </w:t>
      </w:r>
      <w:r w:rsidRPr="004A2847">
        <w:rPr>
          <w:rStyle w:val="BookTitle"/>
          <w:rFonts w:asciiTheme="minorHAnsi" w:hAnsiTheme="minorHAnsi" w:cstheme="minorHAnsi"/>
          <w:b w:val="0"/>
          <w:bCs w:val="0"/>
          <w:color w:val="000000"/>
          <w:sz w:val="28"/>
          <w:szCs w:val="28"/>
        </w:rPr>
        <w:t>it is said:</w:t>
      </w:r>
    </w:p>
    <w:p w14:paraId="2B94A8B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person who with devotion circumambulates the temple of Lord Hari is carried </w:t>
      </w:r>
      <w:r w:rsidRPr="004A2847">
        <w:rPr>
          <w:rStyle w:val="BookTitle"/>
          <w:rFonts w:asciiTheme="minorHAnsi" w:hAnsiTheme="minorHAnsi" w:cstheme="minorHAnsi"/>
          <w:b w:val="0"/>
          <w:bCs w:val="0"/>
          <w:color w:val="000000"/>
          <w:sz w:val="28"/>
          <w:szCs w:val="28"/>
        </w:rPr>
        <w:lastRenderedPageBreak/>
        <w:t>on a swan airplane to Vaikuṇṭha.”</w:t>
      </w:r>
    </w:p>
    <w:p w14:paraId="01183B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nārasiṁhe</w:t>
      </w:r>
    </w:p>
    <w:p w14:paraId="19BA4B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pradakṣiṇena caikena   deva-devasya mandire</w:t>
      </w:r>
      <w:r w:rsidRPr="004A2847">
        <w:rPr>
          <w:rStyle w:val="BookTitle"/>
          <w:rFonts w:asciiTheme="minorHAnsi" w:hAnsiTheme="minorHAnsi" w:cstheme="minorHAnsi"/>
          <w:b w:val="0"/>
          <w:bCs w:val="0"/>
          <w:color w:val="000000"/>
          <w:sz w:val="28"/>
          <w:szCs w:val="28"/>
        </w:rPr>
        <w:br/>
        <w:t>kṛtena yat phalaṁ nṛṇāṁ   tac chṛnuṣva nṛpātmaja</w:t>
      </w:r>
    </w:p>
    <w:p w14:paraId="1AE805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pṛthvī-pradakṣiṇa-phalaṁ</w:t>
      </w:r>
      <w:r w:rsidRPr="004A2847">
        <w:rPr>
          <w:rStyle w:val="BookTitle"/>
          <w:rFonts w:asciiTheme="minorHAnsi" w:hAnsiTheme="minorHAnsi" w:cstheme="minorHAnsi"/>
          <w:b w:val="0"/>
          <w:bCs w:val="0"/>
          <w:color w:val="000000"/>
          <w:sz w:val="28"/>
          <w:szCs w:val="28"/>
        </w:rPr>
        <w:br/>
        <w:t>yat tat prāpya hariṁ vrajet</w:t>
      </w:r>
    </w:p>
    <w:p w14:paraId="5235F7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Nṛsiṁha Purāṇa</w:t>
      </w:r>
      <w:r w:rsidRPr="004A2847">
        <w:rPr>
          <w:rStyle w:val="BookTitle"/>
          <w:rFonts w:asciiTheme="minorHAnsi" w:hAnsiTheme="minorHAnsi" w:cstheme="minorHAnsi"/>
          <w:b w:val="0"/>
          <w:bCs w:val="0"/>
          <w:color w:val="000000"/>
          <w:sz w:val="28"/>
          <w:szCs w:val="28"/>
        </w:rPr>
        <w:t xml:space="preserve"> it is said:</w:t>
      </w:r>
    </w:p>
    <w:p w14:paraId="7B6F01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prince, please hear the glorious result attained by a person who once circumambulates the temple of Lord Viṣṇu, the Lord of lords. Such a person attains the result of circumambulating the earth. He goes to Lord Hari.”</w:t>
      </w:r>
    </w:p>
    <w:p w14:paraId="6CA493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anyatra ca</w:t>
      </w:r>
    </w:p>
    <w:p w14:paraId="00CD9F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evaṁ kṛtvā tu kṛṣṇasya   yaḥ kuryād dviḥ pradakṣiṇam</w:t>
      </w:r>
      <w:r w:rsidRPr="004A2847">
        <w:rPr>
          <w:rStyle w:val="BookTitle"/>
          <w:rFonts w:asciiTheme="minorHAnsi" w:hAnsiTheme="minorHAnsi" w:cstheme="minorHAnsi"/>
          <w:b w:val="0"/>
          <w:bCs w:val="0"/>
          <w:color w:val="000000"/>
          <w:sz w:val="28"/>
          <w:szCs w:val="28"/>
        </w:rPr>
        <w:br/>
        <w:t>sapta-dvīpavatī-puṇyaṁ   labhate tu pade pade</w:t>
      </w:r>
    </w:p>
    <w:p w14:paraId="6B684A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paṭhan nāma-sahasraṁ </w:t>
      </w:r>
      <w:proofErr w:type="gramStart"/>
      <w:r w:rsidRPr="004A2847">
        <w:rPr>
          <w:rStyle w:val="BookTitle"/>
          <w:rFonts w:asciiTheme="minorHAnsi" w:hAnsiTheme="minorHAnsi" w:cstheme="minorHAnsi"/>
          <w:b w:val="0"/>
          <w:bCs w:val="0"/>
          <w:color w:val="000000"/>
          <w:sz w:val="28"/>
          <w:szCs w:val="28"/>
        </w:rPr>
        <w:t>tu  nāmāny</w:t>
      </w:r>
      <w:proofErr w:type="gramEnd"/>
      <w:r w:rsidRPr="004A2847">
        <w:rPr>
          <w:rStyle w:val="BookTitle"/>
          <w:rFonts w:asciiTheme="minorHAnsi" w:hAnsiTheme="minorHAnsi" w:cstheme="minorHAnsi"/>
          <w:b w:val="0"/>
          <w:bCs w:val="0"/>
          <w:color w:val="000000"/>
          <w:sz w:val="28"/>
          <w:szCs w:val="28"/>
        </w:rPr>
        <w:t xml:space="preserve"> evātha kevalam</w:t>
      </w:r>
    </w:p>
    <w:p w14:paraId="1AED60D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further stated:</w:t>
      </w:r>
    </w:p>
    <w:p w14:paraId="1FA9CD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person who circumambulates the temple of Śrī Hari as he chants the holy names of Lord Kṛṣṇa or the thousand names of Kṛṣṇa attains the result of circumambulating the earth, which consists of seven islands, or giving the earth in charity.”</w:t>
      </w:r>
    </w:p>
    <w:p w14:paraId="5042A7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hari-bhakti-sudhodaye</w:t>
      </w:r>
    </w:p>
    <w:p w14:paraId="281CF5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viṣṇuṁ pradakṣiṇī-kurvan   yas tatrāvartate punaḥtad </w:t>
      </w:r>
      <w:r w:rsidRPr="004A2847">
        <w:rPr>
          <w:rStyle w:val="BookTitle"/>
          <w:rFonts w:asciiTheme="minorHAnsi" w:hAnsiTheme="minorHAnsi" w:cstheme="minorHAnsi"/>
          <w:b w:val="0"/>
          <w:bCs w:val="0"/>
          <w:color w:val="000000"/>
          <w:sz w:val="28"/>
          <w:szCs w:val="28"/>
        </w:rPr>
        <w:br/>
        <w:t>evāvartanaṁ tasya   punar nāvartate bhave</w:t>
      </w:r>
    </w:p>
    <w:p w14:paraId="79FB97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Hari-bhakti-sudhodaya</w:t>
      </w:r>
      <w:r w:rsidRPr="004A2847">
        <w:rPr>
          <w:rStyle w:val="BookTitle"/>
          <w:rFonts w:asciiTheme="minorHAnsi" w:hAnsiTheme="minorHAnsi" w:cstheme="minorHAnsi"/>
          <w:b w:val="0"/>
          <w:bCs w:val="0"/>
          <w:color w:val="000000"/>
          <w:sz w:val="28"/>
          <w:szCs w:val="28"/>
        </w:rPr>
        <w:t xml:space="preserve"> it is said:</w:t>
      </w:r>
    </w:p>
    <w:p w14:paraId="43FCD92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person who after circumambulating the temple of Śrī Hari one time again circumambulates the temple is not subjected to return to this world of repeated birth and death.”</w:t>
      </w:r>
    </w:p>
    <w:p w14:paraId="5623F3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bṛhan-nāradīye yama-bhagīratha-samvāde</w:t>
      </w:r>
    </w:p>
    <w:p w14:paraId="3C4CED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pradakṣiṇa-trayaṁ kuryād   yo viṣṇor manujeśvara</w:t>
      </w:r>
      <w:r w:rsidRPr="004A2847">
        <w:rPr>
          <w:rStyle w:val="BookTitle"/>
          <w:rFonts w:asciiTheme="minorHAnsi" w:hAnsiTheme="minorHAnsi" w:cstheme="minorHAnsi"/>
          <w:b w:val="0"/>
          <w:bCs w:val="0"/>
          <w:color w:val="000000"/>
          <w:sz w:val="28"/>
          <w:szCs w:val="28"/>
        </w:rPr>
        <w:br/>
        <w:t>sarva-pāpa-vinirmukto   devendratvaṁ samaśnute</w:t>
      </w:r>
    </w:p>
    <w:p w14:paraId="6E44A0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Bṛhan-nāradīya Purāṇa</w:t>
      </w:r>
      <w:r w:rsidRPr="004A2847">
        <w:rPr>
          <w:rStyle w:val="BookTitle"/>
          <w:rFonts w:asciiTheme="minorHAnsi" w:hAnsiTheme="minorHAnsi" w:cstheme="minorHAnsi"/>
          <w:b w:val="0"/>
          <w:bCs w:val="0"/>
          <w:color w:val="000000"/>
          <w:sz w:val="28"/>
          <w:szCs w:val="28"/>
        </w:rPr>
        <w:t>, Yamarāja tells King Bhagīratha:</w:t>
      </w:r>
    </w:p>
    <w:p w14:paraId="59D555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King, a person who circumambulates the temple of Śrī Hari three times becomes free of all sins and he enjoys the post of King Indra.”</w:t>
      </w:r>
    </w:p>
    <w:p w14:paraId="682CE1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tatraiva pradakṣiṇa-māhātmye sudharmopākhyānārambhe</w:t>
      </w:r>
    </w:p>
    <w:p w14:paraId="1CC4E6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bhaktyā kurvanti ye viṣṇoḥ   pradakṣiṇa-catuṣṭayam</w:t>
      </w:r>
      <w:r w:rsidRPr="004A2847">
        <w:rPr>
          <w:rStyle w:val="BookTitle"/>
          <w:rFonts w:asciiTheme="minorHAnsi" w:hAnsiTheme="minorHAnsi" w:cstheme="minorHAnsi"/>
          <w:b w:val="0"/>
          <w:bCs w:val="0"/>
          <w:color w:val="000000"/>
          <w:sz w:val="28"/>
          <w:szCs w:val="28"/>
        </w:rPr>
        <w:br/>
        <w:t>te 'pi yānti paraṁ sthānaṁ   sarva-lokottamottamam. iti.</w:t>
      </w:r>
    </w:p>
    <w:p w14:paraId="48B8B7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 khyātaṁ yat su-dharmasya   pūrvasmin gṛdhra-janmani</w:t>
      </w:r>
      <w:r w:rsidRPr="004A2847">
        <w:rPr>
          <w:rStyle w:val="BookTitle"/>
          <w:rFonts w:asciiTheme="minorHAnsi" w:hAnsiTheme="minorHAnsi" w:cstheme="minorHAnsi"/>
          <w:b w:val="0"/>
          <w:bCs w:val="0"/>
          <w:color w:val="000000"/>
          <w:sz w:val="28"/>
          <w:szCs w:val="28"/>
        </w:rPr>
        <w:br/>
        <w:t>kṛṣṇa-pradakṣiṇābhyāsān   mahā-siddhir abhūd iti</w:t>
      </w:r>
    </w:p>
    <w:p w14:paraId="716CAAE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Nārada Purāṇa, Pradakṣiṇa-māhātmya</w:t>
      </w:r>
      <w:r w:rsidRPr="004A2847">
        <w:rPr>
          <w:rStyle w:val="BookTitle"/>
          <w:rFonts w:asciiTheme="minorHAnsi" w:hAnsiTheme="minorHAnsi" w:cstheme="minorHAnsi"/>
          <w:b w:val="0"/>
          <w:bCs w:val="0"/>
          <w:color w:val="000000"/>
          <w:sz w:val="28"/>
          <w:szCs w:val="28"/>
        </w:rPr>
        <w:t>, in the beginning of Sudharma’s story, it is said:</w:t>
      </w:r>
    </w:p>
    <w:p w14:paraId="70E5BF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who devotedly circumambulate the temple of Lord Viṣṇu four times go to the supreme abode, which is situated beyond all other planets. In his previous life as a vulture, Sudharma circumambulated the temple of Lord Kṛṣṇa and thereby attained the highest perfection.”</w:t>
      </w:r>
    </w:p>
    <w:p w14:paraId="38E233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atha </w:t>
      </w:r>
      <w:proofErr w:type="gramStart"/>
      <w:r w:rsidRPr="004A2847">
        <w:rPr>
          <w:rStyle w:val="BookTitle"/>
          <w:rFonts w:asciiTheme="minorHAnsi" w:hAnsiTheme="minorHAnsi" w:cstheme="minorHAnsi"/>
          <w:b w:val="0"/>
          <w:bCs w:val="0"/>
          <w:color w:val="000000"/>
          <w:sz w:val="28"/>
          <w:szCs w:val="28"/>
        </w:rPr>
        <w:t>pradakṣiṇāyāṁ  niṣiddhaṁ</w:t>
      </w:r>
      <w:proofErr w:type="gramEnd"/>
      <w:r w:rsidRPr="004A2847">
        <w:rPr>
          <w:rStyle w:val="BookTitle"/>
          <w:rFonts w:asciiTheme="minorHAnsi" w:hAnsiTheme="minorHAnsi" w:cstheme="minorHAnsi"/>
          <w:b w:val="0"/>
          <w:bCs w:val="0"/>
          <w:color w:val="000000"/>
          <w:sz w:val="28"/>
          <w:szCs w:val="28"/>
        </w:rPr>
        <w:t xml:space="preserve"> viṣṇu-smṛtau</w:t>
      </w:r>
      <w:r w:rsidRPr="004A2847">
        <w:rPr>
          <w:rStyle w:val="BookTitle"/>
          <w:rFonts w:asciiTheme="minorHAnsi" w:hAnsiTheme="minorHAnsi" w:cstheme="minorHAnsi"/>
          <w:b w:val="0"/>
          <w:bCs w:val="0"/>
          <w:color w:val="000000"/>
          <w:sz w:val="28"/>
          <w:szCs w:val="28"/>
        </w:rPr>
        <w:br/>
        <w:t>eka-hasta-praṇāmaś ca   eka caiva pradakṣiṇā</w:t>
      </w:r>
      <w:r w:rsidRPr="004A2847">
        <w:rPr>
          <w:rStyle w:val="BookTitle"/>
          <w:rFonts w:asciiTheme="minorHAnsi" w:hAnsiTheme="minorHAnsi" w:cstheme="minorHAnsi"/>
          <w:b w:val="0"/>
          <w:bCs w:val="0"/>
          <w:color w:val="000000"/>
          <w:sz w:val="28"/>
          <w:szCs w:val="28"/>
        </w:rPr>
        <w:br/>
        <w:t>akāle darśanaṁ viṣṇor   hanti puṇyaṁ purā-kṛtam</w:t>
      </w:r>
    </w:p>
    <w:p w14:paraId="58CC458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Prohibitions in the performance of circumambulation are described in the </w:t>
      </w:r>
      <w:r w:rsidRPr="004A2847">
        <w:rPr>
          <w:rStyle w:val="BookTitle"/>
          <w:rFonts w:asciiTheme="minorHAnsi" w:hAnsiTheme="minorHAnsi" w:cstheme="minorHAnsi"/>
          <w:b w:val="0"/>
          <w:bCs w:val="0"/>
          <w:i/>
          <w:iCs/>
          <w:color w:val="000000"/>
          <w:sz w:val="28"/>
          <w:szCs w:val="28"/>
        </w:rPr>
        <w:t>Viṣṇu-smṛti</w:t>
      </w:r>
      <w:r w:rsidRPr="004A2847">
        <w:rPr>
          <w:rStyle w:val="BookTitle"/>
          <w:rFonts w:asciiTheme="minorHAnsi" w:hAnsiTheme="minorHAnsi" w:cstheme="minorHAnsi"/>
          <w:b w:val="0"/>
          <w:bCs w:val="0"/>
          <w:color w:val="000000"/>
          <w:sz w:val="28"/>
          <w:szCs w:val="28"/>
        </w:rPr>
        <w:t xml:space="preserve"> as follows:</w:t>
      </w:r>
    </w:p>
    <w:p w14:paraId="2F93DF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“Offering obeisances to Śrī Viṣṇu with only one hand, circumambulating the temple of Śrī Kṛṣṇa only once, and seeing the Deity of Śrī Kṛṣṇa at an improper time destroy one’s previous pious merits.”</w:t>
      </w:r>
    </w:p>
    <w:p w14:paraId="56E1BA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kiṁ ca</w:t>
      </w:r>
    </w:p>
    <w:p w14:paraId="2CCF42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kṛṣṇasya purato naiva   sūryasyaiva pradakṣiṇām</w:t>
      </w:r>
      <w:r w:rsidRPr="004A2847">
        <w:rPr>
          <w:rStyle w:val="BookTitle"/>
          <w:rFonts w:asciiTheme="minorHAnsi" w:hAnsiTheme="minorHAnsi" w:cstheme="minorHAnsi"/>
          <w:b w:val="0"/>
          <w:bCs w:val="0"/>
          <w:color w:val="000000"/>
          <w:sz w:val="28"/>
          <w:szCs w:val="28"/>
        </w:rPr>
        <w:br/>
        <w:t>kuryād bhramarikā-rūpaṁ   vaimukhyāpadanīṁ prabhoḥ</w:t>
      </w:r>
    </w:p>
    <w:p w14:paraId="263C796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also said:</w:t>
      </w:r>
    </w:p>
    <w:p w14:paraId="790A26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should not circumambulate the sun-god in a circle like a bumblebee before the temple of Śrī Hari, for then one must turn one’s back to the Deity.”</w:t>
      </w:r>
    </w:p>
    <w:p w14:paraId="157404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tathā coktaṁ</w:t>
      </w:r>
      <w:r w:rsidRPr="004A2847">
        <w:rPr>
          <w:rStyle w:val="BookTitle"/>
          <w:rFonts w:asciiTheme="minorHAnsi" w:hAnsiTheme="minorHAnsi" w:cstheme="minorHAnsi"/>
          <w:b w:val="0"/>
          <w:bCs w:val="0"/>
          <w:color w:val="000000"/>
          <w:sz w:val="28"/>
          <w:szCs w:val="28"/>
        </w:rPr>
        <w:br/>
        <w:t>pradakṣiṇaṁ na kartavyaṁ</w:t>
      </w:r>
      <w:r w:rsidRPr="004A2847">
        <w:rPr>
          <w:rStyle w:val="BookTitle"/>
          <w:rFonts w:asciiTheme="minorHAnsi" w:hAnsiTheme="minorHAnsi" w:cstheme="minorHAnsi"/>
          <w:b w:val="0"/>
          <w:bCs w:val="0"/>
          <w:color w:val="000000"/>
          <w:sz w:val="28"/>
          <w:szCs w:val="28"/>
        </w:rPr>
        <w:br/>
        <w:t>vimukhatvāc ca karaṇāt</w:t>
      </w:r>
    </w:p>
    <w:p w14:paraId="1EE3096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also said:</w:t>
      </w:r>
    </w:p>
    <w:p w14:paraId="06ED927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“Circumambulating the temple of Śrī Hari in these ways is prohibited, for such activities will make one averse to the Lord.”</w:t>
      </w:r>
    </w:p>
    <w:p w14:paraId="63196A7F" w14:textId="6D1A48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10.011</w:t>
      </w:r>
    </w:p>
    <w:p w14:paraId="611786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5EA1A3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’pradakṣiṇa’ śuni’ prabhu hāsite lāgilā</w:t>
      </w:r>
      <w:r w:rsidRPr="004A2847">
        <w:rPr>
          <w:rStyle w:val="BookTitle"/>
          <w:rFonts w:asciiTheme="minorHAnsi" w:hAnsiTheme="minorHAnsi" w:cstheme="minorHAnsi"/>
          <w:b w:val="0"/>
          <w:bCs w:val="0"/>
          <w:color w:val="000000"/>
          <w:sz w:val="28"/>
          <w:szCs w:val="28"/>
        </w:rPr>
        <w:br/>
        <w:t xml:space="preserve">hāsi’ balena </w:t>
      </w:r>
      <w:proofErr w:type="gramStart"/>
      <w:r w:rsidRPr="004A2847">
        <w:rPr>
          <w:rStyle w:val="BookTitle"/>
          <w:rFonts w:asciiTheme="minorHAnsi" w:hAnsiTheme="minorHAnsi" w:cstheme="minorHAnsi"/>
          <w:b w:val="0"/>
          <w:bCs w:val="0"/>
          <w:color w:val="000000"/>
          <w:sz w:val="28"/>
          <w:szCs w:val="28"/>
        </w:rPr>
        <w:t>prabhu,—</w:t>
      </w:r>
      <w:proofErr w:type="gramEnd"/>
      <w:r w:rsidRPr="004A2847">
        <w:rPr>
          <w:rStyle w:val="BookTitle"/>
          <w:rFonts w:asciiTheme="minorHAnsi" w:hAnsiTheme="minorHAnsi" w:cstheme="minorHAnsi"/>
          <w:b w:val="0"/>
          <w:bCs w:val="0"/>
          <w:color w:val="000000"/>
          <w:sz w:val="28"/>
          <w:szCs w:val="28"/>
        </w:rPr>
        <w:t>“tumi hārilā hārilā”</w:t>
      </w:r>
    </w:p>
    <w:p w14:paraId="79FAC9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heard the word “circumambulated,” He laughed and said, “You are defeated.”</w:t>
      </w:r>
    </w:p>
    <w:p w14:paraId="2501CE2D" w14:textId="36A680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10.012</w:t>
      </w:r>
    </w:p>
    <w:p w14:paraId="514F65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6DEA08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ācārya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“ki sāmagrī hāribāre</w:t>
      </w:r>
      <w:r w:rsidRPr="004A2847">
        <w:rPr>
          <w:rStyle w:val="BookTitle"/>
          <w:rFonts w:asciiTheme="minorHAnsi" w:hAnsiTheme="minorHAnsi" w:cstheme="minorHAnsi"/>
          <w:b w:val="0"/>
          <w:bCs w:val="0"/>
          <w:color w:val="000000"/>
          <w:sz w:val="28"/>
          <w:szCs w:val="28"/>
        </w:rPr>
        <w:br/>
        <w:t>lakṣaṇa dekhāo, tabe jiniha āmāre”</w:t>
      </w:r>
    </w:p>
    <w:p w14:paraId="4659DD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inquired, “What have I lost? Give Me evidence, then I can believe You.”</w:t>
      </w:r>
    </w:p>
    <w:p w14:paraId="009A4A49" w14:textId="343C5C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10.013-014</w:t>
      </w:r>
    </w:p>
    <w:p w14:paraId="3A207F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13-14</w:t>
      </w:r>
    </w:p>
    <w:p w14:paraId="0BC74491" w14:textId="6DB59E2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“sāmagrī</w:t>
      </w:r>
      <w:ins w:id="410" w:author="your servant" w:date="2020-06-26T20:09:00Z">
        <w:r w:rsidR="005238F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śunaha hāribāra</w:t>
      </w:r>
      <w:r w:rsidRPr="004A2847">
        <w:rPr>
          <w:rStyle w:val="BookTitle"/>
          <w:rFonts w:asciiTheme="minorHAnsi" w:hAnsiTheme="minorHAnsi" w:cstheme="minorHAnsi"/>
          <w:b w:val="0"/>
          <w:bCs w:val="0"/>
          <w:color w:val="000000"/>
          <w:sz w:val="28"/>
          <w:szCs w:val="28"/>
        </w:rPr>
        <w:br/>
        <w:t>tumi ye karilā pradakṣiṇa-vyavahāra</w:t>
      </w:r>
    </w:p>
    <w:p w14:paraId="769E14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yata-kṣaṇa tumi pṛṣṭhā-digere calilā</w:t>
      </w:r>
      <w:r w:rsidRPr="004A2847">
        <w:rPr>
          <w:rStyle w:val="BookTitle"/>
          <w:rFonts w:asciiTheme="minorHAnsi" w:hAnsiTheme="minorHAnsi" w:cstheme="minorHAnsi"/>
          <w:b w:val="0"/>
          <w:bCs w:val="0"/>
          <w:color w:val="000000"/>
          <w:sz w:val="28"/>
          <w:szCs w:val="28"/>
        </w:rPr>
        <w:br/>
        <w:t>tata-kṣaṇa tomāra ye darśana nahilā</w:t>
      </w:r>
    </w:p>
    <w:p w14:paraId="29749C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then said, “Listen, this is what You have lost. When You are behind the Lord while circumambulating Him,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are deprived of the Lord’s</w:t>
      </w:r>
      <w:r w:rsidRPr="004A2847">
        <w:rPr>
          <w:rStyle w:val="BookTitle"/>
          <w:rFonts w:asciiTheme="minorHAnsi" w:hAnsiTheme="minorHAnsi" w:cstheme="minorHAnsi"/>
          <w:b/>
          <w:bCs/>
          <w:i/>
          <w:iCs/>
          <w:color w:val="800000"/>
          <w:sz w:val="28"/>
          <w:szCs w:val="28"/>
        </w:rPr>
        <w:t xml:space="preserve"> darśana</w:t>
      </w:r>
      <w:r w:rsidRPr="004A2847">
        <w:rPr>
          <w:rStyle w:val="BookTitle"/>
          <w:rFonts w:asciiTheme="minorHAnsi" w:hAnsiTheme="minorHAnsi" w:cstheme="minorHAnsi"/>
          <w:b/>
          <w:bCs/>
          <w:color w:val="800000"/>
          <w:sz w:val="28"/>
          <w:szCs w:val="28"/>
        </w:rPr>
        <w:t>.</w:t>
      </w:r>
    </w:p>
    <w:p w14:paraId="79976532" w14:textId="59FD0A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10.015</w:t>
      </w:r>
    </w:p>
    <w:p w14:paraId="401237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15FA8C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āmi yata-kṣaṇa dhari’ dekhi jagannātha</w:t>
      </w:r>
      <w:r w:rsidRPr="004A2847">
        <w:rPr>
          <w:rStyle w:val="BookTitle"/>
          <w:rFonts w:asciiTheme="minorHAnsi" w:hAnsiTheme="minorHAnsi" w:cstheme="minorHAnsi"/>
          <w:b w:val="0"/>
          <w:bCs w:val="0"/>
          <w:color w:val="000000"/>
          <w:sz w:val="28"/>
          <w:szCs w:val="28"/>
        </w:rPr>
        <w:br/>
        <w:t>āmāra locana āra nā yāya kothāta</w:t>
      </w:r>
    </w:p>
    <w:p w14:paraId="47DD74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as long as I take</w:t>
      </w:r>
      <w:r w:rsidRPr="004A2847">
        <w:rPr>
          <w:rStyle w:val="BookTitle"/>
          <w:rFonts w:asciiTheme="minorHAnsi" w:hAnsiTheme="minorHAnsi" w:cstheme="minorHAnsi"/>
          <w:b/>
          <w:bCs/>
          <w:i/>
          <w:iCs/>
          <w:color w:val="800000"/>
          <w:sz w:val="28"/>
          <w:szCs w:val="28"/>
        </w:rPr>
        <w:t xml:space="preserve"> darśana</w:t>
      </w:r>
      <w:r w:rsidRPr="004A2847">
        <w:rPr>
          <w:rStyle w:val="BookTitle"/>
          <w:rFonts w:asciiTheme="minorHAnsi" w:hAnsiTheme="minorHAnsi" w:cstheme="minorHAnsi"/>
          <w:b/>
          <w:bCs/>
          <w:color w:val="800000"/>
          <w:sz w:val="28"/>
          <w:szCs w:val="28"/>
        </w:rPr>
        <w:t xml:space="preserve"> of Lord Jagannātha, </w:t>
      </w:r>
      <w:proofErr w:type="gramStart"/>
      <w:r w:rsidRPr="004A2847">
        <w:rPr>
          <w:rStyle w:val="BookTitle"/>
          <w:rFonts w:asciiTheme="minorHAnsi" w:hAnsiTheme="minorHAnsi" w:cstheme="minorHAnsi"/>
          <w:b/>
          <w:bCs/>
          <w:color w:val="800000"/>
          <w:sz w:val="28"/>
          <w:szCs w:val="28"/>
        </w:rPr>
        <w:t>My</w:t>
      </w:r>
      <w:proofErr w:type="gramEnd"/>
      <w:r w:rsidRPr="004A2847">
        <w:rPr>
          <w:rStyle w:val="BookTitle"/>
          <w:rFonts w:asciiTheme="minorHAnsi" w:hAnsiTheme="minorHAnsi" w:cstheme="minorHAnsi"/>
          <w:b/>
          <w:bCs/>
          <w:color w:val="800000"/>
          <w:sz w:val="28"/>
          <w:szCs w:val="28"/>
        </w:rPr>
        <w:t xml:space="preserve"> eyes do not move anywhere else.</w:t>
      </w:r>
    </w:p>
    <w:p w14:paraId="15D8738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Śrī Gaurasundara would see Lord Jagannātha, He would simply gaze at the Lord’s face. In his book </w:t>
      </w:r>
      <w:r w:rsidRPr="004A2847">
        <w:rPr>
          <w:rStyle w:val="BookTitle"/>
          <w:rFonts w:asciiTheme="minorHAnsi" w:hAnsiTheme="minorHAnsi" w:cstheme="minorHAnsi"/>
          <w:b w:val="0"/>
          <w:bCs w:val="0"/>
          <w:i/>
          <w:iCs/>
          <w:color w:val="000000"/>
          <w:sz w:val="28"/>
          <w:szCs w:val="28"/>
        </w:rPr>
        <w:t>Kṛṣṇa-karṇāmṛta</w:t>
      </w:r>
      <w:r w:rsidRPr="004A2847">
        <w:rPr>
          <w:rStyle w:val="BookTitle"/>
          <w:rFonts w:asciiTheme="minorHAnsi" w:hAnsiTheme="minorHAnsi" w:cstheme="minorHAnsi"/>
          <w:b w:val="0"/>
          <w:bCs w:val="0"/>
          <w:color w:val="000000"/>
          <w:sz w:val="28"/>
          <w:szCs w:val="28"/>
        </w:rPr>
        <w:t>, Śrī Bilvamaṅgala has described the sweetness of the Lord’s beautiful face. The sweetness of the Lord’s face is superior to the sweetness of His other limbs, and the sweetness of His enchanting smile is superior to the sweetness of His face.</w:t>
      </w:r>
    </w:p>
    <w:p w14:paraId="2BD52C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Gaurasundara has expressed that the Lord’s lotus face, composed of five knowledge-acquiring senses, is more attractive than </w:t>
      </w:r>
      <w:proofErr w:type="gramStart"/>
      <w:r w:rsidRPr="004A2847">
        <w:rPr>
          <w:rStyle w:val="BookTitle"/>
          <w:rFonts w:asciiTheme="minorHAnsi" w:hAnsiTheme="minorHAnsi" w:cstheme="minorHAnsi"/>
          <w:b w:val="0"/>
          <w:bCs w:val="0"/>
          <w:color w:val="000000"/>
          <w:sz w:val="28"/>
          <w:szCs w:val="28"/>
        </w:rPr>
        <w:t>His</w:t>
      </w:r>
      <w:proofErr w:type="gramEnd"/>
      <w:r w:rsidRPr="004A2847">
        <w:rPr>
          <w:rStyle w:val="BookTitle"/>
          <w:rFonts w:asciiTheme="minorHAnsi" w:hAnsiTheme="minorHAnsi" w:cstheme="minorHAnsi"/>
          <w:b w:val="0"/>
          <w:bCs w:val="0"/>
          <w:color w:val="000000"/>
          <w:sz w:val="28"/>
          <w:szCs w:val="28"/>
        </w:rPr>
        <w:t xml:space="preserve"> other limbs. And the Lord’s smile, which is indicative of His pleasure, stimulates and acknowledges resolute service.</w:t>
      </w:r>
    </w:p>
    <w:p w14:paraId="2C10940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Advaita Prabhu circumambulated Lord Śrī Jagannātha five to seven times. His object of vision was the body of the Lord, but Śrī Gaurasundara’s object of vision was Lord Jagannātha’s lotus face.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Śrī Gaurasundara defeated Advaita Prabhu in the contest. When one is behind Jagannātha while circumambulating Him, one can see only the back half of His body, but when one sees from the front, one can have eye-to-eye contact.</w:t>
      </w:r>
    </w:p>
    <w:p w14:paraId="130AE001" w14:textId="2D8514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10.016</w:t>
      </w:r>
    </w:p>
    <w:p w14:paraId="234040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72FA73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dakṣiṇe, kibā vāme, kibā pradakṣiṇe</w:t>
      </w:r>
      <w:r w:rsidRPr="004A2847">
        <w:rPr>
          <w:rStyle w:val="BookTitle"/>
          <w:rFonts w:asciiTheme="minorHAnsi" w:hAnsiTheme="minorHAnsi" w:cstheme="minorHAnsi"/>
          <w:b w:val="0"/>
          <w:bCs w:val="0"/>
          <w:color w:val="000000"/>
          <w:sz w:val="28"/>
          <w:szCs w:val="28"/>
        </w:rPr>
        <w:br/>
        <w:t>āra nāhi dekhi jagannātha-mukha vine”</w:t>
      </w:r>
    </w:p>
    <w:p w14:paraId="0D1FEB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look to the left or right, nor do I circumambulate. I do not see anything other than the beautiful face of Lord Jagannātha.”</w:t>
      </w:r>
    </w:p>
    <w:p w14:paraId="1CA78720" w14:textId="40DDE7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10.017</w:t>
      </w:r>
    </w:p>
    <w:p w14:paraId="61F79F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73A754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kara-yoḍa kari’ bale ācārya gosāñi</w:t>
      </w:r>
      <w:r w:rsidRPr="004A2847">
        <w:rPr>
          <w:rStyle w:val="BookTitle"/>
          <w:rFonts w:asciiTheme="minorHAnsi" w:hAnsiTheme="minorHAnsi" w:cstheme="minorHAnsi"/>
          <w:b w:val="0"/>
          <w:bCs w:val="0"/>
          <w:color w:val="000000"/>
          <w:sz w:val="28"/>
          <w:szCs w:val="28"/>
        </w:rPr>
        <w:br/>
        <w:t>“e-rūpe sakala hāri tomāra se ṭhāñi</w:t>
      </w:r>
    </w:p>
    <w:p w14:paraId="75623C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folded His hands and said to the Lord, “May I always be defeated by You in this way.</w:t>
      </w:r>
    </w:p>
    <w:p w14:paraId="54B1E77D" w14:textId="1AC631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10.018</w:t>
      </w:r>
    </w:p>
    <w:p w14:paraId="480A99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w:t>
      </w:r>
    </w:p>
    <w:p w14:paraId="59ACBD78" w14:textId="6B81773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kathāra adhikārī</w:t>
      </w:r>
      <w:ins w:id="411" w:author="your servant" w:date="2020-06-26T20:10:00Z">
        <w:r w:rsidR="005238F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āra tribhuvane</w:t>
      </w:r>
      <w:r w:rsidRPr="004A2847">
        <w:rPr>
          <w:rStyle w:val="BookTitle"/>
          <w:rFonts w:asciiTheme="minorHAnsi" w:hAnsiTheme="minorHAnsi" w:cstheme="minorHAnsi"/>
          <w:b w:val="0"/>
          <w:bCs w:val="0"/>
          <w:color w:val="000000"/>
          <w:sz w:val="28"/>
          <w:szCs w:val="28"/>
        </w:rPr>
        <w:br/>
        <w:t>satya kahilāṅa ei nāhi tomā-vine</w:t>
      </w:r>
    </w:p>
    <w:p w14:paraId="52ED7A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 tell You frankly, there is no one in the three worlds qualified to act like You.</w:t>
      </w:r>
    </w:p>
    <w:p w14:paraId="7B7D00FA" w14:textId="64D622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10.019</w:t>
      </w:r>
    </w:p>
    <w:p w14:paraId="059B6E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36FB80E5" w14:textId="640E069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se ihāra prabhu, eka adhikārī</w:t>
      </w:r>
      <w:ins w:id="412" w:author="your servant" w:date="2020-06-26T20:11:00Z">
        <w:r w:rsidR="005238FB">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ekathāya tomāre se mātra āmi hāri”</w:t>
      </w:r>
    </w:p>
    <w:p w14:paraId="698CA2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alone are qualified in this way. Only before You am I defeated in this topic.”</w:t>
      </w:r>
    </w:p>
    <w:p w14:paraId="5339D2B5" w14:textId="436209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10.020</w:t>
      </w:r>
    </w:p>
    <w:p w14:paraId="6C5558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21422B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śuniñā hāsena sarva vaiṣṇava-maṇḍala</w:t>
      </w:r>
      <w:r w:rsidRPr="004A2847">
        <w:rPr>
          <w:rStyle w:val="BookTitle"/>
          <w:rFonts w:asciiTheme="minorHAnsi" w:hAnsiTheme="minorHAnsi" w:cstheme="minorHAnsi"/>
          <w:b w:val="0"/>
          <w:bCs w:val="0"/>
          <w:color w:val="000000"/>
          <w:sz w:val="28"/>
          <w:szCs w:val="28"/>
        </w:rPr>
        <w:br/>
        <w:t>’hari’ bali’ uṭhila maṅgala-kolāhala</w:t>
      </w:r>
    </w:p>
    <w:p w14:paraId="0279BA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this conversation, all the Vaiṣṇavas smiled and raised an auspicious tumult by chanting, “Hari! Hari!”</w:t>
      </w:r>
    </w:p>
    <w:p w14:paraId="12E6773B" w14:textId="03AFC9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10.021</w:t>
      </w:r>
    </w:p>
    <w:p w14:paraId="2E78D3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6C640C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prabhura vicitra sarva-kathā</w:t>
      </w:r>
      <w:r w:rsidRPr="004A2847">
        <w:rPr>
          <w:rStyle w:val="BookTitle"/>
          <w:rFonts w:asciiTheme="minorHAnsi" w:hAnsiTheme="minorHAnsi" w:cstheme="minorHAnsi"/>
          <w:b w:val="0"/>
          <w:bCs w:val="0"/>
          <w:color w:val="000000"/>
          <w:sz w:val="28"/>
          <w:szCs w:val="28"/>
        </w:rPr>
        <w:br/>
        <w:t>advaitere ati prīta karena sarvathā</w:t>
      </w:r>
    </w:p>
    <w:p w14:paraId="55375D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Lord’s topics are all amazing. The Lord always showed great affection for Advaita Ācārya.</w:t>
      </w:r>
    </w:p>
    <w:p w14:paraId="48156373" w14:textId="428ECA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10.022</w:t>
      </w:r>
    </w:p>
    <w:p w14:paraId="779509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2B9C00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gadādhara-deva prabhu-sthāne</w:t>
      </w:r>
      <w:r w:rsidRPr="004A2847">
        <w:rPr>
          <w:rStyle w:val="BookTitle"/>
          <w:rFonts w:asciiTheme="minorHAnsi" w:hAnsiTheme="minorHAnsi" w:cstheme="minorHAnsi"/>
          <w:b w:val="0"/>
          <w:bCs w:val="0"/>
          <w:color w:val="000000"/>
          <w:sz w:val="28"/>
          <w:szCs w:val="28"/>
        </w:rPr>
        <w:br/>
        <w:t>kahilena pūrva-mantra-dīkṣāra kāraṇe</w:t>
      </w:r>
    </w:p>
    <w:p w14:paraId="1AC725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One day Śrī Gadādhara Paṇḍita asked the Lord about the initiation mantra he had been given.</w:t>
      </w:r>
    </w:p>
    <w:p w14:paraId="64F5F23E" w14:textId="31AE29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10.023</w:t>
      </w:r>
    </w:p>
    <w:p w14:paraId="4A5B19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23EC44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“iṣṭa-mantra āmi ye kahiluṅ kāro prati</w:t>
      </w:r>
      <w:r w:rsidRPr="004A2847">
        <w:rPr>
          <w:rStyle w:val="BookTitle"/>
          <w:rFonts w:asciiTheme="minorHAnsi" w:hAnsiTheme="minorHAnsi" w:cstheme="minorHAnsi"/>
          <w:b w:val="0"/>
          <w:bCs w:val="0"/>
          <w:color w:val="000000"/>
          <w:sz w:val="28"/>
          <w:szCs w:val="28"/>
        </w:rPr>
        <w:br/>
        <w:t>sei haite āmāra nā sphure bhāla mati</w:t>
      </w:r>
    </w:p>
    <w:p w14:paraId="3A05B4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given someone my initiation mantra, and now I am not getting realization from chanting it.</w:t>
      </w:r>
    </w:p>
    <w:p w14:paraId="07F2896E" w14:textId="1574EE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10.024</w:t>
      </w:r>
    </w:p>
    <w:p w14:paraId="7E8EF6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4D893B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mantra tumi more kaha punar-bāra</w:t>
      </w:r>
      <w:r w:rsidRPr="004A2847">
        <w:rPr>
          <w:rStyle w:val="BookTitle"/>
          <w:rFonts w:asciiTheme="minorHAnsi" w:hAnsiTheme="minorHAnsi" w:cstheme="minorHAnsi"/>
          <w:b w:val="0"/>
          <w:bCs w:val="0"/>
          <w:color w:val="000000"/>
          <w:sz w:val="28"/>
          <w:szCs w:val="28"/>
        </w:rPr>
        <w:br/>
        <w:t>tabe mana-prasannatā haibe āmāra”</w:t>
      </w:r>
    </w:p>
    <w:p w14:paraId="24B316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please give that mantra to me again, and then my mind will be joyful.”</w:t>
      </w:r>
    </w:p>
    <w:p w14:paraId="056CC66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Mantra refers to the sound vibration by which one can give up thoughts of material enjoyment. If an instructor instructs mantras to a faithless person, his heart becomes polluted. If one loses transcendental knowledge because of bad association, then one must gather it again. Knowing this fact, Śrī Gadādhara Paṇḍita Gosvāmī requested Śrī Gaurasundara to give him reinitiation, but Mahāprabhu told him to receive mantra again from his original guru.</w:t>
      </w:r>
    </w:p>
    <w:p w14:paraId="3903F2C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Gadādhara Paṇḍita’s guru was Śrīla Puṇḍarīka Vidyānidhi.</w:t>
      </w:r>
    </w:p>
    <w:p w14:paraId="678566DA" w14:textId="3B5B85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10.025</w:t>
      </w:r>
    </w:p>
    <w:p w14:paraId="03C799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1B5D86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“tomāra ye upadeṣṭā āche</w:t>
      </w:r>
      <w:r w:rsidRPr="004A2847">
        <w:rPr>
          <w:rStyle w:val="BookTitle"/>
          <w:rFonts w:asciiTheme="minorHAnsi" w:hAnsiTheme="minorHAnsi" w:cstheme="minorHAnsi"/>
          <w:b w:val="0"/>
          <w:bCs w:val="0"/>
          <w:color w:val="000000"/>
          <w:sz w:val="28"/>
          <w:szCs w:val="28"/>
        </w:rPr>
        <w:br/>
        <w:t>sāvadhāna—tathā aparādhī hao pāche</w:t>
      </w:r>
    </w:p>
    <w:p w14:paraId="6E000A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“You already have a spiritual master, so be careful. </w:t>
      </w:r>
      <w:proofErr w:type="gramStart"/>
      <w:r w:rsidRPr="004A2847">
        <w:rPr>
          <w:rStyle w:val="BookTitle"/>
          <w:rFonts w:asciiTheme="minorHAnsi" w:hAnsiTheme="minorHAnsi" w:cstheme="minorHAnsi"/>
          <w:b/>
          <w:bCs/>
          <w:color w:val="800000"/>
          <w:sz w:val="28"/>
          <w:szCs w:val="28"/>
        </w:rPr>
        <w:t>Don’t</w:t>
      </w:r>
      <w:proofErr w:type="gramEnd"/>
      <w:r w:rsidRPr="004A2847">
        <w:rPr>
          <w:rStyle w:val="BookTitle"/>
          <w:rFonts w:asciiTheme="minorHAnsi" w:hAnsiTheme="minorHAnsi" w:cstheme="minorHAnsi"/>
          <w:b/>
          <w:bCs/>
          <w:color w:val="800000"/>
          <w:sz w:val="28"/>
          <w:szCs w:val="28"/>
        </w:rPr>
        <w:t xml:space="preserve"> become an offender.</w:t>
      </w:r>
    </w:p>
    <w:p w14:paraId="1298B49F" w14:textId="5BBFCF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10.026</w:t>
      </w:r>
    </w:p>
    <w:p w14:paraId="075600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095EB0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mantrera ki dāya, prāṇo āmāra tomāra</w:t>
      </w:r>
      <w:r w:rsidRPr="004A2847">
        <w:rPr>
          <w:rStyle w:val="BookTitle"/>
          <w:rFonts w:asciiTheme="minorHAnsi" w:hAnsiTheme="minorHAnsi" w:cstheme="minorHAnsi"/>
          <w:b w:val="0"/>
          <w:bCs w:val="0"/>
          <w:color w:val="000000"/>
          <w:sz w:val="28"/>
          <w:szCs w:val="28"/>
        </w:rPr>
        <w:br/>
        <w:t>upadeṣṭā thākite nā haya vyavahāra”</w:t>
      </w:r>
    </w:p>
    <w:p w14:paraId="1096C1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a mantra, I can give even My life to you. But it would not be proper to give you mantra while your spiritual master is alive.”</w:t>
      </w:r>
    </w:p>
    <w:p w14:paraId="02927562" w14:textId="0AB667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10.027</w:t>
      </w:r>
    </w:p>
    <w:p w14:paraId="47ADD3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728FC1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gadādhara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“tiṅho nā āchena ethā</w:t>
      </w:r>
      <w:r w:rsidRPr="004A2847">
        <w:rPr>
          <w:rStyle w:val="BookTitle"/>
          <w:rFonts w:asciiTheme="minorHAnsi" w:hAnsiTheme="minorHAnsi" w:cstheme="minorHAnsi"/>
          <w:b w:val="0"/>
          <w:bCs w:val="0"/>
          <w:color w:val="000000"/>
          <w:sz w:val="28"/>
          <w:szCs w:val="28"/>
        </w:rPr>
        <w:br/>
        <w:t>tāna parivarte tumi karāha sarvathā”</w:t>
      </w:r>
    </w:p>
    <w:p w14:paraId="100ED4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replied, “He is not here now, so You can do it in his place.”</w:t>
      </w:r>
    </w:p>
    <w:p w14:paraId="23EA9ADF" w14:textId="340380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10.028</w:t>
      </w:r>
    </w:p>
    <w:p w14:paraId="7A4418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21786E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“tomāra ye guru vidyānidhi</w:t>
      </w:r>
      <w:r w:rsidRPr="004A2847">
        <w:rPr>
          <w:rStyle w:val="BookTitle"/>
          <w:rFonts w:asciiTheme="minorHAnsi" w:hAnsiTheme="minorHAnsi" w:cstheme="minorHAnsi"/>
          <w:b w:val="0"/>
          <w:bCs w:val="0"/>
          <w:color w:val="000000"/>
          <w:sz w:val="28"/>
          <w:szCs w:val="28"/>
        </w:rPr>
        <w:br/>
        <w:t>anāyāse tomāra miliyā dibe vidhi”</w:t>
      </w:r>
    </w:p>
    <w:p w14:paraId="243CB1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said, “By the arrangement of providence your spiritual master, Puṇḍarīka Vidyānidhi, will soon come, and you will easily meet him.”</w:t>
      </w:r>
    </w:p>
    <w:p w14:paraId="4783DC6B" w14:textId="2A3B14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10.029</w:t>
      </w:r>
    </w:p>
    <w:p w14:paraId="28ABDB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641457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sarvajña-cūḍāmaṇi—jānena sakala</w:t>
      </w:r>
      <w:r w:rsidRPr="004A2847">
        <w:rPr>
          <w:rStyle w:val="BookTitle"/>
          <w:rFonts w:asciiTheme="minorHAnsi" w:hAnsiTheme="minorHAnsi" w:cstheme="minorHAnsi"/>
          <w:b w:val="0"/>
          <w:bCs w:val="0"/>
          <w:color w:val="000000"/>
          <w:sz w:val="28"/>
          <w:szCs w:val="28"/>
        </w:rPr>
        <w:br/>
        <w:t>“vidyānidhi śīghra-gati āsibe utkala</w:t>
      </w:r>
    </w:p>
    <w:p w14:paraId="7B6F5C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crest jewel of omniscient persons knew everything. He said, “Puṇḍarīka Vidyānidhi will soon arrive in Purī.</w:t>
      </w:r>
    </w:p>
    <w:p w14:paraId="7A4E5807" w14:textId="738F65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10.030</w:t>
      </w:r>
    </w:p>
    <w:p w14:paraId="2A93FE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0AA0EF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ethāi dekhibā dina-daśera bhitare</w:t>
      </w:r>
      <w:r w:rsidRPr="004A2847">
        <w:rPr>
          <w:rStyle w:val="BookTitle"/>
          <w:rFonts w:asciiTheme="minorHAnsi" w:hAnsiTheme="minorHAnsi" w:cstheme="minorHAnsi"/>
          <w:b w:val="0"/>
          <w:bCs w:val="0"/>
          <w:color w:val="000000"/>
          <w:sz w:val="28"/>
          <w:szCs w:val="28"/>
        </w:rPr>
        <w:br/>
        <w:t>āisena kevala āmāre dekhibāre</w:t>
      </w:r>
    </w:p>
    <w:p w14:paraId="5B1012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will meet him here in ten days, for he is coming just to see Me.</w:t>
      </w:r>
    </w:p>
    <w:p w14:paraId="12A0E501" w14:textId="080C08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10.031</w:t>
      </w:r>
    </w:p>
    <w:p w14:paraId="417E0A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31</w:t>
      </w:r>
    </w:p>
    <w:p w14:paraId="1B5E8C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vidyānidhi haya mora mane</w:t>
      </w:r>
      <w:r w:rsidRPr="004A2847">
        <w:rPr>
          <w:rStyle w:val="BookTitle"/>
          <w:rFonts w:asciiTheme="minorHAnsi" w:hAnsiTheme="minorHAnsi" w:cstheme="minorHAnsi"/>
          <w:b w:val="0"/>
          <w:bCs w:val="0"/>
          <w:color w:val="000000"/>
          <w:sz w:val="28"/>
          <w:szCs w:val="28"/>
        </w:rPr>
        <w:br/>
        <w:t>bujhilāṅa tumi ākarṣiyā āna tāne”</w:t>
      </w:r>
    </w:p>
    <w:p w14:paraId="1547E5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always remember Puṇḍarīka Vidyānidhi. Now I understand that you have attracted him to come here.”</w:t>
      </w:r>
    </w:p>
    <w:p w14:paraId="023A3862" w14:textId="164E9A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10.032</w:t>
      </w:r>
    </w:p>
    <w:p w14:paraId="0E91C5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09580D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prabhu priya gadādhara-saṅge</w:t>
      </w:r>
      <w:r w:rsidRPr="004A2847">
        <w:rPr>
          <w:rStyle w:val="BookTitle"/>
          <w:rFonts w:asciiTheme="minorHAnsi" w:hAnsiTheme="minorHAnsi" w:cstheme="minorHAnsi"/>
          <w:b w:val="0"/>
          <w:bCs w:val="0"/>
          <w:color w:val="000000"/>
          <w:sz w:val="28"/>
          <w:szCs w:val="28"/>
        </w:rPr>
        <w:br/>
        <w:t>tāna mukhe bhāgavata śuni’ thāke raṅge</w:t>
      </w:r>
    </w:p>
    <w:p w14:paraId="12129D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Lord happily spent His days hearing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from Gadādhara.</w:t>
      </w:r>
    </w:p>
    <w:p w14:paraId="6F2427E0" w14:textId="5CC66A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10.033</w:t>
      </w:r>
    </w:p>
    <w:p w14:paraId="591AB1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7017DE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paḍena sammukhe bhāgavata</w:t>
      </w:r>
      <w:r w:rsidRPr="004A2847">
        <w:rPr>
          <w:rStyle w:val="BookTitle"/>
          <w:rFonts w:asciiTheme="minorHAnsi" w:hAnsiTheme="minorHAnsi" w:cstheme="minorHAnsi"/>
          <w:b w:val="0"/>
          <w:bCs w:val="0"/>
          <w:color w:val="000000"/>
          <w:sz w:val="28"/>
          <w:szCs w:val="28"/>
        </w:rPr>
        <w:br/>
        <w:t>śuniñā prakāśe prabhu prema-bhāva yata</w:t>
      </w:r>
    </w:p>
    <w:p w14:paraId="5EC589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Whenever Gadādhara would recite </w:t>
      </w:r>
      <w:r w:rsidRPr="004A2847">
        <w:rPr>
          <w:rStyle w:val="BookTitle"/>
          <w:rFonts w:asciiTheme="minorHAnsi" w:hAnsiTheme="minorHAnsi" w:cstheme="minorHAnsi"/>
          <w:b/>
          <w:bCs/>
          <w:i/>
          <w:iCs/>
          <w:color w:val="800000"/>
          <w:sz w:val="28"/>
          <w:szCs w:val="28"/>
        </w:rPr>
        <w:t>Bhāgavatam</w:t>
      </w:r>
      <w:r w:rsidRPr="004A2847">
        <w:rPr>
          <w:rStyle w:val="BookTitle"/>
          <w:rFonts w:asciiTheme="minorHAnsi" w:hAnsiTheme="minorHAnsi" w:cstheme="minorHAnsi"/>
          <w:b/>
          <w:bCs/>
          <w:color w:val="800000"/>
          <w:sz w:val="28"/>
          <w:szCs w:val="28"/>
        </w:rPr>
        <w:t>, the Lord would manifest various symptoms of ecstatic love.</w:t>
      </w:r>
    </w:p>
    <w:p w14:paraId="5B2A9685" w14:textId="2FF570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10.034</w:t>
      </w:r>
    </w:p>
    <w:p w14:paraId="0BDD5C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46403704" w14:textId="66A1298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prahlāda-caritra āra dhruvera caritra</w:t>
      </w:r>
      <w:r w:rsidRPr="004A2847">
        <w:rPr>
          <w:rStyle w:val="BookTitle"/>
          <w:rFonts w:asciiTheme="minorHAnsi" w:hAnsiTheme="minorHAnsi" w:cstheme="minorHAnsi"/>
          <w:b w:val="0"/>
          <w:bCs w:val="0"/>
          <w:color w:val="000000"/>
          <w:sz w:val="28"/>
          <w:szCs w:val="28"/>
        </w:rPr>
        <w:br/>
        <w:t>śatāvṛtti kariyā</w:t>
      </w:r>
      <w:ins w:id="413" w:author="your servant" w:date="2020-06-26T20:16:00Z">
        <w:r w:rsidR="009B1E4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śunena sāvahita</w:t>
      </w:r>
    </w:p>
    <w:p w14:paraId="288B7F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attentively heard the glories of Prahlāda and Dhruva hundreds of times.</w:t>
      </w:r>
    </w:p>
    <w:p w14:paraId="0A99C7D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characteristics of Prahlāda are described in the Seventh Canto of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the characteristics of Dhruva are described in the Fourth Canto of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Śrī Gadādhara Paṇḍita Gosvāmī was the speaker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Śrī Gaurasundara was the listener. He attentively heard topics of Prahlāda and Dhruva’s cultivation of devotional service from the mouth </w:t>
      </w:r>
      <w:r w:rsidRPr="004A2847">
        <w:rPr>
          <w:rStyle w:val="BookTitle"/>
          <w:rFonts w:asciiTheme="minorHAnsi" w:hAnsiTheme="minorHAnsi" w:cstheme="minorHAnsi"/>
          <w:b w:val="0"/>
          <w:bCs w:val="0"/>
          <w:color w:val="000000"/>
          <w:sz w:val="28"/>
          <w:szCs w:val="28"/>
        </w:rPr>
        <w:lastRenderedPageBreak/>
        <w:t>of Śrī Gadādhara hundreds of times.</w:t>
      </w:r>
    </w:p>
    <w:p w14:paraId="48939629" w14:textId="5D9F25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10.035</w:t>
      </w:r>
    </w:p>
    <w:p w14:paraId="60F478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1DC6D0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kārye prabhura nāhika avasara</w:t>
      </w:r>
      <w:r w:rsidRPr="004A2847">
        <w:rPr>
          <w:rStyle w:val="BookTitle"/>
          <w:rFonts w:asciiTheme="minorHAnsi" w:hAnsiTheme="minorHAnsi" w:cstheme="minorHAnsi"/>
          <w:b w:val="0"/>
          <w:bCs w:val="0"/>
          <w:color w:val="000000"/>
          <w:sz w:val="28"/>
          <w:szCs w:val="28"/>
        </w:rPr>
        <w:br/>
        <w:t>nāma-guṇa balena śunena nirantara</w:t>
      </w:r>
    </w:p>
    <w:p w14:paraId="6F4AF2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had no time for any other activity, for He was constantly engaged in hearing and chanting the names and qualities of Kṛṣṇa and His devotees.</w:t>
      </w:r>
    </w:p>
    <w:p w14:paraId="2941A0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Rather than speaking about any other topic, Śrī Gaurasundara always glorified topics regarding the Supreme Lord’s names, forms, qualities, and pastimes as if He had one hundred mouths. He had no time to pay any attention to any subject other than Kṛṣṇa’s names, forms, qualities, associates, characteristics, and pastimes.</w:t>
      </w:r>
    </w:p>
    <w:p w14:paraId="55B05A68" w14:textId="270FB3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10.036</w:t>
      </w:r>
    </w:p>
    <w:p w14:paraId="698921D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4CE442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bhāgavata-pāṭhe gadādhara mahāśaya</w:t>
      </w:r>
      <w:r w:rsidRPr="004A2847">
        <w:rPr>
          <w:rStyle w:val="BookTitle"/>
          <w:rFonts w:asciiTheme="minorHAnsi" w:hAnsiTheme="minorHAnsi" w:cstheme="minorHAnsi"/>
          <w:b w:val="0"/>
          <w:bCs w:val="0"/>
          <w:color w:val="000000"/>
          <w:sz w:val="28"/>
          <w:szCs w:val="28"/>
        </w:rPr>
        <w:br/>
        <w:t>dāmodara-svarūpera kīrtana viṣaya</w:t>
      </w:r>
    </w:p>
    <w:p w14:paraId="6BC693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Just as Gadādhara was expert in reciting </w:t>
      </w:r>
      <w:r w:rsidRPr="004A2847">
        <w:rPr>
          <w:rStyle w:val="BookTitle"/>
          <w:rFonts w:asciiTheme="minorHAnsi" w:hAnsiTheme="minorHAnsi" w:cstheme="minorHAnsi"/>
          <w:b/>
          <w:bCs/>
          <w:i/>
          <w:iCs/>
          <w:color w:val="800000"/>
          <w:sz w:val="28"/>
          <w:szCs w:val="28"/>
        </w:rPr>
        <w:t>Bhāgavatam</w:t>
      </w:r>
      <w:r w:rsidRPr="004A2847">
        <w:rPr>
          <w:rStyle w:val="BookTitle"/>
          <w:rFonts w:asciiTheme="minorHAnsi" w:hAnsiTheme="minorHAnsi" w:cstheme="minorHAnsi"/>
          <w:b/>
          <w:bCs/>
          <w:color w:val="800000"/>
          <w:sz w:val="28"/>
          <w:szCs w:val="28"/>
        </w:rPr>
        <w:t>, Svarūpa Dāmodara was expert in performing</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w:t>
      </w:r>
    </w:p>
    <w:p w14:paraId="3C110C5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Gadādhara Paṇḍita was most expert in explaining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The four objectives of life—religiosity, economic development, sense gratification, and liberation—ultimately become the goal of those who study and teach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to accumulate food, cloth, family maintenance, and other insignificant fruits. But Śrī Gadādhara Paṇḍita’s recitation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Śrīman Mahāprabhu’s hearing and chanting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were not aimed at attaining these four objectives of life.</w:t>
      </w:r>
    </w:p>
    <w:p w14:paraId="751240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Dāmodara Svarūpa was always engaged in glorifying the topics of Hari. He had no engagement other than glorifying the qualities of Hari. Śrī Dāmodara Svarūpa was the topmost authority on the conclusions regarding devotional service. He would always engage in pure </w:t>
      </w:r>
      <w:r w:rsidRPr="004A2847">
        <w:rPr>
          <w:rStyle w:val="BookTitle"/>
          <w:rFonts w:asciiTheme="minorHAnsi" w:hAnsiTheme="minorHAnsi" w:cstheme="minorHAnsi"/>
          <w:b w:val="0"/>
          <w:bCs w:val="0"/>
          <w:i/>
          <w:iCs/>
          <w:color w:val="000000"/>
          <w:sz w:val="28"/>
          <w:szCs w:val="28"/>
        </w:rPr>
        <w:t>kṛṣṇa-kīrtana</w:t>
      </w:r>
      <w:r w:rsidRPr="004A2847">
        <w:rPr>
          <w:rStyle w:val="BookTitle"/>
          <w:rFonts w:asciiTheme="minorHAnsi" w:hAnsiTheme="minorHAnsi" w:cstheme="minorHAnsi"/>
          <w:b w:val="0"/>
          <w:bCs w:val="0"/>
          <w:color w:val="000000"/>
          <w:sz w:val="28"/>
          <w:szCs w:val="28"/>
        </w:rPr>
        <w:t xml:space="preserve"> without becoming influenced by other’s opinions, persistent requests, or mixed doctrines. The Māyāvādīs’ desire for liberation and the attached householders’ desire for sense gratification did not induce Śrī Dāmodara Svarūpa to indulge in associating with outsiders. He exclusively gave pleasure to Śrī Gaurasundara’s heart.</w:t>
      </w:r>
    </w:p>
    <w:p w14:paraId="584881CB" w14:textId="1EE774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10.037</w:t>
      </w:r>
    </w:p>
    <w:p w14:paraId="70A82B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7E9117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ekeśvara dāmodara-svarūpa guṇa gāya</w:t>
      </w:r>
      <w:r w:rsidRPr="004A2847">
        <w:rPr>
          <w:rStyle w:val="BookTitle"/>
          <w:rFonts w:asciiTheme="minorHAnsi" w:hAnsiTheme="minorHAnsi" w:cstheme="minorHAnsi"/>
          <w:b w:val="0"/>
          <w:bCs w:val="0"/>
          <w:color w:val="000000"/>
          <w:sz w:val="28"/>
          <w:szCs w:val="28"/>
        </w:rPr>
        <w:br/>
        <w:t>vihvala haiyā nāce śrī-gaurāṅga-rāya</w:t>
      </w:r>
    </w:p>
    <w:p w14:paraId="1F326E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Svarūpa Dāmodara chanted the qualities of Kṛṣṇa, who is one without a second, Lord Gaurāṅga would become overwhelmed and would dance in ecstasy.</w:t>
      </w:r>
    </w:p>
    <w:p w14:paraId="6CB72FDD" w14:textId="09501A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10.038-039</w:t>
      </w:r>
    </w:p>
    <w:p w14:paraId="4AB42F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38-39</w:t>
      </w:r>
    </w:p>
    <w:p w14:paraId="7D937D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hāsya, mūrcchā, pulaka, huṅkāra</w:t>
      </w:r>
      <w:r w:rsidRPr="004A2847">
        <w:rPr>
          <w:rStyle w:val="BookTitle"/>
          <w:rFonts w:asciiTheme="minorHAnsi" w:hAnsiTheme="minorHAnsi" w:cstheme="minorHAnsi"/>
          <w:b w:val="0"/>
          <w:bCs w:val="0"/>
          <w:color w:val="000000"/>
          <w:sz w:val="28"/>
          <w:szCs w:val="28"/>
        </w:rPr>
        <w:br/>
        <w:t>yata kichu āche prema-bhaktira vikāra</w:t>
      </w:r>
    </w:p>
    <w:p w14:paraId="1E4119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mūrtimanta sabe thāke īśvarera sthāne</w:t>
      </w:r>
      <w:r w:rsidRPr="004A2847">
        <w:rPr>
          <w:rStyle w:val="BookTitle"/>
          <w:rFonts w:asciiTheme="minorHAnsi" w:hAnsiTheme="minorHAnsi" w:cstheme="minorHAnsi"/>
          <w:b w:val="0"/>
          <w:bCs w:val="0"/>
          <w:color w:val="000000"/>
          <w:sz w:val="28"/>
          <w:szCs w:val="28"/>
        </w:rPr>
        <w:br/>
        <w:t>nācena caitanyacandra iṅhā-sabā-sane</w:t>
      </w:r>
    </w:p>
    <w:p w14:paraId="427BD9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Transformations of ecstatic love like shedding tears, shivering, laughing, losing consciousness, hairs standing on end, and loud crying manifested in their personified forms and danced along with Caitanyacandra.</w:t>
      </w:r>
    </w:p>
    <w:p w14:paraId="246358AC" w14:textId="6ADC52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10.040</w:t>
      </w:r>
    </w:p>
    <w:p w14:paraId="124D8B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43F0CF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dāmodara-svarūpera ucca-saṅkīrtana</w:t>
      </w:r>
      <w:r w:rsidRPr="004A2847">
        <w:rPr>
          <w:rStyle w:val="BookTitle"/>
          <w:rFonts w:asciiTheme="minorHAnsi" w:hAnsiTheme="minorHAnsi" w:cstheme="minorHAnsi"/>
          <w:b w:val="0"/>
          <w:bCs w:val="0"/>
          <w:color w:val="000000"/>
          <w:sz w:val="28"/>
          <w:szCs w:val="28"/>
        </w:rPr>
        <w:br/>
        <w:t>śunile nā thāke bāhya, paḍe sei-kṣaṇa</w:t>
      </w:r>
    </w:p>
    <w:p w14:paraId="08611B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heard the loud chanting of Svarūpa Dāmodara, He would lose consciousness and fall to the ground.</w:t>
      </w:r>
    </w:p>
    <w:p w14:paraId="106DCAC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 hearing the loud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of Śrī Dāmodara Svarūpa, Śrī Gaurasundara forgot the conception of the external world and manifest the cultivation of Kṛṣṇa consciousness.</w:t>
      </w:r>
    </w:p>
    <w:p w14:paraId="5F080ABB" w14:textId="63272E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10.041</w:t>
      </w:r>
    </w:p>
    <w:p w14:paraId="52907F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0C81BE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sannyāsi-pārṣada yata īśvarera haya</w:t>
      </w:r>
      <w:r w:rsidRPr="004A2847">
        <w:rPr>
          <w:rStyle w:val="BookTitle"/>
          <w:rFonts w:asciiTheme="minorHAnsi" w:hAnsiTheme="minorHAnsi" w:cstheme="minorHAnsi"/>
          <w:b w:val="0"/>
          <w:bCs w:val="0"/>
          <w:color w:val="000000"/>
          <w:sz w:val="28"/>
          <w:szCs w:val="28"/>
        </w:rPr>
        <w:br/>
        <w:t>dāmodara-svarūpa-samāna keho naya</w:t>
      </w:r>
    </w:p>
    <w:p w14:paraId="686674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Among all the</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associates of the Lord, no one was equal to Svarūpa Dāmodara.</w:t>
      </w:r>
    </w:p>
    <w:p w14:paraId="3D87FEF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Many people think that since according to social etiquette renunciants belonging to the fourth </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are superior to </w:t>
      </w:r>
      <w:r w:rsidRPr="004A2847">
        <w:rPr>
          <w:rStyle w:val="BookTitle"/>
          <w:rFonts w:asciiTheme="minorHAnsi" w:hAnsiTheme="minorHAnsi" w:cstheme="minorHAnsi"/>
          <w:b w:val="0"/>
          <w:bCs w:val="0"/>
          <w:i/>
          <w:iCs/>
          <w:color w:val="000000"/>
          <w:sz w:val="28"/>
          <w:szCs w:val="28"/>
        </w:rPr>
        <w:t>brahmacārīs</w:t>
      </w:r>
      <w:r w:rsidRPr="004A2847">
        <w:rPr>
          <w:rStyle w:val="BookTitle"/>
          <w:rFonts w:asciiTheme="minorHAnsi" w:hAnsiTheme="minorHAnsi" w:cstheme="minorHAnsi"/>
          <w:b w:val="0"/>
          <w:bCs w:val="0"/>
          <w:color w:val="000000"/>
          <w:sz w:val="28"/>
          <w:szCs w:val="28"/>
        </w:rPr>
        <w:t xml:space="preserve"> fixed in ecstatic love for Kṛṣṇa, they are </w:t>
      </w:r>
      <w:proofErr w:type="gramStart"/>
      <w:r w:rsidRPr="004A2847">
        <w:rPr>
          <w:rStyle w:val="BookTitle"/>
          <w:rFonts w:asciiTheme="minorHAnsi" w:hAnsiTheme="minorHAnsi" w:cstheme="minorHAnsi"/>
          <w:b w:val="0"/>
          <w:bCs w:val="0"/>
          <w:color w:val="000000"/>
          <w:sz w:val="28"/>
          <w:szCs w:val="28"/>
        </w:rPr>
        <w:t>more dear</w:t>
      </w:r>
      <w:proofErr w:type="gramEnd"/>
      <w:r w:rsidRPr="004A2847">
        <w:rPr>
          <w:rStyle w:val="BookTitle"/>
          <w:rFonts w:asciiTheme="minorHAnsi" w:hAnsiTheme="minorHAnsi" w:cstheme="minorHAnsi"/>
          <w:b w:val="0"/>
          <w:bCs w:val="0"/>
          <w:color w:val="000000"/>
          <w:sz w:val="28"/>
          <w:szCs w:val="28"/>
        </w:rPr>
        <w:t xml:space="preserve"> to Śrī Gaurasundara. Yet none of the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headed by Paramānanda Purī were as dear to the Lord as Dāmodara Svarūpa.</w:t>
      </w:r>
    </w:p>
    <w:p w14:paraId="254E3463" w14:textId="33C3B9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10.042</w:t>
      </w:r>
    </w:p>
    <w:p w14:paraId="443C72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5E0E50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prīti īśvarera purī-gosāñire</w:t>
      </w:r>
      <w:r w:rsidRPr="004A2847">
        <w:rPr>
          <w:rStyle w:val="BookTitle"/>
          <w:rFonts w:asciiTheme="minorHAnsi" w:hAnsiTheme="minorHAnsi" w:cstheme="minorHAnsi"/>
          <w:b w:val="0"/>
          <w:bCs w:val="0"/>
          <w:color w:val="000000"/>
          <w:sz w:val="28"/>
          <w:szCs w:val="28"/>
        </w:rPr>
        <w:br/>
        <w:t>dāmodara-svarūpere tata prīti kare</w:t>
      </w:r>
    </w:p>
    <w:p w14:paraId="662FAF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had similar affection for Svarūpa Dāmodara as He had for Paramānanda Purī.</w:t>
      </w:r>
    </w:p>
    <w:p w14:paraId="4E7535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Svarūpa Dāmodara was renowned as Lord Gaurasundara’s first manifestation. Śrī Gaurasundara did not display any less respect for Dāmodara Svarūpa than He displayed for Śrī Paramānanda Purī.</w:t>
      </w:r>
    </w:p>
    <w:p w14:paraId="018EB1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5A3D13E1" w14:textId="440F61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10.043</w:t>
      </w:r>
    </w:p>
    <w:p w14:paraId="743093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dāmodara-svarūpa—saṅgīta-rasa-maya</w:t>
      </w:r>
      <w:r w:rsidRPr="004A2847">
        <w:rPr>
          <w:rStyle w:val="BookTitle"/>
          <w:rFonts w:asciiTheme="minorHAnsi" w:hAnsiTheme="minorHAnsi" w:cstheme="minorHAnsi"/>
          <w:b w:val="0"/>
          <w:bCs w:val="0"/>
          <w:color w:val="000000"/>
          <w:sz w:val="28"/>
          <w:szCs w:val="28"/>
        </w:rPr>
        <w:br/>
        <w:t>yāṅra dhvani-śravaṇe prabhura nṛtya haya</w:t>
      </w:r>
    </w:p>
    <w:p w14:paraId="0693B4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Dāmodara Svarūpa was expert in the art of melodious singing. The Lord would dance whenever He heard him sing.</w:t>
      </w:r>
    </w:p>
    <w:p w14:paraId="6B845E38" w14:textId="0E6B9E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10.044</w:t>
      </w:r>
    </w:p>
    <w:p w14:paraId="501F88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64B9D2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alakṣita-rūpa—keho cinite nā pāre</w:t>
      </w:r>
      <w:r w:rsidRPr="004A2847">
        <w:rPr>
          <w:rStyle w:val="BookTitle"/>
          <w:rFonts w:asciiTheme="minorHAnsi" w:hAnsiTheme="minorHAnsi" w:cstheme="minorHAnsi"/>
          <w:b w:val="0"/>
          <w:bCs w:val="0"/>
          <w:color w:val="000000"/>
          <w:sz w:val="28"/>
          <w:szCs w:val="28"/>
        </w:rPr>
        <w:br/>
        <w:t>kapaṭīra rūpe yena bulena nagare</w:t>
      </w:r>
    </w:p>
    <w:p w14:paraId="47CEDE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remained incognito as he wandered around the city so that no one could recognize him.</w:t>
      </w:r>
    </w:p>
    <w:p w14:paraId="662E9A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Mahāprabhu would begin to dance whenever Svarūpa sang melodiously. If a person disguises himself whenever he wanders about, people will not understand his actual identity. Mahāprabhu similarly covered His position as the Supreme Lord and concealed His actual identity whenever He wandered throughout the city disguised as a devotee.</w:t>
      </w:r>
    </w:p>
    <w:p w14:paraId="24D8AA8F" w14:textId="6A8642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10.045</w:t>
      </w:r>
    </w:p>
    <w:p w14:paraId="2713EE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42B20B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kīrtana karite yena tumburu nārada</w:t>
      </w:r>
      <w:r w:rsidRPr="004A2847">
        <w:rPr>
          <w:rStyle w:val="BookTitle"/>
          <w:rFonts w:asciiTheme="minorHAnsi" w:hAnsiTheme="minorHAnsi" w:cstheme="minorHAnsi"/>
          <w:b w:val="0"/>
          <w:bCs w:val="0"/>
          <w:color w:val="000000"/>
          <w:sz w:val="28"/>
          <w:szCs w:val="28"/>
        </w:rPr>
        <w:br/>
        <w:t>ekā prabhu nācāyena—ki āra sampad</w:t>
      </w:r>
    </w:p>
    <w:p w14:paraId="4361CE4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Svarūpa Dāmodara would induce the Lord to dance by performing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as nicely as Nārada Muni sings accompanied by his stringed instrument [or a celestial singer] known as Tumburu. What could be more glorious?</w:t>
      </w:r>
    </w:p>
    <w:p w14:paraId="1A3332B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the purport to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One, text 52.</w:t>
      </w:r>
    </w:p>
    <w:p w14:paraId="392E584C" w14:textId="1F8CEF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10.046</w:t>
      </w:r>
    </w:p>
    <w:p w14:paraId="41FE3B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512CE4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sannyāsīra madhye īśvarera priya-pātra</w:t>
      </w:r>
      <w:r w:rsidRPr="004A2847">
        <w:rPr>
          <w:rStyle w:val="BookTitle"/>
          <w:rFonts w:asciiTheme="minorHAnsi" w:hAnsiTheme="minorHAnsi" w:cstheme="minorHAnsi"/>
          <w:b w:val="0"/>
          <w:bCs w:val="0"/>
          <w:color w:val="000000"/>
          <w:sz w:val="28"/>
          <w:szCs w:val="28"/>
        </w:rPr>
        <w:br/>
        <w:t>āra nāhi, eka purī-gosāñi se mātra</w:t>
      </w:r>
    </w:p>
    <w:p w14:paraId="425070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Among the</w:t>
      </w:r>
      <w:r w:rsidRPr="004A2847">
        <w:rPr>
          <w:rStyle w:val="BookTitle"/>
          <w:rFonts w:asciiTheme="minorHAnsi" w:hAnsiTheme="minorHAnsi" w:cstheme="minorHAnsi"/>
          <w:b/>
          <w:bCs/>
          <w:i/>
          <w:iCs/>
          <w:color w:val="800000"/>
          <w:sz w:val="28"/>
          <w:szCs w:val="28"/>
        </w:rPr>
        <w:t xml:space="preserve"> </w:t>
      </w:r>
      <w:r w:rsidRPr="004A2847">
        <w:rPr>
          <w:rStyle w:val="BookTitle"/>
          <w:rFonts w:asciiTheme="minorHAnsi" w:hAnsiTheme="minorHAnsi" w:cstheme="minorHAnsi"/>
          <w:b/>
          <w:bCs/>
          <w:color w:val="800000"/>
          <w:sz w:val="28"/>
          <w:szCs w:val="28"/>
        </w:rPr>
        <w:t>Lord’s</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associates, there was no one as dear to the Lord as Paramānanda Purī.</w:t>
      </w:r>
    </w:p>
    <w:p w14:paraId="230A9E0E" w14:textId="48EF31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10.047</w:t>
      </w:r>
    </w:p>
    <w:p w14:paraId="695E4F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62137E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paramānanda-purī</w:t>
      </w:r>
      <w:r w:rsidRPr="004A2847">
        <w:rPr>
          <w:rStyle w:val="BookTitle"/>
          <w:rFonts w:asciiTheme="minorHAnsi" w:hAnsiTheme="minorHAnsi" w:cstheme="minorHAnsi"/>
          <w:b w:val="0"/>
          <w:bCs w:val="0"/>
          <w:color w:val="000000"/>
          <w:sz w:val="28"/>
          <w:szCs w:val="28"/>
        </w:rPr>
        <w:br/>
        <w:t>sannyāsi-pārṣade ei dui adhikārī</w:t>
      </w:r>
    </w:p>
    <w:p w14:paraId="20E6FC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Paramānanda Purī and Svarūpa Dāmodara were the two most qualified devotees among the Lord’s</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associates.</w:t>
      </w:r>
    </w:p>
    <w:p w14:paraId="5860B6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Dāmodara Svarūpa was one of the Lord’s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associates.</w:t>
      </w:r>
    </w:p>
    <w:p w14:paraId="1135BC97" w14:textId="343620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10.048</w:t>
      </w:r>
    </w:p>
    <w:p w14:paraId="55909D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27F673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niravadhi nikaṭe thākena dui jana</w:t>
      </w:r>
      <w:r w:rsidRPr="004A2847">
        <w:rPr>
          <w:rStyle w:val="BookTitle"/>
          <w:rFonts w:asciiTheme="minorHAnsi" w:hAnsiTheme="minorHAnsi" w:cstheme="minorHAnsi"/>
          <w:b w:val="0"/>
          <w:bCs w:val="0"/>
          <w:color w:val="000000"/>
          <w:sz w:val="28"/>
          <w:szCs w:val="28"/>
        </w:rPr>
        <w:br/>
        <w:t>prabhura sannyāse kare daṇḍera grahaṇa</w:t>
      </w:r>
    </w:p>
    <w:p w14:paraId="34B878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These two personalities always remained with the Lord. They accepted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to assist the Lord in His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pastimes.</w:t>
      </w:r>
    </w:p>
    <w:p w14:paraId="23FDDD8F" w14:textId="0A6BB3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10.049</w:t>
      </w:r>
    </w:p>
    <w:p w14:paraId="5D296F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1996E1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 dhyānapara, dāmodarera kīrtana</w:t>
      </w:r>
      <w:r w:rsidRPr="004A2847">
        <w:rPr>
          <w:rStyle w:val="BookTitle"/>
          <w:rFonts w:asciiTheme="minorHAnsi" w:hAnsiTheme="minorHAnsi" w:cstheme="minorHAnsi"/>
          <w:b w:val="0"/>
          <w:bCs w:val="0"/>
          <w:color w:val="000000"/>
          <w:sz w:val="28"/>
          <w:szCs w:val="28"/>
        </w:rPr>
        <w:br/>
        <w:t>nyāsi-rūpe nyāsi-dehe bāhu dui jana</w:t>
      </w:r>
    </w:p>
    <w:p w14:paraId="4C4C3A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Paramānanda Purī was always engaged in meditation, and Śrī Svarūpa was always engaged in chanting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In this way these two</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were like the arms of Lord Caitanya.</w:t>
      </w:r>
    </w:p>
    <w:p w14:paraId="2373E4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Dāmodara Svarūpa was fond of performing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Paramānanda Purī was renounced and engaged in worshiping the Lord through meditation. In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body of Lord Gaurasundara, these two were like His arms.</w:t>
      </w:r>
    </w:p>
    <w:p w14:paraId="300A3591" w14:textId="13AF74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10.050</w:t>
      </w:r>
    </w:p>
    <w:p w14:paraId="12B5BC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60FE86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ahar-niśa gauracandra saṅkīrtana-raṅge</w:t>
      </w:r>
      <w:r w:rsidRPr="004A2847">
        <w:rPr>
          <w:rStyle w:val="BookTitle"/>
          <w:rFonts w:asciiTheme="minorHAnsi" w:hAnsiTheme="minorHAnsi" w:cstheme="minorHAnsi"/>
          <w:b w:val="0"/>
          <w:bCs w:val="0"/>
          <w:color w:val="000000"/>
          <w:sz w:val="28"/>
          <w:szCs w:val="28"/>
        </w:rPr>
        <w:br/>
        <w:t>viharena dāmodara-svarūpera saṅge</w:t>
      </w:r>
    </w:p>
    <w:p w14:paraId="1F796C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Day and night, Gauracandra enjoyed performing</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with Svarūpa Dāmodara.</w:t>
      </w:r>
    </w:p>
    <w:p w14:paraId="10475272" w14:textId="08AEDE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10.051</w:t>
      </w:r>
    </w:p>
    <w:p w14:paraId="1B3289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7CCCF6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śayane, ki bhojane, kibā paryaṭane</w:t>
      </w:r>
      <w:r w:rsidRPr="004A2847">
        <w:rPr>
          <w:rStyle w:val="BookTitle"/>
          <w:rFonts w:asciiTheme="minorHAnsi" w:hAnsiTheme="minorHAnsi" w:cstheme="minorHAnsi"/>
          <w:b w:val="0"/>
          <w:bCs w:val="0"/>
          <w:color w:val="000000"/>
          <w:sz w:val="28"/>
          <w:szCs w:val="28"/>
        </w:rPr>
        <w:br/>
        <w:t>dāmodare prabhu nā chāḍena kona-kṣaṇe</w:t>
      </w:r>
    </w:p>
    <w:p w14:paraId="5E29AD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sleeping, eating, or moving about, Svarūpa Dāmodara would never leave the Lord for even a moment.</w:t>
      </w:r>
    </w:p>
    <w:p w14:paraId="7FFC707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Dāmodara always assisted the Lord, whether the Lord was sleeping, eating, or traveling. There was not a moment when Svarūpa Dāmodara was separated from the Lord.</w:t>
      </w:r>
    </w:p>
    <w:p w14:paraId="1272DEB8" w14:textId="142D6E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10.052</w:t>
      </w:r>
    </w:p>
    <w:p w14:paraId="5BD704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52</w:t>
      </w:r>
    </w:p>
    <w:p w14:paraId="62E3AD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pūrvāśrame puruṣottamācārya nāma tāna</w:t>
      </w:r>
      <w:r w:rsidRPr="004A2847">
        <w:rPr>
          <w:rStyle w:val="BookTitle"/>
          <w:rFonts w:asciiTheme="minorHAnsi" w:hAnsiTheme="minorHAnsi" w:cstheme="minorHAnsi"/>
          <w:b w:val="0"/>
          <w:bCs w:val="0"/>
          <w:color w:val="000000"/>
          <w:sz w:val="28"/>
          <w:szCs w:val="28"/>
        </w:rPr>
        <w:br/>
        <w:t>priya-sakhā puṇḍarīka vidyānidhi-nāma</w:t>
      </w:r>
    </w:p>
    <w:p w14:paraId="53724F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his previous </w:t>
      </w:r>
      <w:r w:rsidRPr="004A2847">
        <w:rPr>
          <w:rStyle w:val="BookTitle"/>
          <w:rFonts w:asciiTheme="minorHAnsi" w:hAnsiTheme="minorHAnsi" w:cstheme="minorHAnsi"/>
          <w:b/>
          <w:bCs/>
          <w:i/>
          <w:iCs/>
          <w:color w:val="800000"/>
          <w:sz w:val="28"/>
          <w:szCs w:val="28"/>
        </w:rPr>
        <w:t>āśrama</w:t>
      </w:r>
      <w:r w:rsidRPr="004A2847">
        <w:rPr>
          <w:rStyle w:val="BookTitle"/>
          <w:rFonts w:asciiTheme="minorHAnsi" w:hAnsiTheme="minorHAnsi" w:cstheme="minorHAnsi"/>
          <w:b/>
          <w:bCs/>
          <w:color w:val="800000"/>
          <w:sz w:val="28"/>
          <w:szCs w:val="28"/>
        </w:rPr>
        <w:t>, Svarūpa Dāmodara was known as Puruṣottama Ācārya, and he had a dear friend named Puṇḍarīka Vidyānidhi.</w:t>
      </w:r>
    </w:p>
    <w:p w14:paraId="635CAB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 who was known in the Lord’s Navadvīpa pastimes as Puruṣottama Bhaṭṭācārya became famous as Dāmodara Svarūpa during Mahāprabhu’s Nīlācala pastimes. The elderly Puṇḍarīka Vidyānidhi was his dearmost friend.</w:t>
      </w:r>
    </w:p>
    <w:p w14:paraId="75342CAC" w14:textId="5842DE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10.053</w:t>
      </w:r>
    </w:p>
    <w:p w14:paraId="6DA2AE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1502EF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caliteo prabhu dāmodara-gāne</w:t>
      </w:r>
      <w:r w:rsidRPr="004A2847">
        <w:rPr>
          <w:rStyle w:val="BookTitle"/>
          <w:rFonts w:asciiTheme="minorHAnsi" w:hAnsiTheme="minorHAnsi" w:cstheme="minorHAnsi"/>
          <w:b w:val="0"/>
          <w:bCs w:val="0"/>
          <w:color w:val="000000"/>
          <w:sz w:val="28"/>
          <w:szCs w:val="28"/>
        </w:rPr>
        <w:br/>
        <w:t>nācena vihvala haiyā, patha nāhi jāne</w:t>
      </w:r>
    </w:p>
    <w:p w14:paraId="2C9A2C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while walking on the road, whenever the Lord heard Svarūpa Dāmodara sing, He would become overwhelmed with ecstasy and forget the way.</w:t>
      </w:r>
    </w:p>
    <w:p w14:paraId="31B2B556" w14:textId="0C5DE2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10.054</w:t>
      </w:r>
    </w:p>
    <w:p w14:paraId="2FE36E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432417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ekeśvara dāmodara-svarūpa-saṁhati</w:t>
      </w:r>
      <w:r w:rsidRPr="004A2847">
        <w:rPr>
          <w:rStyle w:val="BookTitle"/>
          <w:rFonts w:asciiTheme="minorHAnsi" w:hAnsiTheme="minorHAnsi" w:cstheme="minorHAnsi"/>
          <w:b w:val="0"/>
          <w:bCs w:val="0"/>
          <w:color w:val="000000"/>
          <w:sz w:val="28"/>
          <w:szCs w:val="28"/>
        </w:rPr>
        <w:br/>
        <w:t>prabhu se ānande paḍe, nā jānena kati</w:t>
      </w:r>
    </w:p>
    <w:p w14:paraId="5AA37E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relish such ecstasy in the company of Dāmodara Svarūpa that He would not understand where He was.</w:t>
      </w:r>
    </w:p>
    <w:p w14:paraId="4D36D10D" w14:textId="049614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10.055</w:t>
      </w:r>
    </w:p>
    <w:p w14:paraId="4AFEC0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2A244F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jala, kibā sthala, kibā vana, ḍāla</w:t>
      </w:r>
      <w:r w:rsidRPr="004A2847">
        <w:rPr>
          <w:rStyle w:val="BookTitle"/>
          <w:rFonts w:asciiTheme="minorHAnsi" w:hAnsiTheme="minorHAnsi" w:cstheme="minorHAnsi"/>
          <w:b w:val="0"/>
          <w:bCs w:val="0"/>
          <w:color w:val="000000"/>
          <w:sz w:val="28"/>
          <w:szCs w:val="28"/>
        </w:rPr>
        <w:br/>
        <w:t>kichu nā jānena prabhu, garjena viśāla</w:t>
      </w:r>
    </w:p>
    <w:p w14:paraId="4E04C9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not know whether He was in the water, on the ground, in the forest, or in the bushes, and He would loudly cry out.</w:t>
      </w:r>
    </w:p>
    <w:p w14:paraId="28A38DAA" w14:textId="09D1A8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10.056</w:t>
      </w:r>
    </w:p>
    <w:p w14:paraId="257E74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7F4704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ekeśvara dāmodara kīrtana karena</w:t>
      </w:r>
      <w:r w:rsidRPr="004A2847">
        <w:rPr>
          <w:rStyle w:val="BookTitle"/>
          <w:rFonts w:asciiTheme="minorHAnsi" w:hAnsiTheme="minorHAnsi" w:cstheme="minorHAnsi"/>
          <w:b w:val="0"/>
          <w:bCs w:val="0"/>
          <w:color w:val="000000"/>
          <w:sz w:val="28"/>
          <w:szCs w:val="28"/>
        </w:rPr>
        <w:br/>
        <w:t>prabhure o vane ḍāle paḍite dharena</w:t>
      </w:r>
    </w:p>
    <w:p w14:paraId="6293B5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would perform</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alone with the Lord. Whenever the Lord would fall in the forest or in the bushes, Svarūpa Dāmodara would catch hold of Him.</w:t>
      </w:r>
    </w:p>
    <w:p w14:paraId="579BA15F" w14:textId="1F61DB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10.057</w:t>
      </w:r>
    </w:p>
    <w:p w14:paraId="088AA1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4968BC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dāmodara-svarūpera bhāgyera ye sīmā</w:t>
      </w:r>
      <w:r w:rsidRPr="004A2847">
        <w:rPr>
          <w:rStyle w:val="BookTitle"/>
          <w:rFonts w:asciiTheme="minorHAnsi" w:hAnsiTheme="minorHAnsi" w:cstheme="minorHAnsi"/>
          <w:b w:val="0"/>
          <w:bCs w:val="0"/>
          <w:color w:val="000000"/>
          <w:sz w:val="28"/>
          <w:szCs w:val="28"/>
        </w:rPr>
        <w:br/>
        <w:t>dāmodara-svarūpa se tāhāra upamā</w:t>
      </w:r>
    </w:p>
    <w:p w14:paraId="521AB1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limit of Svarūpa Dāmodara’s good fortune is found only in Svarūpa Dāmodara himself.</w:t>
      </w:r>
    </w:p>
    <w:p w14:paraId="651E431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Śrī Dāmodara Svarūpa was the constant companion of Śrī Gaurasundara, his good fortune surpassed that of other devotees of Gaura. Whenever Mahāprabhu would fall in the forest or in the branches of trees out of ecstasy, Śrī Dāmodara Svarūpa would display his matchless service propensity by completely protecting Mahāprabhu’s transcendental body from all kinds of injury. Since Mahāprabhu always remained intoxicated with ecstatic love, He seldom displayed external consciousness. At such times Dāmodara would serve Him in all respects.</w:t>
      </w:r>
    </w:p>
    <w:p w14:paraId="550080A7" w14:textId="03E4EE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10.058</w:t>
      </w:r>
    </w:p>
    <w:p w14:paraId="0F5462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3351E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mahāprabhu āviṣṭa haiyā</w:t>
      </w:r>
      <w:r w:rsidRPr="004A2847">
        <w:rPr>
          <w:rStyle w:val="BookTitle"/>
          <w:rFonts w:asciiTheme="minorHAnsi" w:hAnsiTheme="minorHAnsi" w:cstheme="minorHAnsi"/>
          <w:b w:val="0"/>
          <w:bCs w:val="0"/>
          <w:color w:val="000000"/>
          <w:sz w:val="28"/>
          <w:szCs w:val="28"/>
        </w:rPr>
        <w:br/>
        <w:t>paḍilā kūpera mājhe āchāḍa khāiyā</w:t>
      </w:r>
    </w:p>
    <w:p w14:paraId="68790E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Mahāprabhu became completely absorbed in ecstatic love and fell into a well.</w:t>
      </w:r>
    </w:p>
    <w:p w14:paraId="071ED36A" w14:textId="6B9CE8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10.059</w:t>
      </w:r>
    </w:p>
    <w:p w14:paraId="44A146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7A1790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advaita-ādi sammoha pāiyā</w:t>
      </w:r>
      <w:r w:rsidRPr="004A2847">
        <w:rPr>
          <w:rStyle w:val="BookTitle"/>
          <w:rFonts w:asciiTheme="minorHAnsi" w:hAnsiTheme="minorHAnsi" w:cstheme="minorHAnsi"/>
          <w:b w:val="0"/>
          <w:bCs w:val="0"/>
          <w:color w:val="000000"/>
          <w:sz w:val="28"/>
          <w:szCs w:val="28"/>
        </w:rPr>
        <w:br/>
        <w:t>krandana karena sabe śire hāta diyā</w:t>
      </w:r>
    </w:p>
    <w:p w14:paraId="751F98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Seeing this, Advaita Ācārya and the other devotees became bewildered, and </w:t>
      </w:r>
      <w:r w:rsidRPr="004A2847">
        <w:rPr>
          <w:rStyle w:val="BookTitle"/>
          <w:rFonts w:asciiTheme="minorHAnsi" w:hAnsiTheme="minorHAnsi" w:cstheme="minorHAnsi"/>
          <w:b/>
          <w:bCs/>
          <w:color w:val="800000"/>
          <w:sz w:val="28"/>
          <w:szCs w:val="28"/>
        </w:rPr>
        <w:lastRenderedPageBreak/>
        <w:t>they began crying as they held their heads in their hands.</w:t>
      </w:r>
    </w:p>
    <w:p w14:paraId="583BC625" w14:textId="246834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10.060</w:t>
      </w:r>
    </w:p>
    <w:p w14:paraId="082D5C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4F50B2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nā jānena prabhu prema-bhakti-rase</w:t>
      </w:r>
      <w:r w:rsidRPr="004A2847">
        <w:rPr>
          <w:rStyle w:val="BookTitle"/>
          <w:rFonts w:asciiTheme="minorHAnsi" w:hAnsiTheme="minorHAnsi" w:cstheme="minorHAnsi"/>
          <w:b w:val="0"/>
          <w:bCs w:val="0"/>
          <w:color w:val="000000"/>
          <w:sz w:val="28"/>
          <w:szCs w:val="28"/>
        </w:rPr>
        <w:br/>
        <w:t>bālakera prāya yena kūpe paḍi’ bhāse</w:t>
      </w:r>
    </w:p>
    <w:p w14:paraId="65D40A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enjoying ecstatic love, so He did not understand what had happened. He simply floated in that well like a child.</w:t>
      </w:r>
    </w:p>
    <w:p w14:paraId="12A035F7" w14:textId="777049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10.061</w:t>
      </w:r>
    </w:p>
    <w:p w14:paraId="2742F3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4E8C62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kṣaṇe kūpa haila navanīta-maya</w:t>
      </w:r>
      <w:r w:rsidRPr="004A2847">
        <w:rPr>
          <w:rStyle w:val="BookTitle"/>
          <w:rFonts w:asciiTheme="minorHAnsi" w:hAnsiTheme="minorHAnsi" w:cstheme="minorHAnsi"/>
          <w:b w:val="0"/>
          <w:bCs w:val="0"/>
          <w:color w:val="000000"/>
          <w:sz w:val="28"/>
          <w:szCs w:val="28"/>
        </w:rPr>
        <w:br/>
        <w:t>prabhura śrī-aṅge kichu kṣata nāhi haya</w:t>
      </w:r>
    </w:p>
    <w:p w14:paraId="7AB2BE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fell, the well became like butter, so His body was not scratched.</w:t>
      </w:r>
    </w:p>
    <w:p w14:paraId="3631B078" w14:textId="599A5D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10.062</w:t>
      </w:r>
    </w:p>
    <w:p w14:paraId="2B4BCA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15B0FB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kon adbhuta, yāṅra bhaktira prabhāve</w:t>
      </w:r>
      <w:r w:rsidRPr="004A2847">
        <w:rPr>
          <w:rStyle w:val="BookTitle"/>
          <w:rFonts w:asciiTheme="minorHAnsi" w:hAnsiTheme="minorHAnsi" w:cstheme="minorHAnsi"/>
          <w:b w:val="0"/>
          <w:bCs w:val="0"/>
          <w:color w:val="000000"/>
          <w:sz w:val="28"/>
          <w:szCs w:val="28"/>
        </w:rPr>
        <w:br/>
        <w:t>vaiṣṇava nācite aṅge kanṭaka nā lāge</w:t>
      </w:r>
    </w:p>
    <w:p w14:paraId="41B44C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This was not very wonderful. By the influence of devotional </w:t>
      </w:r>
      <w:proofErr w:type="gramStart"/>
      <w:r w:rsidRPr="004A2847">
        <w:rPr>
          <w:rStyle w:val="BookTitle"/>
          <w:rFonts w:asciiTheme="minorHAnsi" w:hAnsiTheme="minorHAnsi" w:cstheme="minorHAnsi"/>
          <w:b/>
          <w:bCs/>
          <w:color w:val="800000"/>
          <w:sz w:val="28"/>
          <w:szCs w:val="28"/>
        </w:rPr>
        <w:t>service</w:t>
      </w:r>
      <w:proofErr w:type="gramEnd"/>
      <w:r w:rsidRPr="004A2847">
        <w:rPr>
          <w:rStyle w:val="BookTitle"/>
          <w:rFonts w:asciiTheme="minorHAnsi" w:hAnsiTheme="minorHAnsi" w:cstheme="minorHAnsi"/>
          <w:b/>
          <w:bCs/>
          <w:color w:val="800000"/>
          <w:sz w:val="28"/>
          <w:szCs w:val="28"/>
        </w:rPr>
        <w:t xml:space="preserve"> a Vaiṣṇava also does not feel the pain of a thorn he steps on while dancing.</w:t>
      </w:r>
    </w:p>
    <w:p w14:paraId="3CDA5D5E" w14:textId="185B1D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10.063</w:t>
      </w:r>
    </w:p>
    <w:p w14:paraId="203CB9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54B412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advaitādi mili’ sarva-bhakta-gaṇe</w:t>
      </w:r>
      <w:r w:rsidRPr="004A2847">
        <w:rPr>
          <w:rStyle w:val="BookTitle"/>
          <w:rFonts w:asciiTheme="minorHAnsi" w:hAnsiTheme="minorHAnsi" w:cstheme="minorHAnsi"/>
          <w:b w:val="0"/>
          <w:bCs w:val="0"/>
          <w:color w:val="000000"/>
          <w:sz w:val="28"/>
          <w:szCs w:val="28"/>
        </w:rPr>
        <w:br/>
        <w:t>tulilena prabhure dhariyā kata-kṣaṇe</w:t>
      </w:r>
    </w:p>
    <w:p w14:paraId="1B248B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Prabhu and the other devotees then quickly pulled the Lord out of the well.</w:t>
      </w:r>
    </w:p>
    <w:p w14:paraId="63FD42F9" w14:textId="271F69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10.064</w:t>
      </w:r>
    </w:p>
    <w:p w14:paraId="05FF38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2B2E26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paḍilā kūpete prabhu tāhā nāhi jāne</w:t>
      </w:r>
      <w:r w:rsidRPr="004A2847">
        <w:rPr>
          <w:rStyle w:val="BookTitle"/>
          <w:rFonts w:asciiTheme="minorHAnsi" w:hAnsiTheme="minorHAnsi" w:cstheme="minorHAnsi"/>
          <w:b w:val="0"/>
          <w:bCs w:val="0"/>
          <w:color w:val="000000"/>
          <w:sz w:val="28"/>
          <w:szCs w:val="28"/>
        </w:rPr>
        <w:br/>
        <w:t>“ki bala, ki kathā” prabhu jijñāse āpane</w:t>
      </w:r>
    </w:p>
    <w:p w14:paraId="2478AA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did not understand that He had fallen in the well. He therefore asked the devotees, “What is going on? Why are your crying?”</w:t>
      </w:r>
    </w:p>
    <w:p w14:paraId="443D883D" w14:textId="227EEE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10.065</w:t>
      </w:r>
    </w:p>
    <w:p w14:paraId="07A059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2D8775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 jānena prabhu prema-bhakti-rase</w:t>
      </w:r>
      <w:r w:rsidRPr="004A2847">
        <w:rPr>
          <w:rStyle w:val="BookTitle"/>
          <w:rFonts w:asciiTheme="minorHAnsi" w:hAnsiTheme="minorHAnsi" w:cstheme="minorHAnsi"/>
          <w:b w:val="0"/>
          <w:bCs w:val="0"/>
          <w:color w:val="000000"/>
          <w:sz w:val="28"/>
          <w:szCs w:val="28"/>
        </w:rPr>
        <w:br/>
        <w:t>asarvajña-prāya prabhu sabāre jijñāse</w:t>
      </w:r>
    </w:p>
    <w:p w14:paraId="40C37D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relishing the mellows of ecstatic love and was unaware of external events. He inquired from others as if He did not know what had happened.</w:t>
      </w:r>
    </w:p>
    <w:p w14:paraId="26B956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Gaurasundara was so absorbed in the mellows of ecstatic devotional service that no memory of the external world obstructed His cultivation of Kṛṣṇa consciousness. Moreover, after regaining His external consciousness, He would sometimes act as if He did not understand anything. In this way He would cover His omniscience and His position as the Supreme Lord.</w:t>
      </w:r>
    </w:p>
    <w:p w14:paraId="2F40E13B" w14:textId="11008D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10.066</w:t>
      </w:r>
    </w:p>
    <w:p w14:paraId="670D6F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096BE3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śrī-mukhera śuni’ ati-amṛta-vacana</w:t>
      </w:r>
      <w:r w:rsidRPr="004A2847">
        <w:rPr>
          <w:rStyle w:val="BookTitle"/>
          <w:rFonts w:asciiTheme="minorHAnsi" w:hAnsiTheme="minorHAnsi" w:cstheme="minorHAnsi"/>
          <w:b w:val="0"/>
          <w:bCs w:val="0"/>
          <w:color w:val="000000"/>
          <w:sz w:val="28"/>
          <w:szCs w:val="28"/>
        </w:rPr>
        <w:br/>
        <w:t>ānande bhāsena advaitādi bhakta-gaṇa</w:t>
      </w:r>
    </w:p>
    <w:p w14:paraId="0B0A5C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nectarean words from the mouth of the Lord, the devotees headed by Advaita Prabhu floated in ecstasy.</w:t>
      </w:r>
    </w:p>
    <w:p w14:paraId="27908533" w14:textId="756859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10.067</w:t>
      </w:r>
    </w:p>
    <w:p w14:paraId="6E52C0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77BF53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bhakti-rase īśvara vihare</w:t>
      </w:r>
      <w:r w:rsidRPr="004A2847">
        <w:rPr>
          <w:rStyle w:val="BookTitle"/>
          <w:rFonts w:asciiTheme="minorHAnsi" w:hAnsiTheme="minorHAnsi" w:cstheme="minorHAnsi"/>
          <w:b w:val="0"/>
          <w:bCs w:val="0"/>
          <w:color w:val="000000"/>
          <w:sz w:val="28"/>
          <w:szCs w:val="28"/>
        </w:rPr>
        <w:br/>
        <w:t>vidyānidhi āilena jāniñā antare</w:t>
      </w:r>
    </w:p>
    <w:p w14:paraId="01FDEE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was enjoying the mellows of devotional service in this way, He understood that Puṇḍarīka Vidyānidhi had arrived.</w:t>
      </w:r>
    </w:p>
    <w:p w14:paraId="05C12140" w14:textId="3C84D7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10.068</w:t>
      </w:r>
    </w:p>
    <w:p w14:paraId="5D2557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7CAD57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citte mātra karite īśvara sei kṣaṇe</w:t>
      </w:r>
      <w:r w:rsidRPr="004A2847">
        <w:rPr>
          <w:rStyle w:val="BookTitle"/>
          <w:rFonts w:asciiTheme="minorHAnsi" w:hAnsiTheme="minorHAnsi" w:cstheme="minorHAnsi"/>
          <w:b w:val="0"/>
          <w:bCs w:val="0"/>
          <w:color w:val="000000"/>
          <w:sz w:val="28"/>
          <w:szCs w:val="28"/>
        </w:rPr>
        <w:br/>
        <w:t>vidyānidhi āsiyā dilena daraśane</w:t>
      </w:r>
    </w:p>
    <w:p w14:paraId="20F60E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Lord remembered him, Puṇḍarīka Vidyānidhi came there to meet Him.</w:t>
      </w:r>
    </w:p>
    <w:p w14:paraId="1A96098E" w14:textId="4453A3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10.069</w:t>
      </w:r>
    </w:p>
    <w:p w14:paraId="08F95F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61BEA2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vidyānidhi dekhi’ prabhu hāsite lāgilā</w:t>
      </w:r>
      <w:r w:rsidRPr="004A2847">
        <w:rPr>
          <w:rStyle w:val="BookTitle"/>
          <w:rFonts w:asciiTheme="minorHAnsi" w:hAnsiTheme="minorHAnsi" w:cstheme="minorHAnsi"/>
          <w:b w:val="0"/>
          <w:bCs w:val="0"/>
          <w:color w:val="000000"/>
          <w:sz w:val="28"/>
          <w:szCs w:val="28"/>
        </w:rPr>
        <w:br/>
        <w:t>“bāpa āilā, bāpa āilā” balite lāgilā</w:t>
      </w:r>
    </w:p>
    <w:p w14:paraId="695C7E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Puṇḍarīka Vidyānidhi, He smiled and said, “My father has come. My father has come.”</w:t>
      </w:r>
    </w:p>
    <w:p w14:paraId="1C655FA8" w14:textId="19FB00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10.070</w:t>
      </w:r>
    </w:p>
    <w:p w14:paraId="78137F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1F01F4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premanidhi premānande hailā vihvala</w:t>
      </w:r>
      <w:r w:rsidRPr="004A2847">
        <w:rPr>
          <w:rStyle w:val="BookTitle"/>
          <w:rFonts w:asciiTheme="minorHAnsi" w:hAnsiTheme="minorHAnsi" w:cstheme="minorHAnsi"/>
          <w:b w:val="0"/>
          <w:bCs w:val="0"/>
          <w:color w:val="000000"/>
          <w:sz w:val="28"/>
          <w:szCs w:val="28"/>
        </w:rPr>
        <w:br/>
        <w:t>pūrṇa haila hṛdayera sakala maṅgala</w:t>
      </w:r>
    </w:p>
    <w:p w14:paraId="290149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Premanidhi became overwhelmed in ecstatic love and his heart became filled with all auspiciousness.</w:t>
      </w:r>
    </w:p>
    <w:p w14:paraId="317437D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Premanidhi was another name of Vidyānidhi.</w:t>
      </w:r>
    </w:p>
    <w:p w14:paraId="528EB2E1" w14:textId="005B38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10.071</w:t>
      </w:r>
    </w:p>
    <w:p w14:paraId="47714D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60A530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śrī-bhakta-vatsala gauracandra nārāyaṇa</w:t>
      </w:r>
      <w:r w:rsidRPr="004A2847">
        <w:rPr>
          <w:rStyle w:val="BookTitle"/>
          <w:rFonts w:asciiTheme="minorHAnsi" w:hAnsiTheme="minorHAnsi" w:cstheme="minorHAnsi"/>
          <w:b w:val="0"/>
          <w:bCs w:val="0"/>
          <w:color w:val="000000"/>
          <w:sz w:val="28"/>
          <w:szCs w:val="28"/>
        </w:rPr>
        <w:br/>
        <w:t>premanidhi vakṣe kari’ karena krandana</w:t>
      </w:r>
    </w:p>
    <w:p w14:paraId="3C3AF8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Supreme Lord, Śrī Gauracandra, who is affectionate to His devotees, embraced Premanidhi and began crying.</w:t>
      </w:r>
    </w:p>
    <w:p w14:paraId="3D6004BC" w14:textId="66655C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10.072</w:t>
      </w:r>
    </w:p>
    <w:p w14:paraId="27A283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209BB2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vaiṣṇava-vṛnda kānde cāri-bhite</w:t>
      </w:r>
      <w:r w:rsidRPr="004A2847">
        <w:rPr>
          <w:rStyle w:val="BookTitle"/>
          <w:rFonts w:asciiTheme="minorHAnsi" w:hAnsiTheme="minorHAnsi" w:cstheme="minorHAnsi"/>
          <w:b w:val="0"/>
          <w:bCs w:val="0"/>
          <w:color w:val="000000"/>
          <w:sz w:val="28"/>
          <w:szCs w:val="28"/>
        </w:rPr>
        <w:br/>
        <w:t>vaikuṇṭha-svarūpa sukha mililā sākṣāte</w:t>
      </w:r>
    </w:p>
    <w:p w14:paraId="1010FD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Vaiṣṇavas on all sides began to weep as they experienced the complete happiness of Vaikuṇṭha.</w:t>
      </w:r>
    </w:p>
    <w:p w14:paraId="76E11FA0" w14:textId="7A284E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10.073</w:t>
      </w:r>
    </w:p>
    <w:p w14:paraId="358743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213166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īśvara-sahita yata āche bhakta-gaṇa</w:t>
      </w:r>
      <w:r w:rsidRPr="004A2847">
        <w:rPr>
          <w:rStyle w:val="BookTitle"/>
          <w:rFonts w:asciiTheme="minorHAnsi" w:hAnsiTheme="minorHAnsi" w:cstheme="minorHAnsi"/>
          <w:b w:val="0"/>
          <w:bCs w:val="0"/>
          <w:color w:val="000000"/>
          <w:sz w:val="28"/>
          <w:szCs w:val="28"/>
        </w:rPr>
        <w:br/>
        <w:t>premanidhi-prīte prema bāḍe anukṣaṇa</w:t>
      </w:r>
    </w:p>
    <w:p w14:paraId="7F3E38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and the assembled devotees’ affection for Premanidhi increased incessantly.</w:t>
      </w:r>
    </w:p>
    <w:p w14:paraId="111C6EAB" w14:textId="3EBE82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10.074</w:t>
      </w:r>
    </w:p>
    <w:p w14:paraId="0ACE51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280F77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tāhāna pūrva-sakhā</w:t>
      </w:r>
      <w:r w:rsidRPr="004A2847">
        <w:rPr>
          <w:rStyle w:val="BookTitle"/>
          <w:rFonts w:asciiTheme="minorHAnsi" w:hAnsiTheme="minorHAnsi" w:cstheme="minorHAnsi"/>
          <w:b w:val="0"/>
          <w:bCs w:val="0"/>
          <w:color w:val="000000"/>
          <w:sz w:val="28"/>
          <w:szCs w:val="28"/>
        </w:rPr>
        <w:br/>
        <w:t>caitanyera agre dui-jane haila dekhā</w:t>
      </w:r>
    </w:p>
    <w:p w14:paraId="74577B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Dāmodara Svarūpa was his old friend, and now they met each other in the presence of the Lord.</w:t>
      </w:r>
    </w:p>
    <w:p w14:paraId="5B372845" w14:textId="73870A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10.075</w:t>
      </w:r>
    </w:p>
    <w:p w14:paraId="6E10C3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1424DB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dui-jane cāhena duṅhāra pada-dhūli</w:t>
      </w:r>
      <w:r w:rsidRPr="004A2847">
        <w:rPr>
          <w:rStyle w:val="BookTitle"/>
          <w:rFonts w:asciiTheme="minorHAnsi" w:hAnsiTheme="minorHAnsi" w:cstheme="minorHAnsi"/>
          <w:b w:val="0"/>
          <w:bCs w:val="0"/>
          <w:color w:val="000000"/>
          <w:sz w:val="28"/>
          <w:szCs w:val="28"/>
        </w:rPr>
        <w:br/>
        <w:t>duṅhe dharādhari, ṭhelāṭheli, phelāpheli</w:t>
      </w:r>
    </w:p>
    <w:p w14:paraId="6512EB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desired the dust of the other’s feet, so they pulled and pushed each other and fell to the ground.</w:t>
      </w:r>
    </w:p>
    <w:p w14:paraId="21EFB443" w14:textId="18F3E1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10.076</w:t>
      </w:r>
    </w:p>
    <w:p w14:paraId="03E337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3ED6BB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keho kāre nā pārena, duṅhe mahābalī</w:t>
      </w:r>
      <w:r w:rsidRPr="004A2847">
        <w:rPr>
          <w:rStyle w:val="BookTitle"/>
          <w:rFonts w:asciiTheme="minorHAnsi" w:hAnsiTheme="minorHAnsi" w:cstheme="minorHAnsi"/>
          <w:b w:val="0"/>
          <w:bCs w:val="0"/>
          <w:color w:val="000000"/>
          <w:sz w:val="28"/>
          <w:szCs w:val="28"/>
        </w:rPr>
        <w:br/>
        <w:t>karāyena, hāsena, gaurāṅga kutūhalī</w:t>
      </w:r>
    </w:p>
    <w:p w14:paraId="4ED45B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were both strong and powerful, and therefore neither was defeated. Lord Gaurāṅga, who inspired them in this way, smiled as He eagerly watched.</w:t>
      </w:r>
    </w:p>
    <w:p w14:paraId="43BE077C" w14:textId="0FC4FA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10.077</w:t>
      </w:r>
    </w:p>
    <w:p w14:paraId="6C31FA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77</w:t>
      </w:r>
    </w:p>
    <w:p w14:paraId="545D8A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bāhya pāi’ prabhu vidyānidhi-prati</w:t>
      </w:r>
      <w:r w:rsidRPr="004A2847">
        <w:rPr>
          <w:rStyle w:val="BookTitle"/>
          <w:rFonts w:asciiTheme="minorHAnsi" w:hAnsiTheme="minorHAnsi" w:cstheme="minorHAnsi"/>
          <w:b w:val="0"/>
          <w:bCs w:val="0"/>
          <w:color w:val="000000"/>
          <w:sz w:val="28"/>
          <w:szCs w:val="28"/>
        </w:rPr>
        <w:br/>
        <w:t>“katodina nīlācale tumi kara sthiti”</w:t>
      </w:r>
    </w:p>
    <w:p w14:paraId="2391D2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Lord regained His external consciousness and requested Puṇḍarīka Vidyānidhi, “You please stay in Nīlācala for some time.”</w:t>
      </w:r>
    </w:p>
    <w:p w14:paraId="2C435640" w14:textId="0C77D2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10.078</w:t>
      </w:r>
    </w:p>
    <w:p w14:paraId="2E50B2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68D291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premanidhi mahā-santoṣa hailā</w:t>
      </w:r>
      <w:r w:rsidRPr="004A2847">
        <w:rPr>
          <w:rStyle w:val="BookTitle"/>
          <w:rFonts w:asciiTheme="minorHAnsi" w:hAnsiTheme="minorHAnsi" w:cstheme="minorHAnsi"/>
          <w:b w:val="0"/>
          <w:bCs w:val="0"/>
          <w:color w:val="000000"/>
          <w:sz w:val="28"/>
          <w:szCs w:val="28"/>
        </w:rPr>
        <w:br/>
        <w:t>bhāgya hena māni’ prabhu-nikaṭe rahilā</w:t>
      </w:r>
    </w:p>
    <w:p w14:paraId="712860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Premanidhi heard the Lord’s request, he became very satisfied. He considered himself fortunate and set up his residence near the Lord.</w:t>
      </w:r>
    </w:p>
    <w:p w14:paraId="3504C791" w14:textId="0B5624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10.079</w:t>
      </w:r>
    </w:p>
    <w:p w14:paraId="1368D7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3811AB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gadādhara-devo iṣṭa-mantra punar-bāra</w:t>
      </w:r>
      <w:r w:rsidRPr="004A2847">
        <w:rPr>
          <w:rStyle w:val="BookTitle"/>
          <w:rFonts w:asciiTheme="minorHAnsi" w:hAnsiTheme="minorHAnsi" w:cstheme="minorHAnsi"/>
          <w:b w:val="0"/>
          <w:bCs w:val="0"/>
          <w:color w:val="000000"/>
          <w:sz w:val="28"/>
          <w:szCs w:val="28"/>
        </w:rPr>
        <w:br/>
        <w:t>premanidhi-sthāne preme kailena svīkāra</w:t>
      </w:r>
    </w:p>
    <w:p w14:paraId="18DE2B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Paṇḍita took the opportunity to lovingly accept mantra initiation again from Premanidhi.</w:t>
      </w:r>
    </w:p>
    <w:p w14:paraId="1E41A279" w14:textId="70B60C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10.080</w:t>
      </w:r>
    </w:p>
    <w:p w14:paraId="5702AC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1C928CB0" w14:textId="60D61A5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ki kahiba premanidhira mahimā</w:t>
      </w:r>
      <w:ins w:id="414" w:author="your servant" w:date="2020-06-26T20:29:00Z">
        <w:r w:rsidR="000E5721">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yāṅra śiṣya gadādhara ei prema-sīmā</w:t>
      </w:r>
    </w:p>
    <w:p w14:paraId="3D2C0A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more can I say about the glories of Premanidhi? The extent of his love is understood by the fact that he had a disciple such as Gadādhara Paṇḍita.</w:t>
      </w:r>
    </w:p>
    <w:p w14:paraId="5DA897D8" w14:textId="2E0A6D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10.081</w:t>
      </w:r>
    </w:p>
    <w:p w14:paraId="27D62D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5E8C62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kīrti vākhāne advaita, śrīnivāsa</w:t>
      </w:r>
      <w:r w:rsidRPr="004A2847">
        <w:rPr>
          <w:rStyle w:val="BookTitle"/>
          <w:rFonts w:asciiTheme="minorHAnsi" w:hAnsiTheme="minorHAnsi" w:cstheme="minorHAnsi"/>
          <w:b w:val="0"/>
          <w:bCs w:val="0"/>
          <w:color w:val="000000"/>
          <w:sz w:val="28"/>
          <w:szCs w:val="28"/>
        </w:rPr>
        <w:br/>
        <w:t>yāṅra kīrti balena murāri, haridāsa</w:t>
      </w:r>
    </w:p>
    <w:p w14:paraId="4ABA53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Indeed, Premanidhi’s glories were narrated by Advaita Prabhu, Śrīvāsa, Murāri, and Haridāsa.</w:t>
      </w:r>
    </w:p>
    <w:p w14:paraId="691A19E4" w14:textId="14EF6D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10.082</w:t>
      </w:r>
    </w:p>
    <w:p w14:paraId="296042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6CD5C0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nāhi vaiṣṇava ye tāne nā vākhāne</w:t>
      </w:r>
      <w:r w:rsidRPr="004A2847">
        <w:rPr>
          <w:rStyle w:val="BookTitle"/>
          <w:rFonts w:asciiTheme="minorHAnsi" w:hAnsiTheme="minorHAnsi" w:cstheme="minorHAnsi"/>
          <w:b w:val="0"/>
          <w:bCs w:val="0"/>
          <w:color w:val="000000"/>
          <w:sz w:val="28"/>
          <w:szCs w:val="28"/>
        </w:rPr>
        <w:br/>
        <w:t>puṇḍarīko sarva-bhakta kāya-vākya-mane</w:t>
      </w:r>
    </w:p>
    <w:p w14:paraId="5F5850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not a single Vaiṣṇava who did not glorify him. Similarly, Puṇḍarīka Vidyānidhi would serve the devotees with his body, mind, and speech.</w:t>
      </w:r>
    </w:p>
    <w:p w14:paraId="5A058182" w14:textId="1CBF6D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10.083</w:t>
      </w:r>
    </w:p>
    <w:p w14:paraId="20463B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4162D7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ahaṅkāra tāna dehe nāhi tilamātra</w:t>
      </w:r>
      <w:r w:rsidRPr="004A2847">
        <w:rPr>
          <w:rStyle w:val="BookTitle"/>
          <w:rFonts w:asciiTheme="minorHAnsi" w:hAnsiTheme="minorHAnsi" w:cstheme="minorHAnsi"/>
          <w:b w:val="0"/>
          <w:bCs w:val="0"/>
          <w:color w:val="000000"/>
          <w:sz w:val="28"/>
          <w:szCs w:val="28"/>
        </w:rPr>
        <w:br/>
        <w:t>nā bujhi ki adbhuta caitanya-kṛpā-pātra</w:t>
      </w:r>
    </w:p>
    <w:p w14:paraId="07F91D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not a speck of false ego in his person. I am unable to understand the wonderful mercy that he received from Lord Caitanya.</w:t>
      </w:r>
    </w:p>
    <w:p w14:paraId="7AEFA746" w14:textId="4F1A24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10.084</w:t>
      </w:r>
    </w:p>
    <w:p w14:paraId="56F12E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7D9976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ye-rūpa kṛṣṇera priya-pātra vidyānidhi</w:t>
      </w:r>
      <w:r w:rsidRPr="004A2847">
        <w:rPr>
          <w:rStyle w:val="BookTitle"/>
          <w:rFonts w:asciiTheme="minorHAnsi" w:hAnsiTheme="minorHAnsi" w:cstheme="minorHAnsi"/>
          <w:b w:val="0"/>
          <w:bCs w:val="0"/>
          <w:color w:val="000000"/>
          <w:sz w:val="28"/>
          <w:szCs w:val="28"/>
        </w:rPr>
        <w:br/>
        <w:t>gadādhara-śrī-mukhera kathā kichu likhi</w:t>
      </w:r>
    </w:p>
    <w:p w14:paraId="03528F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I will write something regarding Puṇḍarīka Vidyānidhi’s position as a dear servant of Kṛṣṇa according to what I heard from the mouth of Gadādhara Paṇḍita.</w:t>
      </w:r>
    </w:p>
    <w:p w14:paraId="114CF75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gadādhara-śrī-mukhera kathā </w:t>
      </w:r>
      <w:r w:rsidRPr="004A2847">
        <w:rPr>
          <w:rStyle w:val="BookTitle"/>
          <w:rFonts w:asciiTheme="minorHAnsi" w:hAnsiTheme="minorHAnsi" w:cstheme="minorHAnsi"/>
          <w:b w:val="0"/>
          <w:bCs w:val="0"/>
          <w:color w:val="000000"/>
          <w:sz w:val="28"/>
          <w:szCs w:val="28"/>
        </w:rPr>
        <w:t>means “whatever I heard from the lotus mouth of Gadādhara.”</w:t>
      </w:r>
    </w:p>
    <w:p w14:paraId="50B98D96" w14:textId="5FD3C2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10.085</w:t>
      </w:r>
    </w:p>
    <w:p w14:paraId="7979A1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4A2985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vidyānidhi rākhi’ prabhu āpana nikaṭe</w:t>
      </w:r>
      <w:r w:rsidRPr="004A2847">
        <w:rPr>
          <w:rStyle w:val="BookTitle"/>
          <w:rFonts w:asciiTheme="minorHAnsi" w:hAnsiTheme="minorHAnsi" w:cstheme="minorHAnsi"/>
          <w:b w:val="0"/>
          <w:bCs w:val="0"/>
          <w:color w:val="000000"/>
          <w:sz w:val="28"/>
          <w:szCs w:val="28"/>
        </w:rPr>
        <w:br/>
        <w:t>vāsā dilā yameśvare—samudrera taṭe</w:t>
      </w:r>
    </w:p>
    <w:p w14:paraId="35EAE2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kept Puṇḍarīka Vidyānidhi with Him in Jagannātha Purī and assigned </w:t>
      </w:r>
      <w:r w:rsidRPr="004A2847">
        <w:rPr>
          <w:rStyle w:val="BookTitle"/>
          <w:rFonts w:asciiTheme="minorHAnsi" w:hAnsiTheme="minorHAnsi" w:cstheme="minorHAnsi"/>
          <w:b/>
          <w:bCs/>
          <w:color w:val="800000"/>
          <w:sz w:val="28"/>
          <w:szCs w:val="28"/>
        </w:rPr>
        <w:lastRenderedPageBreak/>
        <w:t>him a residence at Yameśvara, on the shore of the ocean.</w:t>
      </w:r>
    </w:p>
    <w:p w14:paraId="0F084B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Puṇḍarīka Vidyānidhi was given a residence at Yameśvara-ṭoṭā (a garden). He lived there and spent a lot of time with Śrī Gaurasundara.</w:t>
      </w:r>
    </w:p>
    <w:p w14:paraId="4C533EC4" w14:textId="5E876E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10.086</w:t>
      </w:r>
    </w:p>
    <w:p w14:paraId="309BCB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63CBA5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nīlācale rahiyā dekhena jagannātha</w:t>
      </w:r>
      <w:r w:rsidRPr="004A2847">
        <w:rPr>
          <w:rStyle w:val="BookTitle"/>
          <w:rFonts w:asciiTheme="minorHAnsi" w:hAnsiTheme="minorHAnsi" w:cstheme="minorHAnsi"/>
          <w:b w:val="0"/>
          <w:bCs w:val="0"/>
          <w:color w:val="000000"/>
          <w:sz w:val="28"/>
          <w:szCs w:val="28"/>
        </w:rPr>
        <w:br/>
        <w:t>dāmodara-svarūpera baḍa prema-pātra</w:t>
      </w:r>
    </w:p>
    <w:p w14:paraId="16A643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residing in Nīlācala, he regularly went to see Lord Jagannātha. Puṇḍarīka Vidyānidhi was very dear to Svarūpa Dāmodara.</w:t>
      </w:r>
    </w:p>
    <w:p w14:paraId="0387FF77" w14:textId="6BC2A8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10.087</w:t>
      </w:r>
    </w:p>
    <w:p w14:paraId="136026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6AA1FA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dui-jane jagannātha dekhe eka-saṅge</w:t>
      </w:r>
      <w:r w:rsidRPr="004A2847">
        <w:rPr>
          <w:rStyle w:val="BookTitle"/>
          <w:rFonts w:asciiTheme="minorHAnsi" w:hAnsiTheme="minorHAnsi" w:cstheme="minorHAnsi"/>
          <w:b w:val="0"/>
          <w:bCs w:val="0"/>
          <w:color w:val="000000"/>
          <w:sz w:val="28"/>
          <w:szCs w:val="28"/>
        </w:rPr>
        <w:br/>
        <w:t>anyo’nye thākena śrī-kṛṣṇa-rasa-kathā-raṅge</w:t>
      </w:r>
    </w:p>
    <w:p w14:paraId="630579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would go together to see Lord Jagannātha and then enjoy discussing topics of Kṛṣṇa.</w:t>
      </w:r>
    </w:p>
    <w:p w14:paraId="6406FEED" w14:textId="2A19DA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10.088</w:t>
      </w:r>
    </w:p>
    <w:p w14:paraId="7B6EB7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618DBD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yātrā āsi’ bājila ’oḍana-ṣaṣṭhī nāma</w:t>
      </w:r>
      <w:r w:rsidRPr="004A2847">
        <w:rPr>
          <w:rStyle w:val="BookTitle"/>
          <w:rFonts w:asciiTheme="minorHAnsi" w:hAnsiTheme="minorHAnsi" w:cstheme="minorHAnsi"/>
          <w:b w:val="0"/>
          <w:bCs w:val="0"/>
          <w:color w:val="000000"/>
          <w:sz w:val="28"/>
          <w:szCs w:val="28"/>
        </w:rPr>
        <w:br/>
        <w:t>nayā-vastra pare jagannātha bhagavān</w:t>
      </w:r>
    </w:p>
    <w:p w14:paraId="15AF11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Soon the time came for the festival called Oḍana-ṣaṣṭhī. On this occasion, Lord Jagannātha wears a new dress.</w:t>
      </w:r>
    </w:p>
    <w:p w14:paraId="783BD4E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Lord Jagannātha in Śrīdhāma Purī wears a new winter dress on the sixth day of the waxing moon in the month of Agrahāyaṇa (November-December), this festival is called Oḍana-ṣaṣṭhī (</w:t>
      </w:r>
      <w:r w:rsidRPr="004A2847">
        <w:rPr>
          <w:rStyle w:val="BookTitle"/>
          <w:rFonts w:asciiTheme="minorHAnsi" w:hAnsiTheme="minorHAnsi" w:cstheme="minorHAnsi"/>
          <w:b w:val="0"/>
          <w:bCs w:val="0"/>
          <w:i/>
          <w:iCs/>
          <w:color w:val="000000"/>
          <w:sz w:val="28"/>
          <w:szCs w:val="28"/>
        </w:rPr>
        <w:t xml:space="preserve">oḍana </w:t>
      </w:r>
      <w:r w:rsidRPr="004A2847">
        <w:rPr>
          <w:rStyle w:val="BookTitle"/>
          <w:rFonts w:asciiTheme="minorHAnsi" w:hAnsiTheme="minorHAnsi" w:cstheme="minorHAnsi"/>
          <w:b w:val="0"/>
          <w:bCs w:val="0"/>
          <w:color w:val="000000"/>
          <w:sz w:val="28"/>
          <w:szCs w:val="28"/>
        </w:rPr>
        <w:t xml:space="preserve">means “to wear” and </w:t>
      </w:r>
      <w:r w:rsidRPr="004A2847">
        <w:rPr>
          <w:rStyle w:val="BookTitle"/>
          <w:rFonts w:asciiTheme="minorHAnsi" w:hAnsiTheme="minorHAnsi" w:cstheme="minorHAnsi"/>
          <w:b w:val="0"/>
          <w:bCs w:val="0"/>
          <w:i/>
          <w:iCs/>
          <w:color w:val="000000"/>
          <w:sz w:val="28"/>
          <w:szCs w:val="28"/>
        </w:rPr>
        <w:t>ṣaṣṭhī</w:t>
      </w:r>
      <w:r w:rsidRPr="004A2847">
        <w:rPr>
          <w:rStyle w:val="BookTitle"/>
          <w:rFonts w:asciiTheme="minorHAnsi" w:hAnsiTheme="minorHAnsi" w:cstheme="minorHAnsi"/>
          <w:b w:val="0"/>
          <w:bCs w:val="0"/>
          <w:color w:val="000000"/>
          <w:sz w:val="28"/>
          <w:szCs w:val="28"/>
        </w:rPr>
        <w:t xml:space="preserve"> means “sixth day”), or the festival of dressing Lord Jagannātha. The festival has taken this name because Lord Jagannātha wears a winter dress. This festival continues up to the fourth day of the waxing moon in the month of Māgha (January-February).</w:t>
      </w:r>
    </w:p>
    <w:p w14:paraId="2A631050" w14:textId="687429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10.089</w:t>
      </w:r>
    </w:p>
    <w:p w14:paraId="35758C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79A2AA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se dina māṇḍuyā-vastra parena īśvare</w:t>
      </w:r>
      <w:r w:rsidRPr="004A2847">
        <w:rPr>
          <w:rStyle w:val="BookTitle"/>
          <w:rFonts w:asciiTheme="minorHAnsi" w:hAnsiTheme="minorHAnsi" w:cstheme="minorHAnsi"/>
          <w:b w:val="0"/>
          <w:bCs w:val="0"/>
          <w:color w:val="000000"/>
          <w:sz w:val="28"/>
          <w:szCs w:val="28"/>
        </w:rPr>
        <w:br/>
        <w:t>tāna yei icchā sei-mata dāse kare</w:t>
      </w:r>
    </w:p>
    <w:p w14:paraId="70815D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desire of Lord Jagannātha, His servants dress Him in a starched dress on this day.</w:t>
      </w:r>
    </w:p>
    <w:p w14:paraId="2DED4F3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māṇḍuyā-vastra </w:t>
      </w:r>
      <w:r w:rsidRPr="004A2847">
        <w:rPr>
          <w:rStyle w:val="BookTitle"/>
          <w:rFonts w:asciiTheme="minorHAnsi" w:hAnsiTheme="minorHAnsi" w:cstheme="minorHAnsi"/>
          <w:b w:val="0"/>
          <w:bCs w:val="0"/>
          <w:color w:val="000000"/>
          <w:sz w:val="28"/>
          <w:szCs w:val="28"/>
        </w:rPr>
        <w:t>refers to unwashed, starched cloth.</w:t>
      </w:r>
    </w:p>
    <w:p w14:paraId="0404EF17" w14:textId="02B9C9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10.090</w:t>
      </w:r>
    </w:p>
    <w:p w14:paraId="4C54ED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712308D6" w14:textId="2C42AF4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śrī-gaurasundaro lai’ sarva-bhakta-gaṇa</w:t>
      </w:r>
      <w:r w:rsidRPr="004A2847">
        <w:rPr>
          <w:rStyle w:val="BookTitle"/>
          <w:rFonts w:asciiTheme="minorHAnsi" w:hAnsiTheme="minorHAnsi" w:cstheme="minorHAnsi"/>
          <w:b w:val="0"/>
          <w:bCs w:val="0"/>
          <w:color w:val="000000"/>
          <w:sz w:val="28"/>
          <w:szCs w:val="28"/>
        </w:rPr>
        <w:br/>
        <w:t>āilā dekhite yātrā</w:t>
      </w:r>
      <w:ins w:id="415" w:author="your servant" w:date="2020-06-26T20:32:00Z">
        <w:r w:rsidR="000E572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śrī-vastra-oḍana</w:t>
      </w:r>
    </w:p>
    <w:p w14:paraId="6816E3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Gaurasundara took </w:t>
      </w:r>
      <w:proofErr w:type="gramStart"/>
      <w:r w:rsidRPr="004A2847">
        <w:rPr>
          <w:rStyle w:val="BookTitle"/>
          <w:rFonts w:asciiTheme="minorHAnsi" w:hAnsiTheme="minorHAnsi" w:cstheme="minorHAnsi"/>
          <w:b/>
          <w:bCs/>
          <w:color w:val="800000"/>
          <w:sz w:val="28"/>
          <w:szCs w:val="28"/>
        </w:rPr>
        <w:t>all of</w:t>
      </w:r>
      <w:proofErr w:type="gramEnd"/>
      <w:r w:rsidRPr="004A2847">
        <w:rPr>
          <w:rStyle w:val="BookTitle"/>
          <w:rFonts w:asciiTheme="minorHAnsi" w:hAnsiTheme="minorHAnsi" w:cstheme="minorHAnsi"/>
          <w:b/>
          <w:bCs/>
          <w:color w:val="800000"/>
          <w:sz w:val="28"/>
          <w:szCs w:val="28"/>
        </w:rPr>
        <w:t xml:space="preserve"> His devotees and went to see this festival of Oḍana-ṣaṣṭhī.</w:t>
      </w:r>
    </w:p>
    <w:p w14:paraId="512F90BC" w14:textId="2AB69E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10.091</w:t>
      </w:r>
    </w:p>
    <w:p w14:paraId="28D070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5F6AC1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mṛdaṅga, muharī, śaṅkha, dundūbhi, kāhāla</w:t>
      </w:r>
      <w:r w:rsidRPr="004A2847">
        <w:rPr>
          <w:rStyle w:val="BookTitle"/>
          <w:rFonts w:asciiTheme="minorHAnsi" w:hAnsiTheme="minorHAnsi" w:cstheme="minorHAnsi"/>
          <w:b w:val="0"/>
          <w:bCs w:val="0"/>
          <w:color w:val="000000"/>
          <w:sz w:val="28"/>
          <w:szCs w:val="28"/>
        </w:rPr>
        <w:br/>
        <w:t>ḍhāka, dagaḍa, kāḍā bājāye viśāla</w:t>
      </w:r>
    </w:p>
    <w:p w14:paraId="1D8E8D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i/>
          <w:iCs/>
          <w:color w:val="800000"/>
          <w:sz w:val="28"/>
          <w:szCs w:val="28"/>
        </w:rPr>
        <w:t>Mṛdaṅgas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muharīs</w:t>
      </w:r>
      <w:r w:rsidRPr="004A2847">
        <w:rPr>
          <w:rStyle w:val="BookTitle"/>
          <w:rFonts w:asciiTheme="minorHAnsi" w:hAnsiTheme="minorHAnsi" w:cstheme="minorHAnsi"/>
          <w:b/>
          <w:bCs/>
          <w:color w:val="800000"/>
          <w:sz w:val="28"/>
          <w:szCs w:val="28"/>
        </w:rPr>
        <w:t>, conchshells, kettledrums</w:t>
      </w:r>
      <w:r w:rsidRPr="004A2847">
        <w:rPr>
          <w:rStyle w:val="BookTitle"/>
          <w:rFonts w:asciiTheme="minorHAnsi" w:hAnsiTheme="minorHAnsi" w:cstheme="minorHAnsi"/>
          <w:b/>
          <w:bCs/>
          <w:i/>
          <w:iCs/>
          <w:color w:val="800000"/>
          <w:sz w:val="28"/>
          <w:szCs w:val="28"/>
        </w:rPr>
        <w:t>, kāhālas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ḍhākas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dagaḍas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kāḍās </w:t>
      </w:r>
      <w:r w:rsidRPr="004A2847">
        <w:rPr>
          <w:rStyle w:val="BookTitle"/>
          <w:rFonts w:asciiTheme="minorHAnsi" w:hAnsiTheme="minorHAnsi" w:cstheme="minorHAnsi"/>
          <w:b/>
          <w:bCs/>
          <w:color w:val="800000"/>
          <w:sz w:val="28"/>
          <w:szCs w:val="28"/>
        </w:rPr>
        <w:t>were loudly played.</w:t>
      </w:r>
    </w:p>
    <w:p w14:paraId="00D3F8A6" w14:textId="4E828C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10.092</w:t>
      </w:r>
    </w:p>
    <w:p w14:paraId="5EF6A3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36E417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dine nānā vastra parena ananta</w:t>
      </w:r>
      <w:r w:rsidRPr="004A2847">
        <w:rPr>
          <w:rStyle w:val="BookTitle"/>
          <w:rFonts w:asciiTheme="minorHAnsi" w:hAnsiTheme="minorHAnsi" w:cstheme="minorHAnsi"/>
          <w:b w:val="0"/>
          <w:bCs w:val="0"/>
          <w:color w:val="000000"/>
          <w:sz w:val="28"/>
          <w:szCs w:val="28"/>
        </w:rPr>
        <w:br/>
        <w:t>ṣaṣṭhī haite lāgi’ rahe makara-paryanta</w:t>
      </w:r>
    </w:p>
    <w:p w14:paraId="677762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that day Lord Jagannātha wears various dresses. This festival continues from the sixth day of the waxing moon in the month of Agrahāyaṇa (November-December) to the end of the month of Māgha (January-February).</w:t>
      </w:r>
    </w:p>
    <w:p w14:paraId="6A133B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makara-paryanta </w:t>
      </w:r>
      <w:r w:rsidRPr="004A2847">
        <w:rPr>
          <w:rStyle w:val="BookTitle"/>
          <w:rFonts w:asciiTheme="minorHAnsi" w:hAnsiTheme="minorHAnsi" w:cstheme="minorHAnsi"/>
          <w:b w:val="0"/>
          <w:bCs w:val="0"/>
          <w:color w:val="000000"/>
          <w:sz w:val="28"/>
          <w:szCs w:val="28"/>
        </w:rPr>
        <w:t>means “up to the end of Māgha.”</w:t>
      </w:r>
    </w:p>
    <w:p w14:paraId="7EEA3D8D" w14:textId="53FEA5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10.093</w:t>
      </w:r>
    </w:p>
    <w:p w14:paraId="7B4843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1E5C34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vastra lāgi’ haite lāgila rātri-śeṣe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bhakta-goṣṭhī-saha prabhu dekhi’ preme bhāse</w:t>
      </w:r>
    </w:p>
    <w:p w14:paraId="526765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offering of dresses goes on till the end of night. As Lord Caitanya watched this festival with His devotees, He floated in waves of ecstatic love.</w:t>
      </w:r>
    </w:p>
    <w:p w14:paraId="639AA955" w14:textId="154C1BAE"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lāgi haite lāgila </w:t>
      </w:r>
      <w:r w:rsidRPr="004A2847">
        <w:rPr>
          <w:rStyle w:val="BookTitle"/>
          <w:rFonts w:asciiTheme="minorHAnsi" w:hAnsiTheme="minorHAnsi" w:cstheme="minorHAnsi"/>
          <w:b w:val="0"/>
          <w:bCs w:val="0"/>
          <w:color w:val="000000"/>
          <w:sz w:val="28"/>
          <w:szCs w:val="28"/>
        </w:rPr>
        <w:t xml:space="preserve">means “to offer cloth to the body of Lord Jagannātha.” In Nīlācala the phrase </w:t>
      </w:r>
      <w:r w:rsidRPr="004A2847">
        <w:rPr>
          <w:rStyle w:val="BookTitle"/>
          <w:rFonts w:asciiTheme="minorHAnsi" w:hAnsiTheme="minorHAnsi" w:cstheme="minorHAnsi"/>
          <w:b w:val="0"/>
          <w:bCs w:val="0"/>
          <w:i/>
          <w:iCs/>
          <w:color w:val="000000"/>
          <w:sz w:val="28"/>
          <w:szCs w:val="28"/>
        </w:rPr>
        <w:t>lāgi haoya</w:t>
      </w:r>
      <w:r w:rsidRPr="004A2847">
        <w:rPr>
          <w:rStyle w:val="BookTitle"/>
          <w:rFonts w:asciiTheme="minorHAnsi" w:hAnsiTheme="minorHAnsi" w:cstheme="minorHAnsi"/>
          <w:b w:val="0"/>
          <w:bCs w:val="0"/>
          <w:color w:val="000000"/>
          <w:sz w:val="28"/>
          <w:szCs w:val="28"/>
        </w:rPr>
        <w:t xml:space="preserve"> (“to offer”) is still used in phrases like </w:t>
      </w:r>
      <w:r w:rsidRPr="004A2847">
        <w:rPr>
          <w:rStyle w:val="BookTitle"/>
          <w:rFonts w:asciiTheme="minorHAnsi" w:hAnsiTheme="minorHAnsi" w:cstheme="minorHAnsi"/>
          <w:b w:val="0"/>
          <w:bCs w:val="0"/>
          <w:i/>
          <w:iCs/>
          <w:color w:val="000000"/>
          <w:sz w:val="28"/>
          <w:szCs w:val="28"/>
        </w:rPr>
        <w:t>candanera lāgi haoyā</w:t>
      </w:r>
      <w:ins w:id="416" w:author="your servant" w:date="2020-06-26T20:33:00Z">
        <w:r w:rsidR="000E5721">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puṣpera lāgi haoyā</w:t>
      </w:r>
      <w:r w:rsidRPr="004A2847">
        <w:rPr>
          <w:rStyle w:val="BookTitle"/>
          <w:rFonts w:asciiTheme="minorHAnsi" w:hAnsiTheme="minorHAnsi" w:cstheme="minorHAnsi"/>
          <w:b w:val="0"/>
          <w:bCs w:val="0"/>
          <w:color w:val="000000"/>
          <w:sz w:val="28"/>
          <w:szCs w:val="28"/>
        </w:rPr>
        <w:t>.</w:t>
      </w:r>
    </w:p>
    <w:p w14:paraId="3F5F1724" w14:textId="0CBC2B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10.094</w:t>
      </w:r>
    </w:p>
    <w:p w14:paraId="3E07A4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46326C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āpanei upāsaka, upāsya āpane</w:t>
      </w:r>
      <w:r w:rsidRPr="004A2847">
        <w:rPr>
          <w:rStyle w:val="BookTitle"/>
          <w:rFonts w:asciiTheme="minorHAnsi" w:hAnsiTheme="minorHAnsi" w:cstheme="minorHAnsi"/>
          <w:b w:val="0"/>
          <w:bCs w:val="0"/>
          <w:color w:val="000000"/>
          <w:sz w:val="28"/>
          <w:szCs w:val="28"/>
        </w:rPr>
        <w:br/>
        <w:t>ke bujhe tāhāna mana, tāna kṛpā vine</w:t>
      </w:r>
    </w:p>
    <w:p w14:paraId="177290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was Himself the worshiper and the object of worship. But without His mercy, who could understand His mind?</w:t>
      </w:r>
    </w:p>
    <w:p w14:paraId="211AC0F9" w14:textId="673C63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10.095</w:t>
      </w:r>
    </w:p>
    <w:p w14:paraId="1A69C6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66E1D5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prabhu dāru-rūpe vaise yogāsane</w:t>
      </w:r>
      <w:r w:rsidRPr="004A2847">
        <w:rPr>
          <w:rStyle w:val="BookTitle"/>
          <w:rFonts w:asciiTheme="minorHAnsi" w:hAnsiTheme="minorHAnsi" w:cstheme="minorHAnsi"/>
          <w:b w:val="0"/>
          <w:bCs w:val="0"/>
          <w:color w:val="000000"/>
          <w:sz w:val="28"/>
          <w:szCs w:val="28"/>
        </w:rPr>
        <w:br/>
        <w:t>nyāsi-rūpe bhakti-yoga karena āpane</w:t>
      </w:r>
    </w:p>
    <w:p w14:paraId="00D1D5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form of the Deity, the Lord sat on the throne, and in the form of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He practiced devotional service.</w:t>
      </w:r>
    </w:p>
    <w:p w14:paraId="0CF2DD2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Deity form Śrī Gaurasundara was Lord Jagannātha, and in His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form He accepted the mood of a devotee and distributed knowledge to people.</w:t>
      </w:r>
    </w:p>
    <w:p w14:paraId="5C1AD385" w14:textId="783209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10.096</w:t>
      </w:r>
    </w:p>
    <w:p w14:paraId="0C317D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61975B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paṭṭa-neta—śukla, pīta, nīla nānā varṇe</w:t>
      </w:r>
      <w:r w:rsidRPr="004A2847">
        <w:rPr>
          <w:rStyle w:val="BookTitle"/>
          <w:rFonts w:asciiTheme="minorHAnsi" w:hAnsiTheme="minorHAnsi" w:cstheme="minorHAnsi"/>
          <w:b w:val="0"/>
          <w:bCs w:val="0"/>
          <w:color w:val="000000"/>
          <w:sz w:val="28"/>
          <w:szCs w:val="28"/>
        </w:rPr>
        <w:br/>
        <w:t>divya vastra dena, muktā racita suvarṇe</w:t>
      </w:r>
    </w:p>
    <w:p w14:paraId="069485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Fine white, yellow, and blue silk clothes decorated with pearls and gold were offered to the Deity form of the Lord.</w:t>
      </w:r>
    </w:p>
    <w:p w14:paraId="0AE2F9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paṭṭa-neta </w:t>
      </w:r>
      <w:r w:rsidRPr="004A2847">
        <w:rPr>
          <w:rStyle w:val="BookTitle"/>
          <w:rFonts w:asciiTheme="minorHAnsi" w:hAnsiTheme="minorHAnsi" w:cstheme="minorHAnsi"/>
          <w:b w:val="0"/>
          <w:bCs w:val="0"/>
          <w:color w:val="000000"/>
          <w:sz w:val="28"/>
          <w:szCs w:val="28"/>
        </w:rPr>
        <w:t xml:space="preserve">means “fine silk cloth (the word </w:t>
      </w:r>
      <w:r w:rsidRPr="004A2847">
        <w:rPr>
          <w:rStyle w:val="BookTitle"/>
          <w:rFonts w:asciiTheme="minorHAnsi" w:hAnsiTheme="minorHAnsi" w:cstheme="minorHAnsi"/>
          <w:b w:val="0"/>
          <w:bCs w:val="0"/>
          <w:i/>
          <w:iCs/>
          <w:color w:val="000000"/>
          <w:sz w:val="28"/>
          <w:szCs w:val="28"/>
        </w:rPr>
        <w:t xml:space="preserve">paṭṭa </w:t>
      </w:r>
      <w:r w:rsidRPr="004A2847">
        <w:rPr>
          <w:rStyle w:val="BookTitle"/>
          <w:rFonts w:asciiTheme="minorHAnsi" w:hAnsiTheme="minorHAnsi" w:cstheme="minorHAnsi"/>
          <w:b w:val="0"/>
          <w:bCs w:val="0"/>
          <w:color w:val="000000"/>
          <w:sz w:val="28"/>
          <w:szCs w:val="28"/>
        </w:rPr>
        <w:t xml:space="preserve">refers to jute, silk, etc., and the word </w:t>
      </w:r>
      <w:r w:rsidRPr="004A2847">
        <w:rPr>
          <w:rStyle w:val="BookTitle"/>
          <w:rFonts w:asciiTheme="minorHAnsi" w:hAnsiTheme="minorHAnsi" w:cstheme="minorHAnsi"/>
          <w:b w:val="0"/>
          <w:bCs w:val="0"/>
          <w:i/>
          <w:iCs/>
          <w:color w:val="000000"/>
          <w:sz w:val="28"/>
          <w:szCs w:val="28"/>
        </w:rPr>
        <w:t>neta</w:t>
      </w:r>
      <w:r w:rsidRPr="004A2847">
        <w:rPr>
          <w:rStyle w:val="BookTitle"/>
          <w:rFonts w:asciiTheme="minorHAnsi" w:hAnsiTheme="minorHAnsi" w:cstheme="minorHAnsi"/>
          <w:b w:val="0"/>
          <w:bCs w:val="0"/>
          <w:color w:val="000000"/>
          <w:sz w:val="28"/>
          <w:szCs w:val="28"/>
        </w:rPr>
        <w:t xml:space="preserve"> refers to fine cloth.)</w:t>
      </w:r>
    </w:p>
    <w:p w14:paraId="409B5D68" w14:textId="6CA047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10.097</w:t>
      </w:r>
    </w:p>
    <w:p w14:paraId="235B23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97</w:t>
      </w:r>
    </w:p>
    <w:p w14:paraId="7A7BC1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vastra lāgi’ haile dena puṣpa-alaṅkāra</w:t>
      </w:r>
      <w:r w:rsidRPr="004A2847">
        <w:rPr>
          <w:rStyle w:val="BookTitle"/>
          <w:rFonts w:asciiTheme="minorHAnsi" w:hAnsiTheme="minorHAnsi" w:cstheme="minorHAnsi"/>
          <w:b w:val="0"/>
          <w:bCs w:val="0"/>
          <w:color w:val="000000"/>
          <w:sz w:val="28"/>
          <w:szCs w:val="28"/>
        </w:rPr>
        <w:br/>
        <w:t>puṣpera kaṅkaṇa, śrī-kirīṭa puṣpahāra</w:t>
      </w:r>
    </w:p>
    <w:p w14:paraId="78B1D0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Lord Jagannātha was dressed, He was decorated with flower ornaments, flower </w:t>
      </w:r>
      <w:commentRangeStart w:id="417"/>
      <w:r w:rsidRPr="004A2847">
        <w:rPr>
          <w:rStyle w:val="BookTitle"/>
          <w:rFonts w:asciiTheme="minorHAnsi" w:hAnsiTheme="minorHAnsi" w:cstheme="minorHAnsi"/>
          <w:b/>
          <w:bCs/>
          <w:color w:val="800000"/>
          <w:sz w:val="28"/>
          <w:szCs w:val="28"/>
        </w:rPr>
        <w:t>bangles</w:t>
      </w:r>
      <w:commentRangeEnd w:id="417"/>
      <w:r w:rsidR="00147D20">
        <w:rPr>
          <w:rStyle w:val="CommentReference"/>
          <w:b w:val="0"/>
          <w:bCs w:val="0"/>
          <w:color w:val="auto"/>
        </w:rPr>
        <w:commentReference w:id="417"/>
      </w:r>
      <w:r w:rsidRPr="004A2847">
        <w:rPr>
          <w:rStyle w:val="BookTitle"/>
          <w:rFonts w:asciiTheme="minorHAnsi" w:hAnsiTheme="minorHAnsi" w:cstheme="minorHAnsi"/>
          <w:b/>
          <w:bCs/>
          <w:color w:val="800000"/>
          <w:sz w:val="28"/>
          <w:szCs w:val="28"/>
        </w:rPr>
        <w:t>, a flower crown, and flower garlands.</w:t>
      </w:r>
    </w:p>
    <w:p w14:paraId="58ABC68A" w14:textId="2549C0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10.098</w:t>
      </w:r>
    </w:p>
    <w:p w14:paraId="50EC78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1AD29E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gandha, puṣpa, dhūpa, dīpa ṣoḍaśopacāre</w:t>
      </w:r>
      <w:r w:rsidRPr="004A2847">
        <w:rPr>
          <w:rStyle w:val="BookTitle"/>
          <w:rFonts w:asciiTheme="minorHAnsi" w:hAnsiTheme="minorHAnsi" w:cstheme="minorHAnsi"/>
          <w:b w:val="0"/>
          <w:bCs w:val="0"/>
          <w:color w:val="000000"/>
          <w:sz w:val="28"/>
          <w:szCs w:val="28"/>
        </w:rPr>
        <w:br/>
        <w:t>pūjā kari’ bhoga dilā vividha-prakāre</w:t>
      </w:r>
    </w:p>
    <w:p w14:paraId="1D2A3E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Jagannātha was then worshiped with sixteen items like sandalwood pulp, flowers, incense, and ghee lamps. He was then offered various types of foodstuffs.</w:t>
      </w:r>
    </w:p>
    <w:p w14:paraId="78BB17F3" w14:textId="3CA2DF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10.099</w:t>
      </w:r>
    </w:p>
    <w:p w14:paraId="3C92B9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63EE65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yātrā dekhi’ sarva-goṣṭhī-saṅge</w:t>
      </w:r>
      <w:r w:rsidRPr="004A2847">
        <w:rPr>
          <w:rStyle w:val="BookTitle"/>
          <w:rFonts w:asciiTheme="minorHAnsi" w:hAnsiTheme="minorHAnsi" w:cstheme="minorHAnsi"/>
          <w:b w:val="0"/>
          <w:bCs w:val="0"/>
          <w:color w:val="000000"/>
          <w:sz w:val="28"/>
          <w:szCs w:val="28"/>
        </w:rPr>
        <w:br/>
        <w:t>āilā vāsāya premānanda sukha-raṅge</w:t>
      </w:r>
    </w:p>
    <w:p w14:paraId="4BBCC2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the Lord saw this festival in the company of all His associates, He returned to His residence absorbed in ecstatic love.</w:t>
      </w:r>
    </w:p>
    <w:p w14:paraId="2379B943" w14:textId="33F650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10.100</w:t>
      </w:r>
    </w:p>
    <w:p w14:paraId="0FC517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172D2D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vāsāya vidāya kailā vaiṣṇava-sabāre</w:t>
      </w:r>
      <w:r w:rsidRPr="004A2847">
        <w:rPr>
          <w:rStyle w:val="BookTitle"/>
          <w:rFonts w:asciiTheme="minorHAnsi" w:hAnsiTheme="minorHAnsi" w:cstheme="minorHAnsi"/>
          <w:b w:val="0"/>
          <w:bCs w:val="0"/>
          <w:color w:val="000000"/>
          <w:sz w:val="28"/>
          <w:szCs w:val="28"/>
        </w:rPr>
        <w:br/>
        <w:t>virale rahilā nijānande ekeśvare</w:t>
      </w:r>
    </w:p>
    <w:p w14:paraId="3B446C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sending all the Vaiṣṇavas home, the Lord remained alone in His own ecstatic mood.</w:t>
      </w:r>
    </w:p>
    <w:p w14:paraId="4AF2B5A5" w14:textId="7A69FD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10.101</w:t>
      </w:r>
    </w:p>
    <w:p w14:paraId="5C2F63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20FF15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ye vāsāya sabe karilā gamana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vidyānidhi dāmodara-saṅge anukṣaṇa</w:t>
      </w:r>
    </w:p>
    <w:p w14:paraId="74E39A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left for their respective residences except Puṇḍarīka Vidyānidhi, who remained with Svarūpa Dāmodara.</w:t>
      </w:r>
    </w:p>
    <w:p w14:paraId="5AB69AA4" w14:textId="7AB327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10.102</w:t>
      </w:r>
    </w:p>
    <w:p w14:paraId="2A575C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747BA2F9" w14:textId="41D177F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anyo’nye duṅhāra yateka manaḥ</w:t>
      </w:r>
      <w:ins w:id="418" w:author="your servant" w:date="2020-06-26T20:35:00Z">
        <w:r w:rsidR="00BB3269">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kathā</w:t>
      </w:r>
      <w:ins w:id="419" w:author="your servant" w:date="2020-06-26T20:34:00Z">
        <w:r w:rsidR="00BB3269">
          <w:rPr>
            <w:rStyle w:val="BookTitle"/>
            <w:rFonts w:asciiTheme="minorHAnsi" w:hAnsiTheme="minorHAnsi" w:cstheme="minorHAnsi"/>
            <w:b w:val="0"/>
            <w:bCs w:val="0"/>
            <w:color w:val="000000"/>
            <w:sz w:val="28"/>
            <w:szCs w:val="28"/>
          </w:rPr>
          <w:t xml:space="preserve"> </w:t>
        </w:r>
        <w:r w:rsidR="00BB3269">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niṣkapaṭe duṅhe kahe duṅhāre sarvathā</w:t>
      </w:r>
    </w:p>
    <w:p w14:paraId="462817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would both disclose their minds to each other without hesitation.</w:t>
      </w:r>
    </w:p>
    <w:p w14:paraId="0B198841" w14:textId="5271CF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10.103</w:t>
      </w:r>
    </w:p>
    <w:p w14:paraId="6D8CCC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4D8B4E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māṇḍuyā-vasana ye dharilā jagannāthe</w:t>
      </w:r>
      <w:r w:rsidRPr="004A2847">
        <w:rPr>
          <w:rStyle w:val="BookTitle"/>
          <w:rFonts w:asciiTheme="minorHAnsi" w:hAnsiTheme="minorHAnsi" w:cstheme="minorHAnsi"/>
          <w:b w:val="0"/>
          <w:bCs w:val="0"/>
          <w:color w:val="000000"/>
          <w:sz w:val="28"/>
          <w:szCs w:val="28"/>
        </w:rPr>
        <w:br/>
        <w:t>sandeha janmila vidyānidhira ihāte</w:t>
      </w:r>
    </w:p>
    <w:p w14:paraId="745E13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seeing Lord Jagannātha wearing starched cloth, Puṇḍarīka Vidyānidhi developed some doubt.</w:t>
      </w:r>
    </w:p>
    <w:p w14:paraId="581E5EA7" w14:textId="75A95E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10.104</w:t>
      </w:r>
    </w:p>
    <w:p w14:paraId="202208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5499F8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jijñāsilā dāmodara-svarūpera sthāne</w:t>
      </w:r>
      <w:r w:rsidRPr="004A2847">
        <w:rPr>
          <w:rStyle w:val="BookTitle"/>
          <w:rFonts w:asciiTheme="minorHAnsi" w:hAnsiTheme="minorHAnsi" w:cstheme="minorHAnsi"/>
          <w:b w:val="0"/>
          <w:bCs w:val="0"/>
          <w:color w:val="000000"/>
          <w:sz w:val="28"/>
          <w:szCs w:val="28"/>
        </w:rPr>
        <w:br/>
        <w:t>“māṇḍuyā-vasana īśvarere dena kene</w:t>
      </w:r>
    </w:p>
    <w:p w14:paraId="31D7E8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asked Svarūpa Dāmodara, “Why do they offer starched dress to Lord Jagannātha?</w:t>
      </w:r>
    </w:p>
    <w:p w14:paraId="43093032" w14:textId="7F27C0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10.105</w:t>
      </w:r>
    </w:p>
    <w:p w14:paraId="528AC0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2FFCAD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deśe ta’ śruti-smṛti-sakala pracure</w:t>
      </w:r>
      <w:r w:rsidRPr="004A2847">
        <w:rPr>
          <w:rStyle w:val="BookTitle"/>
          <w:rFonts w:asciiTheme="minorHAnsi" w:hAnsiTheme="minorHAnsi" w:cstheme="minorHAnsi"/>
          <w:b w:val="0"/>
          <w:bCs w:val="0"/>
          <w:color w:val="000000"/>
          <w:sz w:val="28"/>
          <w:szCs w:val="28"/>
        </w:rPr>
        <w:br/>
        <w:t>tabe kene vinā dhaute maṇḍa-vastra pare?”</w:t>
      </w:r>
    </w:p>
    <w:p w14:paraId="0B984E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śrutis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smṛtis </w:t>
      </w:r>
      <w:r w:rsidRPr="004A2847">
        <w:rPr>
          <w:rStyle w:val="BookTitle"/>
          <w:rFonts w:asciiTheme="minorHAnsi" w:hAnsiTheme="minorHAnsi" w:cstheme="minorHAnsi"/>
          <w:b/>
          <w:bCs/>
          <w:color w:val="800000"/>
          <w:sz w:val="28"/>
          <w:szCs w:val="28"/>
        </w:rPr>
        <w:t>are widely accepted in this place, so why is starched cloth offered before it is washed?”</w:t>
      </w:r>
    </w:p>
    <w:p w14:paraId="6CF65688" w14:textId="277FFC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10.106</w:t>
      </w:r>
    </w:p>
    <w:p w14:paraId="416280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106</w:t>
      </w:r>
    </w:p>
    <w:p w14:paraId="7ADAAB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dāmodara-svarūpa </w:t>
      </w:r>
      <w:proofErr w:type="gramStart"/>
      <w:r w:rsidRPr="004A2847">
        <w:rPr>
          <w:rStyle w:val="BookTitle"/>
          <w:rFonts w:asciiTheme="minorHAnsi" w:hAnsiTheme="minorHAnsi" w:cstheme="minorHAnsi"/>
          <w:b w:val="0"/>
          <w:bCs w:val="0"/>
          <w:color w:val="000000"/>
          <w:sz w:val="28"/>
          <w:szCs w:val="28"/>
        </w:rPr>
        <w:t>kahena,—</w:t>
      </w:r>
      <w:proofErr w:type="gramEnd"/>
      <w:r w:rsidRPr="004A2847">
        <w:rPr>
          <w:rStyle w:val="BookTitle"/>
          <w:rFonts w:asciiTheme="minorHAnsi" w:hAnsiTheme="minorHAnsi" w:cstheme="minorHAnsi"/>
          <w:b w:val="0"/>
          <w:bCs w:val="0"/>
          <w:color w:val="000000"/>
          <w:sz w:val="28"/>
          <w:szCs w:val="28"/>
        </w:rPr>
        <w:t>“śuna kathā</w:t>
      </w:r>
      <w:r w:rsidRPr="004A2847">
        <w:rPr>
          <w:rStyle w:val="BookTitle"/>
          <w:rFonts w:asciiTheme="minorHAnsi" w:hAnsiTheme="minorHAnsi" w:cstheme="minorHAnsi"/>
          <w:b w:val="0"/>
          <w:bCs w:val="0"/>
          <w:color w:val="000000"/>
          <w:sz w:val="28"/>
          <w:szCs w:val="28"/>
        </w:rPr>
        <w:br/>
        <w:t>deśācāre ithe doṣa nā layena ethā</w:t>
      </w:r>
    </w:p>
    <w:p w14:paraId="31FB30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replied, “Please listen. There is no fault in this, because that is the custom of this place.</w:t>
      </w:r>
    </w:p>
    <w:p w14:paraId="0C730E87" w14:textId="1DE49F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10.107</w:t>
      </w:r>
    </w:p>
    <w:p w14:paraId="35011A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06502EE0" w14:textId="522328F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śruti-smṛti ye jāne, se nā kare sarvathā</w:t>
      </w:r>
      <w:ins w:id="420" w:author="your servant" w:date="2020-06-26T20:35:00Z">
        <w:r w:rsidR="00DA6CC1">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e yātrāra ei-mata sarva-kāla ethā</w:t>
      </w:r>
    </w:p>
    <w:p w14:paraId="4D2300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“Persons who know the </w:t>
      </w:r>
      <w:r w:rsidRPr="004A2847">
        <w:rPr>
          <w:rStyle w:val="BookTitle"/>
          <w:rFonts w:asciiTheme="minorHAnsi" w:hAnsiTheme="minorHAnsi" w:cstheme="minorHAnsi"/>
          <w:b/>
          <w:bCs/>
          <w:i/>
          <w:iCs/>
          <w:color w:val="800000"/>
          <w:sz w:val="28"/>
          <w:szCs w:val="28"/>
        </w:rPr>
        <w:t>śrutis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smṛtis </w:t>
      </w:r>
      <w:r w:rsidRPr="004A2847">
        <w:rPr>
          <w:rStyle w:val="BookTitle"/>
          <w:rFonts w:asciiTheme="minorHAnsi" w:hAnsiTheme="minorHAnsi" w:cstheme="minorHAnsi"/>
          <w:b/>
          <w:bCs/>
          <w:color w:val="800000"/>
          <w:sz w:val="28"/>
          <w:szCs w:val="28"/>
        </w:rPr>
        <w:t>may not observe this festival, but here it has always been observed in this way.</w:t>
      </w:r>
    </w:p>
    <w:p w14:paraId="52E72464" w14:textId="58FC0E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10.108</w:t>
      </w:r>
    </w:p>
    <w:p w14:paraId="086BF5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30A9D2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icchā yadi nā thāke antare</w:t>
      </w:r>
      <w:r w:rsidRPr="004A2847">
        <w:rPr>
          <w:rStyle w:val="BookTitle"/>
          <w:rFonts w:asciiTheme="minorHAnsi" w:hAnsiTheme="minorHAnsi" w:cstheme="minorHAnsi"/>
          <w:b w:val="0"/>
          <w:bCs w:val="0"/>
          <w:color w:val="000000"/>
          <w:sz w:val="28"/>
          <w:szCs w:val="28"/>
        </w:rPr>
        <w:br/>
        <w:t>tabe dekha rājā kene niṣedha nā kare”</w:t>
      </w:r>
    </w:p>
    <w:p w14:paraId="7DF4F5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this was not the desire of Lord Jagannātha, then why hasn’t the King stopped it?”</w:t>
      </w:r>
    </w:p>
    <w:p w14:paraId="397D743F" w14:textId="45B6BB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10.109</w:t>
      </w:r>
    </w:p>
    <w:p w14:paraId="1CE174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10309D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vidyānidhi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“bhāla, karuka īśvare</w:t>
      </w:r>
      <w:r w:rsidRPr="004A2847">
        <w:rPr>
          <w:rStyle w:val="BookTitle"/>
          <w:rFonts w:asciiTheme="minorHAnsi" w:hAnsiTheme="minorHAnsi" w:cstheme="minorHAnsi"/>
          <w:b w:val="0"/>
          <w:bCs w:val="0"/>
          <w:color w:val="000000"/>
          <w:sz w:val="28"/>
          <w:szCs w:val="28"/>
        </w:rPr>
        <w:br/>
        <w:t>īśvarera ye karma, sevake kene kare</w:t>
      </w:r>
    </w:p>
    <w:p w14:paraId="342797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Puṇḍarīka Vidyānidhi said, “The Lord may do as He likes, but why do the servants imitate the activities of the Lord?</w:t>
      </w:r>
    </w:p>
    <w:p w14:paraId="6DDA43D4" w14:textId="00CEDA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10.110</w:t>
      </w:r>
    </w:p>
    <w:p w14:paraId="69691D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08EE0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pūjā-pāṇḍā, paśu-pāla, paḍichā, vehārā</w:t>
      </w:r>
      <w:r w:rsidRPr="004A2847">
        <w:rPr>
          <w:rStyle w:val="BookTitle"/>
          <w:rFonts w:asciiTheme="minorHAnsi" w:hAnsiTheme="minorHAnsi" w:cstheme="minorHAnsi"/>
          <w:b w:val="0"/>
          <w:bCs w:val="0"/>
          <w:color w:val="000000"/>
          <w:sz w:val="28"/>
          <w:szCs w:val="28"/>
        </w:rPr>
        <w:br/>
        <w:t>apavitra-vastra kene dhare vā ihārā</w:t>
      </w:r>
    </w:p>
    <w:p w14:paraId="0448E3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“Why do the priests, the </w:t>
      </w:r>
      <w:r w:rsidRPr="004A2847">
        <w:rPr>
          <w:rStyle w:val="BookTitle"/>
          <w:rFonts w:asciiTheme="minorHAnsi" w:hAnsiTheme="minorHAnsi" w:cstheme="minorHAnsi"/>
          <w:b/>
          <w:bCs/>
          <w:i/>
          <w:iCs/>
          <w:color w:val="800000"/>
          <w:sz w:val="28"/>
          <w:szCs w:val="28"/>
        </w:rPr>
        <w:t>pūjārīs</w:t>
      </w:r>
      <w:r w:rsidRPr="004A2847">
        <w:rPr>
          <w:rStyle w:val="BookTitle"/>
          <w:rFonts w:asciiTheme="minorHAnsi" w:hAnsiTheme="minorHAnsi" w:cstheme="minorHAnsi"/>
          <w:b/>
          <w:bCs/>
          <w:color w:val="800000"/>
          <w:sz w:val="28"/>
          <w:szCs w:val="28"/>
        </w:rPr>
        <w:t>, the temple superintendents, and the servants touch the unwashed clothes?</w:t>
      </w:r>
    </w:p>
    <w:p w14:paraId="7B48B50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pūjā-pāṇḍā</w:t>
      </w:r>
      <w:r w:rsidRPr="004A2847">
        <w:rPr>
          <w:rStyle w:val="BookTitle"/>
          <w:rFonts w:asciiTheme="minorHAnsi" w:hAnsiTheme="minorHAnsi" w:cstheme="minorHAnsi"/>
          <w:b w:val="0"/>
          <w:bCs w:val="0"/>
          <w:color w:val="000000"/>
          <w:sz w:val="28"/>
          <w:szCs w:val="28"/>
        </w:rPr>
        <w:t xml:space="preserve"> refers to the </w:t>
      </w:r>
      <w:r w:rsidRPr="004A2847">
        <w:rPr>
          <w:rStyle w:val="BookTitle"/>
          <w:rFonts w:asciiTheme="minorHAnsi" w:hAnsiTheme="minorHAnsi" w:cstheme="minorHAnsi"/>
          <w:b w:val="0"/>
          <w:bCs w:val="0"/>
          <w:i/>
          <w:iCs/>
          <w:color w:val="000000"/>
          <w:sz w:val="28"/>
          <w:szCs w:val="28"/>
        </w:rPr>
        <w:t>pūjārī paṇḍās</w:t>
      </w:r>
      <w:r w:rsidRPr="004A2847">
        <w:rPr>
          <w:rStyle w:val="BookTitle"/>
          <w:rFonts w:asciiTheme="minorHAnsi" w:hAnsiTheme="minorHAnsi" w:cstheme="minorHAnsi"/>
          <w:b w:val="0"/>
          <w:bCs w:val="0"/>
          <w:color w:val="000000"/>
          <w:sz w:val="28"/>
          <w:szCs w:val="28"/>
        </w:rPr>
        <w:t>, or learned priests.</w:t>
      </w:r>
    </w:p>
    <w:p w14:paraId="2F5554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paśu-pāla</w:t>
      </w:r>
      <w:r w:rsidRPr="004A2847">
        <w:rPr>
          <w:rStyle w:val="BookTitle"/>
          <w:rFonts w:asciiTheme="minorHAnsi" w:hAnsiTheme="minorHAnsi" w:cstheme="minorHAnsi"/>
          <w:b w:val="0"/>
          <w:bCs w:val="0"/>
          <w:color w:val="000000"/>
          <w:sz w:val="28"/>
          <w:szCs w:val="28"/>
        </w:rPr>
        <w:t xml:space="preserve"> refers to those </w:t>
      </w:r>
      <w:r w:rsidRPr="004A2847">
        <w:rPr>
          <w:rStyle w:val="BookTitle"/>
          <w:rFonts w:asciiTheme="minorHAnsi" w:hAnsiTheme="minorHAnsi" w:cstheme="minorHAnsi"/>
          <w:b w:val="0"/>
          <w:bCs w:val="0"/>
          <w:i/>
          <w:iCs/>
          <w:color w:val="000000"/>
          <w:sz w:val="28"/>
          <w:szCs w:val="28"/>
        </w:rPr>
        <w:t>paṇḍās</w:t>
      </w:r>
      <w:r w:rsidRPr="004A2847">
        <w:rPr>
          <w:rStyle w:val="BookTitle"/>
          <w:rFonts w:asciiTheme="minorHAnsi" w:hAnsiTheme="minorHAnsi" w:cstheme="minorHAnsi"/>
          <w:b w:val="0"/>
          <w:bCs w:val="0"/>
          <w:color w:val="000000"/>
          <w:sz w:val="28"/>
          <w:szCs w:val="28"/>
        </w:rPr>
        <w:t xml:space="preserve"> who dress Lord Jagannātha (See </w:t>
      </w:r>
      <w:r w:rsidRPr="004A2847">
        <w:rPr>
          <w:rStyle w:val="BookTitle"/>
          <w:rFonts w:asciiTheme="minorHAnsi" w:hAnsiTheme="minorHAnsi" w:cstheme="minorHAnsi"/>
          <w:b w:val="0"/>
          <w:bCs w:val="0"/>
          <w:i/>
          <w:iCs/>
          <w:color w:val="000000"/>
          <w:sz w:val="28"/>
          <w:szCs w:val="28"/>
        </w:rPr>
        <w:t>Caitanya-candrodaya-nāṭaka</w:t>
      </w:r>
      <w:r w:rsidRPr="004A2847">
        <w:rPr>
          <w:rStyle w:val="BookTitle"/>
          <w:rFonts w:asciiTheme="minorHAnsi" w:hAnsiTheme="minorHAnsi" w:cstheme="minorHAnsi"/>
          <w:b w:val="0"/>
          <w:bCs w:val="0"/>
          <w:color w:val="000000"/>
          <w:sz w:val="28"/>
          <w:szCs w:val="28"/>
        </w:rPr>
        <w:t>, Chapter Eight).</w:t>
      </w:r>
    </w:p>
    <w:p w14:paraId="77993D46" w14:textId="5CF2E6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10.111</w:t>
      </w:r>
    </w:p>
    <w:p w14:paraId="4CD08C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7798F4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jagannātha-īśvara, sambhave saba tāne</w:t>
      </w:r>
      <w:r w:rsidRPr="004A2847">
        <w:rPr>
          <w:rStyle w:val="BookTitle"/>
          <w:rFonts w:asciiTheme="minorHAnsi" w:hAnsiTheme="minorHAnsi" w:cstheme="minorHAnsi"/>
          <w:b w:val="0"/>
          <w:bCs w:val="0"/>
          <w:color w:val="000000"/>
          <w:sz w:val="28"/>
          <w:szCs w:val="28"/>
        </w:rPr>
        <w:br/>
        <w:t>tāna ācaraṇa ki kariba sarva-jane</w:t>
      </w:r>
    </w:p>
    <w:p w14:paraId="41E624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Jagannātha is the supreme controller. For Him, everything is possible. But how can others imitate His activities?</w:t>
      </w:r>
    </w:p>
    <w:p w14:paraId="3521D4EF" w14:textId="4DB20B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10.112</w:t>
      </w:r>
    </w:p>
    <w:p w14:paraId="6DF29E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0FBF3C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maṇḍa-vastra-sparśe hasta dhuile se śuddhi</w:t>
      </w:r>
      <w:r w:rsidRPr="004A2847">
        <w:rPr>
          <w:rStyle w:val="BookTitle"/>
          <w:rFonts w:asciiTheme="minorHAnsi" w:hAnsiTheme="minorHAnsi" w:cstheme="minorHAnsi"/>
          <w:b w:val="0"/>
          <w:bCs w:val="0"/>
          <w:color w:val="000000"/>
          <w:sz w:val="28"/>
          <w:szCs w:val="28"/>
        </w:rPr>
        <w:br/>
        <w:t>ihā vā nā kare kene haiyā subuddhi</w:t>
      </w:r>
    </w:p>
    <w:p w14:paraId="369317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touches starched cloth, he should wash his hands to purify himself. Why don’t such learned persons follow this injunction?</w:t>
      </w:r>
    </w:p>
    <w:p w14:paraId="4401999A" w14:textId="314131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10.113</w:t>
      </w:r>
    </w:p>
    <w:p w14:paraId="0C6E85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070F25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rājapātra abudha ye ihā nā vicāre</w:t>
      </w:r>
      <w:r w:rsidRPr="004A2847">
        <w:rPr>
          <w:rStyle w:val="BookTitle"/>
          <w:rFonts w:asciiTheme="minorHAnsi" w:hAnsiTheme="minorHAnsi" w:cstheme="minorHAnsi"/>
          <w:b w:val="0"/>
          <w:bCs w:val="0"/>
          <w:color w:val="000000"/>
          <w:sz w:val="28"/>
          <w:szCs w:val="28"/>
        </w:rPr>
        <w:br/>
        <w:t>rājāo māṇḍuyā-vastra dena nija-śire”</w:t>
      </w:r>
    </w:p>
    <w:p w14:paraId="6B1F2D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government officers are ignorant because they do not consider this. The King even wraps this starched cloth on his head.”</w:t>
      </w:r>
    </w:p>
    <w:p w14:paraId="261A59A3" w14:textId="58D9E8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10.114</w:t>
      </w:r>
    </w:p>
    <w:p w14:paraId="5BED9A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454F19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dāmodara-svarūpa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“śuna bhāi!</w:t>
      </w:r>
      <w:r w:rsidRPr="004A2847">
        <w:rPr>
          <w:rStyle w:val="BookTitle"/>
          <w:rFonts w:asciiTheme="minorHAnsi" w:hAnsiTheme="minorHAnsi" w:cstheme="minorHAnsi"/>
          <w:b w:val="0"/>
          <w:bCs w:val="0"/>
          <w:color w:val="000000"/>
          <w:sz w:val="28"/>
          <w:szCs w:val="28"/>
        </w:rPr>
        <w:br/>
        <w:t>hena bujhi, oḍana-yātrāya doṣa nāi</w:t>
      </w:r>
    </w:p>
    <w:p w14:paraId="068C24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Dāmodara Svarūpa replied, “Please listen, my dear brother. I think there is no </w:t>
      </w:r>
      <w:r w:rsidRPr="004A2847">
        <w:rPr>
          <w:rStyle w:val="BookTitle"/>
          <w:rFonts w:asciiTheme="minorHAnsi" w:hAnsiTheme="minorHAnsi" w:cstheme="minorHAnsi"/>
          <w:b/>
          <w:bCs/>
          <w:color w:val="800000"/>
          <w:sz w:val="28"/>
          <w:szCs w:val="28"/>
        </w:rPr>
        <w:lastRenderedPageBreak/>
        <w:t>fault in this Oḍana festival.</w:t>
      </w:r>
    </w:p>
    <w:p w14:paraId="494FF3D1" w14:textId="0C9EF9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10.115</w:t>
      </w:r>
    </w:p>
    <w:p w14:paraId="1B4984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6E767B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paraṁ brahma-jagannātha-rūpa-avatāra</w:t>
      </w:r>
      <w:r w:rsidRPr="004A2847">
        <w:rPr>
          <w:rStyle w:val="BookTitle"/>
          <w:rFonts w:asciiTheme="minorHAnsi" w:hAnsiTheme="minorHAnsi" w:cstheme="minorHAnsi"/>
          <w:b w:val="0"/>
          <w:bCs w:val="0"/>
          <w:color w:val="000000"/>
          <w:sz w:val="28"/>
          <w:szCs w:val="28"/>
        </w:rPr>
        <w:br/>
        <w:t>vidhi vā niṣedha ethā nā kare vicāra”</w:t>
      </w:r>
    </w:p>
    <w:p w14:paraId="5279A2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Supreme Brahman has incarnated as the Deity of Lord Jagannātha. </w:t>
      </w:r>
      <w:proofErr w:type="gramStart"/>
      <w:r w:rsidRPr="004A2847">
        <w:rPr>
          <w:rStyle w:val="BookTitle"/>
          <w:rFonts w:asciiTheme="minorHAnsi" w:hAnsiTheme="minorHAnsi" w:cstheme="minorHAnsi"/>
          <w:b/>
          <w:bCs/>
          <w:color w:val="800000"/>
          <w:sz w:val="28"/>
          <w:szCs w:val="28"/>
        </w:rPr>
        <w:t>Therefore</w:t>
      </w:r>
      <w:proofErr w:type="gramEnd"/>
      <w:r w:rsidRPr="004A2847">
        <w:rPr>
          <w:rStyle w:val="BookTitle"/>
          <w:rFonts w:asciiTheme="minorHAnsi" w:hAnsiTheme="minorHAnsi" w:cstheme="minorHAnsi"/>
          <w:b/>
          <w:bCs/>
          <w:color w:val="800000"/>
          <w:sz w:val="28"/>
          <w:szCs w:val="28"/>
        </w:rPr>
        <w:t xml:space="preserve"> rules and regulations do not apply to Him.”</w:t>
      </w:r>
    </w:p>
    <w:p w14:paraId="1F5CCA2B" w14:textId="1F56A8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10.116</w:t>
      </w:r>
    </w:p>
    <w:p w14:paraId="45C4A5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240047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vidyānidhi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“bhāi, śuna eka kathā</w:t>
      </w:r>
      <w:r w:rsidRPr="004A2847">
        <w:rPr>
          <w:rStyle w:val="BookTitle"/>
          <w:rFonts w:asciiTheme="minorHAnsi" w:hAnsiTheme="minorHAnsi" w:cstheme="minorHAnsi"/>
          <w:b w:val="0"/>
          <w:bCs w:val="0"/>
          <w:color w:val="000000"/>
          <w:sz w:val="28"/>
          <w:szCs w:val="28"/>
        </w:rPr>
        <w:br/>
        <w:t>paraṁ brahma—jagannātha-vigraha sarvathā</w:t>
      </w:r>
    </w:p>
    <w:p w14:paraId="39D2F2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Puṇḍarīka Vidyānidhi said, “Please listen, brother. The Deity of Lord Jagannātha is the Supreme Brahman in all respects.</w:t>
      </w:r>
    </w:p>
    <w:p w14:paraId="6CB40865" w14:textId="763543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10.117</w:t>
      </w:r>
    </w:p>
    <w:p w14:paraId="51B304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5BB030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tāne doṣa nāhi vidhi-niṣedha laṅghile</w:t>
      </w:r>
      <w:r w:rsidRPr="004A2847">
        <w:rPr>
          <w:rStyle w:val="BookTitle"/>
          <w:rFonts w:asciiTheme="minorHAnsi" w:hAnsiTheme="minorHAnsi" w:cstheme="minorHAnsi"/>
          <w:b w:val="0"/>
          <w:bCs w:val="0"/>
          <w:color w:val="000000"/>
          <w:sz w:val="28"/>
          <w:szCs w:val="28"/>
        </w:rPr>
        <w:br/>
        <w:t>e-gulāo brahma haila thāki’ nīlācale</w:t>
      </w:r>
    </w:p>
    <w:p w14:paraId="114687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is not at fault even if He violates the rules and regulations. But have all these others become Brahman by staying in Nīlācala?</w:t>
      </w:r>
    </w:p>
    <w:p w14:paraId="59CDD79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Following local custom, the king would wrap an unwashed starched cloth around his head. Yet the </w:t>
      </w:r>
      <w:r w:rsidRPr="004A2847">
        <w:rPr>
          <w:rStyle w:val="BookTitle"/>
          <w:rFonts w:asciiTheme="minorHAnsi" w:hAnsiTheme="minorHAnsi" w:cstheme="minorHAnsi"/>
          <w:b w:val="0"/>
          <w:bCs w:val="0"/>
          <w:i/>
          <w:iCs/>
          <w:color w:val="000000"/>
          <w:sz w:val="28"/>
          <w:szCs w:val="28"/>
        </w:rPr>
        <w:t>smṛti</w:t>
      </w:r>
      <w:r w:rsidRPr="004A2847">
        <w:rPr>
          <w:rStyle w:val="BookTitle"/>
          <w:rFonts w:asciiTheme="minorHAnsi" w:hAnsiTheme="minorHAnsi" w:cstheme="minorHAnsi"/>
          <w:b w:val="0"/>
          <w:bCs w:val="0"/>
          <w:color w:val="000000"/>
          <w:sz w:val="28"/>
          <w:szCs w:val="28"/>
        </w:rPr>
        <w:t xml:space="preserve"> injunction is that starched cloth is impure. Although this custom of wearing starched cloth is permissible for the Supreme Lord, it is proper for His servants to always remain in a pure state. Brahman is a nonvariegated object. It is devoid of all material qualities. The Deity form of the Lord is transcendental, so this custom may be suitable for Him, but His servants are not Brahman devoid of material qualities.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they must consider qualities and faults. The servants are not Deity incarnations. Vidyānidhi considered that the behavior of Lord Jagannātha’s servants was faulty.</w:t>
      </w:r>
    </w:p>
    <w:p w14:paraId="48D5C813" w14:textId="4F026C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10.118</w:t>
      </w:r>
    </w:p>
    <w:p w14:paraId="4C696E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118</w:t>
      </w:r>
    </w:p>
    <w:p w14:paraId="03C1DA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ihārāo chāḍileka loka-vyavahāra</w:t>
      </w:r>
      <w:r w:rsidRPr="004A2847">
        <w:rPr>
          <w:rStyle w:val="BookTitle"/>
          <w:rFonts w:asciiTheme="minorHAnsi" w:hAnsiTheme="minorHAnsi" w:cstheme="minorHAnsi"/>
          <w:b w:val="0"/>
          <w:bCs w:val="0"/>
          <w:color w:val="000000"/>
          <w:sz w:val="28"/>
          <w:szCs w:val="28"/>
        </w:rPr>
        <w:br/>
        <w:t>sabei haila brahma-rūpa-avatāra!”</w:t>
      </w:r>
    </w:p>
    <w:p w14:paraId="3EEA45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have given up proper etiquette and have become like incarnations of the Supreme Brahman.”</w:t>
      </w:r>
    </w:p>
    <w:p w14:paraId="3C6D26D8" w14:textId="0D0646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10.119</w:t>
      </w:r>
    </w:p>
    <w:p w14:paraId="4277EF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0E217E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sarva-pathe hāsiyā hāsiyā</w:t>
      </w:r>
      <w:r w:rsidRPr="004A2847">
        <w:rPr>
          <w:rStyle w:val="BookTitle"/>
          <w:rFonts w:asciiTheme="minorHAnsi" w:hAnsiTheme="minorHAnsi" w:cstheme="minorHAnsi"/>
          <w:b w:val="0"/>
          <w:bCs w:val="0"/>
          <w:color w:val="000000"/>
          <w:sz w:val="28"/>
          <w:szCs w:val="28"/>
        </w:rPr>
        <w:br/>
        <w:t>yāyena yehena hāsyāveśa-yukta haiyā</w:t>
      </w:r>
    </w:p>
    <w:p w14:paraId="35F36D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speaking in this way, they laughed again and again as they walked down the road.</w:t>
      </w:r>
    </w:p>
    <w:p w14:paraId="56BF94B1" w14:textId="700955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10.120</w:t>
      </w:r>
    </w:p>
    <w:p w14:paraId="0EB820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48C550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sakhā hātāhāti kariyā hāsena</w:t>
      </w:r>
      <w:r w:rsidRPr="004A2847">
        <w:rPr>
          <w:rStyle w:val="BookTitle"/>
          <w:rFonts w:asciiTheme="minorHAnsi" w:hAnsiTheme="minorHAnsi" w:cstheme="minorHAnsi"/>
          <w:b w:val="0"/>
          <w:bCs w:val="0"/>
          <w:color w:val="000000"/>
          <w:sz w:val="28"/>
          <w:szCs w:val="28"/>
        </w:rPr>
        <w:br/>
        <w:t>jagannātha-dāsereo ācāra doṣena</w:t>
      </w:r>
    </w:p>
    <w:p w14:paraId="54BFA6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friends held each other’s hands and laughed as they discussed whether Lord Jagannātha’s servants were at fault.</w:t>
      </w:r>
    </w:p>
    <w:p w14:paraId="575F0692" w14:textId="4DEF29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10.121</w:t>
      </w:r>
    </w:p>
    <w:p w14:paraId="738BEA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59AB4E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nā jānena sarva-dāsera prabhāva</w:t>
      </w:r>
      <w:r w:rsidRPr="004A2847">
        <w:rPr>
          <w:rStyle w:val="BookTitle"/>
          <w:rFonts w:asciiTheme="minorHAnsi" w:hAnsiTheme="minorHAnsi" w:cstheme="minorHAnsi"/>
          <w:b w:val="0"/>
          <w:bCs w:val="0"/>
          <w:color w:val="000000"/>
          <w:sz w:val="28"/>
          <w:szCs w:val="28"/>
        </w:rPr>
        <w:br/>
        <w:t>kṛṣṇa se jānena yāṅra yata anurāga</w:t>
      </w:r>
    </w:p>
    <w:p w14:paraId="1BFBC8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can understand the glories of the Lord’s servants. Only Kṛṣṇa knows their attachment for Him.</w:t>
      </w:r>
    </w:p>
    <w:p w14:paraId="254793CB" w14:textId="4C73D4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10.122</w:t>
      </w:r>
    </w:p>
    <w:p w14:paraId="45FD9C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2D6BA3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bhramo karāyena kṛṣṇa āpana-dāsere</w:t>
      </w:r>
      <w:r w:rsidRPr="004A2847">
        <w:rPr>
          <w:rStyle w:val="BookTitle"/>
          <w:rFonts w:asciiTheme="minorHAnsi" w:hAnsiTheme="minorHAnsi" w:cstheme="minorHAnsi"/>
          <w:b w:val="0"/>
          <w:bCs w:val="0"/>
          <w:color w:val="000000"/>
          <w:sz w:val="28"/>
          <w:szCs w:val="28"/>
        </w:rPr>
        <w:br/>
        <w:t>bhramac-chedo kare pāche sadaya-antare</w:t>
      </w:r>
    </w:p>
    <w:p w14:paraId="157948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Kṛṣṇa sometimes bewilders His devotee, and then, feeling compassion for him, He destroys his illusion.</w:t>
      </w:r>
    </w:p>
    <w:p w14:paraId="68CDBF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Puṇḍarīka Vidyānidhi was a great devotee, when he enacted the pastime of finding fault in the devotees of Lord Jagannātha, the affectionate Supreme Lord performed one pastime to destroy his staged illusion.</w:t>
      </w:r>
    </w:p>
    <w:p w14:paraId="382A8632" w14:textId="4D0660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10.123</w:t>
      </w:r>
    </w:p>
    <w:p w14:paraId="526AF5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6C6821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bhrama karāilā vidyānidhire āpane</w:t>
      </w:r>
      <w:r w:rsidRPr="004A2847">
        <w:rPr>
          <w:rStyle w:val="BookTitle"/>
          <w:rFonts w:asciiTheme="minorHAnsi" w:hAnsiTheme="minorHAnsi" w:cstheme="minorHAnsi"/>
          <w:b w:val="0"/>
          <w:bCs w:val="0"/>
          <w:color w:val="000000"/>
          <w:sz w:val="28"/>
          <w:szCs w:val="28"/>
        </w:rPr>
        <w:br/>
        <w:t>bhramac-cheda-kṛpāo śunibā ei-kṣaṇe</w:t>
      </w:r>
    </w:p>
    <w:p w14:paraId="71E712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First the Lord bewildered Puṇḍarīka Vidyānidhi, now you will hear how the Lord destroyed his illusion.</w:t>
      </w:r>
    </w:p>
    <w:p w14:paraId="48B0C62D" w14:textId="0CCC8E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10.124</w:t>
      </w:r>
    </w:p>
    <w:p w14:paraId="40AF7B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2734C2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raṅge-ḍhaṅge dui priya-sakhā</w:t>
      </w:r>
      <w:r w:rsidRPr="004A2847">
        <w:rPr>
          <w:rStyle w:val="BookTitle"/>
          <w:rFonts w:asciiTheme="minorHAnsi" w:hAnsiTheme="minorHAnsi" w:cstheme="minorHAnsi"/>
          <w:b w:val="0"/>
          <w:bCs w:val="0"/>
          <w:color w:val="000000"/>
          <w:sz w:val="28"/>
          <w:szCs w:val="28"/>
        </w:rPr>
        <w:br/>
        <w:t>calilena kṛṣṇa-kārye yāṅra yathā vāsā</w:t>
      </w:r>
    </w:p>
    <w:p w14:paraId="2E1E17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intimate friends went to their residences to perform their Kṛṣṇa consciousness duties.</w:t>
      </w:r>
    </w:p>
    <w:p w14:paraId="5375BEF6" w14:textId="0AECAA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10.125</w:t>
      </w:r>
    </w:p>
    <w:p w14:paraId="672BC1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14B2E42B" w14:textId="7360AD5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 kari’ āilena gaurāṅgera sthāne</w:t>
      </w:r>
      <w:r w:rsidRPr="004A2847">
        <w:rPr>
          <w:rStyle w:val="BookTitle"/>
          <w:rFonts w:asciiTheme="minorHAnsi" w:hAnsiTheme="minorHAnsi" w:cstheme="minorHAnsi"/>
          <w:b w:val="0"/>
          <w:bCs w:val="0"/>
          <w:color w:val="000000"/>
          <w:sz w:val="28"/>
          <w:szCs w:val="28"/>
        </w:rPr>
        <w:br/>
        <w:t>prabhu-sthāne āsi’ sabe thākilā</w:t>
      </w:r>
      <w:ins w:id="421" w:author="your servant" w:date="2020-06-26T20:39:00Z">
        <w:r w:rsidR="00DA6CC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śayane</w:t>
      </w:r>
    </w:p>
    <w:p w14:paraId="2DE80D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taking their meals, they went to Gaurāṅga’s residence for some time, then they returned to their residences and took rest.</w:t>
      </w:r>
    </w:p>
    <w:p w14:paraId="3A6B21CD" w14:textId="52025C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10.126</w:t>
      </w:r>
    </w:p>
    <w:p w14:paraId="3AFC94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06CAB9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jānena prabhu caitanya-gosāñi</w:t>
      </w:r>
      <w:r w:rsidRPr="004A2847">
        <w:rPr>
          <w:rStyle w:val="BookTitle"/>
          <w:rFonts w:asciiTheme="minorHAnsi" w:hAnsiTheme="minorHAnsi" w:cstheme="minorHAnsi"/>
          <w:b w:val="0"/>
          <w:bCs w:val="0"/>
          <w:color w:val="000000"/>
          <w:sz w:val="28"/>
          <w:szCs w:val="28"/>
        </w:rPr>
        <w:br/>
        <w:t>jagannātha-rūpe svapne gelā tāna ṭhāñi</w:t>
      </w:r>
    </w:p>
    <w:p w14:paraId="2A399B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His form as Lord Jagannātha, the omniscient Lord Caitanya appeared before </w:t>
      </w:r>
      <w:r w:rsidRPr="004A2847">
        <w:rPr>
          <w:rStyle w:val="BookTitle"/>
          <w:rFonts w:asciiTheme="minorHAnsi" w:hAnsiTheme="minorHAnsi" w:cstheme="minorHAnsi"/>
          <w:b/>
          <w:bCs/>
          <w:color w:val="800000"/>
          <w:sz w:val="28"/>
          <w:szCs w:val="28"/>
        </w:rPr>
        <w:lastRenderedPageBreak/>
        <w:t>Puṇḍarīka Vidyānidhi in a dream.</w:t>
      </w:r>
    </w:p>
    <w:p w14:paraId="7F169523" w14:textId="46D532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10.127</w:t>
      </w:r>
    </w:p>
    <w:p w14:paraId="206456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445C1C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svapane dekhena vidyānidhi mahāśaya</w:t>
      </w:r>
      <w:r w:rsidRPr="004A2847">
        <w:rPr>
          <w:rStyle w:val="BookTitle"/>
          <w:rFonts w:asciiTheme="minorHAnsi" w:hAnsiTheme="minorHAnsi" w:cstheme="minorHAnsi"/>
          <w:b w:val="0"/>
          <w:bCs w:val="0"/>
          <w:color w:val="000000"/>
          <w:sz w:val="28"/>
          <w:szCs w:val="28"/>
        </w:rPr>
        <w:br/>
        <w:t>jagannātha-balāi āsi’ hailā vijaya</w:t>
      </w:r>
    </w:p>
    <w:p w14:paraId="1CB0F0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Vidyānidhi Mahāśaya saw Lord Jagannātha and Balarāma appear before him in his dream.</w:t>
      </w:r>
    </w:p>
    <w:p w14:paraId="4B1343F0" w14:textId="5A4E56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10.128</w:t>
      </w:r>
    </w:p>
    <w:p w14:paraId="3D2229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628BC4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krodha-rūpa jagannātha—vidyānidhi dekhe</w:t>
      </w:r>
      <w:r w:rsidRPr="004A2847">
        <w:rPr>
          <w:rStyle w:val="BookTitle"/>
          <w:rFonts w:asciiTheme="minorHAnsi" w:hAnsiTheme="minorHAnsi" w:cstheme="minorHAnsi"/>
          <w:b w:val="0"/>
          <w:bCs w:val="0"/>
          <w:color w:val="000000"/>
          <w:sz w:val="28"/>
          <w:szCs w:val="28"/>
        </w:rPr>
        <w:br/>
        <w:t>āpane dhariyā tāṅre caḍāyena mukhe</w:t>
      </w:r>
    </w:p>
    <w:p w14:paraId="26FF85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Vidyānidhi saw Lord Jagannātha catch hold of him and slap his face in an angry mood.</w:t>
      </w:r>
    </w:p>
    <w:p w14:paraId="33C28E60" w14:textId="01F8D1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10.129</w:t>
      </w:r>
    </w:p>
    <w:p w14:paraId="49DCBD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34538D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bhāi mili’ caḍa māre dui gāle</w:t>
      </w:r>
      <w:r w:rsidRPr="004A2847">
        <w:rPr>
          <w:rStyle w:val="BookTitle"/>
          <w:rFonts w:asciiTheme="minorHAnsi" w:hAnsiTheme="minorHAnsi" w:cstheme="minorHAnsi"/>
          <w:b w:val="0"/>
          <w:bCs w:val="0"/>
          <w:color w:val="000000"/>
          <w:sz w:val="28"/>
          <w:szCs w:val="28"/>
        </w:rPr>
        <w:br/>
        <w:t>hena daḍha caḍhaña ye aṅguli gāle phule</w:t>
      </w:r>
    </w:p>
    <w:p w14:paraId="045F62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brothers, Jagannātha and Balarāma, slapped him on his cheeks so hard that his swollen face bore impressions of Their fingers.</w:t>
      </w:r>
    </w:p>
    <w:p w14:paraId="5A6366FB" w14:textId="2DEE84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10.130</w:t>
      </w:r>
    </w:p>
    <w:p w14:paraId="327284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6E466A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duḥkha pāi’ vidyānidhi ’kṛṣṇa rakṣa’ bale</w:t>
      </w:r>
      <w:r w:rsidRPr="004A2847">
        <w:rPr>
          <w:rStyle w:val="BookTitle"/>
          <w:rFonts w:asciiTheme="minorHAnsi" w:hAnsiTheme="minorHAnsi" w:cstheme="minorHAnsi"/>
          <w:b w:val="0"/>
          <w:bCs w:val="0"/>
          <w:color w:val="000000"/>
          <w:sz w:val="28"/>
          <w:szCs w:val="28"/>
        </w:rPr>
        <w:br/>
        <w:t>’aparādha kṣama’ bali’ paḍe pada-tale</w:t>
      </w:r>
    </w:p>
    <w:p w14:paraId="1E67DF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Feeling distress, Vidyānidhi fell at Their feet and prayed, “Kṛṣṇa save me! Forgive my offenses!</w:t>
      </w:r>
    </w:p>
    <w:p w14:paraId="120112A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a result of Vidyānidhi’s finding fault with the behavior of Jagannātha’s servants, Śrī Jagannātha and Śrī Balarāma appeared in a dream before Vidyānidhi and profusely slapped him on the face. Vidyānidhi asked Kānāi and Balāi why They </w:t>
      </w:r>
      <w:r w:rsidRPr="004A2847">
        <w:rPr>
          <w:rStyle w:val="BookTitle"/>
          <w:rFonts w:asciiTheme="minorHAnsi" w:hAnsiTheme="minorHAnsi" w:cstheme="minorHAnsi"/>
          <w:b w:val="0"/>
          <w:bCs w:val="0"/>
          <w:color w:val="000000"/>
          <w:sz w:val="28"/>
          <w:szCs w:val="28"/>
        </w:rPr>
        <w:lastRenderedPageBreak/>
        <w:t>were unnecessarily punishing him. What was his offense? When his offense was disclosed, he begged pardon from Them.</w:t>
      </w:r>
    </w:p>
    <w:p w14:paraId="4E34D147" w14:textId="2BE9E8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10.131</w:t>
      </w:r>
    </w:p>
    <w:p w14:paraId="5B4D77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45E944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aparādhe more māraha gosāñi!”</w:t>
      </w:r>
      <w:r w:rsidRPr="004A2847">
        <w:rPr>
          <w:rStyle w:val="BookTitle"/>
          <w:rFonts w:asciiTheme="minorHAnsi" w:hAnsiTheme="minorHAnsi" w:cstheme="minorHAnsi"/>
          <w:b w:val="0"/>
          <w:bCs w:val="0"/>
          <w:color w:val="000000"/>
          <w:sz w:val="28"/>
          <w:szCs w:val="28"/>
        </w:rPr>
        <w:b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“tora aparādhera anta nāñi</w:t>
      </w:r>
    </w:p>
    <w:p w14:paraId="20F731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for what offense are You beating me?” The Lord replied, “There is no end to your offenses.</w:t>
      </w:r>
    </w:p>
    <w:p w14:paraId="4632233C" w14:textId="187DEE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10.132</w:t>
      </w:r>
    </w:p>
    <w:p w14:paraId="0C7E8F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6E5B13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jāti, mora sevakera jāti nāñi</w:t>
      </w:r>
      <w:r w:rsidRPr="004A2847">
        <w:rPr>
          <w:rStyle w:val="BookTitle"/>
          <w:rFonts w:asciiTheme="minorHAnsi" w:hAnsiTheme="minorHAnsi" w:cstheme="minorHAnsi"/>
          <w:b w:val="0"/>
          <w:bCs w:val="0"/>
          <w:color w:val="000000"/>
          <w:sz w:val="28"/>
          <w:szCs w:val="28"/>
        </w:rPr>
        <w:br/>
        <w:t>sakala jānilā tumi rahi’ ei ṭhāñi</w:t>
      </w:r>
    </w:p>
    <w:p w14:paraId="36F7AC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belong to any caste, and My servants also do not belong to any caste. You should have learned this while staying here.</w:t>
      </w:r>
    </w:p>
    <w:p w14:paraId="569ABFB2" w14:textId="3A30AF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10.133</w:t>
      </w:r>
    </w:p>
    <w:p w14:paraId="09B8FD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18EDC8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kene rahiyācha jāti-nāśā-sthāne</w:t>
      </w:r>
      <w:r w:rsidRPr="004A2847">
        <w:rPr>
          <w:rStyle w:val="BookTitle"/>
          <w:rFonts w:asciiTheme="minorHAnsi" w:hAnsiTheme="minorHAnsi" w:cstheme="minorHAnsi"/>
          <w:b w:val="0"/>
          <w:bCs w:val="0"/>
          <w:color w:val="000000"/>
          <w:sz w:val="28"/>
          <w:szCs w:val="28"/>
        </w:rPr>
        <w:br/>
        <w:t>jāti rākhi’ cala tumi āpana-bhavane</w:t>
      </w:r>
    </w:p>
    <w:p w14:paraId="753138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“Why then are you staying in a place where you will lose your caste? If you want to protect your caste, you better go home.</w:t>
      </w:r>
    </w:p>
    <w:p w14:paraId="7C527A11" w14:textId="57159A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10.134</w:t>
      </w:r>
    </w:p>
    <w:p w14:paraId="0321D5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43F891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 ye kariyā āchi yātrāra nirbandha</w:t>
      </w:r>
      <w:r w:rsidRPr="004A2847">
        <w:rPr>
          <w:rStyle w:val="BookTitle"/>
          <w:rFonts w:asciiTheme="minorHAnsi" w:hAnsiTheme="minorHAnsi" w:cstheme="minorHAnsi"/>
          <w:b w:val="0"/>
          <w:bCs w:val="0"/>
          <w:color w:val="000000"/>
          <w:sz w:val="28"/>
          <w:szCs w:val="28"/>
        </w:rPr>
        <w:br/>
        <w:t>tāhāte o bhāva anācārera sambandha</w:t>
      </w:r>
    </w:p>
    <w:p w14:paraId="31E059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inaugurated the traditional observance of this festival. How then can you think that there is any improper behavior in it?</w:t>
      </w:r>
    </w:p>
    <w:p w14:paraId="06D50340" w14:textId="3882E9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10.135</w:t>
      </w:r>
    </w:p>
    <w:p w14:paraId="34EA59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135</w:t>
      </w:r>
    </w:p>
    <w:p w14:paraId="1D7D7C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āmāre kariyā brahma, sevaka nindiyā</w:t>
      </w:r>
      <w:r w:rsidRPr="004A2847">
        <w:rPr>
          <w:rStyle w:val="BookTitle"/>
          <w:rFonts w:asciiTheme="minorHAnsi" w:hAnsiTheme="minorHAnsi" w:cstheme="minorHAnsi"/>
          <w:b w:val="0"/>
          <w:bCs w:val="0"/>
          <w:color w:val="000000"/>
          <w:sz w:val="28"/>
          <w:szCs w:val="28"/>
        </w:rPr>
        <w:br/>
        <w:t>māṇḍuyā-kāpaḍa-sthāne doṣa-dṛṣṭi diyā”</w:t>
      </w:r>
    </w:p>
    <w:p w14:paraId="7212ED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accept Me as the Supreme Brahman, but you offend My servants by finding fault in their dressing Me with starched cloth.”</w:t>
      </w:r>
    </w:p>
    <w:p w14:paraId="5B369E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What was his offense? In answer to this, Jagannātha said that he had committed the offense of criticizing His servants for dressing Him in starched cloth. If Vidyānidhi wished to protect his religious principles and caste, he should leave Śrī-kṣetra and return to his own residence. These activities appear faulty only from the external point of view.</w:t>
      </w:r>
    </w:p>
    <w:p w14:paraId="596511B2" w14:textId="5570ED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10.136</w:t>
      </w:r>
    </w:p>
    <w:p w14:paraId="1564CC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56FEA2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vidyānidhi mahābhaya pāi’ mane</w:t>
      </w:r>
      <w:r w:rsidRPr="004A2847">
        <w:rPr>
          <w:rStyle w:val="BookTitle"/>
          <w:rFonts w:asciiTheme="minorHAnsi" w:hAnsiTheme="minorHAnsi" w:cstheme="minorHAnsi"/>
          <w:b w:val="0"/>
          <w:bCs w:val="0"/>
          <w:color w:val="000000"/>
          <w:sz w:val="28"/>
          <w:szCs w:val="28"/>
        </w:rPr>
        <w:br/>
        <w:t>krandana karena māthā dhari’ śrī-caraṇe</w:t>
      </w:r>
    </w:p>
    <w:p w14:paraId="01B5A3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Vidyānidhi felt great fear. He therefore placed his head at the lotus feet of the Lord and cried.</w:t>
      </w:r>
    </w:p>
    <w:p w14:paraId="3060383D" w14:textId="685521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10.137</w:t>
      </w:r>
    </w:p>
    <w:p w14:paraId="765A39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7E4F78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saba</w:t>
      </w:r>
      <w:proofErr w:type="gramEnd"/>
      <w:r w:rsidRPr="004A2847">
        <w:rPr>
          <w:rStyle w:val="BookTitle"/>
          <w:rFonts w:asciiTheme="minorHAnsi" w:hAnsiTheme="minorHAnsi" w:cstheme="minorHAnsi"/>
          <w:b w:val="0"/>
          <w:bCs w:val="0"/>
          <w:color w:val="000000"/>
          <w:sz w:val="28"/>
          <w:szCs w:val="28"/>
        </w:rPr>
        <w:t xml:space="preserve"> aparādha prabhu, kṣama’ pāpiṣṭhere</w:t>
      </w:r>
      <w:r w:rsidRPr="004A2847">
        <w:rPr>
          <w:rStyle w:val="BookTitle"/>
          <w:rFonts w:asciiTheme="minorHAnsi" w:hAnsiTheme="minorHAnsi" w:cstheme="minorHAnsi"/>
          <w:b w:val="0"/>
          <w:bCs w:val="0"/>
          <w:color w:val="000000"/>
          <w:sz w:val="28"/>
          <w:szCs w:val="28"/>
        </w:rPr>
        <w:br/>
        <w:t>ghāṭiluṅ ghāṭiluṅ, prabhu baliluṅ tomāre</w:t>
      </w:r>
    </w:p>
    <w:p w14:paraId="49CD4B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forgive the offenses of this most sinful person! I am defeated! I apologize!</w:t>
      </w:r>
    </w:p>
    <w:p w14:paraId="63CD48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ghāṭiluṅ </w:t>
      </w:r>
      <w:r w:rsidRPr="004A2847">
        <w:rPr>
          <w:rStyle w:val="BookTitle"/>
          <w:rFonts w:asciiTheme="minorHAnsi" w:hAnsiTheme="minorHAnsi" w:cstheme="minorHAnsi"/>
          <w:b w:val="0"/>
          <w:bCs w:val="0"/>
          <w:color w:val="000000"/>
          <w:sz w:val="28"/>
          <w:szCs w:val="28"/>
        </w:rPr>
        <w:t>means “I apologize” or “I accept defeat.”</w:t>
      </w:r>
    </w:p>
    <w:p w14:paraId="5551ADC1" w14:textId="33A10B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10.138</w:t>
      </w:r>
    </w:p>
    <w:p w14:paraId="3983A4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0A3EFF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mukhe hāsiluṅ prabhu, tora sevakere</w:t>
      </w:r>
      <w:r w:rsidRPr="004A2847">
        <w:rPr>
          <w:rStyle w:val="BookTitle"/>
          <w:rFonts w:asciiTheme="minorHAnsi" w:hAnsiTheme="minorHAnsi" w:cstheme="minorHAnsi"/>
          <w:b w:val="0"/>
          <w:bCs w:val="0"/>
          <w:color w:val="000000"/>
          <w:sz w:val="28"/>
          <w:szCs w:val="28"/>
        </w:rPr>
        <w:br/>
        <w:t>se mukhera śāsti prabhu, bhāla kailā more</w:t>
      </w:r>
    </w:p>
    <w:p w14:paraId="2DD372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with this mouth I have laughed at Your servants, so You have now </w:t>
      </w:r>
      <w:r w:rsidRPr="004A2847">
        <w:rPr>
          <w:rStyle w:val="BookTitle"/>
          <w:rFonts w:asciiTheme="minorHAnsi" w:hAnsiTheme="minorHAnsi" w:cstheme="minorHAnsi"/>
          <w:b/>
          <w:bCs/>
          <w:color w:val="800000"/>
          <w:sz w:val="28"/>
          <w:szCs w:val="28"/>
        </w:rPr>
        <w:lastRenderedPageBreak/>
        <w:t>properly punished that mouth.</w:t>
      </w:r>
    </w:p>
    <w:p w14:paraId="23E7E490" w14:textId="6E6E0B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10.139</w:t>
      </w:r>
    </w:p>
    <w:p w14:paraId="123823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0EBF98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bhāla-dina haila mora āji suprabhāta</w:t>
      </w:r>
      <w:r w:rsidRPr="004A2847">
        <w:rPr>
          <w:rStyle w:val="BookTitle"/>
          <w:rFonts w:asciiTheme="minorHAnsi" w:hAnsiTheme="minorHAnsi" w:cstheme="minorHAnsi"/>
          <w:b w:val="0"/>
          <w:bCs w:val="0"/>
          <w:color w:val="000000"/>
          <w:sz w:val="28"/>
          <w:szCs w:val="28"/>
        </w:rPr>
        <w:br/>
        <w:t>mukha-kapolera bhāgye bājila śrī-hāta”</w:t>
      </w:r>
    </w:p>
    <w:p w14:paraId="674458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is the auspicious beginning of a new day, for my face and forehead were touched by Your lotus hand.”</w:t>
      </w:r>
    </w:p>
    <w:p w14:paraId="4412CC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Puṇḍarīka Vidyānidhi thought about his bodily pains and understood that the touch of the Lord’s lotus hands had awakened his good fortune. He was extremely happy because the Lord had personally punished him. This is the real mercy of the Lord on his servant.</w:t>
      </w:r>
    </w:p>
    <w:p w14:paraId="202A71BA" w14:textId="3A50BB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10.140</w:t>
      </w:r>
    </w:p>
    <w:p w14:paraId="1759BB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686B6F58" w14:textId="054E84F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“tore anugrahera lāgiyā</w:t>
      </w:r>
      <w:r w:rsidRPr="004A2847">
        <w:rPr>
          <w:rStyle w:val="BookTitle"/>
          <w:rFonts w:asciiTheme="minorHAnsi" w:hAnsiTheme="minorHAnsi" w:cstheme="minorHAnsi"/>
          <w:b w:val="0"/>
          <w:bCs w:val="0"/>
          <w:color w:val="000000"/>
          <w:sz w:val="28"/>
          <w:szCs w:val="28"/>
        </w:rPr>
        <w:br/>
        <w:t>tomāre kariluṅ</w:t>
      </w:r>
      <w:ins w:id="422" w:author="your servant" w:date="2020-06-26T20:42:00Z">
        <w:r w:rsidR="00DA6CC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śāsti sevaka dekhiyā”</w:t>
      </w:r>
    </w:p>
    <w:p w14:paraId="7C9B64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replied, “I have punished you to bestow mercy on you, for I consider </w:t>
      </w:r>
      <w:proofErr w:type="gramStart"/>
      <w:r w:rsidRPr="004A2847">
        <w:rPr>
          <w:rStyle w:val="BookTitle"/>
          <w:rFonts w:asciiTheme="minorHAnsi" w:hAnsiTheme="minorHAnsi" w:cstheme="minorHAnsi"/>
          <w:b/>
          <w:bCs/>
          <w:color w:val="800000"/>
          <w:sz w:val="28"/>
          <w:szCs w:val="28"/>
        </w:rPr>
        <w:t>you</w:t>
      </w:r>
      <w:proofErr w:type="gramEnd"/>
      <w:r w:rsidRPr="004A2847">
        <w:rPr>
          <w:rStyle w:val="BookTitle"/>
          <w:rFonts w:asciiTheme="minorHAnsi" w:hAnsiTheme="minorHAnsi" w:cstheme="minorHAnsi"/>
          <w:b/>
          <w:bCs/>
          <w:color w:val="800000"/>
          <w:sz w:val="28"/>
          <w:szCs w:val="28"/>
        </w:rPr>
        <w:t xml:space="preserve"> My servant.”</w:t>
      </w:r>
    </w:p>
    <w:p w14:paraId="7077D508" w14:textId="70519A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10.141</w:t>
      </w:r>
    </w:p>
    <w:p w14:paraId="403480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393D29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premanidhi-prati prema-dṛṣṭi kari’</w:t>
      </w:r>
      <w:r w:rsidRPr="004A2847">
        <w:rPr>
          <w:rStyle w:val="BookTitle"/>
          <w:rFonts w:asciiTheme="minorHAnsi" w:hAnsiTheme="minorHAnsi" w:cstheme="minorHAnsi"/>
          <w:b w:val="0"/>
          <w:bCs w:val="0"/>
          <w:color w:val="000000"/>
          <w:sz w:val="28"/>
          <w:szCs w:val="28"/>
        </w:rPr>
        <w:br/>
        <w:t>deule āilā dui bhāi—rāma-hari</w:t>
      </w:r>
    </w:p>
    <w:p w14:paraId="7A65AA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brothers, Jagannātha and Balarāma, mercifully glanced on Premanidhi in his dream and then returned to Their temple.</w:t>
      </w:r>
    </w:p>
    <w:p w14:paraId="295B95BA" w14:textId="3C7510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10.142</w:t>
      </w:r>
    </w:p>
    <w:p w14:paraId="398BC0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4169EC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svapna dekhi’ vidyānidhi jāgiyā uṭhilā</w:t>
      </w:r>
      <w:r w:rsidRPr="004A2847">
        <w:rPr>
          <w:rStyle w:val="BookTitle"/>
          <w:rFonts w:asciiTheme="minorHAnsi" w:hAnsiTheme="minorHAnsi" w:cstheme="minorHAnsi"/>
          <w:b w:val="0"/>
          <w:bCs w:val="0"/>
          <w:color w:val="000000"/>
          <w:sz w:val="28"/>
          <w:szCs w:val="28"/>
        </w:rPr>
        <w:br/>
        <w:t>gāle caḍa dekhi’ saba hāsite lāgilā</w:t>
      </w:r>
    </w:p>
    <w:p w14:paraId="179B43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seeing this dream, Puṇḍarīka Vidyānidhi woke up. Then he saw the slap </w:t>
      </w:r>
      <w:r w:rsidRPr="004A2847">
        <w:rPr>
          <w:rStyle w:val="BookTitle"/>
          <w:rFonts w:asciiTheme="minorHAnsi" w:hAnsiTheme="minorHAnsi" w:cstheme="minorHAnsi"/>
          <w:b/>
          <w:bCs/>
          <w:color w:val="800000"/>
          <w:sz w:val="28"/>
          <w:szCs w:val="28"/>
        </w:rPr>
        <w:lastRenderedPageBreak/>
        <w:t>marks on his cheeks and began to laugh.</w:t>
      </w:r>
    </w:p>
    <w:p w14:paraId="3A89C1E6" w14:textId="6448BD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10.143</w:t>
      </w:r>
    </w:p>
    <w:p w14:paraId="51E076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2B2E5C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śrī-hastera caḍe saba phuliyāche gāla</w:t>
      </w:r>
      <w:r w:rsidRPr="004A2847">
        <w:rPr>
          <w:rStyle w:val="BookTitle"/>
          <w:rFonts w:asciiTheme="minorHAnsi" w:hAnsiTheme="minorHAnsi" w:cstheme="minorHAnsi"/>
          <w:b w:val="0"/>
          <w:bCs w:val="0"/>
          <w:color w:val="000000"/>
          <w:sz w:val="28"/>
          <w:szCs w:val="28"/>
        </w:rPr>
        <w:br/>
        <w:t xml:space="preserve">dekhi’ premanidhi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“baḍa bhāla bhāla</w:t>
      </w:r>
    </w:p>
    <w:p w14:paraId="2C9B77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cheeks were swollen from the slapping of the lotus hands of the Supreme Lord. Seeing this, Premanidhi said, “This is very good!</w:t>
      </w:r>
    </w:p>
    <w:p w14:paraId="633F2178" w14:textId="688E27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10.144</w:t>
      </w:r>
    </w:p>
    <w:p w14:paraId="07F3EE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33FE8E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kailuṅ aparādha, tāra śāsti pāiluṅ</w:t>
      </w:r>
      <w:r w:rsidRPr="004A2847">
        <w:rPr>
          <w:rStyle w:val="BookTitle"/>
          <w:rFonts w:asciiTheme="minorHAnsi" w:hAnsiTheme="minorHAnsi" w:cstheme="minorHAnsi"/>
          <w:b w:val="0"/>
          <w:bCs w:val="0"/>
          <w:color w:val="000000"/>
          <w:sz w:val="28"/>
          <w:szCs w:val="28"/>
        </w:rPr>
        <w:br/>
        <w:t>bhālai kailena prabhu, alpe eḍāiluṅ”</w:t>
      </w:r>
    </w:p>
    <w:p w14:paraId="47A9F0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received punishment for my offense, yet the Lord has mercifully awarded me only a token punishment.”</w:t>
      </w:r>
    </w:p>
    <w:p w14:paraId="5D875A62" w14:textId="463F8B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10.145</w:t>
      </w:r>
    </w:p>
    <w:p w14:paraId="2CA35C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121177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dekha dekha ei vidyānidhira mahimā</w:t>
      </w:r>
      <w:r w:rsidRPr="004A2847">
        <w:rPr>
          <w:rStyle w:val="BookTitle"/>
          <w:rFonts w:asciiTheme="minorHAnsi" w:hAnsiTheme="minorHAnsi" w:cstheme="minorHAnsi"/>
          <w:b w:val="0"/>
          <w:bCs w:val="0"/>
          <w:color w:val="000000"/>
          <w:sz w:val="28"/>
          <w:szCs w:val="28"/>
        </w:rPr>
        <w:br/>
        <w:t>sevakere dayā yata, tāra ei sīmā</w:t>
      </w:r>
    </w:p>
    <w:p w14:paraId="431BFD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see the glories of Puṇḍarīka Vidyānidhi! This is the limit of the Lord’s mercy on His devotees.</w:t>
      </w:r>
    </w:p>
    <w:p w14:paraId="23E94537" w14:textId="5E7182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10.146</w:t>
      </w:r>
    </w:p>
    <w:p w14:paraId="471119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7618EB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putra ye pradyumna—tāhāne o hena-mate</w:t>
      </w:r>
      <w:r w:rsidRPr="004A2847">
        <w:rPr>
          <w:rStyle w:val="BookTitle"/>
          <w:rFonts w:asciiTheme="minorHAnsi" w:hAnsiTheme="minorHAnsi" w:cstheme="minorHAnsi"/>
          <w:b w:val="0"/>
          <w:bCs w:val="0"/>
          <w:color w:val="000000"/>
          <w:sz w:val="28"/>
          <w:szCs w:val="28"/>
        </w:rPr>
        <w:br/>
        <w:t>caḍa nā mārena prabhu śikṣāra nimitte</w:t>
      </w:r>
    </w:p>
    <w:p w14:paraId="351BE9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did not slap even His own son Pradyumna to teach him in this way.</w:t>
      </w:r>
    </w:p>
    <w:p w14:paraId="0ADE6F3A" w14:textId="06C8A6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10.147-148</w:t>
      </w:r>
    </w:p>
    <w:p w14:paraId="125DBE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147-148</w:t>
      </w:r>
    </w:p>
    <w:p w14:paraId="31571C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jānakī-rukmiṇī-satyabhāmā-ādi yata</w:t>
      </w:r>
      <w:r w:rsidRPr="004A2847">
        <w:rPr>
          <w:rStyle w:val="BookTitle"/>
          <w:rFonts w:asciiTheme="minorHAnsi" w:hAnsiTheme="minorHAnsi" w:cstheme="minorHAnsi"/>
          <w:b w:val="0"/>
          <w:bCs w:val="0"/>
          <w:color w:val="000000"/>
          <w:sz w:val="28"/>
          <w:szCs w:val="28"/>
        </w:rPr>
        <w:br/>
        <w:t>īśvara-īśvarīāra āche kata kata</w:t>
      </w:r>
    </w:p>
    <w:p w14:paraId="75DAD6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sākṣātei māre yāra aparādha haya</w:t>
      </w:r>
      <w:r w:rsidRPr="004A2847">
        <w:rPr>
          <w:rStyle w:val="BookTitle"/>
          <w:rFonts w:asciiTheme="minorHAnsi" w:hAnsiTheme="minorHAnsi" w:cstheme="minorHAnsi"/>
          <w:b w:val="0"/>
          <w:bCs w:val="0"/>
          <w:color w:val="000000"/>
          <w:sz w:val="28"/>
          <w:szCs w:val="28"/>
        </w:rPr>
        <w:br/>
        <w:t>svapnera prasāda-śāsti dṛśya kabhu naya</w:t>
      </w:r>
    </w:p>
    <w:p w14:paraId="675313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Lord’s associates and consorts like Jānakī, Rukmiṇī, and Satyabhāmā, as well as the various gods and goddesses are directly punished if they commit an offense, but to receive the Lord’s mercy by being punished in a dream is rarely seen.</w:t>
      </w:r>
    </w:p>
    <w:p w14:paraId="791B5BE8" w14:textId="7E69FE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10.149</w:t>
      </w:r>
    </w:p>
    <w:p w14:paraId="29A1D4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4054EC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daṇḍa pāya, kibā artha-lābha haya</w:t>
      </w:r>
      <w:r w:rsidRPr="004A2847">
        <w:rPr>
          <w:rStyle w:val="BookTitle"/>
          <w:rFonts w:asciiTheme="minorHAnsi" w:hAnsiTheme="minorHAnsi" w:cstheme="minorHAnsi"/>
          <w:b w:val="0"/>
          <w:bCs w:val="0"/>
          <w:color w:val="000000"/>
          <w:sz w:val="28"/>
          <w:szCs w:val="28"/>
        </w:rPr>
        <w:br/>
        <w:t>jāgile puruṣa se sakala kichu naya</w:t>
      </w:r>
    </w:p>
    <w:p w14:paraId="1503DE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who receives punishment or wealth in a dream has nothing to show for it when he wakes up.</w:t>
      </w:r>
    </w:p>
    <w:p w14:paraId="50720ED9" w14:textId="1FF460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10.150</w:t>
      </w:r>
    </w:p>
    <w:p w14:paraId="42B06D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055C28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śāsti vā prasāda prabhu svapne yāre kare</w:t>
      </w:r>
      <w:r w:rsidRPr="004A2847">
        <w:rPr>
          <w:rStyle w:val="BookTitle"/>
          <w:rFonts w:asciiTheme="minorHAnsi" w:hAnsiTheme="minorHAnsi" w:cstheme="minorHAnsi"/>
          <w:b w:val="0"/>
          <w:bCs w:val="0"/>
          <w:color w:val="000000"/>
          <w:sz w:val="28"/>
          <w:szCs w:val="28"/>
        </w:rPr>
        <w:br/>
        <w:t>ye yadi sākṣāta loke dekhe phala dhare</w:t>
      </w:r>
    </w:p>
    <w:p w14:paraId="3B9C30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if the Lord punishes or bestows mercy on someone in a dream, the results are seen by everyone.</w:t>
      </w:r>
    </w:p>
    <w:p w14:paraId="7206DEE2" w14:textId="733491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10.151</w:t>
      </w:r>
    </w:p>
    <w:p w14:paraId="0CA179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29C268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tāṅra baḍa bhāgyavān nāhika saṁsāre</w:t>
      </w:r>
      <w:r w:rsidRPr="004A2847">
        <w:rPr>
          <w:rStyle w:val="BookTitle"/>
          <w:rFonts w:asciiTheme="minorHAnsi" w:hAnsiTheme="minorHAnsi" w:cstheme="minorHAnsi"/>
          <w:b w:val="0"/>
          <w:bCs w:val="0"/>
          <w:color w:val="000000"/>
          <w:sz w:val="28"/>
          <w:szCs w:val="28"/>
        </w:rPr>
        <w:br/>
        <w:t>svapneho nā kahe kichu abhakta-janere</w:t>
      </w:r>
    </w:p>
    <w:p w14:paraId="222FDD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 one so fortunate in this world, for the Lord does not speak to nondevotees even in their dreams.</w:t>
      </w:r>
    </w:p>
    <w:p w14:paraId="215AF421" w14:textId="3293EC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10.152-153</w:t>
      </w:r>
    </w:p>
    <w:p w14:paraId="395466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152-153</w:t>
      </w:r>
    </w:p>
    <w:p w14:paraId="75F159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sākṣāte se ei saba bujhaha vicāre</w:t>
      </w:r>
      <w:r w:rsidRPr="004A2847">
        <w:rPr>
          <w:rStyle w:val="BookTitle"/>
          <w:rFonts w:asciiTheme="minorHAnsi" w:hAnsiTheme="minorHAnsi" w:cstheme="minorHAnsi"/>
          <w:b w:val="0"/>
          <w:bCs w:val="0"/>
          <w:color w:val="000000"/>
          <w:sz w:val="28"/>
          <w:szCs w:val="28"/>
        </w:rPr>
        <w:br/>
        <w:t>ei ye yavana-gaṇe nindā-hiṁsā kare</w:t>
      </w:r>
    </w:p>
    <w:p w14:paraId="4706FD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tāhārāo svapne anubhava mātra cāhe</w:t>
      </w:r>
      <w:r w:rsidRPr="004A2847">
        <w:rPr>
          <w:rStyle w:val="BookTitle"/>
          <w:rFonts w:asciiTheme="minorHAnsi" w:hAnsiTheme="minorHAnsi" w:cstheme="minorHAnsi"/>
          <w:b w:val="0"/>
          <w:bCs w:val="0"/>
          <w:color w:val="000000"/>
          <w:sz w:val="28"/>
          <w:szCs w:val="28"/>
        </w:rPr>
        <w:br/>
        <w:t>nindā-hiṁsā kare dekhi, svapna nāhi pāye</w:t>
      </w:r>
    </w:p>
    <w:p w14:paraId="724281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analyzing this incident one can directly understand that because the </w:t>
      </w:r>
      <w:r w:rsidRPr="004A2847">
        <w:rPr>
          <w:rStyle w:val="BookTitle"/>
          <w:rFonts w:asciiTheme="minorHAnsi" w:hAnsiTheme="minorHAnsi" w:cstheme="minorHAnsi"/>
          <w:b/>
          <w:bCs/>
          <w:i/>
          <w:iCs/>
          <w:color w:val="800000"/>
          <w:sz w:val="28"/>
          <w:szCs w:val="28"/>
        </w:rPr>
        <w:t>yavanas</w:t>
      </w:r>
      <w:r w:rsidRPr="004A2847">
        <w:rPr>
          <w:rStyle w:val="BookTitle"/>
          <w:rFonts w:asciiTheme="minorHAnsi" w:hAnsiTheme="minorHAnsi" w:cstheme="minorHAnsi"/>
          <w:b/>
          <w:bCs/>
          <w:color w:val="800000"/>
          <w:sz w:val="28"/>
          <w:szCs w:val="28"/>
        </w:rPr>
        <w:t xml:space="preserve"> engage in blasphemy and violence, they can never see the Lord in their dreams, even if they want to.</w:t>
      </w:r>
    </w:p>
    <w:p w14:paraId="7C802C21" w14:textId="08A13F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10.154-155</w:t>
      </w:r>
    </w:p>
    <w:p w14:paraId="5C29DA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154-155</w:t>
      </w:r>
    </w:p>
    <w:p w14:paraId="4CB841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yavanera ki dāya, ye brāhmaṇa sajjana</w:t>
      </w:r>
      <w:r w:rsidRPr="004A2847">
        <w:rPr>
          <w:rStyle w:val="BookTitle"/>
          <w:rFonts w:asciiTheme="minorHAnsi" w:hAnsiTheme="minorHAnsi" w:cstheme="minorHAnsi"/>
          <w:b w:val="0"/>
          <w:bCs w:val="0"/>
          <w:color w:val="000000"/>
          <w:sz w:val="28"/>
          <w:szCs w:val="28"/>
        </w:rPr>
        <w:br/>
        <w:t>tārā yata aparādha kare anukṣaṇa</w:t>
      </w:r>
    </w:p>
    <w:p w14:paraId="53A912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aparādha haile dui loke duḥkha pāya</w:t>
      </w:r>
      <w:r w:rsidRPr="004A2847">
        <w:rPr>
          <w:rStyle w:val="BookTitle"/>
          <w:rFonts w:asciiTheme="minorHAnsi" w:hAnsiTheme="minorHAnsi" w:cstheme="minorHAnsi"/>
          <w:b w:val="0"/>
          <w:bCs w:val="0"/>
          <w:color w:val="000000"/>
          <w:sz w:val="28"/>
          <w:szCs w:val="28"/>
        </w:rPr>
        <w:br/>
        <w:t>svapneho abhakta pāpiṣṭhere nāśikhāya</w:t>
      </w:r>
    </w:p>
    <w:p w14:paraId="183D1F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 to speak of </w:t>
      </w:r>
      <w:r w:rsidRPr="004A2847">
        <w:rPr>
          <w:rStyle w:val="BookTitle"/>
          <w:rFonts w:asciiTheme="minorHAnsi" w:hAnsiTheme="minorHAnsi" w:cstheme="minorHAnsi"/>
          <w:b/>
          <w:bCs/>
          <w:i/>
          <w:iCs/>
          <w:color w:val="800000"/>
          <w:sz w:val="28"/>
          <w:szCs w:val="28"/>
        </w:rPr>
        <w:t>yavanas</w:t>
      </w:r>
      <w:r w:rsidRPr="004A2847">
        <w:rPr>
          <w:rStyle w:val="BookTitle"/>
          <w:rFonts w:asciiTheme="minorHAnsi" w:hAnsiTheme="minorHAnsi" w:cstheme="minorHAnsi"/>
          <w:b/>
          <w:bCs/>
          <w:color w:val="800000"/>
          <w:sz w:val="28"/>
          <w:szCs w:val="28"/>
        </w:rPr>
        <w:t xml:space="preserve">, even respectable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 xml:space="preserve">who constantly commit offenses attain miseries in this life and in the next </w:t>
      </w:r>
      <w:proofErr w:type="gramStart"/>
      <w:r w:rsidRPr="004A2847">
        <w:rPr>
          <w:rStyle w:val="BookTitle"/>
          <w:rFonts w:asciiTheme="minorHAnsi" w:hAnsiTheme="minorHAnsi" w:cstheme="minorHAnsi"/>
          <w:b/>
          <w:bCs/>
          <w:color w:val="800000"/>
          <w:sz w:val="28"/>
          <w:szCs w:val="28"/>
        </w:rPr>
        <w:t>as a result of</w:t>
      </w:r>
      <w:proofErr w:type="gramEnd"/>
      <w:r w:rsidRPr="004A2847">
        <w:rPr>
          <w:rStyle w:val="BookTitle"/>
          <w:rFonts w:asciiTheme="minorHAnsi" w:hAnsiTheme="minorHAnsi" w:cstheme="minorHAnsi"/>
          <w:b/>
          <w:bCs/>
          <w:color w:val="800000"/>
          <w:sz w:val="28"/>
          <w:szCs w:val="28"/>
        </w:rPr>
        <w:t xml:space="preserve"> their offenses. Yet the Lord does not teach such sinful nondevotees in their dreams.</w:t>
      </w:r>
    </w:p>
    <w:p w14:paraId="7BF70FF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Lord always remains aloof from either rewarding or punishing the nondevotees. But since He is the well-wisher of the devotees, He rectifies His dear devotee by punishing him in his dream.</w:t>
      </w:r>
    </w:p>
    <w:p w14:paraId="502C5810" w14:textId="630F38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10.156</w:t>
      </w:r>
    </w:p>
    <w:p w14:paraId="503B35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0A8DD6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pratyādeśa prabhu karena yāhāre</w:t>
      </w:r>
      <w:r w:rsidRPr="004A2847">
        <w:rPr>
          <w:rStyle w:val="BookTitle"/>
          <w:rFonts w:asciiTheme="minorHAnsi" w:hAnsiTheme="minorHAnsi" w:cstheme="minorHAnsi"/>
          <w:b w:val="0"/>
          <w:bCs w:val="0"/>
          <w:color w:val="000000"/>
          <w:sz w:val="28"/>
          <w:szCs w:val="28"/>
        </w:rPr>
        <w:br/>
        <w:t>se-i mahābhāgya hena māne āpanāre</w:t>
      </w:r>
    </w:p>
    <w:p w14:paraId="7E689C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person who receives instructions from the Lord in a dream considers himself most fortunate.</w:t>
      </w:r>
    </w:p>
    <w:p w14:paraId="0E4D4500" w14:textId="475793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10.157</w:t>
      </w:r>
    </w:p>
    <w:p w14:paraId="455CBE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11F8D8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sākṣāte āpane svapne mārila tāhāre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e prasāde sabe dekhe śrī-premanidhire</w:t>
      </w:r>
    </w:p>
    <w:p w14:paraId="12A423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Evidence of the mercy Śrī Premanidhi received when he was beaten by the Lord in a dream could be seen by everyone.</w:t>
      </w:r>
    </w:p>
    <w:p w14:paraId="3E0010F3" w14:textId="771CBA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10.158</w:t>
      </w:r>
    </w:p>
    <w:p w14:paraId="239721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77E57D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puṇḍarīka-deva uṭhilā prabhāte</w:t>
      </w:r>
      <w:r w:rsidRPr="004A2847">
        <w:rPr>
          <w:rStyle w:val="BookTitle"/>
          <w:rFonts w:asciiTheme="minorHAnsi" w:hAnsiTheme="minorHAnsi" w:cstheme="minorHAnsi"/>
          <w:b w:val="0"/>
          <w:bCs w:val="0"/>
          <w:color w:val="000000"/>
          <w:sz w:val="28"/>
          <w:szCs w:val="28"/>
        </w:rPr>
        <w:br/>
        <w:t>caḍe gāla phuliyāche dekhe dui hāte</w:t>
      </w:r>
    </w:p>
    <w:p w14:paraId="3A184B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Puṇḍarīka Vidyānidhi got up in the morning, he could feel with his hands that his cheeks were swollen.</w:t>
      </w:r>
    </w:p>
    <w:p w14:paraId="510933F2" w14:textId="7FA78A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10.159</w:t>
      </w:r>
    </w:p>
    <w:p w14:paraId="691ABE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41F806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prati-dina dāmodara-svarūpa āsiyā</w:t>
      </w:r>
      <w:r w:rsidRPr="004A2847">
        <w:rPr>
          <w:rStyle w:val="BookTitle"/>
          <w:rFonts w:asciiTheme="minorHAnsi" w:hAnsiTheme="minorHAnsi" w:cstheme="minorHAnsi"/>
          <w:b w:val="0"/>
          <w:bCs w:val="0"/>
          <w:color w:val="000000"/>
          <w:sz w:val="28"/>
          <w:szCs w:val="28"/>
        </w:rPr>
        <w:br/>
        <w:t>jagannātha dekhe doṅhe eka-saṅga haiyā</w:t>
      </w:r>
    </w:p>
    <w:p w14:paraId="6312CA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would come every day, and the two would go together to see Lord Jagannātha.</w:t>
      </w:r>
    </w:p>
    <w:p w14:paraId="62F1CFB3" w14:textId="5BCDA9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10.160</w:t>
      </w:r>
    </w:p>
    <w:p w14:paraId="71B9FA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06D04B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pratyaha āise svarūpa se dina āilā </w:t>
      </w:r>
      <w:r w:rsidRPr="004A2847">
        <w:rPr>
          <w:rStyle w:val="BookTitle"/>
          <w:rFonts w:asciiTheme="minorHAnsi" w:hAnsiTheme="minorHAnsi" w:cstheme="minorHAnsi"/>
          <w:b w:val="0"/>
          <w:bCs w:val="0"/>
          <w:color w:val="000000"/>
          <w:sz w:val="28"/>
          <w:szCs w:val="28"/>
        </w:rPr>
        <w:br/>
        <w:t>āsiyā tāṅhāke kichu kahite lāgilā</w:t>
      </w:r>
    </w:p>
    <w:p w14:paraId="7FDFE3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Svarūpa Dāmodara came as he did regularly, he began to speak to Vidyānidhi.</w:t>
      </w:r>
    </w:p>
    <w:p w14:paraId="4B1CC332" w14:textId="6D0AFE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10.161</w:t>
      </w:r>
    </w:p>
    <w:p w14:paraId="297925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27A89B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“sakāle āisa jagannātha-daraśane</w:t>
      </w:r>
      <w:r w:rsidRPr="004A2847">
        <w:rPr>
          <w:rStyle w:val="BookTitle"/>
          <w:rFonts w:asciiTheme="minorHAnsi" w:hAnsiTheme="minorHAnsi" w:cstheme="minorHAnsi"/>
          <w:b w:val="0"/>
          <w:bCs w:val="0"/>
          <w:color w:val="000000"/>
          <w:sz w:val="28"/>
          <w:szCs w:val="28"/>
        </w:rPr>
        <w:br/>
        <w:t>āji śayā haite nāhi uṭhe ki kāraṇe?”</w:t>
      </w:r>
    </w:p>
    <w:p w14:paraId="0A51E7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 morning you come with me to see Jagannātha. Why haven’t you gotten up yet today?”</w:t>
      </w:r>
    </w:p>
    <w:p w14:paraId="0320157B" w14:textId="03A57B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10.162</w:t>
      </w:r>
    </w:p>
    <w:p w14:paraId="00E4C3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6336CC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vidyānidhi </w:t>
      </w:r>
      <w:proofErr w:type="gramStart"/>
      <w:r w:rsidRPr="004A2847">
        <w:rPr>
          <w:rStyle w:val="BookTitle"/>
          <w:rFonts w:asciiTheme="minorHAnsi" w:hAnsiTheme="minorHAnsi" w:cstheme="minorHAnsi"/>
          <w:b w:val="0"/>
          <w:bCs w:val="0"/>
          <w:color w:val="000000"/>
          <w:sz w:val="28"/>
          <w:szCs w:val="28"/>
        </w:rPr>
        <w:t>bale,—</w:t>
      </w:r>
      <w:proofErr w:type="gramEnd"/>
      <w:r w:rsidRPr="004A2847">
        <w:rPr>
          <w:rStyle w:val="BookTitle"/>
          <w:rFonts w:asciiTheme="minorHAnsi" w:hAnsiTheme="minorHAnsi" w:cstheme="minorHAnsi"/>
          <w:b w:val="0"/>
          <w:bCs w:val="0"/>
          <w:color w:val="000000"/>
          <w:sz w:val="28"/>
          <w:szCs w:val="28"/>
        </w:rPr>
        <w:t>“bhāi, hethāya āisa</w:t>
      </w:r>
      <w:r w:rsidRPr="004A2847">
        <w:rPr>
          <w:rStyle w:val="BookTitle"/>
          <w:rFonts w:asciiTheme="minorHAnsi" w:hAnsiTheme="minorHAnsi" w:cstheme="minorHAnsi"/>
          <w:b w:val="0"/>
          <w:bCs w:val="0"/>
          <w:color w:val="000000"/>
          <w:sz w:val="28"/>
          <w:szCs w:val="28"/>
        </w:rPr>
        <w:br/>
        <w:t>saba kathā kara mora ethā āsi’ vaisa”</w:t>
      </w:r>
    </w:p>
    <w:p w14:paraId="485173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Vidyānidhi replied, </w:t>
      </w:r>
      <w:proofErr w:type="gramStart"/>
      <w:r w:rsidRPr="004A2847">
        <w:rPr>
          <w:rStyle w:val="BookTitle"/>
          <w:rFonts w:asciiTheme="minorHAnsi" w:hAnsiTheme="minorHAnsi" w:cstheme="minorHAnsi"/>
          <w:b/>
          <w:bCs/>
          <w:color w:val="800000"/>
          <w:sz w:val="28"/>
          <w:szCs w:val="28"/>
        </w:rPr>
        <w:t>“ O</w:t>
      </w:r>
      <w:proofErr w:type="gramEnd"/>
      <w:r w:rsidRPr="004A2847">
        <w:rPr>
          <w:rStyle w:val="BookTitle"/>
          <w:rFonts w:asciiTheme="minorHAnsi" w:hAnsiTheme="minorHAnsi" w:cstheme="minorHAnsi"/>
          <w:b/>
          <w:bCs/>
          <w:color w:val="800000"/>
          <w:sz w:val="28"/>
          <w:szCs w:val="28"/>
        </w:rPr>
        <w:t xml:space="preserve"> brother, please come and sit down and I will explain everything.”</w:t>
      </w:r>
    </w:p>
    <w:p w14:paraId="77BCD3D9" w14:textId="31F5E5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10.163</w:t>
      </w:r>
    </w:p>
    <w:p w14:paraId="22181C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1213C1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 āsi’ dekhe—tāna dui gāla</w:t>
      </w:r>
      <w:r w:rsidRPr="004A2847">
        <w:rPr>
          <w:rStyle w:val="BookTitle"/>
          <w:rFonts w:asciiTheme="minorHAnsi" w:hAnsiTheme="minorHAnsi" w:cstheme="minorHAnsi"/>
          <w:b w:val="0"/>
          <w:bCs w:val="0"/>
          <w:color w:val="000000"/>
          <w:sz w:val="28"/>
          <w:szCs w:val="28"/>
        </w:rPr>
        <w:br/>
        <w:t>phuliyāche, caḍa-cihna dekhena viśāla</w:t>
      </w:r>
    </w:p>
    <w:p w14:paraId="1AEF43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Svarūpa Dāmodara came near, he saw that Puṇḍarīka Vidyānidhi’s cheeks were swollen with slap marks.</w:t>
      </w:r>
    </w:p>
    <w:p w14:paraId="67EEA04D" w14:textId="56D5C0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10.164</w:t>
      </w:r>
    </w:p>
    <w:p w14:paraId="488891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3A54DBCB" w14:textId="27A542F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dāmodara-svarūpa </w:t>
      </w:r>
      <w:proofErr w:type="gramStart"/>
      <w:r w:rsidRPr="004A2847">
        <w:rPr>
          <w:rStyle w:val="BookTitle"/>
          <w:rFonts w:asciiTheme="minorHAnsi" w:hAnsiTheme="minorHAnsi" w:cstheme="minorHAnsi"/>
          <w:b w:val="0"/>
          <w:bCs w:val="0"/>
          <w:color w:val="000000"/>
          <w:sz w:val="28"/>
          <w:szCs w:val="28"/>
        </w:rPr>
        <w:t>jijñāse,—</w:t>
      </w:r>
      <w:proofErr w:type="gramEnd"/>
      <w:r w:rsidRPr="004A2847">
        <w:rPr>
          <w:rStyle w:val="BookTitle"/>
          <w:rFonts w:asciiTheme="minorHAnsi" w:hAnsiTheme="minorHAnsi" w:cstheme="minorHAnsi"/>
          <w:b w:val="0"/>
          <w:bCs w:val="0"/>
          <w:color w:val="000000"/>
          <w:sz w:val="28"/>
          <w:szCs w:val="28"/>
        </w:rPr>
        <w:t>“e-ki kathā</w:t>
      </w:r>
      <w:ins w:id="423" w:author="your servant" w:date="2020-06-26T20:47:00Z">
        <w:r w:rsidR="00752876">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kene gāla phuliyāche, kibā pāile vyathā”</w:t>
      </w:r>
    </w:p>
    <w:p w14:paraId="6480C8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asked him, “What is this? Why are your cheeks swollen? Did you get hurt?”</w:t>
      </w:r>
    </w:p>
    <w:p w14:paraId="3B9984FC" w14:textId="2C2936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10.165</w:t>
      </w:r>
    </w:p>
    <w:p w14:paraId="0B8F9C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1F6A21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hāsiyā balena vidyānidhi mahāśaya</w:t>
      </w:r>
      <w:r w:rsidRPr="004A2847">
        <w:rPr>
          <w:rStyle w:val="BookTitle"/>
          <w:rFonts w:asciiTheme="minorHAnsi" w:hAnsiTheme="minorHAnsi" w:cstheme="minorHAnsi"/>
          <w:b w:val="0"/>
          <w:bCs w:val="0"/>
          <w:color w:val="000000"/>
          <w:sz w:val="28"/>
          <w:szCs w:val="28"/>
        </w:rPr>
        <w:br/>
        <w:t>“śuna bhāi, kāli gela yateka saṁśaya</w:t>
      </w:r>
    </w:p>
    <w:p w14:paraId="45A2C4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Puṇḍarīka Vidyānidhi smiled and said, “Please listen, brother. All my doubts were vanquished last night.</w:t>
      </w:r>
    </w:p>
    <w:p w14:paraId="1062D7F0" w14:textId="3EFCFC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10.166</w:t>
      </w:r>
    </w:p>
    <w:p w14:paraId="3B02D2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764027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māṇḍuyā-vastrere ye kariluṅ avajñāna</w:t>
      </w:r>
      <w:r w:rsidRPr="004A2847">
        <w:rPr>
          <w:rStyle w:val="BookTitle"/>
          <w:rFonts w:asciiTheme="minorHAnsi" w:hAnsiTheme="minorHAnsi" w:cstheme="minorHAnsi"/>
          <w:b w:val="0"/>
          <w:bCs w:val="0"/>
          <w:color w:val="000000"/>
          <w:sz w:val="28"/>
          <w:szCs w:val="28"/>
        </w:rPr>
        <w:br/>
        <w:t>tāra śāsti gāle ei dekha vidyamāna</w:t>
      </w:r>
    </w:p>
    <w:p w14:paraId="162881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“Look at my cheeks and see the evidence of the punishment I received because of criticizing the offering of starched clothes to Lord Jagannātha.</w:t>
      </w:r>
    </w:p>
    <w:p w14:paraId="2AF59987" w14:textId="38D01B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10.167</w:t>
      </w:r>
    </w:p>
    <w:p w14:paraId="2B0FA4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1217BE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svapne āsi’ jagannātha-balarāma</w:t>
      </w:r>
      <w:r w:rsidRPr="004A2847">
        <w:rPr>
          <w:rStyle w:val="BookTitle"/>
          <w:rFonts w:asciiTheme="minorHAnsi" w:hAnsiTheme="minorHAnsi" w:cstheme="minorHAnsi"/>
          <w:b w:val="0"/>
          <w:bCs w:val="0"/>
          <w:color w:val="000000"/>
          <w:sz w:val="28"/>
          <w:szCs w:val="28"/>
        </w:rPr>
        <w:br/>
        <w:t>dui-daṇḍa caḍāyena nāhika viśrāma</w:t>
      </w:r>
    </w:p>
    <w:p w14:paraId="33FCEF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“Last night Lord Jagannātha and Balarāma appeared before me in a dream and continually slapped me for two </w:t>
      </w:r>
      <w:r w:rsidRPr="004A2847">
        <w:rPr>
          <w:rStyle w:val="BookTitle"/>
          <w:rFonts w:asciiTheme="minorHAnsi" w:hAnsiTheme="minorHAnsi" w:cstheme="minorHAnsi"/>
          <w:b/>
          <w:bCs/>
          <w:i/>
          <w:iCs/>
          <w:color w:val="800000"/>
          <w:sz w:val="28"/>
          <w:szCs w:val="28"/>
        </w:rPr>
        <w:t>daṇḍas</w:t>
      </w:r>
      <w:r w:rsidRPr="004A2847">
        <w:rPr>
          <w:rStyle w:val="BookTitle"/>
          <w:rFonts w:asciiTheme="minorHAnsi" w:hAnsiTheme="minorHAnsi" w:cstheme="minorHAnsi"/>
          <w:b/>
          <w:bCs/>
          <w:color w:val="800000"/>
          <w:sz w:val="28"/>
          <w:szCs w:val="28"/>
        </w:rPr>
        <w:t xml:space="preserve"> (about forty-eight minutes).</w:t>
      </w:r>
    </w:p>
    <w:p w14:paraId="0985FD68" w14:textId="4E0BEF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10.168</w:t>
      </w:r>
    </w:p>
    <w:p w14:paraId="745726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4E7813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proofErr w:type="gramStart"/>
      <w:r w:rsidRPr="004A2847">
        <w:rPr>
          <w:rStyle w:val="BookTitle"/>
          <w:rFonts w:asciiTheme="minorHAnsi" w:hAnsiTheme="minorHAnsi" w:cstheme="minorHAnsi"/>
          <w:b w:val="0"/>
          <w:bCs w:val="0"/>
          <w:color w:val="000000"/>
          <w:sz w:val="28"/>
          <w:szCs w:val="28"/>
        </w:rPr>
        <w:t>mora</w:t>
      </w:r>
      <w:proofErr w:type="gramEnd"/>
      <w:r w:rsidRPr="004A2847">
        <w:rPr>
          <w:rStyle w:val="BookTitle"/>
          <w:rFonts w:asciiTheme="minorHAnsi" w:hAnsiTheme="minorHAnsi" w:cstheme="minorHAnsi"/>
          <w:b w:val="0"/>
          <w:bCs w:val="0"/>
          <w:color w:val="000000"/>
          <w:sz w:val="28"/>
          <w:szCs w:val="28"/>
        </w:rPr>
        <w:t xml:space="preserve"> paridhāna-vastra karili nindana’</w:t>
      </w:r>
      <w:r w:rsidRPr="004A2847">
        <w:rPr>
          <w:rStyle w:val="BookTitle"/>
          <w:rFonts w:asciiTheme="minorHAnsi" w:hAnsiTheme="minorHAnsi" w:cstheme="minorHAnsi"/>
          <w:b w:val="0"/>
          <w:bCs w:val="0"/>
          <w:color w:val="000000"/>
          <w:sz w:val="28"/>
          <w:szCs w:val="28"/>
        </w:rPr>
        <w:br/>
        <w:t>eta bali’ gāle caḍāyena dui jana</w:t>
      </w:r>
    </w:p>
    <w:p w14:paraId="6F8E73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slapped my cheeks while saying, ’You have criticized the clothes We wear.’</w:t>
      </w:r>
    </w:p>
    <w:p w14:paraId="46F1B7BD" w14:textId="3F0F36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10.169</w:t>
      </w:r>
    </w:p>
    <w:p w14:paraId="422297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440847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gāle bājiyāche yata aṅgulera aṅguri</w:t>
      </w:r>
      <w:r w:rsidRPr="004A2847">
        <w:rPr>
          <w:rStyle w:val="BookTitle"/>
          <w:rFonts w:asciiTheme="minorHAnsi" w:hAnsiTheme="minorHAnsi" w:cstheme="minorHAnsi"/>
          <w:b w:val="0"/>
          <w:bCs w:val="0"/>
          <w:color w:val="000000"/>
          <w:sz w:val="28"/>
          <w:szCs w:val="28"/>
        </w:rPr>
        <w:br/>
        <w:t>bhāla-mate uttaro karite nāhi pāri</w:t>
      </w:r>
    </w:p>
    <w:p w14:paraId="0CB090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 the marks of Their fingers on my cheeks. I was unable to pacify Them.</w:t>
      </w:r>
    </w:p>
    <w:p w14:paraId="6CA1947D" w14:textId="50DB23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10.170</w:t>
      </w:r>
    </w:p>
    <w:p w14:paraId="0DCA79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2B9187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lajjāya kāhāre sambhāṣā nāhi kari</w:t>
      </w:r>
      <w:r w:rsidRPr="004A2847">
        <w:rPr>
          <w:rStyle w:val="BookTitle"/>
          <w:rFonts w:asciiTheme="minorHAnsi" w:hAnsiTheme="minorHAnsi" w:cstheme="minorHAnsi"/>
          <w:b w:val="0"/>
          <w:bCs w:val="0"/>
          <w:color w:val="000000"/>
          <w:sz w:val="28"/>
          <w:szCs w:val="28"/>
        </w:rPr>
        <w:br/>
        <w:t>gāla bāla haile se bāhira haite pāri</w:t>
      </w:r>
    </w:p>
    <w:p w14:paraId="08FB21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too embarrassed to speak to anyone. I will go out only after my cheeks become normal.</w:t>
      </w:r>
    </w:p>
    <w:p w14:paraId="254639B7" w14:textId="2C4415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10.171</w:t>
      </w:r>
    </w:p>
    <w:p w14:paraId="1220F0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14BB3C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kathā anyatra kahite yogya nahe</w:t>
      </w:r>
      <w:r w:rsidRPr="004A2847">
        <w:rPr>
          <w:rStyle w:val="BookTitle"/>
          <w:rFonts w:asciiTheme="minorHAnsi" w:hAnsiTheme="minorHAnsi" w:cstheme="minorHAnsi"/>
          <w:b w:val="0"/>
          <w:bCs w:val="0"/>
          <w:color w:val="000000"/>
          <w:sz w:val="28"/>
          <w:szCs w:val="28"/>
        </w:rPr>
        <w:br/>
        <w:t>baḍa bhāgya hena bhāi, mānila hṛdaye</w:t>
      </w:r>
    </w:p>
    <w:p w14:paraId="6E1E43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not proper to tell others about this incident. O brother, in my heart I consider myself most fortunate.</w:t>
      </w:r>
    </w:p>
    <w:p w14:paraId="1A1F6735" w14:textId="290724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10.172</w:t>
      </w:r>
    </w:p>
    <w:p w14:paraId="41C72C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111458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bhāla śāsti pāiluṅ aparādha-anurūpe</w:t>
      </w:r>
      <w:r w:rsidRPr="004A2847">
        <w:rPr>
          <w:rStyle w:val="BookTitle"/>
          <w:rFonts w:asciiTheme="minorHAnsi" w:hAnsiTheme="minorHAnsi" w:cstheme="minorHAnsi"/>
          <w:b w:val="0"/>
          <w:bCs w:val="0"/>
          <w:color w:val="000000"/>
          <w:sz w:val="28"/>
          <w:szCs w:val="28"/>
        </w:rPr>
        <w:br/>
        <w:t>e nahile paḍitāma mahā-andha-kūpe”</w:t>
      </w:r>
    </w:p>
    <w:p w14:paraId="548747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received a proper punishment for my offense, otherwise I would have fallen into a blind well.”</w:t>
      </w:r>
    </w:p>
    <w:p w14:paraId="64BDD154" w14:textId="0BEAD2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10.173</w:t>
      </w:r>
    </w:p>
    <w:p w14:paraId="61147D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6A16C6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vidyānidhi-prati dekhi’ snehera udaya</w:t>
      </w:r>
      <w:r w:rsidRPr="004A2847">
        <w:rPr>
          <w:rStyle w:val="BookTitle"/>
          <w:rFonts w:asciiTheme="minorHAnsi" w:hAnsiTheme="minorHAnsi" w:cstheme="minorHAnsi"/>
          <w:b w:val="0"/>
          <w:bCs w:val="0"/>
          <w:color w:val="000000"/>
          <w:sz w:val="28"/>
          <w:szCs w:val="28"/>
        </w:rPr>
        <w:br/>
        <w:t>ānande bhāsena dāmodara mahāśaya</w:t>
      </w:r>
    </w:p>
    <w:p w14:paraId="06CF3D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the Lord’s affection towards Puṇḍarīka Vidyānidhi, Svarūpa Dāmodara floated in ecstasy.</w:t>
      </w:r>
    </w:p>
    <w:p w14:paraId="57809CC1" w14:textId="75FF81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10.174</w:t>
      </w:r>
    </w:p>
    <w:p w14:paraId="7C0A86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3ACA8C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sakhāra sampade haya sakhāra ullāsa</w:t>
      </w:r>
      <w:r w:rsidRPr="004A2847">
        <w:rPr>
          <w:rStyle w:val="BookTitle"/>
          <w:rFonts w:asciiTheme="minorHAnsi" w:hAnsiTheme="minorHAnsi" w:cstheme="minorHAnsi"/>
          <w:b w:val="0"/>
          <w:bCs w:val="0"/>
          <w:color w:val="000000"/>
          <w:sz w:val="28"/>
          <w:szCs w:val="28"/>
        </w:rPr>
        <w:br/>
        <w:t>dui jane hāsena paramānanda-hāsa</w:t>
      </w:r>
    </w:p>
    <w:p w14:paraId="0778D7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one becomes happy upon seeing the good fortune of a friend, the two both laughed in great happiness.</w:t>
      </w:r>
    </w:p>
    <w:p w14:paraId="4200AC1D" w14:textId="1EB1D6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10.175</w:t>
      </w:r>
    </w:p>
    <w:p w14:paraId="2ED7A8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226934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dāmodara-svarūpa </w:t>
      </w:r>
      <w:proofErr w:type="gramStart"/>
      <w:r w:rsidRPr="004A2847">
        <w:rPr>
          <w:rStyle w:val="BookTitle"/>
          <w:rFonts w:asciiTheme="minorHAnsi" w:hAnsiTheme="minorHAnsi" w:cstheme="minorHAnsi"/>
          <w:b w:val="0"/>
          <w:bCs w:val="0"/>
          <w:color w:val="000000"/>
          <w:sz w:val="28"/>
          <w:szCs w:val="28"/>
        </w:rPr>
        <w:t>balena,—</w:t>
      </w:r>
      <w:proofErr w:type="gramEnd"/>
      <w:r w:rsidRPr="004A2847">
        <w:rPr>
          <w:rStyle w:val="BookTitle"/>
          <w:rFonts w:asciiTheme="minorHAnsi" w:hAnsiTheme="minorHAnsi" w:cstheme="minorHAnsi"/>
          <w:b w:val="0"/>
          <w:bCs w:val="0"/>
          <w:color w:val="000000"/>
          <w:sz w:val="28"/>
          <w:szCs w:val="28"/>
        </w:rPr>
        <w:t>“śuna bhāi!</w:t>
      </w:r>
      <w:r w:rsidRPr="004A2847">
        <w:rPr>
          <w:rStyle w:val="BookTitle"/>
          <w:rFonts w:asciiTheme="minorHAnsi" w:hAnsiTheme="minorHAnsi" w:cstheme="minorHAnsi"/>
          <w:b w:val="0"/>
          <w:bCs w:val="0"/>
          <w:color w:val="000000"/>
          <w:sz w:val="28"/>
          <w:szCs w:val="28"/>
        </w:rPr>
        <w:br/>
        <w:t>e-mata adbhuta daṇḍa dekhi śuni nāi</w:t>
      </w:r>
    </w:p>
    <w:p w14:paraId="391512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Dāmodara Svarūpa said, “Listen, my brother, I have never heard about or seen such a wonderful punishment.</w:t>
      </w:r>
    </w:p>
    <w:p w14:paraId="787E33A8" w14:textId="3807BE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10.176</w:t>
      </w:r>
    </w:p>
    <w:p w14:paraId="1C90AC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752E81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āsi’ śāsti kare āpane sākṣāte</w:t>
      </w:r>
      <w:r w:rsidRPr="004A2847">
        <w:rPr>
          <w:rStyle w:val="BookTitle"/>
          <w:rFonts w:asciiTheme="minorHAnsi" w:hAnsiTheme="minorHAnsi" w:cstheme="minorHAnsi"/>
          <w:b w:val="0"/>
          <w:bCs w:val="0"/>
          <w:color w:val="000000"/>
          <w:sz w:val="28"/>
          <w:szCs w:val="28"/>
        </w:rPr>
        <w:br/>
        <w:t>āra śuni nāi, sabe dekhiluṅ tomāte”</w:t>
      </w:r>
    </w:p>
    <w:p w14:paraId="142163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appeared in a dream and personally punished you. I have </w:t>
      </w:r>
      <w:proofErr w:type="gramStart"/>
      <w:r w:rsidRPr="004A2847">
        <w:rPr>
          <w:rStyle w:val="BookTitle"/>
          <w:rFonts w:asciiTheme="minorHAnsi" w:hAnsiTheme="minorHAnsi" w:cstheme="minorHAnsi"/>
          <w:b/>
          <w:bCs/>
          <w:color w:val="800000"/>
          <w:sz w:val="28"/>
          <w:szCs w:val="28"/>
        </w:rPr>
        <w:t>never before</w:t>
      </w:r>
      <w:proofErr w:type="gramEnd"/>
      <w:r w:rsidRPr="004A2847">
        <w:rPr>
          <w:rStyle w:val="BookTitle"/>
          <w:rFonts w:asciiTheme="minorHAnsi" w:hAnsiTheme="minorHAnsi" w:cstheme="minorHAnsi"/>
          <w:b/>
          <w:bCs/>
          <w:color w:val="800000"/>
          <w:sz w:val="28"/>
          <w:szCs w:val="28"/>
        </w:rPr>
        <w:t xml:space="preserve"> heard of such a thing, but I can directly see that you have been punished.”</w:t>
      </w:r>
    </w:p>
    <w:p w14:paraId="5FF0D52B" w14:textId="491525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10.177</w:t>
      </w:r>
    </w:p>
    <w:p w14:paraId="352EBA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5CC003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dui sakhā bhāsena santoṣe</w:t>
      </w:r>
      <w:r w:rsidRPr="004A2847">
        <w:rPr>
          <w:rStyle w:val="BookTitle"/>
          <w:rFonts w:asciiTheme="minorHAnsi" w:hAnsiTheme="minorHAnsi" w:cstheme="minorHAnsi"/>
          <w:b w:val="0"/>
          <w:bCs w:val="0"/>
          <w:color w:val="000000"/>
          <w:sz w:val="28"/>
          <w:szCs w:val="28"/>
        </w:rPr>
        <w:br/>
        <w:t>rātra-dina nā jānena kṛṣṇa-kathā-rase</w:t>
      </w:r>
    </w:p>
    <w:p w14:paraId="4D6014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friends floated in happiness and forgot whether it was day or night as they continually enjoyed topics of Kṛṣṇa.</w:t>
      </w:r>
    </w:p>
    <w:p w14:paraId="7A04A0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(1.1.19) it is stated:</w:t>
      </w:r>
    </w:p>
    <w:p w14:paraId="1E9344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vayaṁ tu na vitṛpyāma   uttama-śloka-vikrame</w:t>
      </w:r>
      <w:r w:rsidRPr="004A2847">
        <w:rPr>
          <w:rStyle w:val="BookTitle"/>
          <w:rFonts w:asciiTheme="minorHAnsi" w:hAnsiTheme="minorHAnsi" w:cstheme="minorHAnsi"/>
          <w:b w:val="0"/>
          <w:bCs w:val="0"/>
          <w:color w:val="000000"/>
          <w:sz w:val="28"/>
          <w:szCs w:val="28"/>
        </w:rPr>
        <w:br/>
        <w:t>yac-chṛṇvatāṁ rasa-jñānāṁ   svādu svādu pade pade</w:t>
      </w:r>
    </w:p>
    <w:p w14:paraId="12B831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“We never tire of hearing the transcendental pastimes of the Personality of Godhead, who is glorified by hymns and prayers. Those who have developed a taste for transcendental relationships with Him relish hearing of His pastimes at every moment.”</w:t>
      </w:r>
    </w:p>
    <w:p w14:paraId="3F50DD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(1.1.3) it is stated:</w:t>
      </w:r>
    </w:p>
    <w:p w14:paraId="1C3B95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nigama-kalpa-taror galitaṁ phalaṁ</w:t>
      </w:r>
      <w:r w:rsidRPr="004A2847">
        <w:rPr>
          <w:rStyle w:val="BookTitle"/>
          <w:rFonts w:asciiTheme="minorHAnsi" w:hAnsiTheme="minorHAnsi" w:cstheme="minorHAnsi"/>
          <w:b w:val="0"/>
          <w:bCs w:val="0"/>
          <w:color w:val="000000"/>
          <w:sz w:val="28"/>
          <w:szCs w:val="28"/>
        </w:rPr>
        <w:br/>
        <w:t>śuka-mukhād amṛta-drava-saṁyutam</w:t>
      </w:r>
      <w:r w:rsidRPr="004A2847">
        <w:rPr>
          <w:rStyle w:val="BookTitle"/>
          <w:rFonts w:asciiTheme="minorHAnsi" w:hAnsiTheme="minorHAnsi" w:cstheme="minorHAnsi"/>
          <w:b w:val="0"/>
          <w:bCs w:val="0"/>
          <w:color w:val="000000"/>
          <w:sz w:val="28"/>
          <w:szCs w:val="28"/>
        </w:rPr>
        <w:br/>
        <w:t>pibata bhāgavataṁ rasam ālayaṁ</w:t>
      </w:r>
      <w:r w:rsidRPr="004A2847">
        <w:rPr>
          <w:rStyle w:val="BookTitle"/>
          <w:rFonts w:asciiTheme="minorHAnsi" w:hAnsiTheme="minorHAnsi" w:cstheme="minorHAnsi"/>
          <w:b w:val="0"/>
          <w:bCs w:val="0"/>
          <w:color w:val="000000"/>
          <w:sz w:val="28"/>
          <w:szCs w:val="28"/>
        </w:rPr>
        <w:br/>
        <w:t>muhur aho rasikā bhuvi bhāvukāḥ</w:t>
      </w:r>
    </w:p>
    <w:p w14:paraId="34D6DE6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expert and thoughtful men, relish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the mature fruit of the </w:t>
      </w:r>
      <w:r w:rsidRPr="004A2847">
        <w:rPr>
          <w:rStyle w:val="BookTitle"/>
          <w:rFonts w:asciiTheme="minorHAnsi" w:hAnsiTheme="minorHAnsi" w:cstheme="minorHAnsi"/>
          <w:b w:val="0"/>
          <w:bCs w:val="0"/>
          <w:color w:val="000000"/>
          <w:sz w:val="28"/>
          <w:szCs w:val="28"/>
        </w:rPr>
        <w:lastRenderedPageBreak/>
        <w:t xml:space="preserve">desire tree of Vedic literatures. It emanated from the lips of Śrī Śukadeva Gosvāmī. </w:t>
      </w:r>
      <w:proofErr w:type="gramStart"/>
      <w:r w:rsidRPr="004A2847">
        <w:rPr>
          <w:rStyle w:val="BookTitle"/>
          <w:rFonts w:asciiTheme="minorHAnsi" w:hAnsiTheme="minorHAnsi" w:cstheme="minorHAnsi"/>
          <w:b w:val="0"/>
          <w:bCs w:val="0"/>
          <w:color w:val="000000"/>
          <w:sz w:val="28"/>
          <w:szCs w:val="28"/>
        </w:rPr>
        <w:t>Therefore</w:t>
      </w:r>
      <w:proofErr w:type="gramEnd"/>
      <w:r w:rsidRPr="004A2847">
        <w:rPr>
          <w:rStyle w:val="BookTitle"/>
          <w:rFonts w:asciiTheme="minorHAnsi" w:hAnsiTheme="minorHAnsi" w:cstheme="minorHAnsi"/>
          <w:b w:val="0"/>
          <w:bCs w:val="0"/>
          <w:color w:val="000000"/>
          <w:sz w:val="28"/>
          <w:szCs w:val="28"/>
        </w:rPr>
        <w:t xml:space="preserve"> this fruit has become even more tasteful, although its nectarean juice was already relishable for all, including liberated souls.”</w:t>
      </w:r>
    </w:p>
    <w:p w14:paraId="321FD7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(1.18.14) it is stated:</w:t>
      </w:r>
    </w:p>
    <w:p w14:paraId="0AA7F7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 nāma tṛpyed rasavit kathāyāṁ</w:t>
      </w:r>
      <w:r w:rsidRPr="004A2847">
        <w:rPr>
          <w:rStyle w:val="BookTitle"/>
          <w:rFonts w:asciiTheme="minorHAnsi" w:hAnsiTheme="minorHAnsi" w:cstheme="minorHAnsi"/>
          <w:b w:val="0"/>
          <w:bCs w:val="0"/>
          <w:color w:val="000000"/>
          <w:sz w:val="28"/>
          <w:szCs w:val="28"/>
        </w:rPr>
        <w:br/>
        <w:t>mahattamaikānta-parāyaṇasya</w:t>
      </w:r>
      <w:r w:rsidRPr="004A2847">
        <w:rPr>
          <w:rStyle w:val="BookTitle"/>
          <w:rFonts w:asciiTheme="minorHAnsi" w:hAnsiTheme="minorHAnsi" w:cstheme="minorHAnsi"/>
          <w:b w:val="0"/>
          <w:bCs w:val="0"/>
          <w:color w:val="000000"/>
          <w:sz w:val="28"/>
          <w:szCs w:val="28"/>
        </w:rPr>
        <w:br/>
        <w:t>nāntaṁ guṇānām aguṇasya jagmur</w:t>
      </w:r>
      <w:r w:rsidRPr="004A2847">
        <w:rPr>
          <w:rStyle w:val="BookTitle"/>
          <w:rFonts w:asciiTheme="minorHAnsi" w:hAnsiTheme="minorHAnsi" w:cstheme="minorHAnsi"/>
          <w:b w:val="0"/>
          <w:bCs w:val="0"/>
          <w:color w:val="000000"/>
          <w:sz w:val="28"/>
          <w:szCs w:val="28"/>
        </w:rPr>
        <w:br/>
        <w:t>yogeśvarā ye bhava-pādma-mukhyāḥ</w:t>
      </w:r>
    </w:p>
    <w:p w14:paraId="68C40E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Personality of Godhead, Lord Kṛṣṇa [Govinda], is the exclusive shelter for all great living beings, and </w:t>
      </w:r>
      <w:proofErr w:type="gramStart"/>
      <w:r w:rsidRPr="004A2847">
        <w:rPr>
          <w:rStyle w:val="BookTitle"/>
          <w:rFonts w:asciiTheme="minorHAnsi" w:hAnsiTheme="minorHAnsi" w:cstheme="minorHAnsi"/>
          <w:b w:val="0"/>
          <w:bCs w:val="0"/>
          <w:color w:val="000000"/>
          <w:sz w:val="28"/>
          <w:szCs w:val="28"/>
        </w:rPr>
        <w:t>His</w:t>
      </w:r>
      <w:proofErr w:type="gramEnd"/>
      <w:r w:rsidRPr="004A2847">
        <w:rPr>
          <w:rStyle w:val="BookTitle"/>
          <w:rFonts w:asciiTheme="minorHAnsi" w:hAnsiTheme="minorHAnsi" w:cstheme="minorHAnsi"/>
          <w:b w:val="0"/>
          <w:bCs w:val="0"/>
          <w:color w:val="000000"/>
          <w:sz w:val="28"/>
          <w:szCs w:val="28"/>
        </w:rPr>
        <w:t xml:space="preserve"> transcendental attributes cannot even be measured by such masters of mystic powers as Lord Śiva and Lord Brahmā. Can anyone who is expert in relishing nectar [</w:t>
      </w:r>
      <w:r w:rsidRPr="004A2847">
        <w:rPr>
          <w:rStyle w:val="BookTitle"/>
          <w:rFonts w:asciiTheme="minorHAnsi" w:hAnsiTheme="minorHAnsi" w:cstheme="minorHAnsi"/>
          <w:b w:val="0"/>
          <w:bCs w:val="0"/>
          <w:i/>
          <w:iCs/>
          <w:color w:val="000000"/>
          <w:sz w:val="28"/>
          <w:szCs w:val="28"/>
        </w:rPr>
        <w:t>rasa</w:t>
      </w:r>
      <w:r w:rsidRPr="004A2847">
        <w:rPr>
          <w:rStyle w:val="BookTitle"/>
          <w:rFonts w:asciiTheme="minorHAnsi" w:hAnsiTheme="minorHAnsi" w:cstheme="minorHAnsi"/>
          <w:b w:val="0"/>
          <w:bCs w:val="0"/>
          <w:color w:val="000000"/>
          <w:sz w:val="28"/>
          <w:szCs w:val="28"/>
        </w:rPr>
        <w:t>] ever be fully satiated by hearing topics about Him?”</w:t>
      </w:r>
    </w:p>
    <w:p w14:paraId="4465ED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(10.52.20) it is stated:</w:t>
      </w:r>
    </w:p>
    <w:p w14:paraId="154C8A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brahman kṛṣṇa-kathāḥ puṇyā</w:t>
      </w:r>
      <w:r w:rsidRPr="004A2847">
        <w:rPr>
          <w:rStyle w:val="BookTitle"/>
          <w:rFonts w:asciiTheme="minorHAnsi" w:hAnsiTheme="minorHAnsi" w:cstheme="minorHAnsi"/>
          <w:b w:val="0"/>
          <w:bCs w:val="0"/>
          <w:color w:val="000000"/>
          <w:sz w:val="28"/>
          <w:szCs w:val="28"/>
        </w:rPr>
        <w:br/>
        <w:t>mādhvīr loka-malāpahāḥ</w:t>
      </w:r>
      <w:r w:rsidRPr="004A2847">
        <w:rPr>
          <w:rStyle w:val="BookTitle"/>
          <w:rFonts w:asciiTheme="minorHAnsi" w:hAnsiTheme="minorHAnsi" w:cstheme="minorHAnsi"/>
          <w:b w:val="0"/>
          <w:bCs w:val="0"/>
          <w:color w:val="000000"/>
          <w:sz w:val="28"/>
          <w:szCs w:val="28"/>
        </w:rPr>
        <w:br/>
        <w:t>ko nu tṛpyeta śṛṇvānaḥ</w:t>
      </w:r>
      <w:r w:rsidRPr="004A2847">
        <w:rPr>
          <w:rStyle w:val="BookTitle"/>
          <w:rFonts w:asciiTheme="minorHAnsi" w:hAnsiTheme="minorHAnsi" w:cstheme="minorHAnsi"/>
          <w:b w:val="0"/>
          <w:bCs w:val="0"/>
          <w:color w:val="000000"/>
          <w:sz w:val="28"/>
          <w:szCs w:val="28"/>
        </w:rPr>
        <w:br/>
        <w:t>śruta-jño nitya-nūtanāḥ</w:t>
      </w:r>
    </w:p>
    <w:p w14:paraId="347B2AB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“What experienced listener, O brāhmaṇa, could ever grow satiated while listening to the pious, charming and ever-fresh topics of Lord Kṛṣṇa, which cleanse away the world’s contamination?”</w:t>
      </w:r>
    </w:p>
    <w:p w14:paraId="7421E51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(4.20.24) it is stated:</w:t>
      </w:r>
    </w:p>
    <w:p w14:paraId="535FDD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kāmaye nātha tad apy ahaṁ kvacin</w:t>
      </w:r>
      <w:r w:rsidRPr="004A2847">
        <w:rPr>
          <w:rStyle w:val="BookTitle"/>
          <w:rFonts w:asciiTheme="minorHAnsi" w:hAnsiTheme="minorHAnsi" w:cstheme="minorHAnsi"/>
          <w:b w:val="0"/>
          <w:bCs w:val="0"/>
          <w:color w:val="000000"/>
          <w:sz w:val="28"/>
          <w:szCs w:val="28"/>
        </w:rPr>
        <w:br/>
        <w:t>na yatra yuṣmac-caraṇāmbujāsavaḥ</w:t>
      </w:r>
      <w:r w:rsidRPr="004A2847">
        <w:rPr>
          <w:rStyle w:val="BookTitle"/>
          <w:rFonts w:asciiTheme="minorHAnsi" w:hAnsiTheme="minorHAnsi" w:cstheme="minorHAnsi"/>
          <w:b w:val="0"/>
          <w:bCs w:val="0"/>
          <w:color w:val="000000"/>
          <w:sz w:val="28"/>
          <w:szCs w:val="28"/>
        </w:rPr>
        <w:br/>
        <w:t>mahattamāntar-hṛdayān mukha-cyuto</w:t>
      </w:r>
      <w:r w:rsidRPr="004A2847">
        <w:rPr>
          <w:rStyle w:val="BookTitle"/>
          <w:rFonts w:asciiTheme="minorHAnsi" w:hAnsiTheme="minorHAnsi" w:cstheme="minorHAnsi"/>
          <w:b w:val="0"/>
          <w:bCs w:val="0"/>
          <w:color w:val="000000"/>
          <w:sz w:val="28"/>
          <w:szCs w:val="28"/>
        </w:rPr>
        <w:br/>
        <w:t>vidhatsva karṇāyutam eṣa me varaḥ</w:t>
      </w:r>
    </w:p>
    <w:p w14:paraId="1FB3396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Lord, I therefore do not wish to have the benediction of merging into Your existence, a benediction in which there is no existence of the nectarean beverage of Your lotus feet. I want the benediction of at least one million ears, for thus I may be able to hear about the glories of Your lotus feet from the mouths of Your pure devotees.”</w:t>
      </w:r>
    </w:p>
    <w:p w14:paraId="39AD9B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(4.20.26) it is stated:</w:t>
      </w:r>
    </w:p>
    <w:p w14:paraId="543645F8" w14:textId="6BD53EF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yaśaḥ</w:t>
      </w:r>
      <w:ins w:id="424" w:author="your servant" w:date="2020-06-26T20:50:00Z">
        <w:r w:rsidR="00752876">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śivaṁ suśrava ārya-saṅgame</w:t>
      </w:r>
      <w:r w:rsidRPr="004A2847">
        <w:rPr>
          <w:rStyle w:val="BookTitle"/>
          <w:rFonts w:asciiTheme="minorHAnsi" w:hAnsiTheme="minorHAnsi" w:cstheme="minorHAnsi"/>
          <w:b w:val="0"/>
          <w:bCs w:val="0"/>
          <w:color w:val="000000"/>
          <w:sz w:val="28"/>
          <w:szCs w:val="28"/>
        </w:rPr>
        <w:br/>
        <w:t>yadṛcchayā copaśṛṇoti te sakṛt</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kathaṁ guṇa-jño viramed vinā paśuṁ</w:t>
      </w:r>
      <w:r w:rsidRPr="004A2847">
        <w:rPr>
          <w:rStyle w:val="BookTitle"/>
          <w:rFonts w:asciiTheme="minorHAnsi" w:hAnsiTheme="minorHAnsi" w:cstheme="minorHAnsi"/>
          <w:b w:val="0"/>
          <w:bCs w:val="0"/>
          <w:color w:val="000000"/>
          <w:sz w:val="28"/>
          <w:szCs w:val="28"/>
        </w:rPr>
        <w:br/>
        <w:t>śrīr yat pravavre guṇa-saṅgrahecchayā</w:t>
      </w:r>
    </w:p>
    <w:p w14:paraId="412726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highly glorified Lord, if one, in the association of pure devotees, hears even once the glories of Your activities, he does not, unless he is nothing but an animal, give up the association of devotees, for no intelligent person would be so careless as to leave their association. The perfection of chanting and hearing about Your glories was accepted even by the goddess of fortune, who desired to hear of Your unlimited activities and transcendental glories.”</w:t>
      </w:r>
    </w:p>
    <w:p w14:paraId="160427D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 it is stated:</w:t>
      </w:r>
    </w:p>
    <w:p w14:paraId="387977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nivṛtta-tarṣair upagīyamānād</w:t>
      </w:r>
      <w:r w:rsidRPr="004A2847">
        <w:rPr>
          <w:rStyle w:val="BookTitle"/>
          <w:rFonts w:asciiTheme="minorHAnsi" w:hAnsiTheme="minorHAnsi" w:cstheme="minorHAnsi"/>
          <w:b w:val="0"/>
          <w:bCs w:val="0"/>
          <w:color w:val="000000"/>
          <w:sz w:val="28"/>
          <w:szCs w:val="28"/>
        </w:rPr>
        <w:br/>
        <w:t>bhavauṣadhāc chrotra-mano-’bhirāmāt</w:t>
      </w:r>
      <w:r w:rsidRPr="004A2847">
        <w:rPr>
          <w:rStyle w:val="BookTitle"/>
          <w:rFonts w:asciiTheme="minorHAnsi" w:hAnsiTheme="minorHAnsi" w:cstheme="minorHAnsi"/>
          <w:b w:val="0"/>
          <w:bCs w:val="0"/>
          <w:color w:val="000000"/>
          <w:sz w:val="28"/>
          <w:szCs w:val="28"/>
        </w:rPr>
        <w:br/>
        <w:t>ka uttamaśloka-guṇānuvādāt</w:t>
      </w:r>
      <w:r w:rsidRPr="004A2847">
        <w:rPr>
          <w:rStyle w:val="BookTitle"/>
          <w:rFonts w:asciiTheme="minorHAnsi" w:hAnsiTheme="minorHAnsi" w:cstheme="minorHAnsi"/>
          <w:b w:val="0"/>
          <w:bCs w:val="0"/>
          <w:color w:val="000000"/>
          <w:sz w:val="28"/>
          <w:szCs w:val="28"/>
        </w:rPr>
        <w:br/>
        <w:t>pumān virajyeta vinā paśughnāt</w:t>
      </w:r>
    </w:p>
    <w:p w14:paraId="26EE9C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“Glorification of the Supreme Personality of Godhead is performed in the </w:t>
      </w:r>
      <w:r w:rsidRPr="004A2847">
        <w:rPr>
          <w:rStyle w:val="BookTitle"/>
          <w:rFonts w:asciiTheme="minorHAnsi" w:hAnsiTheme="minorHAnsi" w:cstheme="minorHAnsi"/>
          <w:b w:val="0"/>
          <w:bCs w:val="0"/>
          <w:i/>
          <w:iCs/>
          <w:color w:val="000000"/>
          <w:sz w:val="28"/>
          <w:szCs w:val="28"/>
        </w:rPr>
        <w:t>paramparā</w:t>
      </w:r>
      <w:r w:rsidRPr="004A2847">
        <w:rPr>
          <w:rStyle w:val="BookTitle"/>
          <w:rFonts w:asciiTheme="minorHAnsi" w:hAnsiTheme="minorHAnsi" w:cstheme="minorHAnsi"/>
          <w:b w:val="0"/>
          <w:bCs w:val="0"/>
          <w:color w:val="000000"/>
          <w:sz w:val="28"/>
          <w:szCs w:val="28"/>
        </w:rPr>
        <w:t xml:space="preserve"> system; that is, it is conveyed from spiritual master to disciple. Such glorification is relished by those no longer interested in the false, temporary glorification of this cosmic manifestation. Descriptions of the Lord are the right medicine for the conditioned soul undergoing repeated birth and death. Therefore, who will cease hearing such glorification of the Lord except a butcher or one who is killing his own self?”</w:t>
      </w:r>
    </w:p>
    <w:p w14:paraId="2AEFF1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(10.13.2) it is stated:</w:t>
      </w:r>
    </w:p>
    <w:p w14:paraId="5207CB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satām ayaṁ sāra-bhṛtāṁ nisargo</w:t>
      </w:r>
      <w:r w:rsidRPr="004A2847">
        <w:rPr>
          <w:rStyle w:val="BookTitle"/>
          <w:rFonts w:asciiTheme="minorHAnsi" w:hAnsiTheme="minorHAnsi" w:cstheme="minorHAnsi"/>
          <w:b w:val="0"/>
          <w:bCs w:val="0"/>
          <w:color w:val="000000"/>
          <w:sz w:val="28"/>
          <w:szCs w:val="28"/>
        </w:rPr>
        <w:br/>
        <w:t>yad-artha-vāṇī-śruti-cetasām api</w:t>
      </w:r>
      <w:r w:rsidRPr="004A2847">
        <w:rPr>
          <w:rStyle w:val="BookTitle"/>
          <w:rFonts w:asciiTheme="minorHAnsi" w:hAnsiTheme="minorHAnsi" w:cstheme="minorHAnsi"/>
          <w:b w:val="0"/>
          <w:bCs w:val="0"/>
          <w:color w:val="000000"/>
          <w:sz w:val="28"/>
          <w:szCs w:val="28"/>
        </w:rPr>
        <w:br/>
        <w:t>prati-kṣaṇaṁ navya-vad acyutasya yat</w:t>
      </w:r>
      <w:r w:rsidRPr="004A2847">
        <w:rPr>
          <w:rStyle w:val="BookTitle"/>
          <w:rFonts w:asciiTheme="minorHAnsi" w:hAnsiTheme="minorHAnsi" w:cstheme="minorHAnsi"/>
          <w:b w:val="0"/>
          <w:bCs w:val="0"/>
          <w:color w:val="000000"/>
          <w:sz w:val="28"/>
          <w:szCs w:val="28"/>
        </w:rPr>
        <w:br/>
        <w:t>striyā viṭānām iva sādhu vārtā</w:t>
      </w:r>
    </w:p>
    <w:p w14:paraId="1007283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devotees who have accepted the essence of life, are attached to Kṛṣṇa in the core of their hearts, and He is the aim of their lives. It is their nature to talk only of Kṛṣṇa at every moment, as if such topics were newer and newer. They are attached to such topics, just as materialists are attached to topics of women and sex.”</w:t>
      </w:r>
    </w:p>
    <w:p w14:paraId="7D9DBCC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(10.87.11) it is stated:</w:t>
      </w:r>
    </w:p>
    <w:p w14:paraId="276054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tulya-śruta-tapaḥ-śīlās</w:t>
      </w:r>
      <w:r w:rsidRPr="004A2847">
        <w:rPr>
          <w:rStyle w:val="BookTitle"/>
          <w:rFonts w:asciiTheme="minorHAnsi" w:hAnsiTheme="minorHAnsi" w:cstheme="minorHAnsi"/>
          <w:b w:val="0"/>
          <w:bCs w:val="0"/>
          <w:color w:val="000000"/>
          <w:sz w:val="28"/>
          <w:szCs w:val="28"/>
        </w:rPr>
        <w:br/>
        <w:t>tulya-svīyāri-madhyamāḥ</w:t>
      </w:r>
      <w:r w:rsidRPr="004A2847">
        <w:rPr>
          <w:rStyle w:val="BookTitle"/>
          <w:rFonts w:asciiTheme="minorHAnsi" w:hAnsiTheme="minorHAnsi" w:cstheme="minorHAnsi"/>
          <w:b w:val="0"/>
          <w:bCs w:val="0"/>
          <w:color w:val="000000"/>
          <w:sz w:val="28"/>
          <w:szCs w:val="28"/>
        </w:rPr>
        <w:br/>
        <w:t>api cakruḥ pravacanam</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ekaṁ śuśrūṣavo 'pare</w:t>
      </w:r>
    </w:p>
    <w:p w14:paraId="35A2C2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these sages were all equally qualified in terms of Vedic study and austerity, and although they all saw friends, enemies, and neutral parties equally, they chose one of their number to be the speaker, and the rest became eager listeners.”</w:t>
      </w:r>
    </w:p>
    <w:p w14:paraId="3FFB24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also stated [in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Tenth Vilāsa]:</w:t>
      </w:r>
    </w:p>
    <w:p w14:paraId="20AD2F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 vaiṣṇava-dharmāṁś ca   kriyamāṇān api svayam</w:t>
      </w:r>
      <w:r w:rsidRPr="004A2847">
        <w:rPr>
          <w:rStyle w:val="BookTitle"/>
          <w:rFonts w:asciiTheme="minorHAnsi" w:hAnsiTheme="minorHAnsi" w:cstheme="minorHAnsi"/>
          <w:b w:val="0"/>
          <w:bCs w:val="0"/>
          <w:color w:val="000000"/>
          <w:sz w:val="28"/>
          <w:szCs w:val="28"/>
        </w:rPr>
        <w:br/>
        <w:t>saṁpṛcchet tad vidaḥ sādhūn   anyo 'nya prīti vṛddhaye</w:t>
      </w:r>
    </w:p>
    <w:p w14:paraId="2EF43BE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one personally engages in Vaiṣṇava-dharma, he should make inquiries from like-minded devotees to increase his love.”</w:t>
      </w:r>
    </w:p>
    <w:p w14:paraId="6AAAEF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(10.31.9) it is stated:</w:t>
      </w:r>
    </w:p>
    <w:p w14:paraId="3ABC62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tava kathāmṛtaṁ tapta-jīvanaṁ</w:t>
      </w:r>
      <w:r w:rsidRPr="004A2847">
        <w:rPr>
          <w:rStyle w:val="BookTitle"/>
          <w:rFonts w:asciiTheme="minorHAnsi" w:hAnsiTheme="minorHAnsi" w:cstheme="minorHAnsi"/>
          <w:b w:val="0"/>
          <w:bCs w:val="0"/>
          <w:color w:val="000000"/>
          <w:sz w:val="28"/>
          <w:szCs w:val="28"/>
        </w:rPr>
        <w:br/>
        <w:t>kavibhir īḍitaṁ kalmaṣāpaham</w:t>
      </w:r>
      <w:r w:rsidRPr="004A2847">
        <w:rPr>
          <w:rStyle w:val="BookTitle"/>
          <w:rFonts w:asciiTheme="minorHAnsi" w:hAnsiTheme="minorHAnsi" w:cstheme="minorHAnsi"/>
          <w:b w:val="0"/>
          <w:bCs w:val="0"/>
          <w:color w:val="000000"/>
          <w:sz w:val="28"/>
          <w:szCs w:val="28"/>
        </w:rPr>
        <w:br/>
        <w:t>śravaṇa-maṅgalaṁśrīmad ātataṁ</w:t>
      </w:r>
      <w:r w:rsidRPr="004A2847">
        <w:rPr>
          <w:rStyle w:val="BookTitle"/>
          <w:rFonts w:asciiTheme="minorHAnsi" w:hAnsiTheme="minorHAnsi" w:cstheme="minorHAnsi"/>
          <w:b w:val="0"/>
          <w:bCs w:val="0"/>
          <w:color w:val="000000"/>
          <w:sz w:val="28"/>
          <w:szCs w:val="28"/>
        </w:rPr>
        <w:br/>
        <w:t>bhuvi gṛṇanti ye bhūri-dā janāḥ</w:t>
      </w:r>
    </w:p>
    <w:p w14:paraId="682098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nectar of Your words and the descriptions of Your activities are the life and soul of those suffering in this material world. These narrations, transmitted by learned sages, eradicate one’s sinful reactions and bestow good fortune upon whoever hears them. These narrations are broadcast all over the world and are filled with spiritual power. </w:t>
      </w:r>
      <w:proofErr w:type="gramStart"/>
      <w:r w:rsidRPr="004A2847">
        <w:rPr>
          <w:rStyle w:val="BookTitle"/>
          <w:rFonts w:asciiTheme="minorHAnsi" w:hAnsiTheme="minorHAnsi" w:cstheme="minorHAnsi"/>
          <w:b w:val="0"/>
          <w:bCs w:val="0"/>
          <w:color w:val="000000"/>
          <w:sz w:val="28"/>
          <w:szCs w:val="28"/>
        </w:rPr>
        <w:t>Certainly</w:t>
      </w:r>
      <w:proofErr w:type="gramEnd"/>
      <w:r w:rsidRPr="004A2847">
        <w:rPr>
          <w:rStyle w:val="BookTitle"/>
          <w:rFonts w:asciiTheme="minorHAnsi" w:hAnsiTheme="minorHAnsi" w:cstheme="minorHAnsi"/>
          <w:b w:val="0"/>
          <w:bCs w:val="0"/>
          <w:color w:val="000000"/>
          <w:sz w:val="28"/>
          <w:szCs w:val="28"/>
        </w:rPr>
        <w:t xml:space="preserve"> those who spread the message of Godhead are most munificent.”</w:t>
      </w:r>
    </w:p>
    <w:p w14:paraId="4576E5B9" w14:textId="41A4D1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10.178</w:t>
      </w:r>
    </w:p>
    <w:p w14:paraId="7D57B5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28D56B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puṇḍarīka vidyānidhira prabhāva</w:t>
      </w:r>
      <w:r w:rsidRPr="004A2847">
        <w:rPr>
          <w:rStyle w:val="BookTitle"/>
          <w:rFonts w:asciiTheme="minorHAnsi" w:hAnsiTheme="minorHAnsi" w:cstheme="minorHAnsi"/>
          <w:b w:val="0"/>
          <w:bCs w:val="0"/>
          <w:color w:val="000000"/>
          <w:sz w:val="28"/>
          <w:szCs w:val="28"/>
        </w:rPr>
        <w:br/>
        <w:t>ihāne se gauracandra prabhu bale ’bāpa’</w:t>
      </w:r>
    </w:p>
    <w:p w14:paraId="1E8543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was the influence of Puṇḍarīka Vidyānidhi. Lord Gauracandra would address him as father.</w:t>
      </w:r>
    </w:p>
    <w:p w14:paraId="7989C7D5" w14:textId="3667C9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10.179</w:t>
      </w:r>
    </w:p>
    <w:p w14:paraId="35C41F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400AAA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pāda-sparśa-bhaye nā karena gaṅgā-snāna</w:t>
      </w:r>
      <w:r w:rsidRPr="004A2847">
        <w:rPr>
          <w:rStyle w:val="BookTitle"/>
          <w:rFonts w:asciiTheme="minorHAnsi" w:hAnsiTheme="minorHAnsi" w:cstheme="minorHAnsi"/>
          <w:b w:val="0"/>
          <w:bCs w:val="0"/>
          <w:color w:val="000000"/>
          <w:sz w:val="28"/>
          <w:szCs w:val="28"/>
        </w:rPr>
        <w:br/>
        <w:t>sabe gaṅgā dekhena, karena jala-pāna</w:t>
      </w:r>
    </w:p>
    <w:p w14:paraId="744C5D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Puṇḍarīka Vidyānidhi would not take bath in the Ganges in fear of touching her with his feet. He would simply take</w:t>
      </w:r>
      <w:r w:rsidRPr="004A2847">
        <w:rPr>
          <w:rStyle w:val="BookTitle"/>
          <w:rFonts w:asciiTheme="minorHAnsi" w:hAnsiTheme="minorHAnsi" w:cstheme="minorHAnsi"/>
          <w:b/>
          <w:bCs/>
          <w:i/>
          <w:iCs/>
          <w:color w:val="800000"/>
          <w:sz w:val="28"/>
          <w:szCs w:val="28"/>
        </w:rPr>
        <w:t xml:space="preserve"> darśana</w:t>
      </w:r>
      <w:r w:rsidRPr="004A2847">
        <w:rPr>
          <w:rStyle w:val="BookTitle"/>
          <w:rFonts w:asciiTheme="minorHAnsi" w:hAnsiTheme="minorHAnsi" w:cstheme="minorHAnsi"/>
          <w:b/>
          <w:bCs/>
          <w:color w:val="800000"/>
          <w:sz w:val="28"/>
          <w:szCs w:val="28"/>
        </w:rPr>
        <w:t xml:space="preserve"> of the Ganges and drink the water.</w:t>
      </w:r>
    </w:p>
    <w:p w14:paraId="30B581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Some devotees do not take bath in the Ganges out of consideration that the Ganges water is nectar emanating from Kṛṣṇa’s lotus feet. Rather than touching the water of the Ganges with their feet, they drink the water and take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the Ganges.</w:t>
      </w:r>
    </w:p>
    <w:p w14:paraId="3E29102F" w14:textId="14EBDF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10.180</w:t>
      </w:r>
    </w:p>
    <w:p w14:paraId="485EB2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73F06A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bhaktera nāma laiñā gaurāṅga īśvara</w:t>
      </w:r>
      <w:r w:rsidRPr="004A2847">
        <w:rPr>
          <w:rStyle w:val="BookTitle"/>
          <w:rFonts w:asciiTheme="minorHAnsi" w:hAnsiTheme="minorHAnsi" w:cstheme="minorHAnsi"/>
          <w:b w:val="0"/>
          <w:bCs w:val="0"/>
          <w:color w:val="000000"/>
          <w:sz w:val="28"/>
          <w:szCs w:val="28"/>
        </w:rPr>
        <w:br/>
        <w:t>’puṇḍarīka bāpa’ bali’ kāndena vistara</w:t>
      </w:r>
    </w:p>
    <w:p w14:paraId="6943B4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Gaurāṅga would cry profusely and call out the name of this devotee, “O father, Puṇḍarīka!”</w:t>
      </w:r>
    </w:p>
    <w:p w14:paraId="65653D7A" w14:textId="680B4A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10.181</w:t>
      </w:r>
    </w:p>
    <w:p w14:paraId="77F464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75C2A9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puṇḍarīka-vidyānidhi-caritra śunile</w:t>
      </w:r>
      <w:r w:rsidRPr="004A2847">
        <w:rPr>
          <w:rStyle w:val="BookTitle"/>
          <w:rFonts w:asciiTheme="minorHAnsi" w:hAnsiTheme="minorHAnsi" w:cstheme="minorHAnsi"/>
          <w:b w:val="0"/>
          <w:bCs w:val="0"/>
          <w:color w:val="000000"/>
          <w:sz w:val="28"/>
          <w:szCs w:val="28"/>
        </w:rPr>
        <w:br/>
        <w:t>avaśya tāṅhāre kṛṣṇa-pāda-padma mile</w:t>
      </w:r>
    </w:p>
    <w:p w14:paraId="47F60E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hears the characteristics of Puṇḍarīka Vidyānidhi will certainly achieve the lotus feet of Kṛṣṇa.</w:t>
      </w:r>
    </w:p>
    <w:p w14:paraId="4586D016" w14:textId="5CB0A5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10.182</w:t>
      </w:r>
    </w:p>
    <w:p w14:paraId="5FE9A6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2192F9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vṛndāvanadāsa tachu pada-yuge gāna</w:t>
      </w:r>
    </w:p>
    <w:p w14:paraId="1E744B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E7515F9"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Ten, entitled “The Glories of Śrī Puṇḍarīka Vidyānidhi.”</w:t>
      </w:r>
    </w:p>
    <w:p w14:paraId="1CD8F1B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End of Antya-khaṇḍa</w:t>
      </w:r>
    </w:p>
    <w:p w14:paraId="49BE91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END OF ŚRĪ ŚRĪMAD VṚNDĀVANA DĀSA ṬHĀKURA’S ŚRĪ CAITANYA-BHĀGAVATA</w:t>
      </w:r>
    </w:p>
    <w:p w14:paraId="2EF179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śrī-gaurasundara-vara līlā tāṅra manohara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nityānanda-svarūpa-prakāśa</w:t>
      </w:r>
      <w:r w:rsidRPr="004A2847">
        <w:rPr>
          <w:rStyle w:val="BookTitle"/>
          <w:rFonts w:asciiTheme="minorHAnsi" w:hAnsiTheme="minorHAnsi" w:cstheme="minorHAnsi"/>
          <w:b w:val="0"/>
          <w:bCs w:val="0"/>
          <w:color w:val="000000"/>
          <w:sz w:val="28"/>
          <w:szCs w:val="28"/>
        </w:rPr>
        <w:br/>
        <w:t>ācārya advaita āra gadādhara-śakti tāṅra</w:t>
      </w:r>
      <w:r w:rsidRPr="004A2847">
        <w:rPr>
          <w:rStyle w:val="BookTitle"/>
          <w:rFonts w:asciiTheme="minorHAnsi" w:hAnsiTheme="minorHAnsi" w:cstheme="minorHAnsi"/>
          <w:b w:val="0"/>
          <w:bCs w:val="0"/>
          <w:color w:val="000000"/>
          <w:sz w:val="28"/>
          <w:szCs w:val="28"/>
        </w:rPr>
        <w:br/>
        <w:t>pañca-tattva bhakta śrīnivāsa</w:t>
      </w:r>
    </w:p>
    <w:p w14:paraId="00CD4C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pastimes of the Pañca-tattva are most enchanting. Śrī Gaurasundara is the Supreme Personality of Godhead, Lord Nityānanda is His personal manifestation, Advaita is His separate expansion, Gadādhara is His energy, and Śrīnivāsa is His devotee.</w:t>
      </w:r>
    </w:p>
    <w:p w14:paraId="5EED70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patita-pāvana-śreṣṭha śrī-gaura-kiśora-preṣṭha</w:t>
      </w:r>
      <w:r w:rsidRPr="004A2847">
        <w:rPr>
          <w:rStyle w:val="BookTitle"/>
          <w:rFonts w:asciiTheme="minorHAnsi" w:hAnsiTheme="minorHAnsi" w:cstheme="minorHAnsi"/>
          <w:b w:val="0"/>
          <w:bCs w:val="0"/>
          <w:color w:val="000000"/>
          <w:sz w:val="28"/>
          <w:szCs w:val="28"/>
        </w:rPr>
        <w:br/>
        <w:t>patita-janera tāṅrā gati</w:t>
      </w:r>
      <w:r w:rsidRPr="004A2847">
        <w:rPr>
          <w:rStyle w:val="BookTitle"/>
          <w:rFonts w:asciiTheme="minorHAnsi" w:hAnsiTheme="minorHAnsi" w:cstheme="minorHAnsi"/>
          <w:b w:val="0"/>
          <w:bCs w:val="0"/>
          <w:color w:val="000000"/>
          <w:sz w:val="28"/>
          <w:szCs w:val="28"/>
        </w:rPr>
        <w:br/>
        <w:t xml:space="preserve">śrīvāsera bhrātṛ-sutā nārāyaṇī-nāme </w:t>
      </w:r>
      <w:r w:rsidRPr="004A2847">
        <w:rPr>
          <w:rStyle w:val="BookTitle"/>
          <w:rFonts w:asciiTheme="minorHAnsi" w:hAnsiTheme="minorHAnsi" w:cstheme="minorHAnsi"/>
          <w:b w:val="0"/>
          <w:bCs w:val="0"/>
          <w:color w:val="000000"/>
          <w:sz w:val="28"/>
          <w:szCs w:val="28"/>
        </w:rPr>
        <w:br/>
        <w:t>mātāviśvambhara-pade yāṅra mati</w:t>
      </w:r>
    </w:p>
    <w:p w14:paraId="55F00D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are the supreme deliverers of the fallen souls, they are most dear to Śrī Gaurakiśora, and they are the </w:t>
      </w:r>
      <w:proofErr w:type="gramStart"/>
      <w:r w:rsidRPr="004A2847">
        <w:rPr>
          <w:rStyle w:val="BookTitle"/>
          <w:rFonts w:asciiTheme="minorHAnsi" w:hAnsiTheme="minorHAnsi" w:cstheme="minorHAnsi"/>
          <w:b/>
          <w:bCs/>
          <w:color w:val="800000"/>
          <w:sz w:val="28"/>
          <w:szCs w:val="28"/>
        </w:rPr>
        <w:t>ultimate goal</w:t>
      </w:r>
      <w:proofErr w:type="gramEnd"/>
      <w:r w:rsidRPr="004A2847">
        <w:rPr>
          <w:rStyle w:val="BookTitle"/>
          <w:rFonts w:asciiTheme="minorHAnsi" w:hAnsiTheme="minorHAnsi" w:cstheme="minorHAnsi"/>
          <w:b/>
          <w:bCs/>
          <w:color w:val="800000"/>
          <w:sz w:val="28"/>
          <w:szCs w:val="28"/>
        </w:rPr>
        <w:t xml:space="preserve"> of the fallen souls. Śrīvāsa’s brother had a daughter named Nārāyaṇī, who was the author’s mother. Her mind was fixed at the lotus feet of Viśvambhara.</w:t>
      </w:r>
    </w:p>
    <w:p w14:paraId="753DBD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vṛndāvana suta tāṅra karuṇāra pārābāra</w:t>
      </w:r>
      <w:r w:rsidRPr="004A2847">
        <w:rPr>
          <w:rStyle w:val="BookTitle"/>
          <w:rFonts w:asciiTheme="minorHAnsi" w:hAnsiTheme="minorHAnsi" w:cstheme="minorHAnsi"/>
          <w:b w:val="0"/>
          <w:bCs w:val="0"/>
          <w:color w:val="000000"/>
          <w:sz w:val="28"/>
          <w:szCs w:val="28"/>
        </w:rPr>
        <w:br/>
        <w:t>’śrī-caitanya-bhāgavata’ yāṅra</w:t>
      </w:r>
      <w:r w:rsidRPr="004A2847">
        <w:rPr>
          <w:rStyle w:val="BookTitle"/>
          <w:rFonts w:asciiTheme="minorHAnsi" w:hAnsiTheme="minorHAnsi" w:cstheme="minorHAnsi"/>
          <w:b w:val="0"/>
          <w:bCs w:val="0"/>
          <w:color w:val="000000"/>
          <w:sz w:val="28"/>
          <w:szCs w:val="28"/>
        </w:rPr>
        <w:br/>
        <w:t>nityānanda-śeṣa-bhṛtya hari-jana-sevā-kṛtya</w:t>
      </w:r>
      <w:r w:rsidRPr="004A2847">
        <w:rPr>
          <w:rStyle w:val="BookTitle"/>
          <w:rFonts w:asciiTheme="minorHAnsi" w:hAnsiTheme="minorHAnsi" w:cstheme="minorHAnsi"/>
          <w:b w:val="0"/>
          <w:bCs w:val="0"/>
          <w:color w:val="000000"/>
          <w:sz w:val="28"/>
          <w:szCs w:val="28"/>
        </w:rPr>
        <w:br/>
        <w:t>bujha’la ye sarva-sāra-sāra</w:t>
      </w:r>
    </w:p>
    <w:p w14:paraId="5C96A0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Her son was Vṛndāvana dāsa, who was unlimitedly merciful, who compiled </w:t>
      </w:r>
      <w:r w:rsidRPr="004A2847">
        <w:rPr>
          <w:rStyle w:val="BookTitle"/>
          <w:rFonts w:asciiTheme="minorHAnsi" w:hAnsiTheme="minorHAnsi" w:cstheme="minorHAnsi"/>
          <w:b/>
          <w:bCs/>
          <w:i/>
          <w:iCs/>
          <w:color w:val="800000"/>
          <w:sz w:val="28"/>
          <w:szCs w:val="28"/>
        </w:rPr>
        <w:t>Śrī Caitanya-bhāgavata</w:t>
      </w:r>
      <w:r w:rsidRPr="004A2847">
        <w:rPr>
          <w:rStyle w:val="BookTitle"/>
          <w:rFonts w:asciiTheme="minorHAnsi" w:hAnsiTheme="minorHAnsi" w:cstheme="minorHAnsi"/>
          <w:b/>
          <w:bCs/>
          <w:color w:val="800000"/>
          <w:sz w:val="28"/>
          <w:szCs w:val="28"/>
        </w:rPr>
        <w:t>, who was the last servant of Nityānanda, and who revealed that service to the devotees of Hari is the essence of all.</w:t>
      </w:r>
    </w:p>
    <w:p w14:paraId="199486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vaiṣṇava-mahimā yata varṇilena susaṅgata</w:t>
      </w:r>
      <w:r w:rsidRPr="004A2847">
        <w:rPr>
          <w:rStyle w:val="BookTitle"/>
          <w:rFonts w:asciiTheme="minorHAnsi" w:hAnsiTheme="minorHAnsi" w:cstheme="minorHAnsi"/>
          <w:b w:val="0"/>
          <w:bCs w:val="0"/>
          <w:color w:val="000000"/>
          <w:sz w:val="28"/>
          <w:szCs w:val="28"/>
        </w:rPr>
        <w:br/>
        <w:t>tāhāra tulanā kothā nāi</w:t>
      </w:r>
      <w:r w:rsidRPr="004A2847">
        <w:rPr>
          <w:rStyle w:val="BookTitle"/>
          <w:rFonts w:asciiTheme="minorHAnsi" w:hAnsiTheme="minorHAnsi" w:cstheme="minorHAnsi"/>
          <w:b w:val="0"/>
          <w:bCs w:val="0"/>
          <w:color w:val="000000"/>
          <w:sz w:val="28"/>
          <w:szCs w:val="28"/>
        </w:rPr>
        <w:br/>
        <w:t>vaiṣṇava-virodhi-jana satata tāpita mana</w:t>
      </w:r>
      <w:r w:rsidRPr="004A2847">
        <w:rPr>
          <w:rStyle w:val="BookTitle"/>
          <w:rFonts w:asciiTheme="minorHAnsi" w:hAnsiTheme="minorHAnsi" w:cstheme="minorHAnsi"/>
          <w:b w:val="0"/>
          <w:bCs w:val="0"/>
          <w:color w:val="000000"/>
          <w:sz w:val="28"/>
          <w:szCs w:val="28"/>
        </w:rPr>
        <w:br/>
        <w:t>mūlya-hīna sei bhasma chāi</w:t>
      </w:r>
    </w:p>
    <w:p w14:paraId="720927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perfectly described the incomparable glories of the Vaiṣṇavas. The minds of those who are averse to the Vaiṣṇavas are always disturbed by the material miseries. Such persons are as worthless as ash.</w:t>
      </w:r>
    </w:p>
    <w:p w14:paraId="643AB8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nitāi-vimukha-jane dayā-pātra tāre gaṇe</w:t>
      </w:r>
      <w:r w:rsidRPr="004A2847">
        <w:rPr>
          <w:rStyle w:val="BookTitle"/>
          <w:rFonts w:asciiTheme="minorHAnsi" w:hAnsiTheme="minorHAnsi" w:cstheme="minorHAnsi"/>
          <w:b w:val="0"/>
          <w:bCs w:val="0"/>
          <w:color w:val="000000"/>
          <w:sz w:val="28"/>
          <w:szCs w:val="28"/>
        </w:rPr>
        <w:br/>
        <w:t>padā-ghāta kare tāra śire</w:t>
      </w:r>
      <w:r w:rsidRPr="004A2847">
        <w:rPr>
          <w:rStyle w:val="BookTitle"/>
          <w:rFonts w:asciiTheme="minorHAnsi" w:hAnsiTheme="minorHAnsi" w:cstheme="minorHAnsi"/>
          <w:b w:val="0"/>
          <w:bCs w:val="0"/>
          <w:color w:val="000000"/>
          <w:sz w:val="28"/>
          <w:szCs w:val="28"/>
        </w:rPr>
        <w:br/>
        <w:t>e hena dāyāla vīra nāhi tribhuvane dhīra</w:t>
      </w:r>
      <w:r w:rsidRPr="004A2847">
        <w:rPr>
          <w:rStyle w:val="BookTitle"/>
          <w:rFonts w:asciiTheme="minorHAnsi" w:hAnsiTheme="minorHAnsi" w:cstheme="minorHAnsi"/>
          <w:b w:val="0"/>
          <w:bCs w:val="0"/>
          <w:color w:val="000000"/>
          <w:sz w:val="28"/>
          <w:szCs w:val="28"/>
        </w:rPr>
        <w:br/>
        <w:t>laye yāya virajāra tīre</w:t>
      </w:r>
    </w:p>
    <w:p w14:paraId="3BC0EA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Vṛndāvana dāsa considered that people averse to Nitāi were suitable candidates for compassion, so he kicked them in the head. There is no one in the three worlds as greatly compassionate or sober as him, for he delivers such persons from material existence.</w:t>
      </w:r>
    </w:p>
    <w:p w14:paraId="72E7D1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mūḍha-jana nā bujhiyā ahaṅkāre matta hiyā</w:t>
      </w:r>
      <w:r w:rsidRPr="004A2847">
        <w:rPr>
          <w:rStyle w:val="BookTitle"/>
          <w:rFonts w:asciiTheme="minorHAnsi" w:hAnsiTheme="minorHAnsi" w:cstheme="minorHAnsi"/>
          <w:b w:val="0"/>
          <w:bCs w:val="0"/>
          <w:color w:val="000000"/>
          <w:sz w:val="28"/>
          <w:szCs w:val="28"/>
        </w:rPr>
        <w:br/>
        <w:t>’krodhī bali’ karaye sthāpana</w:t>
      </w:r>
      <w:r w:rsidRPr="004A2847">
        <w:rPr>
          <w:rStyle w:val="BookTitle"/>
          <w:rFonts w:asciiTheme="minorHAnsi" w:hAnsiTheme="minorHAnsi" w:cstheme="minorHAnsi"/>
          <w:b w:val="0"/>
          <w:bCs w:val="0"/>
          <w:color w:val="000000"/>
          <w:sz w:val="28"/>
          <w:szCs w:val="28"/>
        </w:rPr>
        <w:br/>
        <w:t>vaiṣṇavera dayā-daṇḍa kabhu nā bujhaye bhaṇḍa</w:t>
      </w:r>
      <w:r w:rsidRPr="004A2847">
        <w:rPr>
          <w:rStyle w:val="BookTitle"/>
          <w:rFonts w:asciiTheme="minorHAnsi" w:hAnsiTheme="minorHAnsi" w:cstheme="minorHAnsi"/>
          <w:b w:val="0"/>
          <w:bCs w:val="0"/>
          <w:color w:val="000000"/>
          <w:sz w:val="28"/>
          <w:szCs w:val="28"/>
        </w:rPr>
        <w:br/>
        <w:t>nīca-citta kariyā gopana</w:t>
      </w:r>
    </w:p>
    <w:p w14:paraId="425FC7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Foolish people intoxicated by false ego cannot understand him, so they attempt to establish him as an angry person. The hypocrites hide their own low-class mentality and can never understand the punishment awarded by a Vaiṣṇava, which is simply an exhibition of compassion.</w:t>
      </w:r>
    </w:p>
    <w:p w14:paraId="6F867D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’śrī-gauḍīya-bhāṣya’ nāma bhakta-jana-sevā-kāma</w:t>
      </w:r>
      <w:r w:rsidRPr="004A2847">
        <w:rPr>
          <w:rStyle w:val="BookTitle"/>
          <w:rFonts w:asciiTheme="minorHAnsi" w:hAnsiTheme="minorHAnsi" w:cstheme="minorHAnsi"/>
          <w:b w:val="0"/>
          <w:bCs w:val="0"/>
          <w:color w:val="000000"/>
          <w:sz w:val="28"/>
          <w:szCs w:val="28"/>
        </w:rPr>
        <w:br/>
        <w:t>likhi, chāḍi’ kapaṭādi chala</w:t>
      </w:r>
      <w:r w:rsidRPr="004A2847">
        <w:rPr>
          <w:rStyle w:val="BookTitle"/>
          <w:rFonts w:asciiTheme="minorHAnsi" w:hAnsiTheme="minorHAnsi" w:cstheme="minorHAnsi"/>
          <w:b w:val="0"/>
          <w:bCs w:val="0"/>
          <w:color w:val="000000"/>
          <w:sz w:val="28"/>
          <w:szCs w:val="28"/>
        </w:rPr>
        <w:br/>
        <w:t>bhāgavata-vyākhyā-kāle prabhu more sadā pale</w:t>
      </w:r>
      <w:r w:rsidRPr="004A2847">
        <w:rPr>
          <w:rStyle w:val="BookTitle"/>
          <w:rFonts w:asciiTheme="minorHAnsi" w:hAnsiTheme="minorHAnsi" w:cstheme="minorHAnsi"/>
          <w:b w:val="0"/>
          <w:bCs w:val="0"/>
          <w:color w:val="000000"/>
          <w:sz w:val="28"/>
          <w:szCs w:val="28"/>
        </w:rPr>
        <w:br/>
        <w:t>citta deya yathocita bala</w:t>
      </w:r>
    </w:p>
    <w:p w14:paraId="157B629D" w14:textId="77777777" w:rsidR="00A969AE" w:rsidRPr="004A2847" w:rsidRDefault="00A969AE">
      <w:pPr>
        <w:pStyle w:val="Translation"/>
        <w:rPr>
          <w:rStyle w:val="BookTitle"/>
          <w:rFonts w:asciiTheme="minorHAnsi" w:hAnsiTheme="minorHAnsi" w:cstheme="minorHAnsi"/>
          <w:b/>
          <w:bCs/>
          <w:color w:val="800000"/>
          <w:sz w:val="28"/>
          <w:szCs w:val="28"/>
        </w:rPr>
      </w:pPr>
      <w:proofErr w:type="gramStart"/>
      <w:r w:rsidRPr="004A2847">
        <w:rPr>
          <w:rStyle w:val="BookTitle"/>
          <w:rFonts w:asciiTheme="minorHAnsi" w:hAnsiTheme="minorHAnsi" w:cstheme="minorHAnsi"/>
          <w:b/>
          <w:bCs/>
          <w:color w:val="800000"/>
          <w:sz w:val="28"/>
          <w:szCs w:val="28"/>
        </w:rPr>
        <w:t>In the course of</w:t>
      </w:r>
      <w:proofErr w:type="gramEnd"/>
      <w:r w:rsidRPr="004A2847">
        <w:rPr>
          <w:rStyle w:val="BookTitle"/>
          <w:rFonts w:asciiTheme="minorHAnsi" w:hAnsiTheme="minorHAnsi" w:cstheme="minorHAnsi"/>
          <w:b/>
          <w:bCs/>
          <w:color w:val="800000"/>
          <w:sz w:val="28"/>
          <w:szCs w:val="28"/>
        </w:rPr>
        <w:t xml:space="preserve"> writing this commentary, </w:t>
      </w:r>
      <w:r w:rsidRPr="004A2847">
        <w:rPr>
          <w:rStyle w:val="BookTitle"/>
          <w:rFonts w:asciiTheme="minorHAnsi" w:hAnsiTheme="minorHAnsi" w:cstheme="minorHAnsi"/>
          <w:b/>
          <w:bCs/>
          <w:i/>
          <w:iCs/>
          <w:color w:val="800000"/>
          <w:sz w:val="28"/>
          <w:szCs w:val="28"/>
        </w:rPr>
        <w:t xml:space="preserve">Śrī Gauḍīya-bhāṣya, </w:t>
      </w:r>
      <w:r w:rsidRPr="004A2847">
        <w:rPr>
          <w:rStyle w:val="BookTitle"/>
          <w:rFonts w:asciiTheme="minorHAnsi" w:hAnsiTheme="minorHAnsi" w:cstheme="minorHAnsi"/>
          <w:b/>
          <w:bCs/>
          <w:color w:val="800000"/>
          <w:sz w:val="28"/>
          <w:szCs w:val="28"/>
        </w:rPr>
        <w:t xml:space="preserve">with the desire to serve the devotees, I have rejected all forms of cheating headed by duplicity. While writing this commentary on </w:t>
      </w:r>
      <w:r w:rsidRPr="004A2847">
        <w:rPr>
          <w:rStyle w:val="BookTitle"/>
          <w:rFonts w:asciiTheme="minorHAnsi" w:hAnsiTheme="minorHAnsi" w:cstheme="minorHAnsi"/>
          <w:b/>
          <w:bCs/>
          <w:i/>
          <w:iCs/>
          <w:color w:val="800000"/>
          <w:sz w:val="28"/>
          <w:szCs w:val="28"/>
        </w:rPr>
        <w:t>Caitanya-bhāgavata</w:t>
      </w:r>
      <w:r w:rsidRPr="004A2847">
        <w:rPr>
          <w:rStyle w:val="BookTitle"/>
          <w:rFonts w:asciiTheme="minorHAnsi" w:hAnsiTheme="minorHAnsi" w:cstheme="minorHAnsi"/>
          <w:b/>
          <w:bCs/>
          <w:color w:val="800000"/>
          <w:sz w:val="28"/>
          <w:szCs w:val="28"/>
        </w:rPr>
        <w:t>, the Lord always maintained me and gave me the necessary strength of heart.</w:t>
      </w:r>
    </w:p>
    <w:p w14:paraId="3982CB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śrī-caitanya-bhāgavata grantha śuddha-bhakti-mata</w:t>
      </w:r>
      <w:r w:rsidRPr="004A2847">
        <w:rPr>
          <w:rStyle w:val="BookTitle"/>
          <w:rFonts w:asciiTheme="minorHAnsi" w:hAnsiTheme="minorHAnsi" w:cstheme="minorHAnsi"/>
          <w:b w:val="0"/>
          <w:bCs w:val="0"/>
          <w:color w:val="000000"/>
          <w:sz w:val="28"/>
          <w:szCs w:val="28"/>
        </w:rPr>
        <w:br/>
        <w:t>kahe sadā śrī-bhaktivinoda</w:t>
      </w:r>
      <w:r w:rsidRPr="004A2847">
        <w:rPr>
          <w:rStyle w:val="BookTitle"/>
          <w:rFonts w:asciiTheme="minorHAnsi" w:hAnsiTheme="minorHAnsi" w:cstheme="minorHAnsi"/>
          <w:b w:val="0"/>
          <w:bCs w:val="0"/>
          <w:color w:val="000000"/>
          <w:sz w:val="28"/>
          <w:szCs w:val="28"/>
        </w:rPr>
        <w:br/>
        <w:t>nirantara pāṭha-phale kubuddhi yāibe ca’le</w:t>
      </w:r>
      <w:r w:rsidRPr="004A2847">
        <w:rPr>
          <w:rStyle w:val="BookTitle"/>
          <w:rFonts w:asciiTheme="minorHAnsi" w:hAnsiTheme="minorHAnsi" w:cstheme="minorHAnsi"/>
          <w:b w:val="0"/>
          <w:bCs w:val="0"/>
          <w:color w:val="000000"/>
          <w:sz w:val="28"/>
          <w:szCs w:val="28"/>
        </w:rPr>
        <w:br/>
        <w:t>kṛṣṇa-preme labhibe pramoda</w:t>
      </w:r>
    </w:p>
    <w:p w14:paraId="69D206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Bhaktivinoda would always say that </w:t>
      </w:r>
      <w:r w:rsidRPr="004A2847">
        <w:rPr>
          <w:rStyle w:val="BookTitle"/>
          <w:rFonts w:asciiTheme="minorHAnsi" w:hAnsiTheme="minorHAnsi" w:cstheme="minorHAnsi"/>
          <w:b/>
          <w:bCs/>
          <w:i/>
          <w:iCs/>
          <w:color w:val="800000"/>
          <w:sz w:val="28"/>
          <w:szCs w:val="28"/>
        </w:rPr>
        <w:t>Śrī Caitanya-bhāgavata</w:t>
      </w:r>
      <w:r w:rsidRPr="004A2847">
        <w:rPr>
          <w:rStyle w:val="BookTitle"/>
          <w:rFonts w:asciiTheme="minorHAnsi" w:hAnsiTheme="minorHAnsi" w:cstheme="minorHAnsi"/>
          <w:b/>
          <w:bCs/>
          <w:color w:val="800000"/>
          <w:sz w:val="28"/>
          <w:szCs w:val="28"/>
        </w:rPr>
        <w:t xml:space="preserve"> describes the process of pure devotional service. By constantly studying this book, one’s sinful mentality is destroyed and one will achieve the joy of ecstatic love for Kṛṣṇa.</w:t>
      </w:r>
    </w:p>
    <w:p w14:paraId="394723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nijendriya-prīti-kāma nahe kabhu bhakti-dhāma</w:t>
      </w:r>
      <w:r w:rsidRPr="004A2847">
        <w:rPr>
          <w:rStyle w:val="BookTitle"/>
          <w:rFonts w:asciiTheme="minorHAnsi" w:hAnsiTheme="minorHAnsi" w:cstheme="minorHAnsi"/>
          <w:b w:val="0"/>
          <w:bCs w:val="0"/>
          <w:color w:val="000000"/>
          <w:sz w:val="28"/>
          <w:szCs w:val="28"/>
        </w:rPr>
        <w:br/>
        <w:t>vaiṣṇava-sevāya nāhi bhoga</w:t>
      </w:r>
      <w:r w:rsidRPr="004A2847">
        <w:rPr>
          <w:rStyle w:val="BookTitle"/>
          <w:rFonts w:asciiTheme="minorHAnsi" w:hAnsiTheme="minorHAnsi" w:cstheme="minorHAnsi"/>
          <w:b w:val="0"/>
          <w:bCs w:val="0"/>
          <w:color w:val="000000"/>
          <w:sz w:val="28"/>
          <w:szCs w:val="28"/>
        </w:rPr>
        <w:br/>
        <w:t>bhakta-sevā-phale prema sei mūlyavān kṣema</w:t>
      </w:r>
      <w:r w:rsidRPr="004A2847">
        <w:rPr>
          <w:rStyle w:val="BookTitle"/>
          <w:rFonts w:asciiTheme="minorHAnsi" w:hAnsiTheme="minorHAnsi" w:cstheme="minorHAnsi"/>
          <w:b w:val="0"/>
          <w:bCs w:val="0"/>
          <w:color w:val="000000"/>
          <w:sz w:val="28"/>
          <w:szCs w:val="28"/>
        </w:rPr>
        <w:br/>
        <w:t>vigata haibe sarva-roga</w:t>
      </w:r>
    </w:p>
    <w:p w14:paraId="792662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desire to satisfy one’s senses has no place in devotional service. There is no question of sense gratification in the service of Vaiṣṇavas. As a result of serving </w:t>
      </w:r>
      <w:r w:rsidRPr="004A2847">
        <w:rPr>
          <w:rStyle w:val="BookTitle"/>
          <w:rFonts w:asciiTheme="minorHAnsi" w:hAnsiTheme="minorHAnsi" w:cstheme="minorHAnsi"/>
          <w:b/>
          <w:bCs/>
          <w:color w:val="800000"/>
          <w:sz w:val="28"/>
          <w:szCs w:val="28"/>
        </w:rPr>
        <w:lastRenderedPageBreak/>
        <w:t xml:space="preserve">the devotees, one attains </w:t>
      </w:r>
      <w:r w:rsidRPr="004A2847">
        <w:rPr>
          <w:rStyle w:val="BookTitle"/>
          <w:rFonts w:asciiTheme="minorHAnsi" w:hAnsiTheme="minorHAnsi" w:cstheme="minorHAnsi"/>
          <w:b/>
          <w:bCs/>
          <w:i/>
          <w:iCs/>
          <w:color w:val="800000"/>
          <w:sz w:val="28"/>
          <w:szCs w:val="28"/>
        </w:rPr>
        <w:t>prema</w:t>
      </w:r>
      <w:r w:rsidRPr="004A2847">
        <w:rPr>
          <w:rStyle w:val="BookTitle"/>
          <w:rFonts w:asciiTheme="minorHAnsi" w:hAnsiTheme="minorHAnsi" w:cstheme="minorHAnsi"/>
          <w:b/>
          <w:bCs/>
          <w:color w:val="800000"/>
          <w:sz w:val="28"/>
          <w:szCs w:val="28"/>
        </w:rPr>
        <w:t xml:space="preserve">, the most </w:t>
      </w:r>
      <w:proofErr w:type="gramStart"/>
      <w:r w:rsidRPr="004A2847">
        <w:rPr>
          <w:rStyle w:val="BookTitle"/>
          <w:rFonts w:asciiTheme="minorHAnsi" w:hAnsiTheme="minorHAnsi" w:cstheme="minorHAnsi"/>
          <w:b/>
          <w:bCs/>
          <w:color w:val="800000"/>
          <w:sz w:val="28"/>
          <w:szCs w:val="28"/>
        </w:rPr>
        <w:t>valuable asset</w:t>
      </w:r>
      <w:proofErr w:type="gramEnd"/>
      <w:r w:rsidRPr="004A2847">
        <w:rPr>
          <w:rStyle w:val="BookTitle"/>
          <w:rFonts w:asciiTheme="minorHAnsi" w:hAnsiTheme="minorHAnsi" w:cstheme="minorHAnsi"/>
          <w:b/>
          <w:bCs/>
          <w:color w:val="800000"/>
          <w:sz w:val="28"/>
          <w:szCs w:val="28"/>
        </w:rPr>
        <w:t>, and all material diseases are vanquished.</w:t>
      </w:r>
    </w:p>
    <w:p w14:paraId="50A2EB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līna haibāra āśā cālile kapaṭa-</w:t>
      </w:r>
      <w:r w:rsidRPr="004A2847">
        <w:rPr>
          <w:rStyle w:val="BookTitle"/>
          <w:rFonts w:asciiTheme="minorHAnsi" w:hAnsiTheme="minorHAnsi" w:cstheme="minorHAnsi"/>
          <w:b w:val="0"/>
          <w:bCs w:val="0"/>
          <w:color w:val="000000"/>
          <w:sz w:val="28"/>
          <w:szCs w:val="28"/>
        </w:rPr>
        <w:br/>
        <w:t>pāśādūre yābe sakala maṅgala</w:t>
      </w:r>
      <w:r w:rsidRPr="004A2847">
        <w:rPr>
          <w:rStyle w:val="BookTitle"/>
          <w:rFonts w:asciiTheme="minorHAnsi" w:hAnsiTheme="minorHAnsi" w:cstheme="minorHAnsi"/>
          <w:b w:val="0"/>
          <w:bCs w:val="0"/>
          <w:color w:val="000000"/>
          <w:sz w:val="28"/>
          <w:szCs w:val="28"/>
        </w:rPr>
        <w:br/>
        <w:t>sthūla sūkṣma deha-dvaya bhakti-bale haya kṣaya</w:t>
      </w:r>
      <w:r w:rsidRPr="004A2847">
        <w:rPr>
          <w:rStyle w:val="BookTitle"/>
          <w:rFonts w:asciiTheme="minorHAnsi" w:hAnsiTheme="minorHAnsi" w:cstheme="minorHAnsi"/>
          <w:b w:val="0"/>
          <w:bCs w:val="0"/>
          <w:color w:val="000000"/>
          <w:sz w:val="28"/>
          <w:szCs w:val="28"/>
        </w:rPr>
        <w:br/>
        <w:t>bhāgavata-bhajana-kauśala</w:t>
      </w:r>
    </w:p>
    <w:p w14:paraId="153E95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desire to merge in the existence of the Lord is as crooked as playing dice, for it deprives one of all auspiciousness. The gross and subtle bodies of a person expert in the worship of the </w:t>
      </w:r>
      <w:r w:rsidRPr="004A2847">
        <w:rPr>
          <w:rStyle w:val="BookTitle"/>
          <w:rFonts w:asciiTheme="minorHAnsi" w:hAnsiTheme="minorHAnsi" w:cstheme="minorHAnsi"/>
          <w:b/>
          <w:bCs/>
          <w:i/>
          <w:iCs/>
          <w:color w:val="800000"/>
          <w:sz w:val="28"/>
          <w:szCs w:val="28"/>
        </w:rPr>
        <w:t xml:space="preserve">bhāgavatas </w:t>
      </w:r>
      <w:r w:rsidRPr="004A2847">
        <w:rPr>
          <w:rStyle w:val="BookTitle"/>
          <w:rFonts w:asciiTheme="minorHAnsi" w:hAnsiTheme="minorHAnsi" w:cstheme="minorHAnsi"/>
          <w:b/>
          <w:bCs/>
          <w:color w:val="800000"/>
          <w:sz w:val="28"/>
          <w:szCs w:val="28"/>
        </w:rPr>
        <w:t>are destroyed by the strength of his devotional service.</w:t>
      </w:r>
    </w:p>
    <w:p w14:paraId="1CEF06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śrī-vārṣabhānavī āśa tāṅhāra dayita-dāsa</w:t>
      </w:r>
      <w:r w:rsidRPr="004A2847">
        <w:rPr>
          <w:rStyle w:val="BookTitle"/>
          <w:rFonts w:asciiTheme="minorHAnsi" w:hAnsiTheme="minorHAnsi" w:cstheme="minorHAnsi"/>
          <w:b w:val="0"/>
          <w:bCs w:val="0"/>
          <w:color w:val="000000"/>
          <w:sz w:val="28"/>
          <w:szCs w:val="28"/>
        </w:rPr>
        <w:br/>
        <w:t>bhāṣya-lekhakera paricaya</w:t>
      </w:r>
      <w:r w:rsidRPr="004A2847">
        <w:rPr>
          <w:rStyle w:val="BookTitle"/>
          <w:rFonts w:asciiTheme="minorHAnsi" w:hAnsiTheme="minorHAnsi" w:cstheme="minorHAnsi"/>
          <w:b w:val="0"/>
          <w:bCs w:val="0"/>
          <w:color w:val="000000"/>
          <w:sz w:val="28"/>
          <w:szCs w:val="28"/>
        </w:rPr>
        <w:br/>
        <w:t>bhakati-vimukha jana viṣayete kliṣṭa-mana</w:t>
      </w:r>
      <w:r w:rsidRPr="004A2847">
        <w:rPr>
          <w:rStyle w:val="BookTitle"/>
          <w:rFonts w:asciiTheme="minorHAnsi" w:hAnsiTheme="minorHAnsi" w:cstheme="minorHAnsi"/>
          <w:b w:val="0"/>
          <w:bCs w:val="0"/>
          <w:color w:val="000000"/>
          <w:sz w:val="28"/>
          <w:szCs w:val="28"/>
        </w:rPr>
        <w:br/>
        <w:t>tabu yāce prabhu padāśraya</w:t>
      </w:r>
    </w:p>
    <w:p w14:paraId="18EC17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writer of this commentary is Śrī Vārṣabhānavī-dayita-dāsa, who desires to attain Śrī Vārṣabhānavī and who is the servant of Her beloved Lord. Although he is averse to devotional service and his mind is attached to material enjoyment, he begs for the shelter of the Lord’s lotus feet.</w:t>
      </w:r>
    </w:p>
    <w:p w14:paraId="346022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śrī-gauḍa-maṇḍala-mājha navadvīpa tīrtharāja</w:t>
      </w:r>
      <w:r w:rsidRPr="004A2847">
        <w:rPr>
          <w:rStyle w:val="BookTitle"/>
          <w:rFonts w:asciiTheme="minorHAnsi" w:hAnsiTheme="minorHAnsi" w:cstheme="minorHAnsi"/>
          <w:b w:val="0"/>
          <w:bCs w:val="0"/>
          <w:color w:val="000000"/>
          <w:sz w:val="28"/>
          <w:szCs w:val="28"/>
        </w:rPr>
        <w:br/>
        <w:t>māyāpura gaura-janma-sthala</w:t>
      </w:r>
      <w:r w:rsidRPr="004A2847">
        <w:rPr>
          <w:rStyle w:val="BookTitle"/>
          <w:rFonts w:asciiTheme="minorHAnsi" w:hAnsiTheme="minorHAnsi" w:cstheme="minorHAnsi"/>
          <w:b w:val="0"/>
          <w:bCs w:val="0"/>
          <w:color w:val="000000"/>
          <w:sz w:val="28"/>
          <w:szCs w:val="28"/>
        </w:rPr>
        <w:br/>
        <w:t>tathāya caitanya-maṭha nāhi vase yathā śaṭha</w:t>
      </w:r>
      <w:r w:rsidRPr="004A2847">
        <w:rPr>
          <w:rStyle w:val="BookTitle"/>
          <w:rFonts w:asciiTheme="minorHAnsi" w:hAnsiTheme="minorHAnsi" w:cstheme="minorHAnsi"/>
          <w:b w:val="0"/>
          <w:bCs w:val="0"/>
          <w:color w:val="000000"/>
          <w:sz w:val="28"/>
          <w:szCs w:val="28"/>
        </w:rPr>
        <w:br/>
        <w:t>gaura-jane kariyā sambala</w:t>
      </w:r>
    </w:p>
    <w:p w14:paraId="671710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Caitanya Maṭha is situated within Śrī Gauḍa-maṇḍala in Māyāpur-Navadvīpa, the topmost </w:t>
      </w:r>
      <w:r w:rsidRPr="004A2847">
        <w:rPr>
          <w:rStyle w:val="BookTitle"/>
          <w:rFonts w:asciiTheme="minorHAnsi" w:hAnsiTheme="minorHAnsi" w:cstheme="minorHAnsi"/>
          <w:b/>
          <w:bCs/>
          <w:i/>
          <w:iCs/>
          <w:color w:val="800000"/>
          <w:sz w:val="28"/>
          <w:szCs w:val="28"/>
        </w:rPr>
        <w:t>tīrtha</w:t>
      </w:r>
      <w:r w:rsidRPr="004A2847">
        <w:rPr>
          <w:rStyle w:val="BookTitle"/>
          <w:rFonts w:asciiTheme="minorHAnsi" w:hAnsiTheme="minorHAnsi" w:cstheme="minorHAnsi"/>
          <w:b/>
          <w:bCs/>
          <w:color w:val="800000"/>
          <w:sz w:val="28"/>
          <w:szCs w:val="28"/>
        </w:rPr>
        <w:t xml:space="preserve"> and site of Gaura’s appearance. No cheaters are residing therein; only Gaura’s devotees live there.</w:t>
      </w:r>
    </w:p>
    <w:p w14:paraId="7AEEBB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bhakativinoda-dāsa-saṅge mora sadā vāsa</w:t>
      </w:r>
      <w:r w:rsidRPr="004A2847">
        <w:rPr>
          <w:rStyle w:val="BookTitle"/>
          <w:rFonts w:asciiTheme="minorHAnsi" w:hAnsiTheme="minorHAnsi" w:cstheme="minorHAnsi"/>
          <w:b w:val="0"/>
          <w:bCs w:val="0"/>
          <w:color w:val="000000"/>
          <w:sz w:val="28"/>
          <w:szCs w:val="28"/>
        </w:rPr>
        <w:br/>
        <w:t>tāṅdera anujñāśire dhari’</w:t>
      </w:r>
      <w:r w:rsidRPr="004A2847">
        <w:rPr>
          <w:rStyle w:val="BookTitle"/>
          <w:rFonts w:asciiTheme="minorHAnsi" w:hAnsiTheme="minorHAnsi" w:cstheme="minorHAnsi"/>
          <w:b w:val="0"/>
          <w:bCs w:val="0"/>
          <w:color w:val="000000"/>
          <w:sz w:val="28"/>
          <w:szCs w:val="28"/>
        </w:rPr>
        <w:br/>
        <w:t>cāri-śata-cha’ calliśe samāpinu jyaiṣṭha-śeṣe</w:t>
      </w:r>
      <w:r w:rsidRPr="004A2847">
        <w:rPr>
          <w:rStyle w:val="BookTitle"/>
          <w:rFonts w:asciiTheme="minorHAnsi" w:hAnsiTheme="minorHAnsi" w:cstheme="minorHAnsi"/>
          <w:b w:val="0"/>
          <w:bCs w:val="0"/>
          <w:color w:val="000000"/>
          <w:sz w:val="28"/>
          <w:szCs w:val="28"/>
        </w:rPr>
        <w:br/>
        <w:t>uṭakāmaṇḍera śailopari</w:t>
      </w:r>
    </w:p>
    <w:p w14:paraId="33A5FA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always reside in the association of Śrīla Bhaktivinoda’s servants. Accepting their order on my head, I completed this commentary on the hill of Uṭkāmand at the end of the month of Jyaiṣṭha, in the Gaurābda year 446 (A.D. 1932).</w:t>
      </w:r>
    </w:p>
    <w:p w14:paraId="018D0E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bhāṣya-racanāra kāle bhakta-gaṇa more pāle</w:t>
      </w:r>
      <w:r w:rsidRPr="004A2847">
        <w:rPr>
          <w:rStyle w:val="BookTitle"/>
          <w:rFonts w:asciiTheme="minorHAnsi" w:hAnsiTheme="minorHAnsi" w:cstheme="minorHAnsi"/>
          <w:b w:val="0"/>
          <w:bCs w:val="0"/>
          <w:color w:val="000000"/>
          <w:sz w:val="28"/>
          <w:szCs w:val="28"/>
        </w:rPr>
        <w:br/>
        <w:t>gaurava-sambhrame more chale</w:t>
      </w:r>
      <w:r w:rsidRPr="004A2847">
        <w:rPr>
          <w:rStyle w:val="BookTitle"/>
          <w:rFonts w:asciiTheme="minorHAnsi" w:hAnsiTheme="minorHAnsi" w:cstheme="minorHAnsi"/>
          <w:b w:val="0"/>
          <w:bCs w:val="0"/>
          <w:color w:val="000000"/>
          <w:sz w:val="28"/>
          <w:szCs w:val="28"/>
        </w:rPr>
        <w:br/>
        <w:t>avakāśa sadā diyā bhakti-pathe cālāiyā snehera ḍorikā diyā gale</w:t>
      </w:r>
    </w:p>
    <w:p w14:paraId="1B6352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writing this commentary, the devotees took care of me and deceived me with awe and respect. They bound me with ropes of affection by always providing facilities for me and encouraging me in my devotional service.</w:t>
      </w:r>
    </w:p>
    <w:p w14:paraId="4C662A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śrī-gaurāṅga-bhakta-gaṇa śrī-bhaktivinoda-jana</w:t>
      </w:r>
      <w:r w:rsidRPr="004A2847">
        <w:rPr>
          <w:rStyle w:val="BookTitle"/>
          <w:rFonts w:asciiTheme="minorHAnsi" w:hAnsiTheme="minorHAnsi" w:cstheme="minorHAnsi"/>
          <w:b w:val="0"/>
          <w:bCs w:val="0"/>
          <w:color w:val="000000"/>
          <w:sz w:val="28"/>
          <w:szCs w:val="28"/>
        </w:rPr>
        <w:br/>
        <w:t>tāṅdera caraṇe mora gati</w:t>
      </w:r>
      <w:r w:rsidRPr="004A2847">
        <w:rPr>
          <w:rStyle w:val="BookTitle"/>
          <w:rFonts w:asciiTheme="minorHAnsi" w:hAnsiTheme="minorHAnsi" w:cstheme="minorHAnsi"/>
          <w:b w:val="0"/>
          <w:bCs w:val="0"/>
          <w:color w:val="000000"/>
          <w:sz w:val="28"/>
          <w:szCs w:val="28"/>
        </w:rPr>
        <w:br/>
        <w:t>bhāṣya-likhanera vyāje tridaṇḍi-sevaka-sāje</w:t>
      </w:r>
      <w:r w:rsidRPr="004A2847">
        <w:rPr>
          <w:rStyle w:val="BookTitle"/>
          <w:rFonts w:asciiTheme="minorHAnsi" w:hAnsiTheme="minorHAnsi" w:cstheme="minorHAnsi"/>
          <w:b w:val="0"/>
          <w:bCs w:val="0"/>
          <w:color w:val="000000"/>
          <w:sz w:val="28"/>
          <w:szCs w:val="28"/>
        </w:rPr>
        <w:br/>
        <w:t>rahu yena nityā-sevā-mati</w:t>
      </w:r>
    </w:p>
    <w:p w14:paraId="0685F6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May my mind always remain fixed at the lotus feet of Lord Gaurāṅga’s devotees like Śrī Bhaktivinoda. May my mind always remain fixed in eternal service as it was while writing this commentary as the servant of the </w:t>
      </w:r>
      <w:r w:rsidRPr="004A2847">
        <w:rPr>
          <w:rStyle w:val="BookTitle"/>
          <w:rFonts w:asciiTheme="minorHAnsi" w:hAnsiTheme="minorHAnsi" w:cstheme="minorHAnsi"/>
          <w:b/>
          <w:bCs/>
          <w:i/>
          <w:iCs/>
          <w:color w:val="800000"/>
          <w:sz w:val="28"/>
          <w:szCs w:val="28"/>
        </w:rPr>
        <w:t>tridaṇḍi-sannyāsīs</w:t>
      </w:r>
      <w:r w:rsidRPr="004A2847">
        <w:rPr>
          <w:rStyle w:val="BookTitle"/>
          <w:rFonts w:asciiTheme="minorHAnsi" w:hAnsiTheme="minorHAnsi" w:cstheme="minorHAnsi"/>
          <w:b/>
          <w:bCs/>
          <w:color w:val="800000"/>
          <w:sz w:val="28"/>
          <w:szCs w:val="28"/>
        </w:rPr>
        <w:t>.</w:t>
      </w:r>
    </w:p>
    <w:p w14:paraId="5C58CD5D" w14:textId="77777777" w:rsidR="00A969AE" w:rsidRPr="004A2847" w:rsidRDefault="00A969AE">
      <w:pPr>
        <w:spacing w:before="0" w:after="0"/>
        <w:ind w:firstLine="0"/>
        <w:rPr>
          <w:rStyle w:val="BookTitle"/>
          <w:rFonts w:asciiTheme="minorHAnsi" w:hAnsiTheme="minorHAnsi" w:cstheme="minorHAnsi"/>
          <w:b w:val="0"/>
          <w:bCs w:val="0"/>
          <w:sz w:val="24"/>
          <w:szCs w:val="24"/>
        </w:rPr>
      </w:pPr>
    </w:p>
    <w:sectPr w:rsidR="00A969AE" w:rsidRPr="004A2847">
      <w:footerReference w:type="default" r:id="rId11"/>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your servant" w:date="2020-04-06T20:09:00Z" w:initials="ys">
    <w:p w14:paraId="4F99EE5A" w14:textId="1DB747DB" w:rsidR="00DA6CC1" w:rsidRDefault="00DA6CC1">
      <w:pPr>
        <w:pStyle w:val="CommentText"/>
      </w:pPr>
      <w:r>
        <w:rPr>
          <w:rStyle w:val="CommentReference"/>
        </w:rPr>
        <w:annotationRef/>
      </w:r>
      <w:r>
        <w:t>not clear</w:t>
      </w:r>
    </w:p>
  </w:comment>
  <w:comment w:id="4" w:author="your servant" w:date="2020-04-06T20:23:00Z" w:initials="ys">
    <w:p w14:paraId="15FFEC0D" w14:textId="2A38DE2F" w:rsidR="00DA6CC1" w:rsidRDefault="00DA6CC1">
      <w:pPr>
        <w:pStyle w:val="CommentText"/>
      </w:pPr>
      <w:r>
        <w:rPr>
          <w:rStyle w:val="CommentReference"/>
        </w:rPr>
        <w:annotationRef/>
      </w:r>
      <w:r>
        <w:t>all? sabe</w:t>
      </w:r>
    </w:p>
  </w:comment>
  <w:comment w:id="48" w:author="your servant" w:date="2020-04-10T17:23:00Z" w:initials="ys">
    <w:p w14:paraId="1A38E91A" w14:textId="5030FDA1" w:rsidR="00DA6CC1" w:rsidRDefault="00DA6CC1">
      <w:pPr>
        <w:pStyle w:val="CommentText"/>
      </w:pPr>
      <w:r>
        <w:rPr>
          <w:rStyle w:val="CommentReference"/>
        </w:rPr>
        <w:annotationRef/>
      </w:r>
      <w:r>
        <w:t>which one?</w:t>
      </w:r>
    </w:p>
  </w:comment>
  <w:comment w:id="64" w:author="your servant" w:date="2020-04-10T17:45:00Z" w:initials="ys">
    <w:p w14:paraId="03D0C7DF" w14:textId="362B3AD9" w:rsidR="00DA6CC1" w:rsidRDefault="00DA6CC1">
      <w:pPr>
        <w:pStyle w:val="CommentText"/>
      </w:pPr>
      <w:r>
        <w:rPr>
          <w:rStyle w:val="CommentReference"/>
        </w:rPr>
        <w:annotationRef/>
      </w:r>
      <w:r>
        <w:t>looks like they said only Hari</w:t>
      </w:r>
    </w:p>
  </w:comment>
  <w:comment w:id="67" w:author="your servant" w:date="2020-04-10T17:51:00Z" w:initials="ys">
    <w:p w14:paraId="06F0C5C5" w14:textId="72C27926" w:rsidR="00DA6CC1" w:rsidRPr="003129CF" w:rsidRDefault="00DA6CC1">
      <w:pPr>
        <w:pStyle w:val="CommentText"/>
        <w:rPr>
          <w:rFonts w:ascii="Cambria" w:hAnsi="Cambria"/>
        </w:rPr>
      </w:pPr>
      <w:r>
        <w:rPr>
          <w:rStyle w:val="CommentReference"/>
        </w:rPr>
        <w:annotationRef/>
      </w:r>
      <w:r>
        <w:t>isn't V</w:t>
      </w:r>
      <w:r>
        <w:rPr>
          <w:rFonts w:ascii="Cambria" w:hAnsi="Cambria"/>
        </w:rPr>
        <w:t>ṛndāvana Das only Vedavyāsa? Maybe as a cowherd he is saying this..</w:t>
      </w:r>
    </w:p>
  </w:comment>
  <w:comment w:id="69" w:author="your servant" w:date="2020-04-10T17:56:00Z" w:initials="ys">
    <w:p w14:paraId="5867D05E" w14:textId="7D139BEB" w:rsidR="00DA6CC1" w:rsidRPr="003129CF" w:rsidRDefault="00DA6CC1">
      <w:pPr>
        <w:pStyle w:val="CommentText"/>
        <w:rPr>
          <w:rFonts w:ascii="Cambria" w:hAnsi="Cambria"/>
        </w:rPr>
      </w:pPr>
      <w:r>
        <w:rPr>
          <w:rStyle w:val="CommentReference"/>
        </w:rPr>
        <w:annotationRef/>
      </w:r>
      <w:r>
        <w:t>but he was a v</w:t>
      </w:r>
      <w:r>
        <w:rPr>
          <w:rFonts w:ascii="Cambria" w:hAnsi="Cambria"/>
        </w:rPr>
        <w:t>iṣayi right? 82 verse. how was his heart gentle? answer in 89</w:t>
      </w:r>
    </w:p>
  </w:comment>
  <w:comment w:id="82" w:author="your servant" w:date="2020-04-10T18:27:00Z" w:initials="ys">
    <w:p w14:paraId="6D76CE06" w14:textId="18C734B7" w:rsidR="00DA6CC1" w:rsidRDefault="00DA6CC1">
      <w:pPr>
        <w:pStyle w:val="CommentText"/>
      </w:pPr>
      <w:r>
        <w:rPr>
          <w:rStyle w:val="CommentReference"/>
        </w:rPr>
        <w:annotationRef/>
      </w:r>
      <w:r>
        <w:t>is this translated?</w:t>
      </w:r>
    </w:p>
  </w:comment>
  <w:comment w:id="84" w:author="your servant" w:date="2020-04-10T19:02:00Z" w:initials="ys">
    <w:p w14:paraId="78766A2F" w14:textId="385EE71D" w:rsidR="00DA6CC1" w:rsidRDefault="00DA6CC1">
      <w:pPr>
        <w:pStyle w:val="CommentText"/>
      </w:pPr>
      <w:r>
        <w:rPr>
          <w:rStyle w:val="CommentReference"/>
        </w:rPr>
        <w:annotationRef/>
      </w:r>
      <w:r>
        <w:t>even this is not approved? something wrong here.</w:t>
      </w:r>
    </w:p>
  </w:comment>
  <w:comment w:id="88" w:author="your servant" w:date="2020-04-10T19:41:00Z" w:initials="ys">
    <w:p w14:paraId="4A54AF6D" w14:textId="54571B1E" w:rsidR="00DA6CC1" w:rsidRPr="00645E52" w:rsidRDefault="00DA6CC1">
      <w:pPr>
        <w:pStyle w:val="CommentText"/>
        <w:rPr>
          <w:rFonts w:ascii="Cambria" w:hAnsi="Cambria"/>
        </w:rPr>
      </w:pPr>
      <w:r>
        <w:rPr>
          <w:rStyle w:val="CommentReference"/>
        </w:rPr>
        <w:annotationRef/>
      </w:r>
      <w:r>
        <w:rPr>
          <w:rFonts w:ascii="Cambria" w:hAnsi="Cambria"/>
        </w:rPr>
        <w:t>ś?</w:t>
      </w:r>
    </w:p>
  </w:comment>
  <w:comment w:id="93" w:author="your servant" w:date="2020-04-10T19:45:00Z" w:initials="ys">
    <w:p w14:paraId="41A4A319" w14:textId="1A838367" w:rsidR="00DA6CC1" w:rsidRDefault="00DA6CC1">
      <w:pPr>
        <w:pStyle w:val="CommentText"/>
      </w:pPr>
      <w:r>
        <w:rPr>
          <w:rStyle w:val="CommentReference"/>
        </w:rPr>
        <w:annotationRef/>
      </w:r>
      <w:r>
        <w:t>w?</w:t>
      </w:r>
    </w:p>
  </w:comment>
  <w:comment w:id="95" w:author="your servant" w:date="2020-04-11T19:49:00Z" w:initials="ys">
    <w:p w14:paraId="085E43C0" w14:textId="12CE76EF" w:rsidR="00DA6CC1" w:rsidRDefault="00DA6CC1">
      <w:pPr>
        <w:pStyle w:val="CommentText"/>
      </w:pPr>
      <w:r>
        <w:rPr>
          <w:rStyle w:val="CommentReference"/>
        </w:rPr>
        <w:annotationRef/>
      </w:r>
      <w:r>
        <w:t>mantra?</w:t>
      </w:r>
    </w:p>
  </w:comment>
  <w:comment w:id="96" w:author="your servant" w:date="2020-04-11T20:08:00Z" w:initials="ys">
    <w:p w14:paraId="4EC73DE5" w14:textId="4D63291E" w:rsidR="00DA6CC1" w:rsidRDefault="00DA6CC1">
      <w:pPr>
        <w:pStyle w:val="CommentText"/>
      </w:pPr>
      <w:r>
        <w:rPr>
          <w:rStyle w:val="CommentReference"/>
        </w:rPr>
        <w:annotationRef/>
      </w:r>
      <w:r>
        <w:t>translation?</w:t>
      </w:r>
    </w:p>
  </w:comment>
  <w:comment w:id="97" w:author="your servant" w:date="2020-04-11T20:33:00Z" w:initials="ys">
    <w:p w14:paraId="41603C25" w14:textId="3DBC8EF8" w:rsidR="00DA6CC1" w:rsidRDefault="00DA6CC1">
      <w:pPr>
        <w:pStyle w:val="CommentText"/>
      </w:pPr>
      <w:r>
        <w:rPr>
          <w:rStyle w:val="CommentReference"/>
        </w:rPr>
        <w:annotationRef/>
      </w:r>
      <w:r>
        <w:t>a crore?</w:t>
      </w:r>
    </w:p>
  </w:comment>
  <w:comment w:id="100" w:author="your servant" w:date="2020-04-13T19:56:00Z" w:initials="ys">
    <w:p w14:paraId="565E689E" w14:textId="76245183" w:rsidR="00DA6CC1" w:rsidRDefault="00DA6CC1">
      <w:pPr>
        <w:pStyle w:val="CommentText"/>
      </w:pPr>
      <w:r>
        <w:rPr>
          <w:rStyle w:val="CommentReference"/>
        </w:rPr>
        <w:annotationRef/>
      </w:r>
      <w:r>
        <w:t>should it not be there?</w:t>
      </w:r>
    </w:p>
  </w:comment>
  <w:comment w:id="103" w:author="your servant" w:date="2020-04-13T20:07:00Z" w:initials="ys">
    <w:p w14:paraId="30749440" w14:textId="7E0651A3" w:rsidR="00DA6CC1" w:rsidRDefault="00DA6CC1">
      <w:pPr>
        <w:pStyle w:val="CommentText"/>
      </w:pPr>
      <w:r>
        <w:rPr>
          <w:rStyle w:val="CommentReference"/>
        </w:rPr>
        <w:annotationRef/>
      </w:r>
      <w:r>
        <w:t>full of prema?</w:t>
      </w:r>
    </w:p>
  </w:comment>
  <w:comment w:id="105" w:author="your servant" w:date="2020-04-13T20:09:00Z" w:initials="ys">
    <w:p w14:paraId="75499D77" w14:textId="31988269" w:rsidR="00DA6CC1" w:rsidRDefault="00DA6CC1">
      <w:pPr>
        <w:pStyle w:val="CommentText"/>
      </w:pPr>
      <w:r>
        <w:rPr>
          <w:rStyle w:val="CommentReference"/>
        </w:rPr>
        <w:annotationRef/>
      </w:r>
      <w:r>
        <w:t>can be omitted</w:t>
      </w:r>
    </w:p>
  </w:comment>
  <w:comment w:id="106" w:author="your servant" w:date="2020-04-13T20:12:00Z" w:initials="ys">
    <w:p w14:paraId="42CFCEEF" w14:textId="140B1D0E" w:rsidR="00DA6CC1" w:rsidRDefault="00DA6CC1">
      <w:pPr>
        <w:pStyle w:val="CommentText"/>
      </w:pPr>
      <w:r>
        <w:rPr>
          <w:rStyle w:val="CommentReference"/>
        </w:rPr>
        <w:annotationRef/>
      </w:r>
      <w:r>
        <w:t>why only two?</w:t>
      </w:r>
    </w:p>
  </w:comment>
  <w:comment w:id="115" w:author="your servant" w:date="2020-04-25T19:43:00Z" w:initials="ys">
    <w:p w14:paraId="7A1091A4" w14:textId="234B6EE9" w:rsidR="00DA6CC1" w:rsidRDefault="00DA6CC1">
      <w:pPr>
        <w:pStyle w:val="CommentText"/>
      </w:pPr>
      <w:r>
        <w:rPr>
          <w:rStyle w:val="CommentReference"/>
        </w:rPr>
        <w:annotationRef/>
      </w:r>
      <w:r>
        <w:t>vijaya?</w:t>
      </w:r>
    </w:p>
  </w:comment>
  <w:comment w:id="125" w:author="your servant" w:date="2020-04-30T19:56:00Z" w:initials="ys">
    <w:p w14:paraId="324789EE" w14:textId="0D7B8083" w:rsidR="00DA6CC1" w:rsidRDefault="00DA6CC1">
      <w:pPr>
        <w:pStyle w:val="CommentText"/>
      </w:pPr>
      <w:r>
        <w:rPr>
          <w:rStyle w:val="CommentReference"/>
        </w:rPr>
        <w:annotationRef/>
      </w:r>
      <w:r>
        <w:t>the Lord whom the demigods desire to see</w:t>
      </w:r>
    </w:p>
  </w:comment>
  <w:comment w:id="129" w:author="your servant" w:date="2020-05-14T16:30:00Z" w:initials="ys">
    <w:p w14:paraId="4D3D6C54" w14:textId="0B1819F3" w:rsidR="00DA6CC1" w:rsidRDefault="00DA6CC1">
      <w:pPr>
        <w:pStyle w:val="CommentText"/>
      </w:pPr>
      <w:r>
        <w:rPr>
          <w:rStyle w:val="CommentReference"/>
        </w:rPr>
        <w:annotationRef/>
      </w:r>
      <w:r>
        <w:t>reddish</w:t>
      </w:r>
    </w:p>
  </w:comment>
  <w:comment w:id="141" w:author="your servant" w:date="2020-05-15T16:46:00Z" w:initials="ys">
    <w:p w14:paraId="0D71B3CE" w14:textId="3FB20F09" w:rsidR="00DA6CC1" w:rsidRDefault="00DA6CC1">
      <w:pPr>
        <w:pStyle w:val="CommentText"/>
      </w:pPr>
      <w:r>
        <w:rPr>
          <w:rStyle w:val="CommentReference"/>
        </w:rPr>
        <w:annotationRef/>
      </w:r>
      <w:r>
        <w:t>she!</w:t>
      </w:r>
    </w:p>
  </w:comment>
  <w:comment w:id="153" w:author="your servant" w:date="2020-05-15T17:59:00Z" w:initials="ys">
    <w:p w14:paraId="34645216" w14:textId="34780B57" w:rsidR="00DA6CC1" w:rsidRDefault="00DA6CC1">
      <w:pPr>
        <w:pStyle w:val="CommentText"/>
      </w:pPr>
      <w:r>
        <w:rPr>
          <w:rStyle w:val="CommentReference"/>
        </w:rPr>
        <w:annotationRef/>
      </w:r>
      <w:r>
        <w:t>?</w:t>
      </w:r>
    </w:p>
  </w:comment>
  <w:comment w:id="169" w:author="your servant" w:date="2020-05-15T20:26:00Z" w:initials="ys">
    <w:p w14:paraId="07F69146" w14:textId="0B99BF4A" w:rsidR="00DA6CC1" w:rsidRDefault="00DA6CC1">
      <w:pPr>
        <w:pStyle w:val="CommentText"/>
      </w:pPr>
      <w:r>
        <w:rPr>
          <w:rStyle w:val="CommentReference"/>
        </w:rPr>
        <w:annotationRef/>
      </w:r>
      <w:r>
        <w:t>Envy!</w:t>
      </w:r>
    </w:p>
  </w:comment>
  <w:comment w:id="171" w:author="your servant" w:date="2020-05-15T20:30:00Z" w:initials="ys">
    <w:p w14:paraId="1DD11C8D" w14:textId="09C65B76" w:rsidR="00DA6CC1" w:rsidRPr="00160402" w:rsidRDefault="00DA6CC1">
      <w:pPr>
        <w:pStyle w:val="CommentText"/>
        <w:rPr>
          <w:rFonts w:ascii="Cambria" w:hAnsi="Cambria"/>
        </w:rPr>
      </w:pPr>
      <w:r>
        <w:rPr>
          <w:rStyle w:val="CommentReference"/>
        </w:rPr>
        <w:annotationRef/>
      </w:r>
      <w:r>
        <w:t>B</w:t>
      </w:r>
      <w:r>
        <w:rPr>
          <w:rFonts w:ascii="Cambria" w:hAnsi="Cambria"/>
        </w:rPr>
        <w:t>ājāya?</w:t>
      </w:r>
    </w:p>
  </w:comment>
  <w:comment w:id="211" w:author="your servant" w:date="2020-05-20T12:17:00Z" w:initials="ys">
    <w:p w14:paraId="50025582" w14:textId="520958DF" w:rsidR="00DA6CC1" w:rsidRDefault="00DA6CC1">
      <w:pPr>
        <w:pStyle w:val="CommentText"/>
      </w:pPr>
      <w:r>
        <w:rPr>
          <w:rStyle w:val="CommentReference"/>
        </w:rPr>
        <w:annotationRef/>
      </w:r>
      <w:r>
        <w:t>Tanu in another edition.</w:t>
      </w:r>
    </w:p>
  </w:comment>
  <w:comment w:id="212" w:author="your servant" w:date="2020-05-20T12:17:00Z" w:initials="ys">
    <w:p w14:paraId="66C715DC" w14:textId="4BD9EBED" w:rsidR="00DA6CC1" w:rsidRDefault="00DA6CC1">
      <w:pPr>
        <w:pStyle w:val="CommentText"/>
      </w:pPr>
      <w:r>
        <w:rPr>
          <w:rStyle w:val="CommentReference"/>
        </w:rPr>
        <w:annotationRef/>
      </w:r>
      <w:r>
        <w:t>This is taken as eternal blissful rasa in hindi.</w:t>
      </w:r>
    </w:p>
  </w:comment>
  <w:comment w:id="213" w:author="your servant" w:date="2020-05-20T12:13:00Z" w:initials="ys">
    <w:p w14:paraId="0B6399BC" w14:textId="67B50ABC" w:rsidR="00DA6CC1" w:rsidRDefault="00DA6CC1">
      <w:pPr>
        <w:pStyle w:val="CommentText"/>
      </w:pPr>
      <w:r>
        <w:rPr>
          <w:rStyle w:val="CommentReference"/>
        </w:rPr>
        <w:annotationRef/>
      </w:r>
      <w:r>
        <w:t>Did BSST want the translation also to be written like this?</w:t>
      </w:r>
    </w:p>
  </w:comment>
  <w:comment w:id="214" w:author="your servant" w:date="2020-05-20T12:22:00Z" w:initials="ys">
    <w:p w14:paraId="6EF966B4" w14:textId="29E85FDD" w:rsidR="00DA6CC1" w:rsidRDefault="00DA6CC1">
      <w:pPr>
        <w:pStyle w:val="CommentText"/>
      </w:pPr>
      <w:r>
        <w:rPr>
          <w:rStyle w:val="CommentReference"/>
        </w:rPr>
        <w:annotationRef/>
      </w:r>
      <w:r>
        <w:t>Says bhagavad vastu</w:t>
      </w:r>
    </w:p>
  </w:comment>
  <w:comment w:id="222" w:author="your servant" w:date="2020-05-20T12:31:00Z" w:initials="ys">
    <w:p w14:paraId="0E2A5D92" w14:textId="2DBDF22D" w:rsidR="00DA6CC1" w:rsidRDefault="00DA6CC1">
      <w:pPr>
        <w:pStyle w:val="CommentText"/>
      </w:pPr>
      <w:r>
        <w:rPr>
          <w:rStyle w:val="CommentReference"/>
        </w:rPr>
        <w:annotationRef/>
      </w:r>
      <w:r>
        <w:t>It can be taken as – he would induce others to constantly chant...</w:t>
      </w:r>
    </w:p>
  </w:comment>
  <w:comment w:id="224" w:author="your servant" w:date="2020-06-11T17:38:00Z" w:initials="ys">
    <w:p w14:paraId="6B3D5AF1" w14:textId="1C272154" w:rsidR="00DA6CC1" w:rsidRDefault="00DA6CC1">
      <w:pPr>
        <w:pStyle w:val="CommentText"/>
      </w:pPr>
      <w:r>
        <w:rPr>
          <w:rStyle w:val="CommentReference"/>
        </w:rPr>
        <w:annotationRef/>
      </w:r>
      <w:r>
        <w:t>Call themselves?</w:t>
      </w:r>
    </w:p>
  </w:comment>
  <w:comment w:id="227" w:author="your servant" w:date="2020-06-11T17:45:00Z" w:initials="ys">
    <w:p w14:paraId="55EBBACB" w14:textId="4C3F5C17" w:rsidR="00DA6CC1" w:rsidRDefault="00DA6CC1">
      <w:pPr>
        <w:pStyle w:val="CommentText"/>
      </w:pPr>
      <w:r>
        <w:rPr>
          <w:rStyle w:val="CommentReference"/>
        </w:rPr>
        <w:annotationRef/>
      </w:r>
      <w:r>
        <w:t>Appear? Advent is noun</w:t>
      </w:r>
    </w:p>
  </w:comment>
  <w:comment w:id="228" w:author="your servant" w:date="2020-06-11T17:46:00Z" w:initials="ys">
    <w:p w14:paraId="26EB86FA" w14:textId="3A05E57A" w:rsidR="00DA6CC1" w:rsidRDefault="00DA6CC1">
      <w:pPr>
        <w:pStyle w:val="CommentText"/>
      </w:pPr>
      <w:r>
        <w:rPr>
          <w:rStyle w:val="CommentReference"/>
        </w:rPr>
        <w:annotationRef/>
      </w:r>
      <w:r>
        <w:t>Something is missing</w:t>
      </w:r>
    </w:p>
  </w:comment>
  <w:comment w:id="229" w:author="your servant" w:date="2020-06-11T18:18:00Z" w:initials="ys">
    <w:p w14:paraId="62C5D69C" w14:textId="5D80F440" w:rsidR="00DA6CC1" w:rsidRDefault="00DA6CC1">
      <w:pPr>
        <w:pStyle w:val="CommentText"/>
      </w:pPr>
      <w:r>
        <w:rPr>
          <w:rStyle w:val="CommentReference"/>
        </w:rPr>
        <w:annotationRef/>
      </w:r>
      <w:r>
        <w:t>Should be cowherd child as it won’t make sense or else</w:t>
      </w:r>
    </w:p>
  </w:comment>
  <w:comment w:id="244" w:author="your servant" w:date="2020-06-11T20:24:00Z" w:initials="ys">
    <w:p w14:paraId="749974DA" w14:textId="6BE9B153" w:rsidR="00DA6CC1" w:rsidRDefault="00DA6CC1">
      <w:pPr>
        <w:pStyle w:val="CommentText"/>
      </w:pPr>
      <w:r>
        <w:rPr>
          <w:rStyle w:val="CommentReference"/>
        </w:rPr>
        <w:annotationRef/>
      </w:r>
      <w:r>
        <w:t>And because of the extreme cold everyone’s bodies began to tremble.</w:t>
      </w:r>
    </w:p>
  </w:comment>
  <w:comment w:id="251" w:author="your servant" w:date="2020-06-11T20:34:00Z" w:initials="ys">
    <w:p w14:paraId="154D86BE" w14:textId="5806B4BD" w:rsidR="00DA6CC1" w:rsidRPr="004E63FE" w:rsidRDefault="00DA6CC1">
      <w:pPr>
        <w:pStyle w:val="CommentText"/>
        <w:rPr>
          <w:rFonts w:ascii="Cambria" w:hAnsi="Cambria"/>
        </w:rPr>
      </w:pPr>
      <w:r>
        <w:rPr>
          <w:rStyle w:val="CommentReference"/>
        </w:rPr>
        <w:annotationRef/>
      </w:r>
      <w:r>
        <w:t>Ca</w:t>
      </w:r>
      <w:r>
        <w:rPr>
          <w:rFonts w:ascii="Cambria" w:hAnsi="Cambria"/>
        </w:rPr>
        <w:t>ṇḍāla</w:t>
      </w:r>
    </w:p>
  </w:comment>
  <w:comment w:id="253" w:author="your servant" w:date="2020-06-11T20:36:00Z" w:initials="ys">
    <w:p w14:paraId="48D85FAC" w14:textId="54AABC4A" w:rsidR="00DA6CC1" w:rsidRDefault="00DA6CC1">
      <w:pPr>
        <w:pStyle w:val="CommentText"/>
      </w:pPr>
      <w:r>
        <w:rPr>
          <w:rStyle w:val="CommentReference"/>
        </w:rPr>
        <w:annotationRef/>
      </w:r>
      <w:r>
        <w:t>Thought and thinking are coming twice.</w:t>
      </w:r>
    </w:p>
  </w:comment>
  <w:comment w:id="254" w:author="your servant" w:date="2020-06-11T20:37:00Z" w:initials="ys">
    <w:p w14:paraId="74EE7398" w14:textId="19A6524D" w:rsidR="00DA6CC1" w:rsidRDefault="00DA6CC1">
      <w:pPr>
        <w:pStyle w:val="CommentText"/>
      </w:pPr>
      <w:r>
        <w:rPr>
          <w:rStyle w:val="CommentReference"/>
        </w:rPr>
        <w:annotationRef/>
      </w:r>
      <w:r>
        <w:t>??</w:t>
      </w:r>
    </w:p>
  </w:comment>
  <w:comment w:id="285" w:author="your servant" w:date="2020-06-12T19:47:00Z" w:initials="ys">
    <w:p w14:paraId="083FBFD1" w14:textId="545AD863" w:rsidR="00DA6CC1" w:rsidRDefault="00DA6CC1">
      <w:pPr>
        <w:pStyle w:val="CommentText"/>
      </w:pPr>
      <w:r>
        <w:rPr>
          <w:rStyle w:val="CommentReference"/>
        </w:rPr>
        <w:annotationRef/>
      </w:r>
      <w:r>
        <w:t>N out caste?</w:t>
      </w:r>
    </w:p>
  </w:comment>
  <w:comment w:id="290" w:author="your servant" w:date="2020-06-12T19:52:00Z" w:initials="ys">
    <w:p w14:paraId="2DDED24B" w14:textId="77ED957E" w:rsidR="00DA6CC1" w:rsidRDefault="00DA6CC1">
      <w:pPr>
        <w:pStyle w:val="CommentText"/>
      </w:pPr>
      <w:r>
        <w:rPr>
          <w:rStyle w:val="CommentReference"/>
        </w:rPr>
        <w:annotationRef/>
      </w:r>
      <w:r>
        <w:t>Hmm..</w:t>
      </w:r>
    </w:p>
  </w:comment>
  <w:comment w:id="297" w:author="your servant" w:date="2020-06-15T15:53:00Z" w:initials="ys">
    <w:p w14:paraId="62B07AA4" w14:textId="3BA1ADFA" w:rsidR="00DA6CC1" w:rsidRPr="00003579" w:rsidRDefault="00DA6CC1">
      <w:pPr>
        <w:pStyle w:val="CommentText"/>
        <w:rPr>
          <w:rFonts w:ascii="Cambria" w:hAnsi="Cambria"/>
        </w:rPr>
      </w:pPr>
      <w:r>
        <w:rPr>
          <w:rStyle w:val="CommentReference"/>
        </w:rPr>
        <w:annotationRef/>
      </w:r>
      <w:r>
        <w:t>In the bliss of sa</w:t>
      </w:r>
      <w:r>
        <w:rPr>
          <w:rFonts w:ascii="Cambria" w:hAnsi="Cambria"/>
        </w:rPr>
        <w:t>ṅkīrtana</w:t>
      </w:r>
    </w:p>
  </w:comment>
  <w:comment w:id="298" w:author="your servant" w:date="2020-06-15T15:55:00Z" w:initials="ys">
    <w:p w14:paraId="5B4C208D" w14:textId="7441D9DB" w:rsidR="00DA6CC1" w:rsidRDefault="00DA6CC1">
      <w:pPr>
        <w:pStyle w:val="CommentText"/>
      </w:pPr>
      <w:r>
        <w:rPr>
          <w:rStyle w:val="CommentReference"/>
        </w:rPr>
        <w:annotationRef/>
      </w:r>
      <w:r>
        <w:t>Mana?</w:t>
      </w:r>
    </w:p>
  </w:comment>
  <w:comment w:id="299" w:author="your servant" w:date="2020-06-15T15:57:00Z" w:initials="ys">
    <w:p w14:paraId="292E3752" w14:textId="28E88A61" w:rsidR="00DA6CC1" w:rsidRDefault="00DA6CC1">
      <w:pPr>
        <w:pStyle w:val="CommentText"/>
      </w:pPr>
      <w:r>
        <w:rPr>
          <w:rStyle w:val="CommentReference"/>
        </w:rPr>
        <w:annotationRef/>
      </w:r>
      <w:r>
        <w:t>Sravana kirtana smarana etc offer you respects?</w:t>
      </w:r>
    </w:p>
  </w:comment>
  <w:comment w:id="300" w:author="your servant" w:date="2020-06-15T16:02:00Z" w:initials="ys">
    <w:p w14:paraId="2A3D136E" w14:textId="15949CE2" w:rsidR="00DA6CC1" w:rsidRPr="00B4501D" w:rsidRDefault="00DA6CC1">
      <w:pPr>
        <w:pStyle w:val="CommentText"/>
        <w:rPr>
          <w:rFonts w:ascii="Cambria" w:hAnsi="Cambria"/>
        </w:rPr>
      </w:pPr>
      <w:r>
        <w:rPr>
          <w:rStyle w:val="CommentReference"/>
        </w:rPr>
        <w:annotationRef/>
      </w:r>
      <w:r>
        <w:t>Lord and Supreme Lord? Prabhu and Mah</w:t>
      </w:r>
      <w:r>
        <w:rPr>
          <w:rFonts w:ascii="Cambria" w:hAnsi="Cambria"/>
        </w:rPr>
        <w:t>āprabhu</w:t>
      </w:r>
    </w:p>
  </w:comment>
  <w:comment w:id="306" w:author="your servant" w:date="2020-06-17T14:51:00Z" w:initials="ys">
    <w:p w14:paraId="4F315374" w14:textId="4D7EAF7A" w:rsidR="00DA6CC1" w:rsidRDefault="00DA6CC1">
      <w:pPr>
        <w:pStyle w:val="CommentText"/>
      </w:pPr>
      <w:r>
        <w:rPr>
          <w:rStyle w:val="CommentReference"/>
        </w:rPr>
        <w:annotationRef/>
      </w:r>
      <w:r>
        <w:t>Just hari?</w:t>
      </w:r>
    </w:p>
  </w:comment>
  <w:comment w:id="309" w:author="your servant" w:date="2020-06-17T14:53:00Z" w:initials="ys">
    <w:p w14:paraId="4FFC047B" w14:textId="7A2D5C4D" w:rsidR="00DA6CC1" w:rsidRDefault="00DA6CC1">
      <w:pPr>
        <w:pStyle w:val="CommentText"/>
      </w:pPr>
      <w:r>
        <w:rPr>
          <w:rStyle w:val="CommentReference"/>
        </w:rPr>
        <w:annotationRef/>
      </w:r>
      <w:r>
        <w:t>This is not there right? Is it referring to a previous incident?</w:t>
      </w:r>
    </w:p>
  </w:comment>
  <w:comment w:id="311" w:author="your servant" w:date="2020-06-17T14:56:00Z" w:initials="ys">
    <w:p w14:paraId="7E677007" w14:textId="441869BC" w:rsidR="00DA6CC1" w:rsidRDefault="00DA6CC1">
      <w:pPr>
        <w:pStyle w:val="CommentText"/>
      </w:pPr>
      <w:r>
        <w:rPr>
          <w:rStyle w:val="CommentReference"/>
        </w:rPr>
        <w:annotationRef/>
      </w:r>
      <w:r>
        <w:t>This is not translated.</w:t>
      </w:r>
    </w:p>
  </w:comment>
  <w:comment w:id="314" w:author="your servant" w:date="2020-06-17T14:57:00Z" w:initials="ys">
    <w:p w14:paraId="69A77234" w14:textId="0A8774A7" w:rsidR="00DA6CC1" w:rsidRDefault="00DA6CC1">
      <w:pPr>
        <w:pStyle w:val="CommentText"/>
      </w:pPr>
      <w:r>
        <w:rPr>
          <w:rStyle w:val="CommentReference"/>
        </w:rPr>
        <w:annotationRef/>
      </w:r>
      <w:r>
        <w:t>Seeing off?</w:t>
      </w:r>
    </w:p>
  </w:comment>
  <w:comment w:id="328" w:author="your servant" w:date="2020-06-17T16:01:00Z" w:initials="ys">
    <w:p w14:paraId="7B9956A2" w14:textId="3D879BFC" w:rsidR="00DA6CC1" w:rsidRDefault="00DA6CC1">
      <w:pPr>
        <w:pStyle w:val="CommentText"/>
      </w:pPr>
      <w:r>
        <w:rPr>
          <w:rStyle w:val="CommentReference"/>
        </w:rPr>
        <w:annotationRef/>
      </w:r>
      <w:r>
        <w:t>Only?</w:t>
      </w:r>
    </w:p>
  </w:comment>
  <w:comment w:id="333" w:author="your servant" w:date="2020-06-17T16:06:00Z" w:initials="ys">
    <w:p w14:paraId="1840A129" w14:textId="31B138EF" w:rsidR="00DA6CC1" w:rsidRDefault="00DA6CC1">
      <w:pPr>
        <w:pStyle w:val="CommentText"/>
      </w:pPr>
      <w:r>
        <w:rPr>
          <w:rStyle w:val="CommentReference"/>
        </w:rPr>
        <w:annotationRef/>
      </w:r>
      <w:r>
        <w:t>In which way ... in that way</w:t>
      </w:r>
    </w:p>
  </w:comment>
  <w:comment w:id="340" w:author="your servant" w:date="2020-06-19T17:44:00Z" w:initials="ys">
    <w:p w14:paraId="2F1C15CA" w14:textId="6134D3B7" w:rsidR="00DA6CC1" w:rsidRDefault="00DA6CC1">
      <w:pPr>
        <w:pStyle w:val="CommentText"/>
      </w:pPr>
      <w:r>
        <w:rPr>
          <w:rStyle w:val="CommentReference"/>
        </w:rPr>
        <w:annotationRef/>
      </w:r>
      <w:r>
        <w:t>Had come?</w:t>
      </w:r>
    </w:p>
  </w:comment>
  <w:comment w:id="349" w:author="your servant" w:date="2020-06-19T18:06:00Z" w:initials="ys">
    <w:p w14:paraId="70FE0F69" w14:textId="009791E7" w:rsidR="00DA6CC1" w:rsidRDefault="00DA6CC1">
      <w:pPr>
        <w:pStyle w:val="CommentText"/>
      </w:pPr>
      <w:r>
        <w:rPr>
          <w:rStyle w:val="CommentReference"/>
        </w:rPr>
        <w:annotationRef/>
      </w:r>
      <w:r>
        <w:t>What business do you have enquiring this?</w:t>
      </w:r>
    </w:p>
  </w:comment>
  <w:comment w:id="376" w:author="your servant" w:date="2020-06-22T17:01:00Z" w:initials="ys">
    <w:p w14:paraId="3E60688E" w14:textId="07F878E6" w:rsidR="00DA6CC1" w:rsidRDefault="00DA6CC1">
      <w:pPr>
        <w:pStyle w:val="CommentText"/>
      </w:pPr>
      <w:r>
        <w:rPr>
          <w:rStyle w:val="CommentReference"/>
        </w:rPr>
        <w:annotationRef/>
      </w:r>
      <w:r>
        <w:t>All?</w:t>
      </w:r>
    </w:p>
  </w:comment>
  <w:comment w:id="385" w:author="your servant" w:date="2020-06-22T17:13:00Z" w:initials="ys">
    <w:p w14:paraId="5D96C4B2" w14:textId="42573AC3" w:rsidR="00DA6CC1" w:rsidRDefault="00DA6CC1">
      <w:pPr>
        <w:pStyle w:val="CommentText"/>
      </w:pPr>
      <w:r>
        <w:rPr>
          <w:rStyle w:val="CommentReference"/>
        </w:rPr>
        <w:annotationRef/>
      </w:r>
      <w:r>
        <w:t>? were fishing rods present then?</w:t>
      </w:r>
    </w:p>
  </w:comment>
  <w:comment w:id="391" w:author="your servant" w:date="2020-06-22T17:20:00Z" w:initials="ys">
    <w:p w14:paraId="4C8FA1E1" w14:textId="2CF18C8D" w:rsidR="00DA6CC1" w:rsidRDefault="00DA6CC1">
      <w:pPr>
        <w:pStyle w:val="CommentText"/>
      </w:pPr>
      <w:r>
        <w:rPr>
          <w:rStyle w:val="CommentReference"/>
        </w:rPr>
        <w:annotationRef/>
      </w:r>
      <w:r>
        <w:t>Four Kumaras</w:t>
      </w:r>
    </w:p>
  </w:comment>
  <w:comment w:id="394" w:author="your servant" w:date="2020-06-22T17:27:00Z" w:initials="ys">
    <w:p w14:paraId="70369CB5" w14:textId="179C1F20" w:rsidR="00DA6CC1" w:rsidRDefault="00DA6CC1">
      <w:pPr>
        <w:pStyle w:val="CommentText"/>
      </w:pPr>
      <w:r>
        <w:rPr>
          <w:rStyle w:val="CommentReference"/>
        </w:rPr>
        <w:annotationRef/>
      </w:r>
      <w:r>
        <w:t>Who was older?</w:t>
      </w:r>
    </w:p>
  </w:comment>
  <w:comment w:id="398" w:author="your servant" w:date="2020-06-22T17:31:00Z" w:initials="ys">
    <w:p w14:paraId="6562128D" w14:textId="18668C18" w:rsidR="00DA6CC1" w:rsidRPr="00317895" w:rsidRDefault="00DA6CC1">
      <w:pPr>
        <w:pStyle w:val="CommentText"/>
        <w:rPr>
          <w:rFonts w:ascii="Cambria" w:hAnsi="Cambria"/>
        </w:rPr>
      </w:pPr>
      <w:r>
        <w:rPr>
          <w:rStyle w:val="CommentReference"/>
        </w:rPr>
        <w:annotationRef/>
      </w:r>
      <w:r>
        <w:t>K</w:t>
      </w:r>
      <w:r>
        <w:rPr>
          <w:rFonts w:ascii="Cambria" w:hAnsi="Cambria"/>
        </w:rPr>
        <w:t>ṛṣṇa</w:t>
      </w:r>
    </w:p>
  </w:comment>
  <w:comment w:id="399" w:author="your servant" w:date="2020-06-22T17:33:00Z" w:initials="ys">
    <w:p w14:paraId="085F6D3C" w14:textId="7FFA97BA" w:rsidR="00DA6CC1" w:rsidRDefault="00DA6CC1">
      <w:pPr>
        <w:pStyle w:val="CommentText"/>
      </w:pPr>
      <w:r>
        <w:rPr>
          <w:rStyle w:val="CommentReference"/>
        </w:rPr>
        <w:annotationRef/>
      </w:r>
      <w:r>
        <w:t>Destroyer. harta</w:t>
      </w:r>
    </w:p>
  </w:comment>
  <w:comment w:id="403" w:author="your servant" w:date="2020-06-22T17:40:00Z" w:initials="ys">
    <w:p w14:paraId="3CD326F3" w14:textId="1271DB1E" w:rsidR="00DA6CC1" w:rsidRDefault="00DA6CC1">
      <w:pPr>
        <w:pStyle w:val="CommentText"/>
      </w:pPr>
      <w:r>
        <w:rPr>
          <w:rStyle w:val="CommentReference"/>
        </w:rPr>
        <w:annotationRef/>
      </w:r>
      <w:r>
        <w:t>Who?</w:t>
      </w:r>
    </w:p>
  </w:comment>
  <w:comment w:id="417" w:author="your servant" w:date="2020-06-26T20:34:00Z" w:initials="ys">
    <w:p w14:paraId="7778CF2C" w14:textId="0936BF0B" w:rsidR="00DA6CC1" w:rsidRDefault="00DA6CC1">
      <w:pPr>
        <w:pStyle w:val="CommentText"/>
      </w:pPr>
      <w:r>
        <w:rPr>
          <w:rStyle w:val="CommentReference"/>
        </w:rPr>
        <w:annotationRef/>
      </w:r>
      <w:r>
        <w:t>Bracelets?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99EE5A" w15:done="0"/>
  <w15:commentEx w15:paraId="15FFEC0D" w15:done="0"/>
  <w15:commentEx w15:paraId="1A38E91A" w15:done="0"/>
  <w15:commentEx w15:paraId="03D0C7DF" w15:done="0"/>
  <w15:commentEx w15:paraId="06F0C5C5" w15:done="0"/>
  <w15:commentEx w15:paraId="5867D05E" w15:done="0"/>
  <w15:commentEx w15:paraId="6D76CE06" w15:done="0"/>
  <w15:commentEx w15:paraId="78766A2F" w15:done="0"/>
  <w15:commentEx w15:paraId="4A54AF6D" w15:done="0"/>
  <w15:commentEx w15:paraId="41A4A319" w15:done="0"/>
  <w15:commentEx w15:paraId="085E43C0" w15:done="0"/>
  <w15:commentEx w15:paraId="4EC73DE5" w15:done="0"/>
  <w15:commentEx w15:paraId="41603C25" w15:done="0"/>
  <w15:commentEx w15:paraId="565E689E" w15:done="0"/>
  <w15:commentEx w15:paraId="30749440" w15:done="0"/>
  <w15:commentEx w15:paraId="75499D77" w15:done="0"/>
  <w15:commentEx w15:paraId="42CFCEEF" w15:done="0"/>
  <w15:commentEx w15:paraId="7A1091A4" w15:done="0"/>
  <w15:commentEx w15:paraId="324789EE" w15:done="0"/>
  <w15:commentEx w15:paraId="4D3D6C54" w15:done="0"/>
  <w15:commentEx w15:paraId="0D71B3CE" w15:done="0"/>
  <w15:commentEx w15:paraId="34645216" w15:done="0"/>
  <w15:commentEx w15:paraId="07F69146" w15:done="0"/>
  <w15:commentEx w15:paraId="1DD11C8D" w15:done="0"/>
  <w15:commentEx w15:paraId="50025582" w15:done="0"/>
  <w15:commentEx w15:paraId="66C715DC" w15:done="0"/>
  <w15:commentEx w15:paraId="0B6399BC" w15:done="0"/>
  <w15:commentEx w15:paraId="6EF966B4" w15:done="0"/>
  <w15:commentEx w15:paraId="0E2A5D92" w15:done="0"/>
  <w15:commentEx w15:paraId="6B3D5AF1" w15:done="0"/>
  <w15:commentEx w15:paraId="55EBBACB" w15:done="0"/>
  <w15:commentEx w15:paraId="26EB86FA" w15:done="0"/>
  <w15:commentEx w15:paraId="62C5D69C" w15:done="0"/>
  <w15:commentEx w15:paraId="749974DA" w15:done="0"/>
  <w15:commentEx w15:paraId="154D86BE" w15:done="0"/>
  <w15:commentEx w15:paraId="48D85FAC" w15:done="0"/>
  <w15:commentEx w15:paraId="74EE7398" w15:done="0"/>
  <w15:commentEx w15:paraId="083FBFD1" w15:done="0"/>
  <w15:commentEx w15:paraId="2DDED24B" w15:done="0"/>
  <w15:commentEx w15:paraId="62B07AA4" w15:done="0"/>
  <w15:commentEx w15:paraId="5B4C208D" w15:done="0"/>
  <w15:commentEx w15:paraId="292E3752" w15:done="0"/>
  <w15:commentEx w15:paraId="2A3D136E" w15:done="0"/>
  <w15:commentEx w15:paraId="4F315374" w15:done="0"/>
  <w15:commentEx w15:paraId="4FFC047B" w15:done="0"/>
  <w15:commentEx w15:paraId="7E677007" w15:done="0"/>
  <w15:commentEx w15:paraId="69A77234" w15:done="0"/>
  <w15:commentEx w15:paraId="7B9956A2" w15:done="0"/>
  <w15:commentEx w15:paraId="1840A129" w15:done="0"/>
  <w15:commentEx w15:paraId="2F1C15CA" w15:done="0"/>
  <w15:commentEx w15:paraId="70FE0F69" w15:done="0"/>
  <w15:commentEx w15:paraId="3E60688E" w15:done="0"/>
  <w15:commentEx w15:paraId="5D96C4B2" w15:done="0"/>
  <w15:commentEx w15:paraId="4C8FA1E1" w15:done="0"/>
  <w15:commentEx w15:paraId="70369CB5" w15:done="0"/>
  <w15:commentEx w15:paraId="6562128D" w15:done="0"/>
  <w15:commentEx w15:paraId="085F6D3C" w15:done="0"/>
  <w15:commentEx w15:paraId="3CD326F3" w15:done="0"/>
  <w15:commentEx w15:paraId="7778CF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2360B14" w16cex:dateUtc="2020-04-06T14:39:00Z"/>
  <w16cex:commentExtensible w16cex:durableId="22360E2E" w16cex:dateUtc="2020-04-06T14:53:00Z"/>
  <w16cex:commentExtensible w16cex:durableId="223B2A1C" w16cex:dateUtc="2020-04-10T11:53:00Z"/>
  <w16cex:commentExtensible w16cex:durableId="223B2F4C" w16cex:dateUtc="2020-04-10T12:15:00Z"/>
  <w16cex:commentExtensible w16cex:durableId="223B30A7" w16cex:dateUtc="2020-04-10T12:21:00Z"/>
  <w16cex:commentExtensible w16cex:durableId="223B31CF" w16cex:dateUtc="2020-04-10T12:26:00Z"/>
  <w16cex:commentExtensible w16cex:durableId="223B3905" w16cex:dateUtc="2020-04-10T12:57:00Z"/>
  <w16cex:commentExtensible w16cex:durableId="223B415B" w16cex:dateUtc="2020-04-10T13:32:00Z"/>
  <w16cex:commentExtensible w16cex:durableId="223B4A51" w16cex:dateUtc="2020-04-10T14:11:00Z"/>
  <w16cex:commentExtensible w16cex:durableId="223B4B44" w16cex:dateUtc="2020-04-10T14:15:00Z"/>
  <w16cex:commentExtensible w16cex:durableId="223C9DD9" w16cex:dateUtc="2020-04-11T14:19:00Z"/>
  <w16cex:commentExtensible w16cex:durableId="223CA253" w16cex:dateUtc="2020-04-11T14:38:00Z"/>
  <w16cex:commentExtensible w16cex:durableId="223CA816" w16cex:dateUtc="2020-04-11T15:03:00Z"/>
  <w16cex:commentExtensible w16cex:durableId="223F425A" w16cex:dateUtc="2020-04-13T14:26:00Z"/>
  <w16cex:commentExtensible w16cex:durableId="223F44FB" w16cex:dateUtc="2020-04-13T14:37:00Z"/>
  <w16cex:commentExtensible w16cex:durableId="223F456B" w16cex:dateUtc="2020-04-13T14:39:00Z"/>
  <w16cex:commentExtensible w16cex:durableId="223F462E" w16cex:dateUtc="2020-04-13T14:42:00Z"/>
  <w16cex:commentExtensible w16cex:durableId="224F1174" w16cex:dateUtc="2020-04-25T14:13:00Z"/>
  <w16cex:commentExtensible w16cex:durableId="2255ABF6" w16cex:dateUtc="2020-04-30T14:26:00Z"/>
  <w16cex:commentExtensible w16cex:durableId="2267F09F" w16cex:dateUtc="2020-05-14T11:00:00Z"/>
  <w16cex:commentExtensible w16cex:durableId="226945FC" w16cex:dateUtc="2020-05-15T11:16:00Z"/>
  <w16cex:commentExtensible w16cex:durableId="22695700" w16cex:dateUtc="2020-05-15T12:29:00Z"/>
  <w16cex:commentExtensible w16cex:durableId="22697967" w16cex:dateUtc="2020-05-15T14:56:00Z"/>
  <w16cex:commentExtensible w16cex:durableId="22697A52" w16cex:dateUtc="2020-05-15T15:00:00Z"/>
  <w16cex:commentExtensible w16cex:durableId="226F9E46" w16cex:dateUtc="2020-05-20T06:47:00Z"/>
  <w16cex:commentExtensible w16cex:durableId="226F9E55" w16cex:dateUtc="2020-05-20T06:47:00Z"/>
  <w16cex:commentExtensible w16cex:durableId="226F9D77" w16cex:dateUtc="2020-05-20T06:43:00Z"/>
  <w16cex:commentExtensible w16cex:durableId="226F9F6C" w16cex:dateUtc="2020-05-20T06:52:00Z"/>
  <w16cex:commentExtensible w16cex:durableId="226FA190" w16cex:dateUtc="2020-05-20T07:01:00Z"/>
  <w16cex:commentExtensible w16cex:durableId="228CEA8E" w16cex:dateUtc="2020-06-11T12:08:00Z"/>
  <w16cex:commentExtensible w16cex:durableId="228CEC1D" w16cex:dateUtc="2020-06-11T12:15:00Z"/>
  <w16cex:commentExtensible w16cex:durableId="228CEC5B" w16cex:dateUtc="2020-06-11T12:16:00Z"/>
  <w16cex:commentExtensible w16cex:durableId="228CF3DD" w16cex:dateUtc="2020-06-11T12:48:00Z"/>
  <w16cex:commentExtensible w16cex:durableId="228D1180" w16cex:dateUtc="2020-06-11T14:54:00Z"/>
  <w16cex:commentExtensible w16cex:durableId="228D13BB" w16cex:dateUtc="2020-06-11T15:04:00Z"/>
  <w16cex:commentExtensible w16cex:durableId="228D1448" w16cex:dateUtc="2020-06-11T15:06:00Z"/>
  <w16cex:commentExtensible w16cex:durableId="228D147D" w16cex:dateUtc="2020-06-11T15:07:00Z"/>
  <w16cex:commentExtensible w16cex:durableId="228E5A57" w16cex:dateUtc="2020-06-12T14:17:00Z"/>
  <w16cex:commentExtensible w16cex:durableId="228E5B77" w16cex:dateUtc="2020-06-12T14:22:00Z"/>
  <w16cex:commentExtensible w16cex:durableId="229217EA" w16cex:dateUtc="2020-06-15T10:23:00Z"/>
  <w16cex:commentExtensible w16cex:durableId="2292187C" w16cex:dateUtc="2020-06-15T10:25:00Z"/>
  <w16cex:commentExtensible w16cex:durableId="22921902" w16cex:dateUtc="2020-06-15T10:27:00Z"/>
  <w16cex:commentExtensible w16cex:durableId="229219FA" w16cex:dateUtc="2020-06-15T10:32:00Z"/>
  <w16cex:commentExtensible w16cex:durableId="2294AC8F" w16cex:dateUtc="2020-06-17T09:21:00Z"/>
  <w16cex:commentExtensible w16cex:durableId="2294ACEA" w16cex:dateUtc="2020-06-17T09:23:00Z"/>
  <w16cex:commentExtensible w16cex:durableId="2294AD87" w16cex:dateUtc="2020-06-17T09:26:00Z"/>
  <w16cex:commentExtensible w16cex:durableId="2294ADD4" w16cex:dateUtc="2020-06-17T09:27:00Z"/>
  <w16cex:commentExtensible w16cex:durableId="2294BCCE" w16cex:dateUtc="2020-06-17T10:31:00Z"/>
  <w16cex:commentExtensible w16cex:durableId="2294BE06" w16cex:dateUtc="2020-06-17T10:36:00Z"/>
  <w16cex:commentExtensible w16cex:durableId="22977814" w16cex:dateUtc="2020-06-19T12:14:00Z"/>
  <w16cex:commentExtensible w16cex:durableId="22977D1C" w16cex:dateUtc="2020-06-19T12:36:00Z"/>
  <w16cex:commentExtensible w16cex:durableId="229B6287" w16cex:dateUtc="2020-06-22T11:31:00Z"/>
  <w16cex:commentExtensible w16cex:durableId="229B6548" w16cex:dateUtc="2020-06-22T11:43:00Z"/>
  <w16cex:commentExtensible w16cex:durableId="229B66DC" w16cex:dateUtc="2020-06-22T11:50:00Z"/>
  <w16cex:commentExtensible w16cex:durableId="229B687C" w16cex:dateUtc="2020-06-22T11:57:00Z"/>
  <w16cex:commentExtensible w16cex:durableId="229B698F" w16cex:dateUtc="2020-06-22T12:01:00Z"/>
  <w16cex:commentExtensible w16cex:durableId="229B69D4" w16cex:dateUtc="2020-06-22T12:03:00Z"/>
  <w16cex:commentExtensible w16cex:durableId="229B6B8A" w16cex:dateUtc="2020-06-22T12:10:00Z"/>
  <w16cex:commentExtensible w16cex:durableId="22A0DA44" w16cex:dateUtc="2020-06-26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99EE5A" w16cid:durableId="22360B14"/>
  <w16cid:commentId w16cid:paraId="15FFEC0D" w16cid:durableId="22360E2E"/>
  <w16cid:commentId w16cid:paraId="1A38E91A" w16cid:durableId="223B2A1C"/>
  <w16cid:commentId w16cid:paraId="03D0C7DF" w16cid:durableId="223B2F4C"/>
  <w16cid:commentId w16cid:paraId="06F0C5C5" w16cid:durableId="223B30A7"/>
  <w16cid:commentId w16cid:paraId="5867D05E" w16cid:durableId="223B31CF"/>
  <w16cid:commentId w16cid:paraId="6D76CE06" w16cid:durableId="223B3905"/>
  <w16cid:commentId w16cid:paraId="78766A2F" w16cid:durableId="223B415B"/>
  <w16cid:commentId w16cid:paraId="4A54AF6D" w16cid:durableId="223B4A51"/>
  <w16cid:commentId w16cid:paraId="41A4A319" w16cid:durableId="223B4B44"/>
  <w16cid:commentId w16cid:paraId="085E43C0" w16cid:durableId="223C9DD9"/>
  <w16cid:commentId w16cid:paraId="4EC73DE5" w16cid:durableId="223CA253"/>
  <w16cid:commentId w16cid:paraId="41603C25" w16cid:durableId="223CA816"/>
  <w16cid:commentId w16cid:paraId="565E689E" w16cid:durableId="223F425A"/>
  <w16cid:commentId w16cid:paraId="30749440" w16cid:durableId="223F44FB"/>
  <w16cid:commentId w16cid:paraId="75499D77" w16cid:durableId="223F456B"/>
  <w16cid:commentId w16cid:paraId="42CFCEEF" w16cid:durableId="223F462E"/>
  <w16cid:commentId w16cid:paraId="7A1091A4" w16cid:durableId="224F1174"/>
  <w16cid:commentId w16cid:paraId="324789EE" w16cid:durableId="2255ABF6"/>
  <w16cid:commentId w16cid:paraId="4D3D6C54" w16cid:durableId="2267F09F"/>
  <w16cid:commentId w16cid:paraId="0D71B3CE" w16cid:durableId="226945FC"/>
  <w16cid:commentId w16cid:paraId="34645216" w16cid:durableId="22695700"/>
  <w16cid:commentId w16cid:paraId="07F69146" w16cid:durableId="22697967"/>
  <w16cid:commentId w16cid:paraId="1DD11C8D" w16cid:durableId="22697A52"/>
  <w16cid:commentId w16cid:paraId="50025582" w16cid:durableId="226F9E46"/>
  <w16cid:commentId w16cid:paraId="66C715DC" w16cid:durableId="226F9E55"/>
  <w16cid:commentId w16cid:paraId="0B6399BC" w16cid:durableId="226F9D77"/>
  <w16cid:commentId w16cid:paraId="6EF966B4" w16cid:durableId="226F9F6C"/>
  <w16cid:commentId w16cid:paraId="0E2A5D92" w16cid:durableId="226FA190"/>
  <w16cid:commentId w16cid:paraId="6B3D5AF1" w16cid:durableId="228CEA8E"/>
  <w16cid:commentId w16cid:paraId="55EBBACB" w16cid:durableId="228CEC1D"/>
  <w16cid:commentId w16cid:paraId="26EB86FA" w16cid:durableId="228CEC5B"/>
  <w16cid:commentId w16cid:paraId="62C5D69C" w16cid:durableId="228CF3DD"/>
  <w16cid:commentId w16cid:paraId="749974DA" w16cid:durableId="228D1180"/>
  <w16cid:commentId w16cid:paraId="154D86BE" w16cid:durableId="228D13BB"/>
  <w16cid:commentId w16cid:paraId="48D85FAC" w16cid:durableId="228D1448"/>
  <w16cid:commentId w16cid:paraId="74EE7398" w16cid:durableId="228D147D"/>
  <w16cid:commentId w16cid:paraId="083FBFD1" w16cid:durableId="228E5A57"/>
  <w16cid:commentId w16cid:paraId="2DDED24B" w16cid:durableId="228E5B77"/>
  <w16cid:commentId w16cid:paraId="62B07AA4" w16cid:durableId="229217EA"/>
  <w16cid:commentId w16cid:paraId="5B4C208D" w16cid:durableId="2292187C"/>
  <w16cid:commentId w16cid:paraId="292E3752" w16cid:durableId="22921902"/>
  <w16cid:commentId w16cid:paraId="2A3D136E" w16cid:durableId="229219FA"/>
  <w16cid:commentId w16cid:paraId="4F315374" w16cid:durableId="2294AC8F"/>
  <w16cid:commentId w16cid:paraId="4FFC047B" w16cid:durableId="2294ACEA"/>
  <w16cid:commentId w16cid:paraId="7E677007" w16cid:durableId="2294AD87"/>
  <w16cid:commentId w16cid:paraId="69A77234" w16cid:durableId="2294ADD4"/>
  <w16cid:commentId w16cid:paraId="7B9956A2" w16cid:durableId="2294BCCE"/>
  <w16cid:commentId w16cid:paraId="1840A129" w16cid:durableId="2294BE06"/>
  <w16cid:commentId w16cid:paraId="2F1C15CA" w16cid:durableId="22977814"/>
  <w16cid:commentId w16cid:paraId="70FE0F69" w16cid:durableId="22977D1C"/>
  <w16cid:commentId w16cid:paraId="3E60688E" w16cid:durableId="229B6287"/>
  <w16cid:commentId w16cid:paraId="5D96C4B2" w16cid:durableId="229B6548"/>
  <w16cid:commentId w16cid:paraId="4C8FA1E1" w16cid:durableId="229B66DC"/>
  <w16cid:commentId w16cid:paraId="70369CB5" w16cid:durableId="229B687C"/>
  <w16cid:commentId w16cid:paraId="6562128D" w16cid:durableId="229B698F"/>
  <w16cid:commentId w16cid:paraId="085F6D3C" w16cid:durableId="229B69D4"/>
  <w16cid:commentId w16cid:paraId="3CD326F3" w16cid:durableId="229B6B8A"/>
  <w16cid:commentId w16cid:paraId="7778CF2C" w16cid:durableId="22A0DA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2B741" w14:textId="77777777" w:rsidR="00F17CF1" w:rsidRDefault="00F17CF1">
      <w:pPr>
        <w:spacing w:before="0" w:after="0"/>
      </w:pPr>
      <w:r>
        <w:separator/>
      </w:r>
    </w:p>
  </w:endnote>
  <w:endnote w:type="continuationSeparator" w:id="0">
    <w:p w14:paraId="3E260C71" w14:textId="77777777" w:rsidR="00F17CF1" w:rsidRDefault="00F17C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caGoudy">
    <w:altName w:val="Courier New"/>
    <w:panose1 w:val="00000400000000000000"/>
    <w:charset w:val="00"/>
    <w:family w:val="auto"/>
    <w:pitch w:val="variable"/>
    <w:sig w:usb0="00000087" w:usb1="00000000" w:usb2="00000000" w:usb3="00000000" w:csb0="0000001B" w:csb1="00000000"/>
  </w:font>
  <w:font w:name="Times">
    <w:altName w:val="Times New Roman"/>
    <w:panose1 w:val="02020603050405020304"/>
    <w:charset w:val="00"/>
    <w:family w:val="roman"/>
    <w:pitch w:val="variable"/>
    <w:sig w:usb0="E0002EFF" w:usb1="C000785B" w:usb2="00000009" w:usb3="00000000" w:csb0="000001FF" w:csb1="00000000"/>
  </w:font>
  <w:font w:name="Balaram">
    <w:panose1 w:val="00000400000000000000"/>
    <w:charset w:val="00"/>
    <w:family w:val="auto"/>
    <w:pitch w:val="variable"/>
    <w:sig w:usb0="00000003" w:usb1="00000000" w:usb2="00000000" w:usb3="00000000" w:csb0="00000001" w:csb1="00000000"/>
  </w:font>
  <w:font w:name="Tamal">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caBenguit">
    <w:panose1 w:val="00000400000000000000"/>
    <w:charset w:val="00"/>
    <w:family w:val="auto"/>
    <w:pitch w:val="variable"/>
    <w:sig w:usb0="00000083" w:usb1="00000000" w:usb2="00000000" w:usb3="00000000" w:csb0="00000009" w:csb1="00000000"/>
  </w:font>
  <w:font w:name="Rama Garamond Plus">
    <w:altName w:val="Cambria"/>
    <w:panose1 w:val="00000000000000000000"/>
    <w:charset w:val="00"/>
    <w:family w:val="roman"/>
    <w:notTrueType/>
    <w:pitch w:val="default"/>
    <w:sig w:usb0="00000003" w:usb1="00000000" w:usb2="00000000" w:usb3="00000000" w:csb0="00000001" w:csb1="00000000"/>
  </w:font>
  <w:font w:name="Geneva">
    <w:panose1 w:val="00000000000000000000"/>
    <w:charset w:val="00"/>
    <w:family w:val="roman"/>
    <w:notTrueType/>
    <w:pitch w:val="default"/>
    <w:sig w:usb0="00000003" w:usb1="00000000" w:usb2="00000000" w:usb3="00000000" w:csb0="00000001" w:csb1="00000000"/>
  </w:font>
  <w:font w:name="Bhaskar">
    <w:panose1 w:val="00000000000000000000"/>
    <w:charset w:val="00"/>
    <w:family w:val="roman"/>
    <w:notTrueType/>
    <w:pitch w:val="default"/>
    <w:sig w:usb0="00000003" w:usb1="00000000" w:usb2="00000000" w:usb3="00000000" w:csb0="00000001" w:csb1="00000000"/>
  </w:font>
  <w:font w:name="ScaTimes">
    <w:panose1 w:val="00000400000000000000"/>
    <w:charset w:val="00"/>
    <w:family w:val="auto"/>
    <w:pitch w:val="variable"/>
    <w:sig w:usb0="00000083" w:usb1="00000000" w:usb2="00000000" w:usb3="00000000" w:csb0="00000009" w:csb1="00000000"/>
  </w:font>
  <w:font w:name="ScaPalatino">
    <w:panose1 w:val="00000400000000000000"/>
    <w:charset w:val="00"/>
    <w:family w:val="auto"/>
    <w:pitch w:val="variable"/>
    <w:sig w:usb0="00000083" w:usb1="00000000" w:usb2="00000000" w:usb3="00000000" w:csb0="00000009" w:csb1="00000000"/>
  </w:font>
  <w:font w:name="Tamalten">
    <w:altName w:val="Times New Roman"/>
    <w:panose1 w:val="00000000000000000000"/>
    <w:charset w:val="00"/>
    <w:family w:val="roman"/>
    <w:notTrueType/>
    <w:pitch w:val="default"/>
    <w:sig w:usb0="00000003" w:usb1="00000000" w:usb2="00000000" w:usb3="00000000" w:csb0="00000001" w:csb1="00000000"/>
  </w:font>
  <w:font w:name="Rama-Palatino">
    <w:panose1 w:val="00000000000000000000"/>
    <w:charset w:val="00"/>
    <w:family w:val="auto"/>
    <w:pitch w:val="variable"/>
    <w:sig w:usb0="00000003" w:usb1="00000000" w:usb2="00000000" w:usb3="00000000" w:csb0="00000001" w:csb1="00000000"/>
  </w:font>
  <w:font w:name="ScaKorinna">
    <w:panose1 w:val="00000400000000000000"/>
    <w:charset w:val="00"/>
    <w:family w:val="auto"/>
    <w:pitch w:val="variable"/>
    <w:sig w:usb0="00000083" w:usb1="00000000" w:usb2="00000000" w:usb3="00000000" w:csb0="00000009" w:csb1="00000000"/>
  </w:font>
  <w:font w:name="Dravida">
    <w:panose1 w:val="00000000000000000000"/>
    <w:charset w:val="00"/>
    <w:family w:val="roman"/>
    <w:notTrueType/>
    <w:pitch w:val="default"/>
    <w:sig w:usb0="00000003" w:usb1="00000000" w:usb2="00000000" w:usb3="00000000" w:csb0="00000001" w:csb1="00000000"/>
  </w:font>
  <w:font w:name="Palatino Sanskrit 2">
    <w:panose1 w:val="00000000000000000000"/>
    <w:charset w:val="00"/>
    <w:family w:val="roman"/>
    <w:notTrueType/>
    <w:pitch w:val="default"/>
    <w:sig w:usb0="00000003" w:usb1="00000000" w:usb2="00000000" w:usb3="00000000" w:csb0="00000001" w:csb1="00000000"/>
  </w:font>
  <w:font w:name="Sanskrit-Times">
    <w:panose1 w:val="00000000000000000000"/>
    <w:charset w:val="00"/>
    <w:family w:val="auto"/>
    <w:pitch w:val="variable"/>
    <w:sig w:usb0="00000003" w:usb1="00000000" w:usb2="00000000" w:usb3="00000000" w:csb0="00000001" w:csb1="00000000"/>
  </w:font>
  <w:font w:name="Sanskrit-Palatino">
    <w:altName w:val="Cambria"/>
    <w:panose1 w:val="00000000000000000000"/>
    <w:charset w:val="00"/>
    <w:family w:val="auto"/>
    <w:pitch w:val="variable"/>
    <w:sig w:usb0="00000003" w:usb1="00000000" w:usb2="00000000" w:usb3="00000000" w:csb0="00000001" w:csb1="00000000"/>
  </w:font>
  <w:font w:name="Sanskrit-New Caledonia">
    <w:panose1 w:val="020B0500000000000000"/>
    <w:charset w:val="00"/>
    <w:family w:val="swiss"/>
    <w:pitch w:val="variable"/>
    <w:sig w:usb0="00000003" w:usb1="00000000" w:usb2="00000000" w:usb3="00000000" w:csb0="00000001" w:csb1="00000000"/>
  </w:font>
  <w:font w:name="Termin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caFrizQuadrata">
    <w:panose1 w:val="00000400000000000000"/>
    <w:charset w:val="00"/>
    <w:family w:val="auto"/>
    <w:pitch w:val="variable"/>
    <w:sig w:usb0="00000083" w:usb1="00000000" w:usb2="00000000" w:usb3="00000000" w:csb0="00000009" w:csb1="00000000"/>
  </w:font>
  <w:font w:name="Times CE Sanskrit">
    <w:panose1 w:val="00000000000000000000"/>
    <w:charset w:val="00"/>
    <w:family w:val="roman"/>
    <w:notTrueType/>
    <w:pitch w:val="default"/>
    <w:sig w:usb0="00000003" w:usb1="00000000" w:usb2="00000000" w:usb3="00000000" w:csb0="00000001" w:csb1="00000000"/>
  </w:font>
  <w:font w:name="Inbenb">
    <w:panose1 w:val="00000400000000000000"/>
    <w:charset w:val="02"/>
    <w:family w:val="auto"/>
    <w:pitch w:val="variable"/>
    <w:sig w:usb0="00000000" w:usb1="10000000" w:usb2="00000000" w:usb3="00000000" w:csb0="80000000" w:csb1="00000000"/>
  </w:font>
  <w:font w:name="Inbenr">
    <w:panose1 w:val="00000400000000000000"/>
    <w:charset w:val="02"/>
    <w:family w:val="auto"/>
    <w:pitch w:val="variable"/>
    <w:sig w:usb0="00000000" w:usb1="10000000" w:usb2="00000000" w:usb3="00000000" w:csb0="80000000" w:csb1="00000000"/>
  </w:font>
  <w:font w:name="Chn JSong SG">
    <w:panose1 w:val="00000000000000000000"/>
    <w:charset w:val="00"/>
    <w:family w:val="roman"/>
    <w:notTrueType/>
    <w:pitch w:val="default"/>
    <w:sig w:usb0="00000003" w:usb1="00000000" w:usb2="00000000" w:usb3="00000000" w:csb0="00000001" w:csb1="00000000"/>
  </w:font>
  <w:font w:name="ScaOptima">
    <w:panose1 w:val="00000400000000000000"/>
    <w:charset w:val="00"/>
    <w:family w:val="auto"/>
    <w:pitch w:val="variable"/>
    <w:sig w:usb0="00000083" w:usb1="00000000" w:usb2="00000000" w:usb3="00000000" w:csb0="00000009" w:csb1="00000000"/>
  </w:font>
  <w:font w:name="JansonText-Roman">
    <w:panose1 w:val="00000000000000000000"/>
    <w:charset w:val="00"/>
    <w:family w:val="roman"/>
    <w:notTrueType/>
    <w:pitch w:val="default"/>
    <w:sig w:usb0="00000003" w:usb1="00000000" w:usb2="00000000" w:usb3="00000000" w:csb0="00000001" w:csb1="00000000"/>
  </w:font>
  <w:font w:name="Palatino-SanskritHu2">
    <w:panose1 w:val="00000000000000000000"/>
    <w:charset w:val="00"/>
    <w:family w:val="roman"/>
    <w:notTrueType/>
    <w:pitch w:val="default"/>
    <w:sig w:usb0="00000003" w:usb1="00000000" w:usb2="00000000" w:usb3="00000000" w:csb0="00000001" w:csb1="00000000"/>
  </w:font>
  <w:font w:name="Lucida Grande">
    <w:altName w:val="Segoe UI"/>
    <w:panose1 w:val="00000000000000000000"/>
    <w:charset w:val="00"/>
    <w:family w:val="roman"/>
    <w:notTrueType/>
    <w:pitch w:val="default"/>
    <w:sig w:usb0="00000003" w:usb1="00000000" w:usb2="00000000" w:usb3="00000000" w:csb0="00000001" w:csb1="00000000"/>
  </w:font>
  <w:font w:name="Sanvito Roman">
    <w:panose1 w:val="00000000000000000000"/>
    <w:charset w:val="00"/>
    <w:family w:val="roman"/>
    <w:notTrueType/>
    <w:pitch w:val="default"/>
    <w:sig w:usb0="00000003" w:usb1="00000000" w:usb2="00000000" w:usb3="00000000" w:csb0="00000001" w:csb1="00000000"/>
  </w:font>
  <w:font w:name="Sanskrit_Times">
    <w:panose1 w:val="00000000000000000000"/>
    <w:charset w:val="00"/>
    <w:family w:val="roman"/>
    <w:notTrueType/>
    <w:pitch w:val="default"/>
    <w:sig w:usb0="00000003" w:usb1="00000000" w:usb2="00000000" w:usb3="00000000" w:csb0="00000001" w:csb1="00000000"/>
  </w:font>
  <w:font w:name="Drona">
    <w:panose1 w:val="00000000000000000000"/>
    <w:charset w:val="00"/>
    <w:family w:val="roman"/>
    <w:notTrueType/>
    <w:pitch w:val="default"/>
    <w:sig w:usb0="00000003" w:usb1="00000000" w:usb2="00000000" w:usb3="00000000" w:csb0="00000001" w:csb1="00000000"/>
  </w:font>
  <w:font w:name="Palatino Sanskrit Hu 2">
    <w:panose1 w:val="00000000000000000000"/>
    <w:charset w:val="00"/>
    <w:family w:val="roman"/>
    <w:notTrueType/>
    <w:pitch w:val="default"/>
    <w:sig w:usb0="00000003" w:usb1="00000000" w:usb2="00000000" w:usb3="00000000" w:csb0="00000001" w:csb1="00000000"/>
  </w:font>
  <w:font w:name="New York">
    <w:panose1 w:val="02040503060506020304"/>
    <w:charset w:val="00"/>
    <w:family w:val="auto"/>
    <w:pitch w:val="default"/>
    <w:sig w:usb0="00000003" w:usb1="00000000" w:usb2="00000000" w:usb3="00000000" w:csb0="00000001" w:csb1="00000000"/>
  </w:font>
  <w:font w:name="Zapf Dingbats">
    <w:panose1 w:val="00000000000000000000"/>
    <w:charset w:val="00"/>
    <w:family w:val="roman"/>
    <w:notTrueType/>
    <w:pitch w:val="default"/>
    <w:sig w:usb0="00000003" w:usb1="00000000" w:usb2="00000000" w:usb3="00000000" w:csb0="00000001" w:csb1="00000000"/>
  </w:font>
  <w:font w:name="France">
    <w:panose1 w:val="00000000000000000000"/>
    <w:charset w:val="00"/>
    <w:family w:val="roman"/>
    <w:notTrueType/>
    <w:pitch w:val="default"/>
    <w:sig w:usb0="00000003" w:usb1="00000000" w:usb2="00000000" w:usb3="00000000" w:csb0="00000001" w:csb1="00000000"/>
  </w:font>
  <w:font w:name="Sanskrit-Berkeley Oldstyle">
    <w:panose1 w:val="020B0500000000000000"/>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Font13399">
    <w:panose1 w:val="00000000000000000000"/>
    <w:charset w:val="00"/>
    <w:family w:val="roman"/>
    <w:notTrueType/>
    <w:pitch w:val="default"/>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Poetica">
    <w:panose1 w:val="00000000000000000000"/>
    <w:charset w:val="00"/>
    <w:family w:val="roman"/>
    <w:notTrueType/>
    <w:pitch w:val="default"/>
    <w:sig w:usb0="00000003" w:usb1="00000000" w:usb2="00000000" w:usb3="00000000" w:csb0="00000001" w:csb1="00000000"/>
  </w:font>
  <w:font w:name="Indevr">
    <w:panose1 w:val="00000400000000000000"/>
    <w:charset w:val="00"/>
    <w:family w:val="auto"/>
    <w:pitch w:val="variable"/>
    <w:sig w:usb0="00000003" w:usb1="00000000" w:usb2="00000000" w:usb3="00000000" w:csb0="00000001" w:csb1="00000000"/>
  </w:font>
  <w:font w:name="RM Devanagari">
    <w:panose1 w:val="00000000000000000000"/>
    <w:charset w:val="00"/>
    <w:family w:val="auto"/>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HGoudyOldStyleBTBoldItalic">
    <w:panose1 w:val="00000000000000000000"/>
    <w:charset w:val="00"/>
    <w:family w:val="roman"/>
    <w:notTrueType/>
    <w:pitch w:val="default"/>
    <w:sig w:usb0="00000003" w:usb1="00000000" w:usb2="00000000" w:usb3="00000000" w:csb0="00000001" w:csb1="00000000"/>
  </w:font>
  <w:font w:name="Goudy Old Style BT Sanskrit">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Adobe Garamond">
    <w:panose1 w:val="00000000000000000000"/>
    <w:charset w:val="00"/>
    <w:family w:val="roman"/>
    <w:notTrueType/>
    <w:pitch w:val="default"/>
    <w:sig w:usb0="00000003" w:usb1="00000000" w:usb2="00000000" w:usb3="00000000" w:csb0="00000001" w:csb1="00000000"/>
  </w:font>
  <w:font w:name="Sanskrit Benguiat">
    <w:panose1 w:val="020B0500000000000000"/>
    <w:charset w:val="00"/>
    <w:family w:val="roman"/>
    <w:notTrueType/>
    <w:pitch w:val="default"/>
    <w:sig w:usb0="00000003" w:usb1="00000000" w:usb2="00000000" w:usb3="00000000" w:csb0="00000001" w:csb1="00000000"/>
  </w:font>
  <w:font w:name="SnellBT Sanskrit">
    <w:panose1 w:val="00000000000000000000"/>
    <w:charset w:val="00"/>
    <w:family w:val="roman"/>
    <w:notTrueType/>
    <w:pitch w:val="default"/>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MS Sans Serif">
    <w:panose1 w:val="00000000000000000000"/>
    <w:charset w:val="00"/>
    <w:family w:val="roman"/>
    <w:notTrueType/>
    <w:pitch w:val="default"/>
    <w:sig w:usb0="00000003" w:usb1="00000000" w:usb2="00000000" w:usb3="00000000" w:csb0="00000001" w:csb1="00000000"/>
  </w:font>
  <w:font w:name="ScaCheltenham">
    <w:panose1 w:val="00000400000000000000"/>
    <w:charset w:val="00"/>
    <w:family w:val="auto"/>
    <w:pitch w:val="variable"/>
    <w:sig w:usb0="00000083" w:usb1="00000000" w:usb2="00000000" w:usb3="00000000" w:csb0="00000009" w:csb1="00000000"/>
  </w:font>
  <w:font w:name="Gaudiya">
    <w:altName w:val="Calibri"/>
    <w:panose1 w:val="00000000000000000000"/>
    <w:charset w:val="00"/>
    <w:family w:val="roman"/>
    <w:notTrueType/>
    <w:pitch w:val="default"/>
    <w:sig w:usb0="00000003" w:usb1="00000000" w:usb2="00000000" w:usb3="00000000" w:csb0="00000001" w:csb1="00000000"/>
  </w:font>
  <w:font w:name="Times Italic">
    <w:panose1 w:val="00000000000000000000"/>
    <w:charset w:val="00"/>
    <w:family w:val="roman"/>
    <w:notTrueType/>
    <w:pitch w:val="default"/>
    <w:sig w:usb0="00000003" w:usb1="00000000" w:usb2="00000000" w:usb3="00000000" w:csb0="00000001" w:csb1="00000000"/>
  </w:font>
  <w:font w:name="Bold PS 12cpi">
    <w:panose1 w:val="00000000000000000000"/>
    <w:charset w:val="00"/>
    <w:family w:val="roman"/>
    <w:notTrueType/>
    <w:pitch w:val="default"/>
    <w:sig w:usb0="00000003" w:usb1="00000000" w:usb2="00000000" w:usb3="00000000" w:csb0="00000001" w:csb1="00000000"/>
  </w:font>
  <w:font w:name="Sanskrit-Helvetica">
    <w:panose1 w:val="00000000000000000000"/>
    <w:charset w:val="00"/>
    <w:family w:val="auto"/>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Sanskrit-Dauphin">
    <w:panose1 w:val="00000000000000000000"/>
    <w:charset w:val="00"/>
    <w:family w:val="roman"/>
    <w:notTrueType/>
    <w:pitch w:val="default"/>
    <w:sig w:usb0="00000003" w:usb1="00000000" w:usb2="00000000" w:usb3="00000000" w:csb0="00000001" w:csb1="00000000"/>
  </w:font>
  <w:font w:name="Shiksha">
    <w:panose1 w:val="00000000000000000000"/>
    <w:charset w:val="00"/>
    <w:family w:val="roman"/>
    <w:notTrueType/>
    <w:pitch w:val="default"/>
    <w:sig w:usb0="00000003" w:usb1="00000000" w:usb2="00000000" w:usb3="00000000" w:csb0="00000001" w:csb1="00000000"/>
  </w:font>
  <w:font w:name="Basset">
    <w:panose1 w:val="00000000000000000000"/>
    <w:charset w:val="00"/>
    <w:family w:val="roman"/>
    <w:notTrueType/>
    <w:pitch w:val="default"/>
    <w:sig w:usb0="00000003" w:usb1="00000000" w:usb2="00000000" w:usb3="00000000" w:csb0="00000001" w:csb1="00000000"/>
  </w:font>
  <w:font w:name="Time Roman">
    <w:panose1 w:val="00000000000000000000"/>
    <w:charset w:val="00"/>
    <w:family w:val="roman"/>
    <w:notTrueType/>
    <w:pitch w:val="default"/>
    <w:sig w:usb0="00000003" w:usb1="00000000" w:usb2="00000000" w:usb3="00000000" w:csb0="00000001" w:csb1="00000000"/>
  </w:font>
  <w:font w:name="Rama-Palatino  Palatino">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000F6" w14:textId="77777777" w:rsidR="00DA6CC1" w:rsidRDefault="00DA6CC1">
    <w:r>
      <w:rPr>
        <w:rFonts w:cstheme="minorBidi"/>
        <w:color w:val="auto"/>
        <w:sz w:val="24"/>
        <w:szCs w:val="24"/>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09AEE" w14:textId="77777777" w:rsidR="00F17CF1" w:rsidRDefault="00F17CF1">
      <w:pPr>
        <w:spacing w:before="0" w:after="0"/>
      </w:pPr>
      <w:r>
        <w:separator/>
      </w:r>
    </w:p>
  </w:footnote>
  <w:footnote w:type="continuationSeparator" w:id="0">
    <w:p w14:paraId="379421A0" w14:textId="77777777" w:rsidR="00F17CF1" w:rsidRDefault="00F17CF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0781A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36A20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7867B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F8426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52442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A89E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A44F0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4A865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585C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D6EDA38"/>
    <w:lvl w:ilvl="0">
      <w:start w:val="1"/>
      <w:numFmt w:val="bullet"/>
      <w:lvlText w:val=""/>
      <w:lvlJc w:val="left"/>
      <w:pPr>
        <w:tabs>
          <w:tab w:val="num" w:pos="360"/>
        </w:tabs>
        <w:ind w:left="360" w:hanging="360"/>
      </w:pPr>
      <w:rPr>
        <w:rFonts w:ascii="Symbol" w:hAnsi="Symbol" w:hint="default"/>
      </w:rPr>
    </w:lvl>
  </w:abstractNum>
  <w:num w:numId="1" w16cid:durableId="1491942855">
    <w:abstractNumId w:val="9"/>
  </w:num>
  <w:num w:numId="2" w16cid:durableId="475416008">
    <w:abstractNumId w:val="7"/>
  </w:num>
  <w:num w:numId="3" w16cid:durableId="1674607893">
    <w:abstractNumId w:val="6"/>
  </w:num>
  <w:num w:numId="4" w16cid:durableId="710299832">
    <w:abstractNumId w:val="5"/>
  </w:num>
  <w:num w:numId="5" w16cid:durableId="1423647354">
    <w:abstractNumId w:val="4"/>
  </w:num>
  <w:num w:numId="6" w16cid:durableId="1921139630">
    <w:abstractNumId w:val="8"/>
  </w:num>
  <w:num w:numId="7" w16cid:durableId="109781549">
    <w:abstractNumId w:val="3"/>
  </w:num>
  <w:num w:numId="8" w16cid:durableId="190270441">
    <w:abstractNumId w:val="2"/>
  </w:num>
  <w:num w:numId="9" w16cid:durableId="96488754">
    <w:abstractNumId w:val="1"/>
  </w:num>
  <w:num w:numId="10" w16cid:durableId="10960247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our servant">
    <w15:presenceInfo w15:providerId="None" w15:userId="your serva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bordersDoNotSurroundHeader/>
  <w:bordersDoNotSurroundFooter/>
  <w:proofState w:grammar="clean"/>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AzMTU2tLQ0Njc3NrZU0lEKTi0uzszPAykwrQUA4E7/IiwAAAA="/>
  </w:docVars>
  <w:rsids>
    <w:rsidRoot w:val="00A969AE"/>
    <w:rsid w:val="00003579"/>
    <w:rsid w:val="000201D2"/>
    <w:rsid w:val="00020200"/>
    <w:rsid w:val="0002649D"/>
    <w:rsid w:val="0004438A"/>
    <w:rsid w:val="00044E5F"/>
    <w:rsid w:val="000749BC"/>
    <w:rsid w:val="000A206E"/>
    <w:rsid w:val="000A5AFD"/>
    <w:rsid w:val="000B7293"/>
    <w:rsid w:val="000E266D"/>
    <w:rsid w:val="000E5721"/>
    <w:rsid w:val="000F3457"/>
    <w:rsid w:val="000F395C"/>
    <w:rsid w:val="00110292"/>
    <w:rsid w:val="00117BE6"/>
    <w:rsid w:val="00135461"/>
    <w:rsid w:val="00147D20"/>
    <w:rsid w:val="00160402"/>
    <w:rsid w:val="001611A3"/>
    <w:rsid w:val="00181564"/>
    <w:rsid w:val="001820F7"/>
    <w:rsid w:val="00192EE5"/>
    <w:rsid w:val="001D123B"/>
    <w:rsid w:val="001E5763"/>
    <w:rsid w:val="001F0D84"/>
    <w:rsid w:val="001F1815"/>
    <w:rsid w:val="001F2103"/>
    <w:rsid w:val="001F7815"/>
    <w:rsid w:val="00207015"/>
    <w:rsid w:val="00223251"/>
    <w:rsid w:val="00242147"/>
    <w:rsid w:val="00244FE4"/>
    <w:rsid w:val="00260C77"/>
    <w:rsid w:val="002829B8"/>
    <w:rsid w:val="00295671"/>
    <w:rsid w:val="002A41CA"/>
    <w:rsid w:val="002C2E13"/>
    <w:rsid w:val="002D1D32"/>
    <w:rsid w:val="002F2FE9"/>
    <w:rsid w:val="003129CF"/>
    <w:rsid w:val="00317895"/>
    <w:rsid w:val="003227E9"/>
    <w:rsid w:val="00327C34"/>
    <w:rsid w:val="00395DDF"/>
    <w:rsid w:val="003B4BE8"/>
    <w:rsid w:val="003B6E52"/>
    <w:rsid w:val="003C2BDD"/>
    <w:rsid w:val="003E172B"/>
    <w:rsid w:val="004030F5"/>
    <w:rsid w:val="004104CE"/>
    <w:rsid w:val="00410954"/>
    <w:rsid w:val="0041136D"/>
    <w:rsid w:val="0042388F"/>
    <w:rsid w:val="0043487A"/>
    <w:rsid w:val="004649BD"/>
    <w:rsid w:val="00466516"/>
    <w:rsid w:val="004872E0"/>
    <w:rsid w:val="004878D6"/>
    <w:rsid w:val="00496A42"/>
    <w:rsid w:val="004A2035"/>
    <w:rsid w:val="004A2847"/>
    <w:rsid w:val="004B192A"/>
    <w:rsid w:val="004D6965"/>
    <w:rsid w:val="004E061C"/>
    <w:rsid w:val="004E629D"/>
    <w:rsid w:val="004E63FE"/>
    <w:rsid w:val="00514086"/>
    <w:rsid w:val="005238FB"/>
    <w:rsid w:val="005435EF"/>
    <w:rsid w:val="005445B8"/>
    <w:rsid w:val="00546712"/>
    <w:rsid w:val="00563872"/>
    <w:rsid w:val="00586DCC"/>
    <w:rsid w:val="00595F09"/>
    <w:rsid w:val="005B7B82"/>
    <w:rsid w:val="005C516B"/>
    <w:rsid w:val="005D0024"/>
    <w:rsid w:val="005D5B02"/>
    <w:rsid w:val="005E743A"/>
    <w:rsid w:val="00613CE8"/>
    <w:rsid w:val="006201B5"/>
    <w:rsid w:val="00632EC0"/>
    <w:rsid w:val="00645E52"/>
    <w:rsid w:val="00650150"/>
    <w:rsid w:val="006676A2"/>
    <w:rsid w:val="006A7D3A"/>
    <w:rsid w:val="006C0728"/>
    <w:rsid w:val="006C5B94"/>
    <w:rsid w:val="006D5BEA"/>
    <w:rsid w:val="006F3D0C"/>
    <w:rsid w:val="006F777E"/>
    <w:rsid w:val="00702048"/>
    <w:rsid w:val="0071569C"/>
    <w:rsid w:val="0071757B"/>
    <w:rsid w:val="007330E9"/>
    <w:rsid w:val="00745C25"/>
    <w:rsid w:val="00745C3F"/>
    <w:rsid w:val="007468F2"/>
    <w:rsid w:val="00752876"/>
    <w:rsid w:val="00771DB9"/>
    <w:rsid w:val="00772196"/>
    <w:rsid w:val="00777ECA"/>
    <w:rsid w:val="00781E72"/>
    <w:rsid w:val="007A1E03"/>
    <w:rsid w:val="007A270C"/>
    <w:rsid w:val="007D6476"/>
    <w:rsid w:val="00831EE0"/>
    <w:rsid w:val="00844024"/>
    <w:rsid w:val="00856C07"/>
    <w:rsid w:val="00874059"/>
    <w:rsid w:val="008A2023"/>
    <w:rsid w:val="008A2E48"/>
    <w:rsid w:val="008A4792"/>
    <w:rsid w:val="008D56C2"/>
    <w:rsid w:val="008E6C20"/>
    <w:rsid w:val="008F4049"/>
    <w:rsid w:val="008F468F"/>
    <w:rsid w:val="0090117A"/>
    <w:rsid w:val="00916795"/>
    <w:rsid w:val="00946118"/>
    <w:rsid w:val="00966588"/>
    <w:rsid w:val="009853A3"/>
    <w:rsid w:val="0099194D"/>
    <w:rsid w:val="00992C30"/>
    <w:rsid w:val="00996495"/>
    <w:rsid w:val="009A122A"/>
    <w:rsid w:val="009B1E4F"/>
    <w:rsid w:val="009B3386"/>
    <w:rsid w:val="009C0B7B"/>
    <w:rsid w:val="009D6443"/>
    <w:rsid w:val="009D689F"/>
    <w:rsid w:val="009E2348"/>
    <w:rsid w:val="009F6290"/>
    <w:rsid w:val="00A031A1"/>
    <w:rsid w:val="00A17C6D"/>
    <w:rsid w:val="00A20B26"/>
    <w:rsid w:val="00A46A5B"/>
    <w:rsid w:val="00A544F7"/>
    <w:rsid w:val="00A64DD5"/>
    <w:rsid w:val="00A85E85"/>
    <w:rsid w:val="00A903D1"/>
    <w:rsid w:val="00A969AE"/>
    <w:rsid w:val="00AC127C"/>
    <w:rsid w:val="00AC5C16"/>
    <w:rsid w:val="00B008AD"/>
    <w:rsid w:val="00B07766"/>
    <w:rsid w:val="00B10B83"/>
    <w:rsid w:val="00B23B53"/>
    <w:rsid w:val="00B315C6"/>
    <w:rsid w:val="00B4501D"/>
    <w:rsid w:val="00BA3705"/>
    <w:rsid w:val="00BB3269"/>
    <w:rsid w:val="00BB5302"/>
    <w:rsid w:val="00BC383D"/>
    <w:rsid w:val="00BD604A"/>
    <w:rsid w:val="00BE0CB4"/>
    <w:rsid w:val="00BE5C20"/>
    <w:rsid w:val="00C165A4"/>
    <w:rsid w:val="00C56143"/>
    <w:rsid w:val="00C609D8"/>
    <w:rsid w:val="00C636D3"/>
    <w:rsid w:val="00C730D6"/>
    <w:rsid w:val="00C76922"/>
    <w:rsid w:val="00CA4F13"/>
    <w:rsid w:val="00CD17D2"/>
    <w:rsid w:val="00CD395C"/>
    <w:rsid w:val="00CD47CF"/>
    <w:rsid w:val="00CD64A3"/>
    <w:rsid w:val="00CE38A4"/>
    <w:rsid w:val="00CE54F5"/>
    <w:rsid w:val="00D06F67"/>
    <w:rsid w:val="00D17001"/>
    <w:rsid w:val="00D30427"/>
    <w:rsid w:val="00D40EFF"/>
    <w:rsid w:val="00D635E8"/>
    <w:rsid w:val="00D80F46"/>
    <w:rsid w:val="00D829D0"/>
    <w:rsid w:val="00DA6CC1"/>
    <w:rsid w:val="00DA7543"/>
    <w:rsid w:val="00DE7298"/>
    <w:rsid w:val="00DE7352"/>
    <w:rsid w:val="00DF19CD"/>
    <w:rsid w:val="00DF5F0C"/>
    <w:rsid w:val="00E12E1B"/>
    <w:rsid w:val="00E27928"/>
    <w:rsid w:val="00E3120A"/>
    <w:rsid w:val="00E32E45"/>
    <w:rsid w:val="00E41B2E"/>
    <w:rsid w:val="00E60282"/>
    <w:rsid w:val="00E669F6"/>
    <w:rsid w:val="00E74CA0"/>
    <w:rsid w:val="00E81BE8"/>
    <w:rsid w:val="00E84D8C"/>
    <w:rsid w:val="00E903E7"/>
    <w:rsid w:val="00E94B0D"/>
    <w:rsid w:val="00EA7C35"/>
    <w:rsid w:val="00EB0D8E"/>
    <w:rsid w:val="00EB7D6B"/>
    <w:rsid w:val="00EF2409"/>
    <w:rsid w:val="00F17CF1"/>
    <w:rsid w:val="00F21FCF"/>
    <w:rsid w:val="00F33792"/>
    <w:rsid w:val="00F41DE3"/>
    <w:rsid w:val="00F658F8"/>
    <w:rsid w:val="00F932B6"/>
    <w:rsid w:val="00F95F7F"/>
    <w:rsid w:val="00FA4403"/>
    <w:rsid w:val="00FC0211"/>
    <w:rsid w:val="00FD1F88"/>
    <w:rsid w:val="00FE0373"/>
    <w:rsid w:val="00FE62B7"/>
    <w:rsid w:val="00FE7AA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397CC3"/>
  <w14:defaultImageDpi w14:val="96"/>
  <w15:docId w15:val="{B21FE54B-4E45-4E98-B547-D9E45BB4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unhideWhenUsed="1"/>
    <w:lsdException w:name="HTML Address" w:semiHidden="1"/>
    <w:lsdException w:name="HTML Cite" w:semiHidden="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before="86" w:after="86" w:line="240" w:lineRule="auto"/>
      <w:ind w:firstLine="360"/>
    </w:pPr>
    <w:rPr>
      <w:rFonts w:ascii="ScaGoudy" w:hAnsi="ScaGoudy" w:cs="ScaGoudy"/>
      <w:color w:val="000000"/>
      <w:sz w:val="28"/>
      <w:szCs w:val="28"/>
    </w:rPr>
  </w:style>
  <w:style w:type="paragraph" w:styleId="Heading1">
    <w:name w:val="heading 1"/>
    <w:basedOn w:val="Normal"/>
    <w:next w:val="Normal"/>
    <w:link w:val="Heading1Char"/>
    <w:uiPriority w:val="99"/>
    <w:qFormat/>
    <w:pPr>
      <w:keepNext/>
      <w:spacing w:before="0" w:after="0" w:line="258" w:lineRule="auto"/>
      <w:ind w:firstLine="0"/>
      <w:jc w:val="both"/>
      <w:outlineLvl w:val="0"/>
    </w:pPr>
    <w:rPr>
      <w:rFonts w:cstheme="minorBidi"/>
      <w:b/>
      <w:bCs/>
      <w:color w:val="auto"/>
      <w:sz w:val="44"/>
      <w:szCs w:val="44"/>
      <w:u w:val="single"/>
    </w:rPr>
  </w:style>
  <w:style w:type="paragraph" w:styleId="Heading2">
    <w:name w:val="heading 2"/>
    <w:basedOn w:val="Normal"/>
    <w:next w:val="Normal"/>
    <w:link w:val="Heading2Char"/>
    <w:uiPriority w:val="99"/>
    <w:qFormat/>
    <w:pPr>
      <w:keepNext/>
      <w:spacing w:before="60" w:after="60"/>
      <w:ind w:firstLine="0"/>
      <w:outlineLvl w:val="1"/>
    </w:pPr>
    <w:rPr>
      <w:rFonts w:ascii="Times" w:hAnsi="Times" w:cs="Times"/>
      <w:b/>
      <w:bCs/>
      <w:color w:val="auto"/>
      <w:sz w:val="24"/>
      <w:szCs w:val="24"/>
    </w:rPr>
  </w:style>
  <w:style w:type="paragraph" w:styleId="Heading3">
    <w:name w:val="heading 3"/>
    <w:basedOn w:val="Normal"/>
    <w:next w:val="Normal"/>
    <w:link w:val="Heading3Char"/>
    <w:uiPriority w:val="99"/>
    <w:qFormat/>
    <w:pPr>
      <w:keepNext/>
      <w:spacing w:before="0" w:after="0"/>
      <w:ind w:firstLine="0"/>
      <w:outlineLvl w:val="2"/>
    </w:pPr>
    <w:rPr>
      <w:rFonts w:cstheme="minorBidi"/>
      <w:b/>
      <w:bCs/>
      <w:color w:val="auto"/>
      <w:sz w:val="52"/>
      <w:szCs w:val="52"/>
    </w:rPr>
  </w:style>
  <w:style w:type="paragraph" w:styleId="Heading4">
    <w:name w:val="heading 4"/>
    <w:basedOn w:val="Normal"/>
    <w:next w:val="Normal"/>
    <w:link w:val="Heading4Char"/>
    <w:uiPriority w:val="99"/>
    <w:qFormat/>
    <w:pPr>
      <w:keepNext/>
      <w:spacing w:before="0" w:after="0"/>
      <w:ind w:firstLine="0"/>
      <w:jc w:val="both"/>
      <w:outlineLvl w:val="3"/>
    </w:pPr>
    <w:rPr>
      <w:rFonts w:ascii="Balaram" w:hAnsi="Balaram" w:cs="Balaram"/>
      <w:sz w:val="24"/>
      <w:szCs w:val="24"/>
    </w:rPr>
  </w:style>
  <w:style w:type="paragraph" w:styleId="Heading5">
    <w:name w:val="heading 5"/>
    <w:basedOn w:val="Normal"/>
    <w:next w:val="Normal"/>
    <w:link w:val="Heading5Char"/>
    <w:uiPriority w:val="99"/>
    <w:qFormat/>
    <w:pPr>
      <w:keepNext/>
      <w:spacing w:before="0" w:after="0"/>
      <w:ind w:firstLine="0"/>
      <w:outlineLvl w:val="4"/>
    </w:pPr>
    <w:rPr>
      <w:rFonts w:ascii="Tamal" w:hAnsi="Tamal" w:cs="Tamal"/>
      <w:sz w:val="24"/>
      <w:szCs w:val="24"/>
    </w:rPr>
  </w:style>
  <w:style w:type="paragraph" w:styleId="Heading6">
    <w:name w:val="heading 6"/>
    <w:basedOn w:val="Normal"/>
    <w:next w:val="Normal"/>
    <w:link w:val="Heading6Char"/>
    <w:uiPriority w:val="99"/>
    <w:qFormat/>
    <w:pPr>
      <w:keepNext/>
      <w:spacing w:before="0" w:after="0"/>
      <w:ind w:firstLine="0"/>
      <w:outlineLvl w:val="5"/>
    </w:pPr>
    <w:rPr>
      <w:rFonts w:ascii="Balaram" w:hAnsi="Balaram" w:cs="Balaram"/>
      <w:b/>
      <w:bCs/>
      <w:color w:val="auto"/>
      <w:sz w:val="24"/>
      <w:szCs w:val="24"/>
      <w:u w:val="single"/>
    </w:rPr>
  </w:style>
  <w:style w:type="paragraph" w:styleId="Heading7">
    <w:name w:val="heading 7"/>
    <w:basedOn w:val="Normal"/>
    <w:next w:val="Normal"/>
    <w:link w:val="Heading7Char"/>
    <w:uiPriority w:val="99"/>
    <w:qFormat/>
    <w:pPr>
      <w:keepNext/>
      <w:spacing w:before="0" w:after="0"/>
      <w:ind w:firstLine="0"/>
      <w:outlineLvl w:val="6"/>
    </w:pPr>
    <w:rPr>
      <w:rFonts w:ascii="Tamal" w:hAnsi="Tamal" w:cs="Tamal"/>
      <w:sz w:val="24"/>
      <w:szCs w:val="24"/>
      <w:u w:val="single"/>
    </w:rPr>
  </w:style>
  <w:style w:type="paragraph" w:styleId="Heading8">
    <w:name w:val="heading 8"/>
    <w:basedOn w:val="Normal"/>
    <w:next w:val="Normal"/>
    <w:link w:val="Heading8Char"/>
    <w:uiPriority w:val="99"/>
    <w:qFormat/>
    <w:pPr>
      <w:keepNext/>
      <w:spacing w:before="0" w:after="0"/>
      <w:ind w:firstLine="0"/>
      <w:outlineLvl w:val="7"/>
    </w:pPr>
    <w:rPr>
      <w:rFonts w:ascii="Tamal" w:hAnsi="Tamal" w:cs="Tamal"/>
      <w:sz w:val="24"/>
      <w:szCs w:val="24"/>
      <w:u w:val="single"/>
    </w:rPr>
  </w:style>
  <w:style w:type="paragraph" w:styleId="Heading9">
    <w:name w:val="heading 9"/>
    <w:basedOn w:val="Normal"/>
    <w:next w:val="Normal"/>
    <w:link w:val="Heading9Char"/>
    <w:uiPriority w:val="99"/>
    <w:qFormat/>
    <w:pPr>
      <w:keepNext/>
      <w:tabs>
        <w:tab w:val="left" w:pos="144"/>
        <w:tab w:val="decimal" w:pos="9360"/>
      </w:tabs>
      <w:spacing w:before="0" w:after="0"/>
      <w:ind w:left="20" w:firstLine="0"/>
      <w:outlineLvl w:val="8"/>
    </w:pPr>
    <w:rPr>
      <w:rFonts w:cstheme="minorBidi"/>
      <w:b/>
      <w:bCs/>
      <w:color w:val="auto"/>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lection">
    <w:name w:val="Collection"/>
    <w:uiPriority w:val="99"/>
    <w:pPr>
      <w:widowControl w:val="0"/>
      <w:pBdr>
        <w:top w:val="single" w:sz="12" w:space="7" w:color="000080"/>
        <w:left w:val="single" w:sz="12" w:space="7" w:color="000080"/>
        <w:bottom w:val="single" w:sz="12" w:space="7" w:color="000080"/>
        <w:right w:val="single" w:sz="12" w:space="7" w:color="000080"/>
      </w:pBdr>
      <w:shd w:val="solid" w:color="C0C0C0" w:fill="auto"/>
      <w:autoSpaceDE w:val="0"/>
      <w:autoSpaceDN w:val="0"/>
      <w:adjustRightInd w:val="0"/>
      <w:spacing w:before="360" w:after="360" w:line="240" w:lineRule="auto"/>
      <w:jc w:val="center"/>
    </w:pPr>
    <w:rPr>
      <w:rFonts w:ascii="ScaGoudy" w:hAnsi="ScaGoudy" w:cs="ScaGoudy"/>
      <w:b/>
      <w:bCs/>
      <w:sz w:val="40"/>
      <w:szCs w:val="40"/>
    </w:rPr>
  </w:style>
  <w:style w:type="paragraph" w:customStyle="1" w:styleId="Writings">
    <w:name w:val="Writings"/>
    <w:uiPriority w:val="99"/>
    <w:pPr>
      <w:widowControl w:val="0"/>
      <w:pBdr>
        <w:top w:val="single" w:sz="5" w:space="2" w:color="000000"/>
        <w:left w:val="single" w:sz="5" w:space="2" w:color="000000"/>
        <w:bottom w:val="single" w:sz="18" w:space="2" w:color="808080"/>
        <w:right w:val="single" w:sz="23" w:space="2" w:color="808080"/>
      </w:pBdr>
      <w:shd w:val="solid" w:color="00FFFF" w:fill="auto"/>
      <w:autoSpaceDE w:val="0"/>
      <w:autoSpaceDN w:val="0"/>
      <w:adjustRightInd w:val="0"/>
      <w:spacing w:before="540" w:after="0" w:line="240" w:lineRule="auto"/>
      <w:ind w:left="1440" w:right="1440"/>
      <w:jc w:val="center"/>
    </w:pPr>
    <w:rPr>
      <w:rFonts w:ascii="ScaGoudy" w:hAnsi="ScaGoudy" w:cs="ScaGoudy"/>
      <w:b/>
      <w:bCs/>
      <w:color w:val="000080"/>
      <w:sz w:val="48"/>
      <w:szCs w:val="48"/>
    </w:rPr>
  </w:style>
  <w:style w:type="paragraph" w:customStyle="1" w:styleId="Book">
    <w:name w:val="Book"/>
    <w:uiPriority w:val="99"/>
    <w:pPr>
      <w:widowControl w:val="0"/>
      <w:autoSpaceDE w:val="0"/>
      <w:autoSpaceDN w:val="0"/>
      <w:adjustRightInd w:val="0"/>
      <w:spacing w:after="0" w:line="240" w:lineRule="auto"/>
      <w:jc w:val="right"/>
    </w:pPr>
    <w:rPr>
      <w:rFonts w:ascii="ScaGoudy" w:hAnsi="ScaGoudy" w:cs="ScaGoudy"/>
      <w:vanish/>
      <w:color w:val="800000"/>
      <w:sz w:val="20"/>
      <w:szCs w:val="20"/>
    </w:rPr>
  </w:style>
  <w:style w:type="paragraph" w:customStyle="1" w:styleId="Canto">
    <w:name w:val="Canto"/>
    <w:uiPriority w:val="99"/>
    <w:pPr>
      <w:widowControl w:val="0"/>
      <w:autoSpaceDE w:val="0"/>
      <w:autoSpaceDN w:val="0"/>
      <w:adjustRightInd w:val="0"/>
      <w:spacing w:after="0" w:line="240" w:lineRule="auto"/>
      <w:jc w:val="right"/>
    </w:pPr>
    <w:rPr>
      <w:rFonts w:ascii="ScaGoudy" w:hAnsi="ScaGoudy" w:cs="ScaGoudy"/>
      <w:vanish/>
      <w:color w:val="804040"/>
      <w:sz w:val="20"/>
      <w:szCs w:val="20"/>
    </w:rPr>
  </w:style>
  <w:style w:type="paragraph" w:customStyle="1" w:styleId="Section">
    <w:name w:val="Section"/>
    <w:uiPriority w:val="99"/>
    <w:pPr>
      <w:widowControl w:val="0"/>
      <w:autoSpaceDE w:val="0"/>
      <w:autoSpaceDN w:val="0"/>
      <w:adjustRightInd w:val="0"/>
      <w:spacing w:before="360" w:after="360" w:line="240" w:lineRule="auto"/>
      <w:jc w:val="right"/>
    </w:pPr>
    <w:rPr>
      <w:rFonts w:ascii="ScaGoudy" w:hAnsi="ScaGoudy" w:cs="ScaGoudy"/>
      <w:vanish/>
      <w:color w:val="004080"/>
      <w:sz w:val="20"/>
      <w:szCs w:val="20"/>
    </w:rPr>
  </w:style>
  <w:style w:type="paragraph" w:customStyle="1" w:styleId="Chapter">
    <w:name w:val="Chapter"/>
    <w:uiPriority w:val="99"/>
    <w:pPr>
      <w:widowControl w:val="0"/>
      <w:autoSpaceDE w:val="0"/>
      <w:autoSpaceDN w:val="0"/>
      <w:adjustRightInd w:val="0"/>
      <w:spacing w:after="0" w:line="240" w:lineRule="auto"/>
      <w:jc w:val="right"/>
    </w:pPr>
    <w:rPr>
      <w:rFonts w:ascii="ScaGoudy" w:hAnsi="ScaGoudy" w:cs="ScaGoudy"/>
      <w:vanish/>
      <w:color w:val="004080"/>
      <w:sz w:val="20"/>
      <w:szCs w:val="20"/>
    </w:rPr>
  </w:style>
  <w:style w:type="paragraph" w:customStyle="1" w:styleId="VerseNumber">
    <w:name w:val="Verse Number"/>
    <w:uiPriority w:val="99"/>
    <w:pPr>
      <w:widowControl w:val="0"/>
      <w:autoSpaceDE w:val="0"/>
      <w:autoSpaceDN w:val="0"/>
      <w:adjustRightInd w:val="0"/>
      <w:spacing w:after="0" w:line="240" w:lineRule="auto"/>
      <w:jc w:val="right"/>
    </w:pPr>
    <w:rPr>
      <w:rFonts w:ascii="ScaGoudy" w:hAnsi="ScaGoudy" w:cs="ScaGoudy"/>
      <w:vanish/>
      <w:color w:val="008000"/>
      <w:sz w:val="20"/>
      <w:szCs w:val="20"/>
    </w:rPr>
  </w:style>
  <w:style w:type="paragraph" w:customStyle="1" w:styleId="VerseSection">
    <w:name w:val="Verse Section"/>
    <w:uiPriority w:val="99"/>
    <w:pPr>
      <w:widowControl w:val="0"/>
      <w:autoSpaceDE w:val="0"/>
      <w:autoSpaceDN w:val="0"/>
      <w:adjustRightInd w:val="0"/>
      <w:spacing w:before="180" w:after="180" w:line="240" w:lineRule="auto"/>
      <w:jc w:val="center"/>
    </w:pPr>
    <w:rPr>
      <w:rFonts w:ascii="ScaGoudy" w:hAnsi="ScaGoudy" w:cs="ScaGoudy"/>
      <w:vanish/>
      <w:sz w:val="28"/>
      <w:szCs w:val="28"/>
    </w:rPr>
  </w:style>
  <w:style w:type="paragraph" w:customStyle="1" w:styleId="VerseText">
    <w:name w:val="Verse Text"/>
    <w:uiPriority w:val="99"/>
    <w:pPr>
      <w:widowControl w:val="0"/>
      <w:autoSpaceDE w:val="0"/>
      <w:autoSpaceDN w:val="0"/>
      <w:adjustRightInd w:val="0"/>
      <w:spacing w:after="0" w:line="240" w:lineRule="auto"/>
      <w:jc w:val="center"/>
    </w:pPr>
    <w:rPr>
      <w:rFonts w:ascii="ScaGoudy" w:hAnsi="ScaGoudy" w:cs="ScaGoudy"/>
      <w:i/>
      <w:iCs/>
      <w:color w:val="000000"/>
      <w:sz w:val="28"/>
      <w:szCs w:val="28"/>
    </w:rPr>
  </w:style>
  <w:style w:type="paragraph" w:customStyle="1" w:styleId="ContentsBook">
    <w:name w:val="ContentsBook"/>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songtitle">
    <w:name w:val="song title"/>
    <w:uiPriority w:val="99"/>
    <w:pPr>
      <w:widowControl w:val="0"/>
      <w:pBdr>
        <w:top w:val="single" w:sz="42" w:space="7" w:color="FF0000"/>
        <w:bottom w:val="single" w:sz="42" w:space="7" w:color="FF0000"/>
      </w:pBdr>
      <w:shd w:val="solid" w:color="00808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ongtitle2">
    <w:name w:val="song title 2"/>
    <w:uiPriority w:val="99"/>
    <w:pPr>
      <w:widowControl w:val="0"/>
      <w:pBdr>
        <w:top w:val="single" w:sz="42" w:space="7" w:color="C0C0C0"/>
        <w:bottom w:val="single" w:sz="42" w:space="7" w:color="C0C0C0"/>
      </w:pBdr>
      <w:shd w:val="solid" w:color="80000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ongtitle3">
    <w:name w:val="song title 3"/>
    <w:uiPriority w:val="99"/>
    <w:pPr>
      <w:widowControl w:val="0"/>
      <w:pBdr>
        <w:top w:val="single" w:sz="42" w:space="7" w:color="800080"/>
        <w:bottom w:val="single" w:sz="42" w:space="7" w:color="800080"/>
      </w:pBdr>
      <w:shd w:val="solid" w:color="80808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tyle1">
    <w:name w:val="Style 1"/>
    <w:uiPriority w:val="99"/>
    <w:pPr>
      <w:widowControl w:val="0"/>
      <w:autoSpaceDE w:val="0"/>
      <w:autoSpaceDN w:val="0"/>
      <w:adjustRightInd w:val="0"/>
      <w:spacing w:after="86" w:line="240" w:lineRule="auto"/>
      <w:ind w:firstLine="360"/>
    </w:pPr>
    <w:rPr>
      <w:rFonts w:ascii="ScaGoudy" w:hAnsi="ScaGoudy" w:cs="ScaGoudy"/>
      <w:color w:val="000000"/>
      <w:sz w:val="28"/>
      <w:szCs w:val="28"/>
    </w:rPr>
  </w:style>
  <w:style w:type="character" w:customStyle="1" w:styleId="Heading1Char">
    <w:name w:val="Heading 1 Char"/>
    <w:basedOn w:val="DefaultParagraphFont"/>
    <w:link w:val="Heading1"/>
    <w:uiPriority w:val="99"/>
    <w:rPr>
      <w:i/>
      <w:iCs/>
    </w:rPr>
  </w:style>
  <w:style w:type="character" w:customStyle="1" w:styleId="Heading2Char">
    <w:name w:val="Heading 2 Char"/>
    <w:basedOn w:val="DefaultParagraphFont"/>
    <w:link w:val="Heading2"/>
    <w:uiPriority w:val="99"/>
    <w:rPr>
      <w:rFonts w:ascii="Times New Roman" w:hAnsi="Times New Roman" w:cs="Times New Roman"/>
      <w:i/>
      <w:iCs/>
    </w:rPr>
  </w:style>
  <w:style w:type="character" w:customStyle="1" w:styleId="Heading3Char">
    <w:name w:val="Heading 3 Char"/>
    <w:basedOn w:val="DefaultParagraphFont"/>
    <w:link w:val="Heading3"/>
    <w:uiPriority w:val="99"/>
    <w:rPr>
      <w:rFonts w:ascii="Arial" w:hAnsi="Arial" w:cs="Arial"/>
      <w:b/>
      <w:bCs/>
    </w:rPr>
  </w:style>
  <w:style w:type="paragraph" w:customStyle="1" w:styleId="Heading">
    <w:name w:val="Heading"/>
    <w:uiPriority w:val="99"/>
    <w:pPr>
      <w:widowControl w:val="0"/>
      <w:autoSpaceDE w:val="0"/>
      <w:autoSpaceDN w:val="0"/>
      <w:adjustRightInd w:val="0"/>
      <w:spacing w:before="180" w:after="0" w:line="240" w:lineRule="auto"/>
    </w:pPr>
    <w:rPr>
      <w:rFonts w:ascii="Arial" w:hAnsi="Arial" w:cs="Arial"/>
      <w:b/>
      <w:bCs/>
      <w:color w:val="0000A0"/>
      <w:sz w:val="24"/>
      <w:szCs w:val="24"/>
      <w:u w:val="single"/>
    </w:rPr>
  </w:style>
  <w:style w:type="paragraph" w:customStyle="1" w:styleId="Sub-Heading1">
    <w:name w:val="Sub-Heading 1"/>
    <w:uiPriority w:val="99"/>
    <w:pPr>
      <w:widowControl w:val="0"/>
      <w:autoSpaceDE w:val="0"/>
      <w:autoSpaceDN w:val="0"/>
      <w:adjustRightInd w:val="0"/>
      <w:spacing w:before="180" w:after="0" w:line="240" w:lineRule="auto"/>
      <w:ind w:left="180"/>
    </w:pPr>
    <w:rPr>
      <w:rFonts w:ascii="Arial" w:hAnsi="Arial" w:cs="Arial"/>
      <w:b/>
      <w:bCs/>
      <w:color w:val="0000A0"/>
      <w:sz w:val="20"/>
      <w:szCs w:val="20"/>
      <w:u w:val="single"/>
    </w:rPr>
  </w:style>
  <w:style w:type="paragraph" w:customStyle="1" w:styleId="Sub-Heading2">
    <w:name w:val="Sub-Heading 2"/>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A0"/>
      <w:sz w:val="20"/>
      <w:szCs w:val="20"/>
    </w:rPr>
  </w:style>
  <w:style w:type="paragraph" w:customStyle="1" w:styleId="Sub-Heading3">
    <w:name w:val="Sub-Heading 3"/>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A0"/>
      <w:sz w:val="20"/>
      <w:szCs w:val="20"/>
      <w:u w:val="single"/>
    </w:rPr>
  </w:style>
  <w:style w:type="paragraph" w:customStyle="1" w:styleId="Sub-Heading4">
    <w:name w:val="Sub-Heading 4"/>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A0"/>
      <w:sz w:val="20"/>
      <w:szCs w:val="20"/>
    </w:rPr>
  </w:style>
  <w:style w:type="paragraph" w:customStyle="1" w:styleId="PurportText">
    <w:name w:val="Purport_Text"/>
    <w:uiPriority w:val="99"/>
    <w:pPr>
      <w:widowControl w:val="0"/>
      <w:autoSpaceDE w:val="0"/>
      <w:autoSpaceDN w:val="0"/>
      <w:adjustRightInd w:val="0"/>
      <w:spacing w:before="180" w:after="0" w:line="240" w:lineRule="auto"/>
      <w:ind w:firstLine="360"/>
      <w:jc w:val="both"/>
    </w:pPr>
    <w:rPr>
      <w:rFonts w:ascii="ScaGoudy" w:hAnsi="ScaGoudy" w:cs="ScaGoudy"/>
      <w:sz w:val="24"/>
      <w:szCs w:val="24"/>
    </w:rPr>
  </w:style>
  <w:style w:type="character" w:customStyle="1" w:styleId="Heading4Char">
    <w:name w:val="Heading 4 Char"/>
    <w:basedOn w:val="DefaultParagraphFont"/>
    <w:link w:val="Heading4"/>
    <w:uiPriority w:val="99"/>
    <w:rPr>
      <w:rFonts w:ascii="Times New Roman" w:hAnsi="Times New Roman" w:cs="Times New Roman"/>
      <w:b/>
      <w:bCs/>
      <w:color w:val="000000"/>
      <w:sz w:val="28"/>
      <w:szCs w:val="28"/>
    </w:rPr>
  </w:style>
  <w:style w:type="character" w:customStyle="1" w:styleId="Heading6Char">
    <w:name w:val="Heading 6 Char"/>
    <w:basedOn w:val="DefaultParagraphFont"/>
    <w:link w:val="Heading6"/>
    <w:uiPriority w:val="99"/>
    <w:rPr>
      <w:rFonts w:ascii="Times New Roman" w:hAnsi="Times New Roman" w:cs="Times New Roman"/>
      <w:b/>
      <w:bCs/>
      <w:color w:val="000000"/>
    </w:rPr>
  </w:style>
  <w:style w:type="character" w:customStyle="1" w:styleId="Heading7Char">
    <w:name w:val="Heading 7 Char"/>
    <w:basedOn w:val="DefaultParagraphFont"/>
    <w:link w:val="Heading7"/>
    <w:uiPriority w:val="99"/>
    <w:rPr>
      <w:rFonts w:ascii="Times New Roman" w:hAnsi="Times New Roman" w:cs="Times New Roman"/>
      <w:color w:val="000000"/>
    </w:rPr>
  </w:style>
  <w:style w:type="character" w:customStyle="1" w:styleId="Heading8Char">
    <w:name w:val="Heading 8 Char"/>
    <w:basedOn w:val="DefaultParagraphFont"/>
    <w:link w:val="Heading8"/>
    <w:uiPriority w:val="99"/>
    <w:rPr>
      <w:rFonts w:ascii="Times New Roman" w:hAnsi="Times New Roman" w:cs="Times New Roman"/>
      <w:i/>
      <w:iCs/>
      <w:color w:val="000000"/>
    </w:rPr>
  </w:style>
  <w:style w:type="character" w:customStyle="1" w:styleId="Heading9Char">
    <w:name w:val="Heading 9 Char"/>
    <w:basedOn w:val="DefaultParagraphFont"/>
    <w:link w:val="Heading9"/>
    <w:uiPriority w:val="99"/>
    <w:rPr>
      <w:rFonts w:ascii="Times New Roman" w:hAnsi="Times New Roman" w:cs="Times New Roman"/>
      <w:color w:val="000000"/>
    </w:rPr>
  </w:style>
  <w:style w:type="character" w:customStyle="1" w:styleId="Heading5Char">
    <w:name w:val="Heading 5 Char"/>
    <w:basedOn w:val="DefaultParagraphFont"/>
    <w:link w:val="Heading5"/>
    <w:uiPriority w:val="99"/>
    <w:rPr>
      <w:rFonts w:ascii="Times New Roman" w:hAnsi="Times New Roman" w:cs="Times New Roman"/>
      <w:b/>
      <w:bCs/>
      <w:i/>
      <w:iCs/>
      <w:color w:val="000000"/>
      <w:sz w:val="26"/>
      <w:szCs w:val="26"/>
    </w:rPr>
  </w:style>
  <w:style w:type="paragraph" w:customStyle="1" w:styleId="Master">
    <w:name w:val="Master"/>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Style2">
    <w:name w:val="Style 2"/>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120" w:after="120" w:line="240" w:lineRule="auto"/>
      <w:jc w:val="center"/>
    </w:pPr>
    <w:rPr>
      <w:rFonts w:ascii="Tamal" w:hAnsi="Tamal" w:cs="Tamal"/>
      <w:b/>
      <w:bCs/>
      <w:color w:val="000000"/>
      <w:sz w:val="36"/>
      <w:szCs w:val="36"/>
    </w:rPr>
  </w:style>
  <w:style w:type="paragraph" w:customStyle="1" w:styleId="Style3">
    <w:name w:val="Style 3"/>
    <w:uiPriority w:val="99"/>
    <w:pPr>
      <w:widowControl w:val="0"/>
      <w:autoSpaceDE w:val="0"/>
      <w:autoSpaceDN w:val="0"/>
      <w:adjustRightInd w:val="0"/>
      <w:spacing w:before="180" w:after="180" w:line="240" w:lineRule="auto"/>
      <w:jc w:val="center"/>
    </w:pPr>
    <w:rPr>
      <w:rFonts w:ascii="Tamal" w:hAnsi="Tamal" w:cs="Tamal"/>
      <w:b/>
      <w:bCs/>
      <w:sz w:val="28"/>
      <w:szCs w:val="28"/>
    </w:rPr>
  </w:style>
  <w:style w:type="paragraph" w:customStyle="1" w:styleId="Style4">
    <w:name w:val="Style 4"/>
    <w:uiPriority w:val="99"/>
    <w:pPr>
      <w:keepNext/>
      <w:widowControl w:val="0"/>
      <w:autoSpaceDE w:val="0"/>
      <w:autoSpaceDN w:val="0"/>
      <w:adjustRightInd w:val="0"/>
      <w:spacing w:after="60" w:line="240" w:lineRule="auto"/>
      <w:ind w:firstLine="360"/>
      <w:jc w:val="center"/>
    </w:pPr>
    <w:rPr>
      <w:rFonts w:ascii="Tamal" w:hAnsi="Tamal" w:cs="Tamal"/>
      <w:b/>
      <w:bCs/>
      <w:color w:val="000000"/>
      <w:sz w:val="28"/>
      <w:szCs w:val="28"/>
    </w:rPr>
  </w:style>
  <w:style w:type="paragraph" w:styleId="Title">
    <w:name w:val="Title"/>
    <w:aliases w:val="Title Char"/>
    <w:basedOn w:val="Normal"/>
    <w:next w:val="Normal"/>
    <w:link w:val="TitleChar1"/>
    <w:uiPriority w:val="99"/>
    <w:qFormat/>
    <w:pPr>
      <w:spacing w:before="85" w:after="0" w:line="398" w:lineRule="auto"/>
      <w:ind w:firstLine="0"/>
      <w:jc w:val="center"/>
    </w:pPr>
    <w:rPr>
      <w:rFonts w:ascii="Rama Garamond Plus" w:hAnsi="Rama Garamond Plus" w:cs="Rama Garamond Plus"/>
      <w:b/>
      <w:bCs/>
      <w:color w:val="auto"/>
      <w:sz w:val="32"/>
      <w:szCs w:val="32"/>
    </w:rPr>
  </w:style>
  <w:style w:type="character" w:customStyle="1" w:styleId="TitleChar1">
    <w:name w:val="Title Char1"/>
    <w:aliases w:val="Title Char Char"/>
    <w:basedOn w:val="DefaultParagraphFont"/>
    <w:link w:val="Title"/>
    <w:uiPriority w:val="99"/>
    <w:rPr>
      <w:rFonts w:ascii="Times New Roman" w:hAnsi="Times New Roman" w:cs="Times New Roman"/>
      <w:b/>
      <w:bCs/>
      <w:color w:val="000000"/>
      <w:sz w:val="32"/>
      <w:szCs w:val="32"/>
    </w:rPr>
  </w:style>
  <w:style w:type="paragraph" w:customStyle="1" w:styleId="H1">
    <w:name w:val="H1"/>
    <w:uiPriority w:val="99"/>
    <w:pPr>
      <w:widowControl w:val="0"/>
      <w:autoSpaceDE w:val="0"/>
      <w:autoSpaceDN w:val="0"/>
      <w:adjustRightInd w:val="0"/>
      <w:spacing w:after="0" w:line="240" w:lineRule="auto"/>
    </w:pPr>
    <w:rPr>
      <w:rFonts w:ascii="ScaGoudy" w:hAnsi="ScaGoudy"/>
      <w:b/>
      <w:bCs/>
      <w:sz w:val="48"/>
      <w:szCs w:val="48"/>
    </w:rPr>
  </w:style>
  <w:style w:type="paragraph" w:customStyle="1" w:styleId="H2">
    <w:name w:val="H2"/>
    <w:uiPriority w:val="99"/>
    <w:pPr>
      <w:widowControl w:val="0"/>
      <w:autoSpaceDE w:val="0"/>
      <w:autoSpaceDN w:val="0"/>
      <w:adjustRightInd w:val="0"/>
      <w:spacing w:after="0" w:line="240" w:lineRule="auto"/>
    </w:pPr>
    <w:rPr>
      <w:rFonts w:ascii="ScaGoudy" w:hAnsi="ScaGoudy"/>
      <w:b/>
      <w:bCs/>
      <w:sz w:val="40"/>
      <w:szCs w:val="40"/>
    </w:rPr>
  </w:style>
  <w:style w:type="paragraph" w:customStyle="1" w:styleId="H3">
    <w:name w:val="H3"/>
    <w:uiPriority w:val="99"/>
    <w:pPr>
      <w:widowControl w:val="0"/>
      <w:autoSpaceDE w:val="0"/>
      <w:autoSpaceDN w:val="0"/>
      <w:adjustRightInd w:val="0"/>
      <w:spacing w:after="0" w:line="240" w:lineRule="auto"/>
    </w:pPr>
    <w:rPr>
      <w:rFonts w:ascii="ScaGoudy" w:hAnsi="ScaGoudy"/>
      <w:b/>
      <w:bCs/>
      <w:sz w:val="28"/>
      <w:szCs w:val="28"/>
    </w:rPr>
  </w:style>
  <w:style w:type="paragraph" w:customStyle="1" w:styleId="H4">
    <w:name w:val="H4"/>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5">
    <w:name w:val="H5"/>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6">
    <w:name w:val="H6"/>
    <w:uiPriority w:val="99"/>
    <w:pPr>
      <w:widowControl w:val="0"/>
      <w:autoSpaceDE w:val="0"/>
      <w:autoSpaceDN w:val="0"/>
      <w:adjustRightInd w:val="0"/>
      <w:spacing w:after="0" w:line="240" w:lineRule="auto"/>
    </w:pPr>
    <w:rPr>
      <w:rFonts w:ascii="ScaGoudy" w:hAnsi="ScaGoudy"/>
      <w:b/>
      <w:bCs/>
      <w:sz w:val="20"/>
      <w:szCs w:val="20"/>
    </w:rPr>
  </w:style>
  <w:style w:type="paragraph" w:styleId="BodyText">
    <w:name w:val="Body Text"/>
    <w:basedOn w:val="Normal"/>
    <w:link w:val="BodyTextChar"/>
    <w:uiPriority w:val="99"/>
    <w:pPr>
      <w:spacing w:before="0" w:after="0"/>
      <w:ind w:firstLine="0"/>
    </w:pPr>
    <w:rPr>
      <w:rFonts w:cstheme="minorBidi"/>
      <w:color w:val="auto"/>
      <w:sz w:val="24"/>
      <w:szCs w:val="24"/>
    </w:rPr>
  </w:style>
  <w:style w:type="character" w:customStyle="1" w:styleId="BodyTextChar">
    <w:name w:val="Body Text Char"/>
    <w:basedOn w:val="DefaultParagraphFont"/>
    <w:link w:val="BodyText"/>
    <w:uiPriority w:val="99"/>
    <w:rPr>
      <w:rFonts w:ascii="Rama Garamond Plus" w:hAnsi="Rama Garamond Plus" w:cs="Rama Garamond Plus"/>
      <w:color w:val="000000"/>
      <w:sz w:val="20"/>
      <w:szCs w:val="20"/>
    </w:rPr>
  </w:style>
  <w:style w:type="paragraph" w:styleId="BodyText2">
    <w:name w:val="Body Text 2"/>
    <w:basedOn w:val="Normal"/>
    <w:link w:val="BodyText2Char"/>
    <w:uiPriority w:val="99"/>
    <w:pPr>
      <w:spacing w:before="0" w:after="0"/>
      <w:ind w:firstLine="0"/>
    </w:pPr>
    <w:rPr>
      <w:rFonts w:cstheme="minorBidi"/>
      <w:color w:val="auto"/>
      <w:sz w:val="24"/>
      <w:szCs w:val="24"/>
    </w:rPr>
  </w:style>
  <w:style w:type="character" w:customStyle="1" w:styleId="BodyText2Char">
    <w:name w:val="Body Text 2 Char"/>
    <w:basedOn w:val="DefaultParagraphFont"/>
    <w:link w:val="BodyText2"/>
    <w:uiPriority w:val="99"/>
    <w:rPr>
      <w:rFonts w:ascii="Rama Garamond Plus" w:hAnsi="Rama Garamond Plus" w:cs="Rama Garamond Plus"/>
      <w:color w:val="000000"/>
      <w:sz w:val="20"/>
      <w:szCs w:val="20"/>
    </w:rPr>
  </w:style>
  <w:style w:type="paragraph" w:styleId="BodyText3">
    <w:name w:val="Body Text 3"/>
    <w:basedOn w:val="Normal"/>
    <w:link w:val="BodyText3Char"/>
    <w:uiPriority w:val="99"/>
    <w:pPr>
      <w:spacing w:before="0" w:after="0"/>
      <w:ind w:firstLine="0"/>
    </w:pPr>
    <w:rPr>
      <w:rFonts w:cstheme="minorBidi"/>
      <w:color w:val="auto"/>
      <w:sz w:val="24"/>
      <w:szCs w:val="24"/>
    </w:rPr>
  </w:style>
  <w:style w:type="character" w:customStyle="1" w:styleId="BodyText3Char">
    <w:name w:val="Body Text 3 Char"/>
    <w:basedOn w:val="DefaultParagraphFont"/>
    <w:link w:val="BodyText3"/>
    <w:uiPriority w:val="99"/>
    <w:rPr>
      <w:rFonts w:ascii="Rama Garamond Plus" w:hAnsi="Rama Garamond Plus" w:cs="Rama Garamond Plus"/>
      <w:color w:val="000000"/>
      <w:sz w:val="16"/>
      <w:szCs w:val="16"/>
    </w:rPr>
  </w:style>
  <w:style w:type="paragraph" w:customStyle="1" w:styleId="Heading1AA">
    <w:name w:val="Heading 1 A A"/>
    <w:uiPriority w:val="99"/>
    <w:pPr>
      <w:widowControl w:val="0"/>
      <w:autoSpaceDE w:val="0"/>
      <w:autoSpaceDN w:val="0"/>
      <w:adjustRightInd w:val="0"/>
      <w:spacing w:after="0" w:line="240" w:lineRule="auto"/>
    </w:pPr>
    <w:rPr>
      <w:rFonts w:ascii="ScaGoudy" w:hAnsi="ScaGoudy"/>
      <w:sz w:val="24"/>
      <w:szCs w:val="24"/>
    </w:rPr>
  </w:style>
  <w:style w:type="paragraph" w:customStyle="1" w:styleId="Style">
    <w:name w:val="Style"/>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a">
    <w:name w:val="?"/>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a0">
    <w:name w:val="]"/>
    <w:uiPriority w:val="99"/>
    <w:pPr>
      <w:widowControl w:val="0"/>
      <w:tabs>
        <w:tab w:val="left" w:pos="144"/>
      </w:tabs>
      <w:autoSpaceDE w:val="0"/>
      <w:autoSpaceDN w:val="0"/>
      <w:adjustRightInd w:val="0"/>
      <w:spacing w:after="0" w:line="240" w:lineRule="auto"/>
      <w:ind w:left="20"/>
      <w:jc w:val="both"/>
    </w:pPr>
    <w:rPr>
      <w:rFonts w:ascii="Geneva" w:hAnsi="Geneva" w:cs="Geneva"/>
      <w:sz w:val="30"/>
      <w:szCs w:val="30"/>
    </w:rPr>
  </w:style>
  <w:style w:type="paragraph" w:customStyle="1" w:styleId="01">
    <w:name w:val="01"/>
    <w:uiPriority w:val="99"/>
    <w:pPr>
      <w:widowControl w:val="0"/>
      <w:autoSpaceDE w:val="0"/>
      <w:autoSpaceDN w:val="0"/>
      <w:adjustRightInd w:val="0"/>
      <w:spacing w:after="0" w:line="240" w:lineRule="auto"/>
      <w:ind w:left="680" w:hanging="510"/>
    </w:pPr>
    <w:rPr>
      <w:rFonts w:ascii="Tamal" w:hAnsi="Tamal" w:cs="Tamal"/>
      <w:color w:val="FFFF00"/>
      <w:sz w:val="36"/>
      <w:szCs w:val="36"/>
    </w:rPr>
  </w:style>
  <w:style w:type="paragraph" w:customStyle="1" w:styleId="1">
    <w:name w:val="1"/>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1a1stlineofcenteredverse6ptbefore">
    <w:name w:val="1a: 1st line of centered verse (6pt before)"/>
    <w:uiPriority w:val="99"/>
    <w:pPr>
      <w:widowControl w:val="0"/>
      <w:autoSpaceDE w:val="0"/>
      <w:autoSpaceDN w:val="0"/>
      <w:adjustRightInd w:val="0"/>
      <w:spacing w:before="120" w:after="0" w:line="240" w:lineRule="auto"/>
      <w:jc w:val="center"/>
    </w:pPr>
    <w:rPr>
      <w:rFonts w:ascii="Tamal" w:hAnsi="Tamal" w:cs="Tamal"/>
      <w:i/>
      <w:iCs/>
      <w:sz w:val="24"/>
      <w:szCs w:val="24"/>
    </w:rPr>
  </w:style>
  <w:style w:type="paragraph" w:customStyle="1" w:styleId="1a1stlineofverse6ptbefore">
    <w:name w:val="1a: 1st line of verse (6pt before)"/>
    <w:uiPriority w:val="99"/>
    <w:pPr>
      <w:keepNext/>
      <w:keepLines/>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1a1stlineofverse6ptsbefore">
    <w:name w:val="1a: 1st line of verse (6pts before)"/>
    <w:uiPriority w:val="99"/>
    <w:pPr>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1a2ndlinecenteredverse6ptsafter">
    <w:name w:val="1a:2nd line centered verse (6pts after)"/>
    <w:uiPriority w:val="99"/>
    <w:pPr>
      <w:widowControl w:val="0"/>
      <w:autoSpaceDE w:val="0"/>
      <w:autoSpaceDN w:val="0"/>
      <w:adjustRightInd w:val="0"/>
      <w:spacing w:after="120" w:line="240" w:lineRule="auto"/>
      <w:jc w:val="center"/>
    </w:pPr>
    <w:rPr>
      <w:rFonts w:ascii="Tamal" w:hAnsi="Tamal" w:cs="Tamal"/>
      <w:i/>
      <w:iCs/>
      <w:sz w:val="24"/>
      <w:szCs w:val="24"/>
    </w:rPr>
  </w:style>
  <w:style w:type="paragraph" w:customStyle="1" w:styleId="1Apara">
    <w:name w:val="1Apara"/>
    <w:uiPriority w:val="99"/>
    <w:pPr>
      <w:widowControl w:val="0"/>
      <w:autoSpaceDE w:val="0"/>
      <w:autoSpaceDN w:val="0"/>
      <w:adjustRightInd w:val="0"/>
      <w:spacing w:before="240" w:after="0" w:line="240" w:lineRule="auto"/>
      <w:jc w:val="both"/>
    </w:pPr>
    <w:rPr>
      <w:rFonts w:ascii="Tamal" w:hAnsi="Tamal" w:cs="Tamal"/>
      <w:sz w:val="20"/>
      <w:szCs w:val="20"/>
    </w:rPr>
  </w:style>
  <w:style w:type="paragraph" w:customStyle="1" w:styleId="1b1stlineof2ndversenobeforegappointsChar">
    <w:name w:val="1b: 1st line of 2nd verse (no before gap points) Char"/>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b2ndand4thlineof4lineversenoptsafter">
    <w:name w:val="1b: 2nd and 4th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BC-para">
    <w:name w:val="1B+C-para"/>
    <w:uiPriority w:val="99"/>
    <w:pPr>
      <w:widowControl w:val="0"/>
      <w:autoSpaceDE w:val="0"/>
      <w:autoSpaceDN w:val="0"/>
      <w:adjustRightInd w:val="0"/>
      <w:spacing w:after="0" w:line="240" w:lineRule="auto"/>
      <w:jc w:val="both"/>
    </w:pPr>
    <w:rPr>
      <w:rFonts w:ascii="Tamal" w:hAnsi="Tamal" w:cs="Tamal"/>
      <w:sz w:val="20"/>
      <w:szCs w:val="20"/>
    </w:rPr>
  </w:style>
  <w:style w:type="paragraph" w:customStyle="1" w:styleId="1buvacaline">
    <w:name w:val="1b: uvaca line"/>
    <w:uiPriority w:val="99"/>
    <w:pPr>
      <w:keepNext/>
      <w:widowControl w:val="0"/>
      <w:autoSpaceDE w:val="0"/>
      <w:autoSpaceDN w:val="0"/>
      <w:adjustRightInd w:val="0"/>
      <w:spacing w:before="120" w:after="60" w:line="240" w:lineRule="auto"/>
      <w:ind w:left="2880"/>
      <w:jc w:val="both"/>
    </w:pPr>
    <w:rPr>
      <w:rFonts w:ascii="Tamal" w:hAnsi="Tamal" w:cs="Tamal"/>
      <w:i/>
      <w:iCs/>
      <w:sz w:val="24"/>
      <w:szCs w:val="24"/>
    </w:rPr>
  </w:style>
  <w:style w:type="paragraph" w:customStyle="1" w:styleId="1c2ndlineof2lineverse6ptafter">
    <w:name w:val="1c: 2nd line of 2 line verse (6pt after)"/>
    <w:uiPriority w:val="99"/>
    <w:pPr>
      <w:keepLines/>
      <w:widowControl w:val="0"/>
      <w:autoSpaceDE w:val="0"/>
      <w:autoSpaceDN w:val="0"/>
      <w:adjustRightInd w:val="0"/>
      <w:spacing w:after="120" w:line="240" w:lineRule="auto"/>
      <w:ind w:left="2880"/>
    </w:pPr>
    <w:rPr>
      <w:rFonts w:ascii="Tamal" w:hAnsi="Tamal" w:cs="Tamal"/>
      <w:i/>
      <w:iCs/>
      <w:sz w:val="24"/>
      <w:szCs w:val="24"/>
    </w:rPr>
  </w:style>
  <w:style w:type="paragraph" w:customStyle="1" w:styleId="1c3rdlineof4lineverse">
    <w:name w:val="1c: 3rd line of 4 line verse"/>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CDM">
    <w:name w:val="1CDM"/>
    <w:uiPriority w:val="99"/>
    <w:pPr>
      <w:widowControl w:val="0"/>
      <w:tabs>
        <w:tab w:val="left" w:pos="7200"/>
      </w:tabs>
      <w:autoSpaceDE w:val="0"/>
      <w:autoSpaceDN w:val="0"/>
      <w:adjustRightInd w:val="0"/>
      <w:spacing w:before="120" w:after="120" w:line="240" w:lineRule="auto"/>
    </w:pPr>
    <w:rPr>
      <w:rFonts w:ascii="ScaGoudy" w:hAnsi="ScaGoudy"/>
      <w:b/>
      <w:bCs/>
      <w:color w:val="000000"/>
      <w:sz w:val="24"/>
      <w:szCs w:val="24"/>
    </w:rPr>
  </w:style>
  <w:style w:type="paragraph" w:customStyle="1" w:styleId="1centered6ptbeforegap">
    <w:name w:val="1: centered 6pt before gap"/>
    <w:uiPriority w:val="99"/>
    <w:pPr>
      <w:widowControl w:val="0"/>
      <w:autoSpaceDE w:val="0"/>
      <w:autoSpaceDN w:val="0"/>
      <w:adjustRightInd w:val="0"/>
      <w:spacing w:before="120" w:after="0" w:line="240" w:lineRule="auto"/>
      <w:jc w:val="center"/>
    </w:pPr>
    <w:rPr>
      <w:rFonts w:ascii="Tamal" w:hAnsi="Tamal" w:cs="Tamal"/>
      <w:i/>
      <w:iCs/>
      <w:sz w:val="24"/>
      <w:szCs w:val="24"/>
    </w:rPr>
  </w:style>
  <w:style w:type="paragraph" w:customStyle="1" w:styleId="1centerednogap">
    <w:name w:val="1: centered (no gap)"/>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1centerednogap0">
    <w:name w:val="1: centered no gap"/>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1d2ndand4thlineof4lineversenoptsafter">
    <w:name w:val="1d: 2nd and 4th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2ndlineof4lineverse">
    <w:name w:val="1d: 2nd line of 4 line verse"/>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2ndlineof4lineversenoptsafter">
    <w:name w:val="1d: 2nd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4thlineof4lineverse6ptsafter">
    <w:name w:val="1d: 4th line of 4 line verse (6pts after)"/>
    <w:uiPriority w:val="99"/>
    <w:pPr>
      <w:keepLines/>
      <w:widowControl w:val="0"/>
      <w:autoSpaceDE w:val="0"/>
      <w:autoSpaceDN w:val="0"/>
      <w:adjustRightInd w:val="0"/>
      <w:spacing w:after="120" w:line="240" w:lineRule="auto"/>
      <w:ind w:left="2880"/>
      <w:jc w:val="both"/>
    </w:pPr>
    <w:rPr>
      <w:rFonts w:ascii="Tamal" w:hAnsi="Tamal" w:cs="Tamal"/>
      <w:i/>
      <w:iCs/>
      <w:sz w:val="24"/>
      <w:szCs w:val="24"/>
    </w:rPr>
  </w:style>
  <w:style w:type="paragraph" w:customStyle="1" w:styleId="1e1stlineof2ndversenobeforegappoints">
    <w:name w:val="1e: 1st line of 2nd verse (no before gap points)"/>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e3rdlineof4lineverse">
    <w:name w:val="1e: 3rd line of 4 line verse"/>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f2ndlineof2lineverse6ptafter">
    <w:name w:val="1f: 2nd line of 2 line verse (6pt after)"/>
    <w:uiPriority w:val="99"/>
    <w:pPr>
      <w:keepLines/>
      <w:widowControl w:val="0"/>
      <w:autoSpaceDE w:val="0"/>
      <w:autoSpaceDN w:val="0"/>
      <w:adjustRightInd w:val="0"/>
      <w:spacing w:after="120" w:line="240" w:lineRule="auto"/>
      <w:ind w:left="2880"/>
    </w:pPr>
    <w:rPr>
      <w:rFonts w:ascii="Tamal" w:hAnsi="Tamal" w:cs="Tamal"/>
      <w:i/>
      <w:iCs/>
      <w:sz w:val="24"/>
      <w:szCs w:val="24"/>
    </w:rPr>
  </w:style>
  <w:style w:type="paragraph" w:customStyle="1" w:styleId="1f4thlineof4lineverse6ptsafter">
    <w:name w:val="1f: 4th line of 4 line verse (6pts after)"/>
    <w:uiPriority w:val="99"/>
    <w:pPr>
      <w:keepLines/>
      <w:widowControl w:val="0"/>
      <w:autoSpaceDE w:val="0"/>
      <w:autoSpaceDN w:val="0"/>
      <w:adjustRightInd w:val="0"/>
      <w:spacing w:after="120" w:line="240" w:lineRule="auto"/>
      <w:ind w:left="2880"/>
      <w:jc w:val="both"/>
    </w:pPr>
    <w:rPr>
      <w:rFonts w:ascii="Tamal" w:hAnsi="Tamal" w:cs="Tamal"/>
      <w:i/>
      <w:iCs/>
      <w:sz w:val="24"/>
      <w:szCs w:val="24"/>
    </w:rPr>
  </w:style>
  <w:style w:type="paragraph" w:customStyle="1" w:styleId="1gsinglelineversecentered">
    <w:name w:val="1g: single line verse centered"/>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hbigverse2ndand4thline">
    <w:name w:val="1h: big verse 2nd and 4th line"/>
    <w:uiPriority w:val="99"/>
    <w:pPr>
      <w:keepNext/>
      <w:widowControl w:val="0"/>
      <w:autoSpaceDE w:val="0"/>
      <w:autoSpaceDN w:val="0"/>
      <w:adjustRightInd w:val="0"/>
      <w:spacing w:after="0" w:line="240" w:lineRule="auto"/>
      <w:ind w:left="1440"/>
      <w:jc w:val="both"/>
    </w:pPr>
    <w:rPr>
      <w:rFonts w:ascii="Tamal" w:hAnsi="Tamal" w:cs="Tamal"/>
      <w:i/>
      <w:iCs/>
      <w:sz w:val="24"/>
      <w:szCs w:val="24"/>
    </w:rPr>
  </w:style>
  <w:style w:type="paragraph" w:customStyle="1" w:styleId="1hbigverse3rdline">
    <w:name w:val="1h: big verse 3rd line"/>
    <w:uiPriority w:val="99"/>
    <w:pPr>
      <w:keepNext/>
      <w:keepLines/>
      <w:widowControl w:val="0"/>
      <w:autoSpaceDE w:val="0"/>
      <w:autoSpaceDN w:val="0"/>
      <w:adjustRightInd w:val="0"/>
      <w:spacing w:after="0" w:line="240" w:lineRule="auto"/>
      <w:ind w:left="1080"/>
      <w:jc w:val="both"/>
    </w:pPr>
    <w:rPr>
      <w:rFonts w:ascii="Tamal" w:hAnsi="Tamal" w:cs="Tamal"/>
      <w:i/>
      <w:iCs/>
      <w:sz w:val="24"/>
      <w:szCs w:val="24"/>
    </w:rPr>
  </w:style>
  <w:style w:type="paragraph" w:customStyle="1" w:styleId="1hbigverse4thline6ptsafter">
    <w:name w:val="1h: big verse 4th line (6pts after)"/>
    <w:uiPriority w:val="99"/>
    <w:pPr>
      <w:keepLines/>
      <w:widowControl w:val="0"/>
      <w:autoSpaceDE w:val="0"/>
      <w:autoSpaceDN w:val="0"/>
      <w:adjustRightInd w:val="0"/>
      <w:spacing w:after="120" w:line="240" w:lineRule="auto"/>
      <w:ind w:left="1440"/>
      <w:jc w:val="both"/>
    </w:pPr>
    <w:rPr>
      <w:rFonts w:ascii="Tamal" w:hAnsi="Tamal" w:cs="Tamal"/>
      <w:i/>
      <w:iCs/>
      <w:sz w:val="24"/>
      <w:szCs w:val="24"/>
    </w:rPr>
  </w:style>
  <w:style w:type="paragraph" w:customStyle="1" w:styleId="1hbigversefirstline6ptsbefore">
    <w:name w:val="1h:big verse first line(6pts before)"/>
    <w:uiPriority w:val="99"/>
    <w:pPr>
      <w:widowControl w:val="0"/>
      <w:autoSpaceDE w:val="0"/>
      <w:autoSpaceDN w:val="0"/>
      <w:adjustRightInd w:val="0"/>
      <w:spacing w:before="120" w:after="0" w:line="240" w:lineRule="auto"/>
      <w:ind w:left="1080"/>
      <w:jc w:val="both"/>
    </w:pPr>
    <w:rPr>
      <w:rFonts w:ascii="Tamal" w:hAnsi="Tamal" w:cs="Tamal"/>
      <w:i/>
      <w:iCs/>
      <w:sz w:val="24"/>
      <w:szCs w:val="24"/>
    </w:rPr>
  </w:style>
  <w:style w:type="paragraph" w:customStyle="1" w:styleId="1ibibversestline">
    <w:name w:val="1i: bib verse !st line"/>
    <w:uiPriority w:val="99"/>
    <w:pPr>
      <w:keepNext/>
      <w:keepLines/>
      <w:widowControl w:val="0"/>
      <w:autoSpaceDE w:val="0"/>
      <w:autoSpaceDN w:val="0"/>
      <w:adjustRightInd w:val="0"/>
      <w:spacing w:before="120" w:after="0" w:line="240" w:lineRule="auto"/>
      <w:ind w:left="1080"/>
      <w:jc w:val="both"/>
    </w:pPr>
    <w:rPr>
      <w:rFonts w:ascii="Tamal" w:hAnsi="Tamal" w:cs="Tamal"/>
      <w:i/>
      <w:iCs/>
      <w:sz w:val="24"/>
      <w:szCs w:val="24"/>
    </w:rPr>
  </w:style>
  <w:style w:type="paragraph" w:customStyle="1" w:styleId="1LectReferencefromBg">
    <w:name w:val="1 Lect Reference from Bg."/>
    <w:uiPriority w:val="99"/>
    <w:pPr>
      <w:widowControl w:val="0"/>
      <w:pBdr>
        <w:top w:val="single" w:sz="12" w:space="2" w:color="000000"/>
        <w:bottom w:val="single" w:sz="12" w:space="2" w:color="000000"/>
      </w:pBdr>
      <w:shd w:val="solid" w:color="FFFF00" w:fill="auto"/>
      <w:autoSpaceDE w:val="0"/>
      <w:autoSpaceDN w:val="0"/>
      <w:adjustRightInd w:val="0"/>
      <w:spacing w:before="216" w:after="216" w:line="240" w:lineRule="auto"/>
      <w:jc w:val="center"/>
    </w:pPr>
    <w:rPr>
      <w:rFonts w:ascii="ScaGoudy" w:hAnsi="ScaGoudy"/>
      <w:i/>
      <w:iCs/>
      <w:sz w:val="24"/>
      <w:szCs w:val="24"/>
    </w:rPr>
  </w:style>
  <w:style w:type="paragraph" w:customStyle="1" w:styleId="1singlelineversecentered">
    <w:name w:val="1: single line verse centered"/>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singlelineversecentered6ptsbeforeandafter">
    <w:name w:val="1: single line verse centered (6pts before and after)"/>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st6beforeandafter">
    <w:name w:val="1st 6 before and after"/>
    <w:uiPriority w:val="99"/>
    <w:pPr>
      <w:widowControl w:val="0"/>
      <w:autoSpaceDE w:val="0"/>
      <w:autoSpaceDN w:val="0"/>
      <w:adjustRightInd w:val="0"/>
      <w:spacing w:before="120" w:after="120" w:line="240" w:lineRule="auto"/>
      <w:ind w:left="2517"/>
      <w:jc w:val="both"/>
    </w:pPr>
    <w:rPr>
      <w:rFonts w:ascii="Tamal" w:hAnsi="Tamal" w:cs="Tamal"/>
      <w:i/>
      <w:iCs/>
      <w:sz w:val="36"/>
      <w:szCs w:val="36"/>
    </w:rPr>
  </w:style>
  <w:style w:type="paragraph" w:customStyle="1" w:styleId="1stline6beforeandafter">
    <w:name w:val="1st line 6 before and after"/>
    <w:uiPriority w:val="99"/>
    <w:pPr>
      <w:widowControl w:val="0"/>
      <w:autoSpaceDE w:val="0"/>
      <w:autoSpaceDN w:val="0"/>
      <w:adjustRightInd w:val="0"/>
      <w:spacing w:before="120" w:after="120" w:line="240" w:lineRule="auto"/>
      <w:ind w:left="2517"/>
      <w:jc w:val="both"/>
    </w:pPr>
    <w:rPr>
      <w:rFonts w:ascii="Tamal" w:hAnsi="Tamal" w:cs="Tamal"/>
      <w:i/>
      <w:iCs/>
      <w:sz w:val="36"/>
      <w:szCs w:val="36"/>
    </w:rPr>
  </w:style>
  <w:style w:type="paragraph" w:customStyle="1" w:styleId="1stverse">
    <w:name w:val="1st verse"/>
    <w:uiPriority w:val="99"/>
    <w:pPr>
      <w:widowControl w:val="0"/>
      <w:tabs>
        <w:tab w:val="left" w:pos="300"/>
      </w:tabs>
      <w:autoSpaceDE w:val="0"/>
      <w:autoSpaceDN w:val="0"/>
      <w:adjustRightInd w:val="0"/>
      <w:spacing w:before="360" w:after="266" w:line="265" w:lineRule="auto"/>
      <w:jc w:val="both"/>
    </w:pPr>
    <w:rPr>
      <w:rFonts w:ascii="Bhaskar" w:hAnsi="Bhaskar" w:cs="Bhaskar"/>
      <w:b/>
      <w:bCs/>
    </w:rPr>
  </w:style>
  <w:style w:type="paragraph" w:customStyle="1" w:styleId="2">
    <w:name w:val="2"/>
    <w:uiPriority w:val="99"/>
    <w:pPr>
      <w:widowControl w:val="0"/>
      <w:autoSpaceDE w:val="0"/>
      <w:autoSpaceDN w:val="0"/>
      <w:adjustRightInd w:val="0"/>
      <w:spacing w:after="0" w:line="240" w:lineRule="auto"/>
      <w:ind w:left="1440" w:hanging="432"/>
    </w:pPr>
    <w:rPr>
      <w:rFonts w:ascii="Times New Roman" w:hAnsi="Times New Roman" w:cs="Times New Roman"/>
      <w:sz w:val="24"/>
      <w:szCs w:val="24"/>
    </w:rPr>
  </w:style>
  <w:style w:type="paragraph" w:customStyle="1" w:styleId="21stlineofverse6ptsbefore">
    <w:name w:val="2: 1st line of verse (6pts before)"/>
    <w:uiPriority w:val="99"/>
    <w:pPr>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21stlineofverse6ptsbeforeCharChar">
    <w:name w:val="2: 1st line of verse (6pts before) Char Char"/>
    <w:uiPriority w:val="99"/>
    <w:pPr>
      <w:widowControl w:val="0"/>
      <w:autoSpaceDE w:val="0"/>
      <w:autoSpaceDN w:val="0"/>
      <w:adjustRightInd w:val="0"/>
      <w:spacing w:before="120" w:after="0" w:line="240" w:lineRule="auto"/>
      <w:ind w:left="2520"/>
      <w:jc w:val="both"/>
    </w:pPr>
    <w:rPr>
      <w:rFonts w:ascii="Tamal" w:hAnsi="Tamal" w:cs="Tamal"/>
      <w:i/>
      <w:iCs/>
    </w:rPr>
  </w:style>
  <w:style w:type="paragraph" w:customStyle="1" w:styleId="2Contents">
    <w:name w:val="2_Contents"/>
    <w:uiPriority w:val="99"/>
    <w:pPr>
      <w:widowControl w:val="0"/>
      <w:pBdr>
        <w:top w:val="single" w:sz="5" w:space="1" w:color="808000"/>
        <w:left w:val="single" w:sz="18" w:space="1" w:color="800000"/>
      </w:pBdr>
      <w:shd w:val="solid" w:color="FFFFFF" w:fill="auto"/>
      <w:tabs>
        <w:tab w:val="left" w:pos="1080"/>
      </w:tabs>
      <w:autoSpaceDE w:val="0"/>
      <w:autoSpaceDN w:val="0"/>
      <w:adjustRightInd w:val="0"/>
      <w:spacing w:after="0" w:line="240" w:lineRule="auto"/>
      <w:ind w:left="720" w:right="720" w:hanging="605"/>
    </w:pPr>
    <w:rPr>
      <w:rFonts w:ascii="ScaTimes" w:hAnsi="ScaTimes" w:cs="ScaTimes"/>
      <w:sz w:val="24"/>
      <w:szCs w:val="24"/>
    </w:rPr>
  </w:style>
  <w:style w:type="paragraph" w:customStyle="1" w:styleId="2ContentsChapters">
    <w:name w:val="2_Contents Chapters"/>
    <w:uiPriority w:val="99"/>
    <w:pPr>
      <w:widowControl w:val="0"/>
      <w:pBdr>
        <w:top w:val="single" w:sz="18" w:space="1" w:color="800000"/>
        <w:left w:val="single" w:sz="18" w:space="1" w:color="800000"/>
        <w:bottom w:val="single" w:sz="18" w:space="1" w:color="800000"/>
      </w:pBdr>
      <w:shd w:val="solid" w:color="00FFFF" w:fill="auto"/>
      <w:autoSpaceDE w:val="0"/>
      <w:autoSpaceDN w:val="0"/>
      <w:adjustRightInd w:val="0"/>
      <w:spacing w:after="0" w:line="240" w:lineRule="auto"/>
      <w:ind w:left="720" w:right="720" w:firstLine="72"/>
    </w:pPr>
    <w:rPr>
      <w:rFonts w:ascii="ScaGoudy" w:hAnsi="ScaGoudy"/>
      <w:b/>
      <w:bCs/>
      <w:sz w:val="32"/>
      <w:szCs w:val="32"/>
    </w:rPr>
  </w:style>
  <w:style w:type="paragraph" w:customStyle="1" w:styleId="2inchindent">
    <w:name w:val="2 inch indent"/>
    <w:uiPriority w:val="99"/>
    <w:pPr>
      <w:widowControl w:val="0"/>
      <w:autoSpaceDE w:val="0"/>
      <w:autoSpaceDN w:val="0"/>
      <w:adjustRightInd w:val="0"/>
      <w:spacing w:before="180" w:after="0" w:line="240" w:lineRule="auto"/>
      <w:ind w:left="2880"/>
    </w:pPr>
    <w:rPr>
      <w:rFonts w:ascii="Times New Roman" w:hAnsi="Times New Roman" w:cs="Times New Roman"/>
      <w:sz w:val="24"/>
      <w:szCs w:val="24"/>
    </w:rPr>
  </w:style>
  <w:style w:type="paragraph" w:customStyle="1" w:styleId="2inchindent3">
    <w:name w:val="2 inch indent3"/>
    <w:uiPriority w:val="99"/>
    <w:pPr>
      <w:widowControl w:val="0"/>
      <w:autoSpaceDE w:val="0"/>
      <w:autoSpaceDN w:val="0"/>
      <w:adjustRightInd w:val="0"/>
      <w:spacing w:before="180" w:after="0" w:line="240" w:lineRule="auto"/>
      <w:ind w:left="2880"/>
    </w:pPr>
    <w:rPr>
      <w:rFonts w:ascii="ScaGoudy" w:hAnsi="ScaGoudy"/>
      <w:sz w:val="24"/>
      <w:szCs w:val="24"/>
    </w:rPr>
  </w:style>
  <w:style w:type="paragraph" w:customStyle="1" w:styleId="2inchindent1">
    <w:name w:val="2 inch indent1"/>
    <w:uiPriority w:val="99"/>
    <w:pPr>
      <w:widowControl w:val="0"/>
      <w:autoSpaceDE w:val="0"/>
      <w:autoSpaceDN w:val="0"/>
      <w:adjustRightInd w:val="0"/>
      <w:spacing w:before="180" w:after="0" w:line="240" w:lineRule="auto"/>
      <w:ind w:left="2880"/>
    </w:pPr>
    <w:rPr>
      <w:rFonts w:ascii="ScaGoudy" w:hAnsi="ScaGoudy"/>
      <w:color w:val="000000"/>
      <w:sz w:val="24"/>
      <w:szCs w:val="24"/>
    </w:rPr>
  </w:style>
  <w:style w:type="paragraph" w:customStyle="1" w:styleId="2inchindent2">
    <w:name w:val="2 inch indent2"/>
    <w:uiPriority w:val="99"/>
    <w:pPr>
      <w:widowControl w:val="0"/>
      <w:autoSpaceDE w:val="0"/>
      <w:autoSpaceDN w:val="0"/>
      <w:adjustRightInd w:val="0"/>
      <w:spacing w:before="180" w:after="0" w:line="240" w:lineRule="auto"/>
      <w:ind w:left="2880"/>
    </w:pPr>
    <w:rPr>
      <w:rFonts w:ascii="ScaGoudy" w:hAnsi="ScaGoudy"/>
      <w:sz w:val="24"/>
      <w:szCs w:val="24"/>
    </w:rPr>
  </w:style>
  <w:style w:type="paragraph" w:customStyle="1" w:styleId="2MyChapternumber">
    <w:name w:val="2: My Chapter number"/>
    <w:uiPriority w:val="99"/>
    <w:pPr>
      <w:widowControl w:val="0"/>
      <w:autoSpaceDE w:val="0"/>
      <w:autoSpaceDN w:val="0"/>
      <w:adjustRightInd w:val="0"/>
      <w:spacing w:after="260" w:line="240" w:lineRule="auto"/>
      <w:jc w:val="center"/>
    </w:pPr>
    <w:rPr>
      <w:rFonts w:ascii="Tamal" w:hAnsi="Tamal" w:cs="Tamal"/>
      <w:b/>
      <w:bCs/>
      <w:sz w:val="26"/>
      <w:szCs w:val="26"/>
    </w:rPr>
  </w:style>
  <w:style w:type="paragraph" w:customStyle="1" w:styleId="2MyChaptertitle">
    <w:name w:val="2: My Chapter title"/>
    <w:uiPriority w:val="99"/>
    <w:pPr>
      <w:keepNext/>
      <w:keepLines/>
      <w:widowControl w:val="0"/>
      <w:autoSpaceDE w:val="0"/>
      <w:autoSpaceDN w:val="0"/>
      <w:adjustRightInd w:val="0"/>
      <w:spacing w:after="260" w:line="240" w:lineRule="auto"/>
      <w:jc w:val="center"/>
    </w:pPr>
    <w:rPr>
      <w:rFonts w:ascii="Tamal" w:hAnsi="Tamal" w:cs="Tamal"/>
      <w:b/>
      <w:bCs/>
      <w:sz w:val="26"/>
      <w:szCs w:val="26"/>
    </w:rPr>
  </w:style>
  <w:style w:type="paragraph" w:customStyle="1" w:styleId="2MyHeader">
    <w:name w:val="2: My Header"/>
    <w:uiPriority w:val="99"/>
    <w:pPr>
      <w:widowControl w:val="0"/>
      <w:tabs>
        <w:tab w:val="decimal" w:pos="4536"/>
        <w:tab w:val="decimal" w:pos="9072"/>
      </w:tabs>
      <w:autoSpaceDE w:val="0"/>
      <w:autoSpaceDN w:val="0"/>
      <w:adjustRightInd w:val="0"/>
      <w:spacing w:after="0" w:line="240" w:lineRule="auto"/>
      <w:jc w:val="center"/>
    </w:pPr>
    <w:rPr>
      <w:rFonts w:ascii="Tamal" w:hAnsi="Tamal" w:cs="Tamal"/>
      <w:b/>
      <w:bCs/>
      <w:sz w:val="26"/>
      <w:szCs w:val="26"/>
    </w:rPr>
  </w:style>
  <w:style w:type="paragraph" w:customStyle="1" w:styleId="2MyHeaderPageNumber">
    <w:name w:val="2: My Header Page Number"/>
    <w:uiPriority w:val="99"/>
    <w:pPr>
      <w:widowControl w:val="0"/>
      <w:autoSpaceDE w:val="0"/>
      <w:autoSpaceDN w:val="0"/>
      <w:adjustRightInd w:val="0"/>
      <w:spacing w:after="0" w:line="240" w:lineRule="auto"/>
    </w:pPr>
    <w:rPr>
      <w:rFonts w:ascii="Tamal" w:hAnsi="Tamal" w:cs="Tamal"/>
      <w:sz w:val="26"/>
      <w:szCs w:val="26"/>
    </w:rPr>
  </w:style>
  <w:style w:type="paragraph" w:customStyle="1" w:styleId="2ndversenobeforepoints">
    <w:name w:val="2nd verse no before points"/>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2-paras">
    <w:name w:val="2-paras"/>
    <w:uiPriority w:val="99"/>
    <w:pPr>
      <w:widowControl w:val="0"/>
      <w:autoSpaceDE w:val="0"/>
      <w:autoSpaceDN w:val="0"/>
      <w:adjustRightInd w:val="0"/>
      <w:spacing w:after="0" w:line="240" w:lineRule="auto"/>
      <w:ind w:firstLine="425"/>
      <w:jc w:val="both"/>
    </w:pPr>
    <w:rPr>
      <w:rFonts w:ascii="Tamal" w:hAnsi="Tamal" w:cs="Tamal"/>
      <w:sz w:val="20"/>
      <w:szCs w:val="20"/>
    </w:rPr>
  </w:style>
  <w:style w:type="paragraph" w:customStyle="1" w:styleId="3">
    <w:name w:val="3"/>
    <w:uiPriority w:val="99"/>
    <w:pPr>
      <w:widowControl w:val="0"/>
      <w:autoSpaceDE w:val="0"/>
      <w:autoSpaceDN w:val="0"/>
      <w:adjustRightInd w:val="0"/>
      <w:spacing w:after="0" w:line="240" w:lineRule="auto"/>
      <w:ind w:left="2160" w:hanging="432"/>
    </w:pPr>
    <w:rPr>
      <w:rFonts w:ascii="Times New Roman" w:hAnsi="Times New Roman" w:cs="Times New Roman"/>
      <w:sz w:val="24"/>
      <w:szCs w:val="24"/>
    </w:rPr>
  </w:style>
  <w:style w:type="paragraph" w:customStyle="1" w:styleId="3englishtranslationofverseChar">
    <w:name w:val="3: english translation of verse Char"/>
    <w:uiPriority w:val="99"/>
    <w:pPr>
      <w:widowControl w:val="0"/>
      <w:autoSpaceDE w:val="0"/>
      <w:autoSpaceDN w:val="0"/>
      <w:adjustRightInd w:val="0"/>
      <w:spacing w:before="120" w:after="120" w:line="240" w:lineRule="auto"/>
      <w:jc w:val="both"/>
    </w:pPr>
    <w:rPr>
      <w:rFonts w:ascii="Tamal" w:hAnsi="Tamal" w:cs="Tamal"/>
      <w:sz w:val="24"/>
      <w:szCs w:val="24"/>
    </w:rPr>
  </w:style>
  <w:style w:type="paragraph" w:customStyle="1" w:styleId="3FirstparagraphofChapter">
    <w:name w:val="3: First paragraph of Chapter"/>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
    <w:name w:val="3: Usual paragraph"/>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CharChar">
    <w:name w:val="3: Usual paragraph Char Char"/>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withbeforegap">
    <w:name w:val="3: Usual paragraph with before gap"/>
    <w:uiPriority w:val="99"/>
    <w:pPr>
      <w:widowControl w:val="0"/>
      <w:autoSpaceDE w:val="0"/>
      <w:autoSpaceDN w:val="0"/>
      <w:adjustRightInd w:val="0"/>
      <w:spacing w:before="120" w:after="0" w:line="240" w:lineRule="auto"/>
      <w:ind w:firstLine="576"/>
      <w:jc w:val="both"/>
    </w:pPr>
    <w:rPr>
      <w:rFonts w:ascii="Tamal" w:hAnsi="Tamal" w:cs="Tamal"/>
      <w:sz w:val="24"/>
      <w:szCs w:val="24"/>
    </w:rPr>
  </w:style>
  <w:style w:type="paragraph" w:customStyle="1" w:styleId="3UsualparagraphwithbeforegapCharChar">
    <w:name w:val="3: Usual paragraph with before gap Char Char"/>
    <w:uiPriority w:val="99"/>
    <w:pPr>
      <w:widowControl w:val="0"/>
      <w:autoSpaceDE w:val="0"/>
      <w:autoSpaceDN w:val="0"/>
      <w:adjustRightInd w:val="0"/>
      <w:spacing w:before="120" w:after="0" w:line="240" w:lineRule="auto"/>
      <w:jc w:val="both"/>
    </w:pPr>
    <w:rPr>
      <w:rFonts w:ascii="Tamal" w:hAnsi="Tamal" w:cs="Tamal"/>
      <w:sz w:val="24"/>
      <w:szCs w:val="24"/>
    </w:rPr>
  </w:style>
  <w:style w:type="paragraph" w:customStyle="1" w:styleId="3verseenglishtrans">
    <w:name w:val="3: verse english trans"/>
    <w:uiPriority w:val="99"/>
    <w:pPr>
      <w:keepNext/>
      <w:keepLines/>
      <w:widowControl w:val="0"/>
      <w:autoSpaceDE w:val="0"/>
      <w:autoSpaceDN w:val="0"/>
      <w:adjustRightInd w:val="0"/>
      <w:spacing w:before="120" w:after="120" w:line="240" w:lineRule="auto"/>
      <w:jc w:val="both"/>
    </w:pPr>
    <w:rPr>
      <w:rFonts w:ascii="Tamal" w:hAnsi="Tamal" w:cs="Tamal"/>
      <w:sz w:val="24"/>
      <w:szCs w:val="24"/>
    </w:rPr>
  </w:style>
  <w:style w:type="paragraph" w:customStyle="1" w:styleId="4">
    <w:name w:val="4"/>
    <w:uiPriority w:val="99"/>
    <w:pPr>
      <w:widowControl w:val="0"/>
      <w:autoSpaceDE w:val="0"/>
      <w:autoSpaceDN w:val="0"/>
      <w:adjustRightInd w:val="0"/>
      <w:spacing w:after="0" w:line="240" w:lineRule="auto"/>
      <w:ind w:left="2880" w:hanging="432"/>
    </w:pPr>
    <w:rPr>
      <w:rFonts w:ascii="Times New Roman" w:hAnsi="Times New Roman" w:cs="Times New Roman"/>
      <w:sz w:val="24"/>
      <w:szCs w:val="24"/>
    </w:rPr>
  </w:style>
  <w:style w:type="paragraph" w:customStyle="1" w:styleId="4thoffourlineverse">
    <w:name w:val="4th of fourline verse"/>
    <w:uiPriority w:val="99"/>
    <w:pPr>
      <w:widowControl w:val="0"/>
      <w:autoSpaceDE w:val="0"/>
      <w:autoSpaceDN w:val="0"/>
      <w:adjustRightInd w:val="0"/>
      <w:spacing w:after="120" w:line="240" w:lineRule="auto"/>
      <w:ind w:left="2880"/>
    </w:pPr>
    <w:rPr>
      <w:rFonts w:ascii="Tamal" w:hAnsi="Tamal" w:cs="Tamal"/>
      <w:i/>
      <w:iCs/>
      <w:sz w:val="24"/>
      <w:szCs w:val="24"/>
    </w:rPr>
  </w:style>
  <w:style w:type="paragraph" w:customStyle="1" w:styleId="A1">
    <w:name w:val="A&g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A2Bodytext">
    <w:name w:val="A2. Body text"/>
    <w:uiPriority w:val="99"/>
    <w:pPr>
      <w:widowControl w:val="0"/>
      <w:autoSpaceDE w:val="0"/>
      <w:autoSpaceDN w:val="0"/>
      <w:adjustRightInd w:val="0"/>
      <w:spacing w:after="0" w:line="278" w:lineRule="auto"/>
      <w:ind w:firstLine="288"/>
      <w:jc w:val="both"/>
    </w:pPr>
    <w:rPr>
      <w:rFonts w:ascii="ScaPalatino" w:hAnsi="ScaPalatino" w:cs="ScaPalatino"/>
      <w:color w:val="000000"/>
    </w:rPr>
  </w:style>
  <w:style w:type="paragraph" w:customStyle="1" w:styleId="A3aVersefirstline">
    <w:name w:val="A3a. Verse first line"/>
    <w:uiPriority w:val="99"/>
    <w:pPr>
      <w:widowControl w:val="0"/>
      <w:autoSpaceDE w:val="0"/>
      <w:autoSpaceDN w:val="0"/>
      <w:adjustRightInd w:val="0"/>
      <w:spacing w:before="140" w:after="0" w:line="278" w:lineRule="auto"/>
      <w:jc w:val="center"/>
    </w:pPr>
    <w:rPr>
      <w:rFonts w:ascii="ScaPalatino" w:hAnsi="ScaPalatino" w:cs="ScaPalatino"/>
      <w:i/>
      <w:iCs/>
    </w:rPr>
  </w:style>
  <w:style w:type="paragraph" w:customStyle="1" w:styleId="A3Verse">
    <w:name w:val="A3. Verse"/>
    <w:uiPriority w:val="99"/>
    <w:pPr>
      <w:widowControl w:val="0"/>
      <w:autoSpaceDE w:val="0"/>
      <w:autoSpaceDN w:val="0"/>
      <w:adjustRightInd w:val="0"/>
      <w:spacing w:after="0" w:line="278" w:lineRule="auto"/>
      <w:jc w:val="center"/>
    </w:pPr>
    <w:rPr>
      <w:rFonts w:ascii="ScaPalatino" w:hAnsi="ScaPalatino" w:cs="ScaPalatino"/>
      <w:i/>
      <w:iCs/>
    </w:rPr>
  </w:style>
  <w:style w:type="paragraph" w:customStyle="1" w:styleId="aanew">
    <w:name w:val="aanew"/>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120" w:after="120" w:line="240" w:lineRule="auto"/>
      <w:jc w:val="center"/>
    </w:pPr>
    <w:rPr>
      <w:rFonts w:ascii="Tamal" w:hAnsi="Tamal" w:cs="Tamal"/>
      <w:b/>
      <w:bCs/>
      <w:color w:val="000000"/>
      <w:sz w:val="36"/>
      <w:szCs w:val="36"/>
    </w:rPr>
  </w:style>
  <w:style w:type="paragraph" w:customStyle="1" w:styleId="abc">
    <w:name w:val="abc"/>
    <w:uiPriority w:val="99"/>
    <w:pPr>
      <w:widowControl w:val="0"/>
      <w:tabs>
        <w:tab w:val="left" w:pos="180"/>
        <w:tab w:val="left" w:pos="360"/>
        <w:tab w:val="left" w:pos="540"/>
      </w:tabs>
      <w:autoSpaceDE w:val="0"/>
      <w:autoSpaceDN w:val="0"/>
      <w:adjustRightInd w:val="0"/>
      <w:spacing w:after="0" w:line="240" w:lineRule="auto"/>
    </w:pPr>
    <w:rPr>
      <w:rFonts w:ascii="Tamalten" w:hAnsi="Tamalten" w:cs="Tamalten"/>
      <w:b/>
      <w:bCs/>
      <w:sz w:val="20"/>
      <w:szCs w:val="20"/>
    </w:rPr>
  </w:style>
  <w:style w:type="paragraph" w:customStyle="1" w:styleId="AboutHeading">
    <w:name w:val="About Heading"/>
    <w:uiPriority w:val="99"/>
    <w:pPr>
      <w:widowControl w:val="0"/>
      <w:autoSpaceDE w:val="0"/>
      <w:autoSpaceDN w:val="0"/>
      <w:adjustRightInd w:val="0"/>
      <w:spacing w:before="180" w:after="108" w:line="240" w:lineRule="auto"/>
    </w:pPr>
    <w:rPr>
      <w:rFonts w:ascii="Tamal" w:hAnsi="Tamal" w:cs="Tamal"/>
      <w:b/>
      <w:bCs/>
      <w:color w:val="000000"/>
      <w:sz w:val="24"/>
      <w:szCs w:val="24"/>
    </w:rPr>
  </w:style>
  <w:style w:type="paragraph" w:customStyle="1" w:styleId="AboutSubheading">
    <w:name w:val="About Subheading"/>
    <w:uiPriority w:val="99"/>
    <w:pPr>
      <w:widowControl w:val="0"/>
      <w:tabs>
        <w:tab w:val="left" w:pos="360"/>
      </w:tabs>
      <w:autoSpaceDE w:val="0"/>
      <w:autoSpaceDN w:val="0"/>
      <w:adjustRightInd w:val="0"/>
      <w:spacing w:before="180" w:after="180" w:line="240" w:lineRule="auto"/>
    </w:pPr>
    <w:rPr>
      <w:rFonts w:ascii="Tamal" w:hAnsi="Tamal" w:cs="Tamal"/>
      <w:b/>
      <w:bCs/>
      <w:color w:val="000000"/>
      <w:sz w:val="24"/>
      <w:szCs w:val="24"/>
    </w:rPr>
  </w:style>
  <w:style w:type="paragraph" w:customStyle="1" w:styleId="AcaryaTitle">
    <w:name w:val="Acarya Title"/>
    <w:uiPriority w:val="99"/>
    <w:pPr>
      <w:widowControl w:val="0"/>
      <w:autoSpaceDE w:val="0"/>
      <w:autoSpaceDN w:val="0"/>
      <w:adjustRightInd w:val="0"/>
      <w:spacing w:before="227" w:after="0" w:line="240" w:lineRule="auto"/>
    </w:pPr>
    <w:rPr>
      <w:rFonts w:ascii="Rama-Palatino" w:hAnsi="Rama-Palatino" w:cs="Rama-Palatino"/>
      <w:i/>
      <w:iCs/>
      <w:sz w:val="24"/>
      <w:szCs w:val="24"/>
    </w:rPr>
  </w:style>
  <w:style w:type="paragraph" w:customStyle="1" w:styleId="Acharya">
    <w:name w:val="Acharya"/>
    <w:uiPriority w:val="99"/>
    <w:pPr>
      <w:widowControl w:val="0"/>
      <w:pBdr>
        <w:top w:val="single" w:sz="12" w:space="7" w:color="000000"/>
        <w:left w:val="single" w:sz="12" w:space="7" w:color="000000"/>
        <w:bottom w:val="single" w:sz="24" w:space="7" w:color="808080"/>
        <w:right w:val="single" w:sz="24" w:space="7" w:color="808080"/>
      </w:pBdr>
      <w:shd w:val="solid" w:color="0000FF" w:fill="auto"/>
      <w:tabs>
        <w:tab w:val="left" w:pos="360"/>
      </w:tabs>
      <w:autoSpaceDE w:val="0"/>
      <w:autoSpaceDN w:val="0"/>
      <w:adjustRightInd w:val="0"/>
      <w:spacing w:before="540" w:after="0" w:line="240" w:lineRule="auto"/>
      <w:ind w:left="720" w:right="720"/>
    </w:pPr>
    <w:rPr>
      <w:rFonts w:ascii="ScaKorinna" w:hAnsi="ScaKorinna" w:cs="ScaKorinna"/>
      <w:color w:val="FFFF00"/>
      <w:sz w:val="24"/>
      <w:szCs w:val="24"/>
    </w:rPr>
  </w:style>
  <w:style w:type="paragraph" w:customStyle="1" w:styleId="AddedPurportHeading">
    <w:name w:val="Added_Purport_Heading"/>
    <w:uiPriority w:val="99"/>
    <w:pPr>
      <w:widowControl w:val="0"/>
      <w:pBdr>
        <w:top w:val="single" w:sz="48" w:space="2" w:color="800080"/>
      </w:pBdr>
      <w:autoSpaceDE w:val="0"/>
      <w:autoSpaceDN w:val="0"/>
      <w:adjustRightInd w:val="0"/>
      <w:spacing w:before="360" w:after="360" w:line="240" w:lineRule="auto"/>
      <w:jc w:val="right"/>
    </w:pPr>
    <w:rPr>
      <w:rFonts w:ascii="Times New Roman" w:hAnsi="Times New Roman" w:cs="Times New Roman"/>
      <w:sz w:val="24"/>
      <w:szCs w:val="24"/>
    </w:rPr>
  </w:style>
  <w:style w:type="paragraph" w:customStyle="1" w:styleId="AddedPurportHeading3">
    <w:name w:val="Added_Purport_Heading3"/>
    <w:uiPriority w:val="99"/>
    <w:pPr>
      <w:widowControl w:val="0"/>
      <w:pBdr>
        <w:top w:val="single" w:sz="48" w:space="2" w:color="800080"/>
      </w:pBdr>
      <w:autoSpaceDE w:val="0"/>
      <w:autoSpaceDN w:val="0"/>
      <w:adjustRightInd w:val="0"/>
      <w:spacing w:before="360" w:after="360" w:line="240" w:lineRule="auto"/>
      <w:jc w:val="right"/>
    </w:pPr>
    <w:rPr>
      <w:rFonts w:ascii="ScaGoudy" w:hAnsi="ScaGoudy"/>
      <w:sz w:val="24"/>
      <w:szCs w:val="24"/>
    </w:rPr>
  </w:style>
  <w:style w:type="paragraph" w:customStyle="1" w:styleId="AddedPurportHeading1">
    <w:name w:val="Added_Purport_Heading1"/>
    <w:uiPriority w:val="99"/>
    <w:pPr>
      <w:widowControl w:val="0"/>
      <w:pBdr>
        <w:top w:val="single" w:sz="48" w:space="2" w:color="800080"/>
      </w:pBdr>
      <w:autoSpaceDE w:val="0"/>
      <w:autoSpaceDN w:val="0"/>
      <w:adjustRightInd w:val="0"/>
      <w:spacing w:before="360" w:after="360" w:line="240" w:lineRule="auto"/>
      <w:jc w:val="right"/>
    </w:pPr>
    <w:rPr>
      <w:rFonts w:ascii="ScaGoudy" w:hAnsi="ScaGoudy"/>
      <w:color w:val="000000"/>
      <w:sz w:val="24"/>
      <w:szCs w:val="24"/>
    </w:rPr>
  </w:style>
  <w:style w:type="paragraph" w:customStyle="1" w:styleId="AddedPurportHeading2">
    <w:name w:val="Added_Purport_Heading2"/>
    <w:uiPriority w:val="99"/>
    <w:pPr>
      <w:widowControl w:val="0"/>
      <w:pBdr>
        <w:top w:val="single" w:sz="48" w:space="2" w:color="000000"/>
      </w:pBdr>
      <w:autoSpaceDE w:val="0"/>
      <w:autoSpaceDN w:val="0"/>
      <w:adjustRightInd w:val="0"/>
      <w:spacing w:before="360" w:after="360" w:line="240" w:lineRule="auto"/>
      <w:jc w:val="right"/>
    </w:pPr>
    <w:rPr>
      <w:rFonts w:ascii="ScaGoudy" w:hAnsi="ScaGoudy"/>
      <w:sz w:val="24"/>
      <w:szCs w:val="24"/>
    </w:rPr>
  </w:style>
  <w:style w:type="paragraph" w:customStyle="1" w:styleId="Additionalpurports">
    <w:name w:val="Additional_purports"/>
    <w:uiPriority w:val="99"/>
    <w:pPr>
      <w:widowControl w:val="0"/>
      <w:pBdr>
        <w:top w:val="single" w:sz="4" w:space="4" w:color="800080"/>
        <w:left w:val="single" w:sz="4" w:space="4" w:color="800080"/>
        <w:bottom w:val="single" w:sz="24" w:space="2" w:color="008000"/>
        <w:right w:val="single" w:sz="24" w:space="0" w:color="008000"/>
      </w:pBdr>
      <w:shd w:val="solid" w:color="FFFF00" w:fill="auto"/>
      <w:autoSpaceDE w:val="0"/>
      <w:autoSpaceDN w:val="0"/>
      <w:adjustRightInd w:val="0"/>
      <w:spacing w:after="0" w:line="240" w:lineRule="auto"/>
    </w:pPr>
    <w:rPr>
      <w:rFonts w:ascii="ScaGoudy" w:hAnsi="ScaGoudy"/>
      <w:b/>
      <w:bCs/>
      <w:color w:val="000000"/>
      <w:sz w:val="24"/>
      <w:szCs w:val="24"/>
    </w:rPr>
  </w:style>
  <w:style w:type="paragraph" w:customStyle="1" w:styleId="AfterVerse">
    <w:name w:val="After Verse"/>
    <w:uiPriority w:val="99"/>
    <w:pPr>
      <w:widowControl w:val="0"/>
      <w:autoSpaceDE w:val="0"/>
      <w:autoSpaceDN w:val="0"/>
      <w:adjustRightInd w:val="0"/>
      <w:spacing w:before="89" w:after="89" w:line="240" w:lineRule="auto"/>
    </w:pPr>
    <w:rPr>
      <w:rFonts w:ascii="Times New Roman" w:hAnsi="Times New Roman" w:cs="Times New Roman"/>
      <w:sz w:val="24"/>
      <w:szCs w:val="24"/>
    </w:rPr>
  </w:style>
  <w:style w:type="paragraph" w:customStyle="1" w:styleId="AfterVerse5">
    <w:name w:val="After Verse5"/>
    <w:uiPriority w:val="99"/>
    <w:pPr>
      <w:widowControl w:val="0"/>
      <w:autoSpaceDE w:val="0"/>
      <w:autoSpaceDN w:val="0"/>
      <w:adjustRightInd w:val="0"/>
      <w:spacing w:before="89" w:after="89" w:line="240" w:lineRule="auto"/>
      <w:jc w:val="both"/>
    </w:pPr>
    <w:rPr>
      <w:rFonts w:ascii="ScaGoudy" w:hAnsi="ScaGoudy"/>
      <w:sz w:val="24"/>
      <w:szCs w:val="24"/>
    </w:rPr>
  </w:style>
  <w:style w:type="paragraph" w:customStyle="1" w:styleId="AfterVerse1">
    <w:name w:val="After Verse1"/>
    <w:uiPriority w:val="99"/>
    <w:pPr>
      <w:keepLines/>
      <w:widowControl w:val="0"/>
      <w:autoSpaceDE w:val="0"/>
      <w:autoSpaceDN w:val="0"/>
      <w:adjustRightInd w:val="0"/>
      <w:spacing w:before="89" w:after="89" w:line="240" w:lineRule="auto"/>
    </w:pPr>
    <w:rPr>
      <w:rFonts w:ascii="Tamal" w:hAnsi="Tamal" w:cs="Tamal"/>
      <w:sz w:val="24"/>
      <w:szCs w:val="24"/>
    </w:rPr>
  </w:style>
  <w:style w:type="paragraph" w:customStyle="1" w:styleId="AfterVerse2">
    <w:name w:val="After Verse2"/>
    <w:uiPriority w:val="99"/>
    <w:pPr>
      <w:widowControl w:val="0"/>
      <w:autoSpaceDE w:val="0"/>
      <w:autoSpaceDN w:val="0"/>
      <w:adjustRightInd w:val="0"/>
      <w:spacing w:before="89" w:after="89" w:line="240" w:lineRule="auto"/>
      <w:jc w:val="both"/>
    </w:pPr>
    <w:rPr>
      <w:rFonts w:ascii="ScaGoudy" w:hAnsi="ScaGoudy"/>
      <w:sz w:val="24"/>
      <w:szCs w:val="24"/>
    </w:rPr>
  </w:style>
  <w:style w:type="paragraph" w:customStyle="1" w:styleId="AfterVerse3">
    <w:name w:val="After Verse3"/>
    <w:uiPriority w:val="99"/>
    <w:pPr>
      <w:widowControl w:val="0"/>
      <w:autoSpaceDE w:val="0"/>
      <w:autoSpaceDN w:val="0"/>
      <w:adjustRightInd w:val="0"/>
      <w:spacing w:before="89" w:after="89" w:line="240" w:lineRule="auto"/>
      <w:jc w:val="both"/>
    </w:pPr>
    <w:rPr>
      <w:rFonts w:ascii="Times New Roman" w:hAnsi="Times New Roman" w:cs="Times New Roman"/>
      <w:sz w:val="36"/>
      <w:szCs w:val="36"/>
    </w:rPr>
  </w:style>
  <w:style w:type="paragraph" w:customStyle="1" w:styleId="AfterVerse4">
    <w:name w:val="After Verse4"/>
    <w:uiPriority w:val="99"/>
    <w:pPr>
      <w:widowControl w:val="0"/>
      <w:autoSpaceDE w:val="0"/>
      <w:autoSpaceDN w:val="0"/>
      <w:adjustRightInd w:val="0"/>
      <w:spacing w:before="89" w:after="89" w:line="240" w:lineRule="auto"/>
    </w:pPr>
    <w:rPr>
      <w:rFonts w:ascii="Times New Roman" w:hAnsi="Times New Roman" w:cs="Times New Roman"/>
      <w:sz w:val="24"/>
      <w:szCs w:val="24"/>
    </w:rPr>
  </w:style>
  <w:style w:type="paragraph" w:customStyle="1" w:styleId="ahankara">
    <w:name w:val="ahankara"/>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A-Header">
    <w:name w:val="A-Header"/>
    <w:uiPriority w:val="99"/>
    <w:pPr>
      <w:keepNext/>
      <w:keepLines/>
      <w:widowControl w:val="0"/>
      <w:autoSpaceDE w:val="0"/>
      <w:autoSpaceDN w:val="0"/>
      <w:adjustRightInd w:val="0"/>
      <w:spacing w:before="491" w:after="0" w:line="240" w:lineRule="auto"/>
    </w:pPr>
    <w:rPr>
      <w:rFonts w:ascii="Tamal" w:hAnsi="Tamal" w:cs="Tamal"/>
      <w:b/>
      <w:bCs/>
      <w:sz w:val="20"/>
      <w:szCs w:val="20"/>
    </w:rPr>
  </w:style>
  <w:style w:type="paragraph" w:customStyle="1" w:styleId="AHeading">
    <w:name w:val="AHeading"/>
    <w:uiPriority w:val="99"/>
    <w:pPr>
      <w:widowControl w:val="0"/>
      <w:tabs>
        <w:tab w:val="decimal" w:pos="283"/>
      </w:tabs>
      <w:autoSpaceDE w:val="0"/>
      <w:autoSpaceDN w:val="0"/>
      <w:adjustRightInd w:val="0"/>
      <w:spacing w:after="0" w:line="240" w:lineRule="auto"/>
      <w:jc w:val="center"/>
    </w:pPr>
    <w:rPr>
      <w:rFonts w:ascii="Rama-Palatino" w:hAnsi="Rama-Palatino" w:cs="Rama-Palatino"/>
      <w:b/>
      <w:bCs/>
      <w:sz w:val="32"/>
      <w:szCs w:val="32"/>
    </w:rPr>
  </w:style>
  <w:style w:type="paragraph" w:customStyle="1" w:styleId="anecdotenumber">
    <w:name w:val="anecdote number"/>
    <w:uiPriority w:val="99"/>
    <w:pPr>
      <w:widowControl w:val="0"/>
      <w:autoSpaceDE w:val="0"/>
      <w:autoSpaceDN w:val="0"/>
      <w:adjustRightInd w:val="0"/>
      <w:spacing w:after="0" w:line="360" w:lineRule="auto"/>
      <w:jc w:val="center"/>
    </w:pPr>
    <w:rPr>
      <w:rFonts w:ascii="Dravida" w:hAnsi="Dravida" w:cs="Dravida"/>
      <w:b/>
      <w:bCs/>
      <w:sz w:val="36"/>
      <w:szCs w:val="36"/>
    </w:rPr>
  </w:style>
  <w:style w:type="paragraph" w:customStyle="1" w:styleId="anecdotetitle">
    <w:name w:val="anecdote title"/>
    <w:uiPriority w:val="99"/>
    <w:pPr>
      <w:widowControl w:val="0"/>
      <w:autoSpaceDE w:val="0"/>
      <w:autoSpaceDN w:val="0"/>
      <w:adjustRightInd w:val="0"/>
      <w:spacing w:after="0" w:line="258" w:lineRule="auto"/>
      <w:jc w:val="center"/>
    </w:pPr>
    <w:rPr>
      <w:rFonts w:ascii="Dravida" w:hAnsi="Dravida" w:cs="Dravida"/>
      <w:sz w:val="24"/>
      <w:szCs w:val="24"/>
    </w:rPr>
  </w:style>
  <w:style w:type="paragraph" w:styleId="CommentText">
    <w:name w:val="annotation text"/>
    <w:basedOn w:val="Normal"/>
    <w:link w:val="CommentTextChar"/>
    <w:uiPriority w:val="99"/>
    <w:pPr>
      <w:spacing w:before="0" w:after="0"/>
      <w:ind w:firstLine="0"/>
    </w:pPr>
    <w:rPr>
      <w:rFonts w:cstheme="minorBidi"/>
      <w:color w:val="auto"/>
      <w:sz w:val="20"/>
      <w:szCs w:val="20"/>
    </w:rPr>
  </w:style>
  <w:style w:type="character" w:customStyle="1" w:styleId="CommentTextChar">
    <w:name w:val="Comment Text Char"/>
    <w:basedOn w:val="DefaultParagraphFont"/>
    <w:link w:val="CommentText"/>
    <w:uiPriority w:val="99"/>
    <w:rPr>
      <w:rFonts w:ascii="Tamal" w:hAnsi="Tamal" w:cs="Tamal"/>
      <w14:shadow w14:blurRad="50800" w14:dist="38100" w14:dir="2700000" w14:sx="100000" w14:sy="100000" w14:kx="0" w14:ky="0" w14:algn="tl">
        <w14:srgbClr w14:val="000000">
          <w14:alpha w14:val="60000"/>
        </w14:srgbClr>
      </w14:shadow>
    </w:rPr>
  </w:style>
  <w:style w:type="paragraph" w:styleId="CommentSubject">
    <w:name w:val="annotation subject"/>
    <w:basedOn w:val="CommentText"/>
    <w:next w:val="CommentText"/>
    <w:link w:val="CommentSubjectChar"/>
    <w:uiPriority w:val="99"/>
    <w:pPr>
      <w:ind w:firstLine="288"/>
    </w:pPr>
    <w:rPr>
      <w:rFonts w:ascii="Tamal" w:hAnsi="Tamal" w:cs="Tamal"/>
      <w:b/>
      <w:bCs/>
    </w:rPr>
  </w:style>
  <w:style w:type="character" w:customStyle="1" w:styleId="CommentSubjectChar">
    <w:name w:val="Comment Subject Char"/>
    <w:basedOn w:val="CommentTextChar"/>
    <w:link w:val="CommentSubject"/>
    <w:uiPriority w:val="99"/>
    <w:rPr>
      <w:rFonts w:ascii="Rama Garamond Plus" w:hAnsi="Rama Garamond Plus" w:cs="Rama Garamond Plus"/>
      <w:b/>
      <w:bCs/>
      <w:color w:val="000000"/>
      <w:sz w:val="20"/>
      <w:szCs w:val="20"/>
      <w14:shadow w14:blurRad="0" w14:dist="0" w14:dir="0" w14:sx="0" w14:sy="0" w14:kx="0" w14:ky="0" w14:algn="none">
        <w14:srgbClr w14:val="000000"/>
      </w14:shadow>
    </w:rPr>
  </w:style>
  <w:style w:type="paragraph" w:customStyle="1" w:styleId="anormal">
    <w:name w:val="anormal"/>
    <w:uiPriority w:val="99"/>
    <w:pPr>
      <w:widowControl w:val="0"/>
      <w:tabs>
        <w:tab w:val="decimal" w:pos="283"/>
      </w:tabs>
      <w:autoSpaceDE w:val="0"/>
      <w:autoSpaceDN w:val="0"/>
      <w:adjustRightInd w:val="0"/>
      <w:spacing w:after="0" w:line="240" w:lineRule="auto"/>
      <w:ind w:firstLine="288"/>
    </w:pPr>
    <w:rPr>
      <w:rFonts w:ascii="Rama-Palatino" w:hAnsi="Rama-Palatino" w:cs="Rama-Palatino"/>
    </w:rPr>
  </w:style>
  <w:style w:type="paragraph" w:customStyle="1" w:styleId="anu">
    <w:name w:val="anu"/>
    <w:uiPriority w:val="99"/>
    <w:pPr>
      <w:widowControl w:val="0"/>
      <w:autoSpaceDE w:val="0"/>
      <w:autoSpaceDN w:val="0"/>
      <w:adjustRightInd w:val="0"/>
      <w:spacing w:after="0" w:line="240" w:lineRule="auto"/>
    </w:pPr>
    <w:rPr>
      <w:rFonts w:ascii="Tamal" w:hAnsi="Tamal" w:cs="Tamal"/>
      <w:sz w:val="24"/>
      <w:szCs w:val="24"/>
    </w:rPr>
  </w:style>
  <w:style w:type="paragraph" w:customStyle="1" w:styleId="appalcm">
    <w:name w:val="app alcím"/>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Palatino Sanskrit 2" w:hAnsi="Palatino Sanskrit 2" w:cs="Palatino Sanskrit 2"/>
      <w:b/>
      <w:bCs/>
      <w:i/>
      <w:iCs/>
      <w:sz w:val="20"/>
      <w:szCs w:val="20"/>
    </w:rPr>
  </w:style>
  <w:style w:type="paragraph" w:customStyle="1" w:styleId="AppBangla">
    <w:name w:val="App Bangla"/>
    <w:uiPriority w:val="99"/>
    <w:pPr>
      <w:keepLines/>
      <w:widowControl w:val="0"/>
      <w:autoSpaceDE w:val="0"/>
      <w:autoSpaceDN w:val="0"/>
      <w:adjustRightInd w:val="0"/>
      <w:spacing w:before="113" w:after="113" w:line="240" w:lineRule="auto"/>
      <w:ind w:left="1417"/>
    </w:pPr>
    <w:rPr>
      <w:rFonts w:ascii="Sanskrit-Times" w:hAnsi="Sanskrit-Times" w:cs="Sanskrit-Times"/>
      <w:i/>
      <w:iCs/>
      <w:sz w:val="18"/>
      <w:szCs w:val="18"/>
    </w:rPr>
  </w:style>
  <w:style w:type="paragraph" w:customStyle="1" w:styleId="AppCCPoem">
    <w:name w:val="App CC Poem"/>
    <w:uiPriority w:val="99"/>
    <w:pPr>
      <w:keepLines/>
      <w:widowControl w:val="0"/>
      <w:autoSpaceDE w:val="0"/>
      <w:autoSpaceDN w:val="0"/>
      <w:adjustRightInd w:val="0"/>
      <w:spacing w:after="0" w:line="240" w:lineRule="auto"/>
      <w:ind w:left="1587" w:hanging="510"/>
    </w:pPr>
    <w:rPr>
      <w:rFonts w:ascii="Sanskrit-Times" w:hAnsi="Sanskrit-Times" w:cs="Sanskrit-Times"/>
      <w:i/>
      <w:iCs/>
      <w:color w:val="000000"/>
      <w:sz w:val="18"/>
      <w:szCs w:val="18"/>
    </w:rPr>
  </w:style>
  <w:style w:type="paragraph" w:customStyle="1" w:styleId="Appendixtext">
    <w:name w:val="Appendix text"/>
    <w:uiPriority w:val="99"/>
    <w:pPr>
      <w:widowControl w:val="0"/>
      <w:autoSpaceDE w:val="0"/>
      <w:autoSpaceDN w:val="0"/>
      <w:adjustRightInd w:val="0"/>
      <w:spacing w:after="0" w:line="240" w:lineRule="auto"/>
      <w:ind w:firstLine="283"/>
      <w:jc w:val="both"/>
    </w:pPr>
    <w:rPr>
      <w:rFonts w:ascii="Sanskrit-Times" w:hAnsi="Sanskrit-Times" w:cs="Sanskrit-Times"/>
      <w:sz w:val="18"/>
      <w:szCs w:val="18"/>
    </w:rPr>
  </w:style>
  <w:style w:type="paragraph" w:customStyle="1" w:styleId="AppHeader">
    <w:name w:val="App Header"/>
    <w:uiPriority w:val="99"/>
    <w:pPr>
      <w:widowControl w:val="0"/>
      <w:autoSpaceDE w:val="0"/>
      <w:autoSpaceDN w:val="0"/>
      <w:adjustRightInd w:val="0"/>
      <w:spacing w:after="57" w:line="240" w:lineRule="auto"/>
      <w:jc w:val="center"/>
    </w:pPr>
    <w:rPr>
      <w:rFonts w:ascii="Sanskrit-Palatino" w:hAnsi="Sanskrit-Palatino" w:cs="Sanskrit-Palatino"/>
      <w:b/>
      <w:bCs/>
      <w:color w:val="000000"/>
      <w:sz w:val="24"/>
      <w:szCs w:val="24"/>
    </w:rPr>
  </w:style>
  <w:style w:type="paragraph" w:customStyle="1" w:styleId="AppHeader2">
    <w:name w:val="App Header2"/>
    <w:uiPriority w:val="99"/>
    <w:pPr>
      <w:widowControl w:val="0"/>
      <w:autoSpaceDE w:val="0"/>
      <w:autoSpaceDN w:val="0"/>
      <w:adjustRightInd w:val="0"/>
      <w:spacing w:after="113" w:line="240" w:lineRule="auto"/>
      <w:jc w:val="center"/>
    </w:pPr>
    <w:rPr>
      <w:rFonts w:ascii="Sanskrit-Times" w:hAnsi="Sanskrit-Times" w:cs="Sanskrit-Times"/>
      <w:b/>
      <w:bCs/>
      <w:sz w:val="20"/>
      <w:szCs w:val="20"/>
    </w:rPr>
  </w:style>
  <w:style w:type="paragraph" w:customStyle="1" w:styleId="AppNumber">
    <w:name w:val="App Number"/>
    <w:uiPriority w:val="99"/>
    <w:pPr>
      <w:widowControl w:val="0"/>
      <w:autoSpaceDE w:val="0"/>
      <w:autoSpaceDN w:val="0"/>
      <w:adjustRightInd w:val="0"/>
      <w:spacing w:after="57" w:line="240" w:lineRule="auto"/>
      <w:jc w:val="center"/>
    </w:pPr>
    <w:rPr>
      <w:rFonts w:ascii="Sanskrit-Times" w:hAnsi="Sanskrit-Times" w:cs="Sanskrit-Times"/>
      <w:b/>
      <w:bCs/>
      <w:sz w:val="20"/>
      <w:szCs w:val="20"/>
    </w:rPr>
  </w:style>
  <w:style w:type="paragraph" w:customStyle="1" w:styleId="Appsub1">
    <w:name w:val="App sub1"/>
    <w:uiPriority w:val="99"/>
    <w:pPr>
      <w:widowControl w:val="0"/>
      <w:autoSpaceDE w:val="0"/>
      <w:autoSpaceDN w:val="0"/>
      <w:adjustRightInd w:val="0"/>
      <w:spacing w:before="113" w:after="113" w:line="240" w:lineRule="auto"/>
      <w:jc w:val="center"/>
    </w:pPr>
    <w:rPr>
      <w:rFonts w:ascii="Sanskrit-Times" w:hAnsi="Sanskrit-Times" w:cs="Sanskrit-Times"/>
      <w:sz w:val="18"/>
      <w:szCs w:val="18"/>
    </w:rPr>
  </w:style>
  <w:style w:type="paragraph" w:customStyle="1" w:styleId="apurp">
    <w:name w:val="apurp"/>
    <w:uiPriority w:val="99"/>
    <w:pPr>
      <w:widowControl w:val="0"/>
      <w:autoSpaceDE w:val="0"/>
      <w:autoSpaceDN w:val="0"/>
      <w:adjustRightInd w:val="0"/>
      <w:spacing w:after="0" w:line="671" w:lineRule="auto"/>
      <w:jc w:val="both"/>
    </w:pPr>
    <w:rPr>
      <w:rFonts w:ascii="Tamal" w:hAnsi="Tamal" w:cs="Tamal"/>
      <w:sz w:val="24"/>
      <w:szCs w:val="24"/>
      <w14:shadow w14:blurRad="50800" w14:dist="38100" w14:dir="2700000" w14:sx="100000" w14:sy="100000" w14:kx="0" w14:ky="0" w14:algn="tl">
        <w14:srgbClr w14:val="000000">
          <w14:alpha w14:val="60000"/>
        </w14:srgbClr>
      </w14:shadow>
    </w:rPr>
  </w:style>
  <w:style w:type="paragraph" w:customStyle="1" w:styleId="Areference">
    <w:name w:val="Areference"/>
    <w:uiPriority w:val="99"/>
    <w:pPr>
      <w:widowControl w:val="0"/>
      <w:autoSpaceDE w:val="0"/>
      <w:autoSpaceDN w:val="0"/>
      <w:adjustRightInd w:val="0"/>
      <w:spacing w:after="0" w:line="240" w:lineRule="auto"/>
      <w:ind w:firstLine="432"/>
      <w:jc w:val="right"/>
    </w:pPr>
    <w:rPr>
      <w:rFonts w:ascii="Rama-Palatino" w:hAnsi="Rama-Palatino" w:cs="Rama-Palatino"/>
      <w:i/>
      <w:iCs/>
      <w:color w:val="000000"/>
      <w:sz w:val="18"/>
      <w:szCs w:val="18"/>
    </w:rPr>
  </w:style>
  <w:style w:type="paragraph" w:customStyle="1" w:styleId="ArticleTitle">
    <w:name w:val="Article Title"/>
    <w:uiPriority w:val="99"/>
    <w:pPr>
      <w:widowControl w:val="0"/>
      <w:autoSpaceDE w:val="0"/>
      <w:autoSpaceDN w:val="0"/>
      <w:adjustRightInd w:val="0"/>
      <w:spacing w:before="113" w:after="0" w:line="240" w:lineRule="auto"/>
    </w:pPr>
    <w:rPr>
      <w:rFonts w:ascii="Rama-Palatino" w:hAnsi="Rama-Palatino" w:cs="Rama-Palatino"/>
      <w:b/>
      <w:bCs/>
      <w:color w:val="000000"/>
      <w:sz w:val="36"/>
      <w:szCs w:val="36"/>
    </w:rPr>
  </w:style>
  <w:style w:type="paragraph" w:customStyle="1" w:styleId="artistcredit">
    <w:name w:val="artist credit"/>
    <w:uiPriority w:val="99"/>
    <w:pPr>
      <w:widowControl w:val="0"/>
      <w:autoSpaceDE w:val="0"/>
      <w:autoSpaceDN w:val="0"/>
      <w:adjustRightInd w:val="0"/>
      <w:spacing w:after="0" w:line="240" w:lineRule="auto"/>
    </w:pPr>
    <w:rPr>
      <w:rFonts w:ascii="Rama Garamond Plus" w:hAnsi="Rama Garamond Plus" w:cs="Rama Garamond Plus"/>
      <w:sz w:val="14"/>
      <w:szCs w:val="14"/>
    </w:rPr>
  </w:style>
  <w:style w:type="paragraph" w:customStyle="1" w:styleId="ArtistsCredits">
    <w:name w:val="Artists Credits"/>
    <w:uiPriority w:val="99"/>
    <w:pPr>
      <w:widowControl w:val="0"/>
      <w:autoSpaceDE w:val="0"/>
      <w:autoSpaceDN w:val="0"/>
      <w:adjustRightInd w:val="0"/>
      <w:spacing w:after="113" w:line="240" w:lineRule="auto"/>
    </w:pPr>
    <w:rPr>
      <w:rFonts w:ascii="Rama Garamond Plus" w:hAnsi="Rama Garamond Plus" w:cs="Rama Garamond Plus"/>
      <w:i/>
      <w:iCs/>
      <w:sz w:val="14"/>
      <w:szCs w:val="14"/>
    </w:rPr>
  </w:style>
  <w:style w:type="paragraph" w:customStyle="1" w:styleId="ArtTitleXBold">
    <w:name w:val="Art. Title (XBold)"/>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pPr>
    <w:rPr>
      <w:rFonts w:ascii="Bhaskar" w:hAnsi="Bhaskar" w:cs="Bhaskar"/>
      <w:color w:val="000000"/>
      <w:sz w:val="60"/>
      <w:szCs w:val="60"/>
    </w:rPr>
  </w:style>
  <w:style w:type="paragraph" w:customStyle="1" w:styleId="ASanskrit">
    <w:name w:val="A Sanskrit"/>
    <w:uiPriority w:val="99"/>
    <w:pPr>
      <w:widowControl w:val="0"/>
      <w:autoSpaceDE w:val="0"/>
      <w:autoSpaceDN w:val="0"/>
      <w:adjustRightInd w:val="0"/>
      <w:spacing w:after="0" w:line="240" w:lineRule="auto"/>
      <w:ind w:firstLine="482"/>
      <w:jc w:val="center"/>
    </w:pPr>
    <w:rPr>
      <w:rFonts w:ascii="Sanskrit-Palatino" w:hAnsi="Sanskrit-Palatino" w:cs="Sanskrit-Palatino"/>
      <w:i/>
      <w:iCs/>
      <w:color w:val="000000"/>
    </w:rPr>
  </w:style>
  <w:style w:type="paragraph" w:customStyle="1" w:styleId="aslokacentre">
    <w:name w:val="aslokacentre"/>
    <w:uiPriority w:val="99"/>
    <w:pPr>
      <w:widowControl w:val="0"/>
      <w:tabs>
        <w:tab w:val="decimal" w:pos="283"/>
      </w:tabs>
      <w:autoSpaceDE w:val="0"/>
      <w:autoSpaceDN w:val="0"/>
      <w:adjustRightInd w:val="0"/>
      <w:spacing w:after="0" w:line="240" w:lineRule="auto"/>
      <w:ind w:left="432" w:hanging="432"/>
      <w:jc w:val="center"/>
    </w:pPr>
    <w:rPr>
      <w:rFonts w:ascii="Rama-Palatino" w:hAnsi="Rama-Palatino" w:cs="Rama-Palatino"/>
      <w:i/>
      <w:iCs/>
    </w:rPr>
  </w:style>
  <w:style w:type="paragraph" w:customStyle="1" w:styleId="Aster">
    <w:name w:val="Aster"/>
    <w:uiPriority w:val="99"/>
    <w:pPr>
      <w:widowControl w:val="0"/>
      <w:autoSpaceDE w:val="0"/>
      <w:autoSpaceDN w:val="0"/>
      <w:adjustRightInd w:val="0"/>
      <w:spacing w:before="120" w:after="120" w:line="300" w:lineRule="auto"/>
      <w:jc w:val="center"/>
    </w:pPr>
    <w:rPr>
      <w:rFonts w:ascii="Sanskrit-New Caledonia" w:hAnsi="Sanskrit-New Caledonia" w:cs="Sanskrit-New Caledonia"/>
      <w:i/>
      <w:iCs/>
      <w:sz w:val="24"/>
      <w:szCs w:val="24"/>
    </w:rPr>
  </w:style>
  <w:style w:type="paragraph" w:customStyle="1" w:styleId="Asterisk">
    <w:name w:val="Asterisk"/>
    <w:uiPriority w:val="99"/>
    <w:pPr>
      <w:widowControl w:val="0"/>
      <w:autoSpaceDE w:val="0"/>
      <w:autoSpaceDN w:val="0"/>
      <w:adjustRightInd w:val="0"/>
      <w:spacing w:before="180" w:after="180" w:line="240" w:lineRule="auto"/>
      <w:jc w:val="center"/>
    </w:pPr>
    <w:rPr>
      <w:rFonts w:ascii="ScaGoudy" w:hAnsi="ScaGoudy"/>
      <w:sz w:val="24"/>
      <w:szCs w:val="24"/>
    </w:rPr>
  </w:style>
  <w:style w:type="paragraph" w:customStyle="1" w:styleId="Asterisk3">
    <w:name w:val="Asterisk3"/>
    <w:uiPriority w:val="99"/>
    <w:pPr>
      <w:widowControl w:val="0"/>
      <w:autoSpaceDE w:val="0"/>
      <w:autoSpaceDN w:val="0"/>
      <w:adjustRightInd w:val="0"/>
      <w:spacing w:after="180" w:line="240" w:lineRule="auto"/>
      <w:jc w:val="center"/>
    </w:pPr>
    <w:rPr>
      <w:rFonts w:ascii="Times New Roman" w:hAnsi="Times New Roman" w:cs="Times New Roman"/>
      <w:sz w:val="24"/>
      <w:szCs w:val="24"/>
    </w:rPr>
  </w:style>
  <w:style w:type="paragraph" w:customStyle="1" w:styleId="Asterisk1">
    <w:name w:val="Asterisk1"/>
    <w:uiPriority w:val="99"/>
    <w:pPr>
      <w:widowControl w:val="0"/>
      <w:autoSpaceDE w:val="0"/>
      <w:autoSpaceDN w:val="0"/>
      <w:adjustRightInd w:val="0"/>
      <w:spacing w:after="180" w:line="240" w:lineRule="auto"/>
      <w:jc w:val="center"/>
    </w:pPr>
    <w:rPr>
      <w:rFonts w:ascii="ScaGoudy" w:hAnsi="ScaGoudy"/>
      <w:color w:val="000000"/>
      <w:sz w:val="24"/>
      <w:szCs w:val="24"/>
    </w:rPr>
  </w:style>
  <w:style w:type="paragraph" w:customStyle="1" w:styleId="Asterisk2">
    <w:name w:val="Asterisk2"/>
    <w:uiPriority w:val="99"/>
    <w:pPr>
      <w:widowControl w:val="0"/>
      <w:autoSpaceDE w:val="0"/>
      <w:autoSpaceDN w:val="0"/>
      <w:adjustRightInd w:val="0"/>
      <w:spacing w:after="180" w:line="240" w:lineRule="auto"/>
      <w:jc w:val="center"/>
    </w:pPr>
    <w:rPr>
      <w:rFonts w:ascii="Times New Roman" w:hAnsi="Times New Roman" w:cs="Times New Roman"/>
      <w:sz w:val="24"/>
      <w:szCs w:val="24"/>
    </w:rPr>
  </w:style>
  <w:style w:type="paragraph" w:customStyle="1" w:styleId="ASubheading">
    <w:name w:val="ASubheading"/>
    <w:uiPriority w:val="99"/>
    <w:pPr>
      <w:widowControl w:val="0"/>
      <w:tabs>
        <w:tab w:val="decimal" w:pos="283"/>
      </w:tabs>
      <w:autoSpaceDE w:val="0"/>
      <w:autoSpaceDN w:val="0"/>
      <w:adjustRightInd w:val="0"/>
      <w:spacing w:after="0" w:line="240" w:lineRule="auto"/>
      <w:jc w:val="center"/>
    </w:pPr>
    <w:rPr>
      <w:rFonts w:ascii="Rama-Palatino" w:hAnsi="Rama-Palatino" w:cs="Rama-Palatino"/>
      <w:b/>
      <w:bCs/>
      <w:sz w:val="24"/>
      <w:szCs w:val="24"/>
    </w:rPr>
  </w:style>
  <w:style w:type="paragraph" w:customStyle="1" w:styleId="ATitle">
    <w:name w:val="A Title"/>
    <w:uiPriority w:val="99"/>
    <w:pPr>
      <w:widowControl w:val="0"/>
      <w:autoSpaceDE w:val="0"/>
      <w:autoSpaceDN w:val="0"/>
      <w:adjustRightInd w:val="0"/>
      <w:spacing w:before="85" w:after="0" w:line="240" w:lineRule="auto"/>
      <w:jc w:val="center"/>
    </w:pPr>
    <w:rPr>
      <w:rFonts w:ascii="Rama-Palatino" w:hAnsi="Rama-Palatino" w:cs="Rama-Palatino"/>
      <w:b/>
      <w:bCs/>
      <w:color w:val="000000"/>
      <w:sz w:val="32"/>
      <w:szCs w:val="32"/>
    </w:rPr>
  </w:style>
  <w:style w:type="paragraph" w:customStyle="1" w:styleId="AtkinsPoetry">
    <w:name w:val="Atkins Poetry"/>
    <w:uiPriority w:val="99"/>
    <w:pPr>
      <w:widowControl w:val="0"/>
      <w:autoSpaceDE w:val="0"/>
      <w:autoSpaceDN w:val="0"/>
      <w:adjustRightInd w:val="0"/>
      <w:spacing w:after="0" w:line="260" w:lineRule="auto"/>
      <w:ind w:left="510" w:hanging="340"/>
    </w:pPr>
    <w:rPr>
      <w:rFonts w:ascii="Rama-Palatino" w:hAnsi="Rama-Palatino" w:cs="Rama-Palatino"/>
    </w:rPr>
  </w:style>
  <w:style w:type="paragraph" w:customStyle="1" w:styleId="AtkinsPoetry2ndLine">
    <w:name w:val="Atkins Poetry 2nd Line"/>
    <w:uiPriority w:val="99"/>
    <w:pPr>
      <w:widowControl w:val="0"/>
      <w:autoSpaceDE w:val="0"/>
      <w:autoSpaceDN w:val="0"/>
      <w:adjustRightInd w:val="0"/>
      <w:spacing w:after="85" w:line="260" w:lineRule="auto"/>
      <w:ind w:left="510" w:hanging="340"/>
    </w:pPr>
    <w:rPr>
      <w:rFonts w:ascii="Rama-Palatino" w:hAnsi="Rama-Palatino" w:cs="Rama-Palatino"/>
    </w:rPr>
  </w:style>
  <w:style w:type="paragraph" w:customStyle="1" w:styleId="AudioBg">
    <w:name w:val="Audio Bg"/>
    <w:uiPriority w:val="99"/>
    <w:pPr>
      <w:widowControl w:val="0"/>
      <w:shd w:val="solid" w:color="FFFFFF" w:fill="auto"/>
      <w:autoSpaceDE w:val="0"/>
      <w:autoSpaceDN w:val="0"/>
      <w:adjustRightInd w:val="0"/>
      <w:spacing w:before="360" w:after="0" w:line="240" w:lineRule="auto"/>
      <w:jc w:val="center"/>
    </w:pPr>
    <w:rPr>
      <w:rFonts w:ascii="Terminal" w:hAnsi="Terminal" w:cs="Terminal"/>
      <w:sz w:val="20"/>
      <w:szCs w:val="20"/>
    </w:rPr>
  </w:style>
  <w:style w:type="paragraph" w:customStyle="1" w:styleId="Author">
    <w:name w:val="Author"/>
    <w:uiPriority w:val="99"/>
    <w:pPr>
      <w:widowControl w:val="0"/>
      <w:tabs>
        <w:tab w:val="left" w:pos="360"/>
      </w:tabs>
      <w:autoSpaceDE w:val="0"/>
      <w:autoSpaceDN w:val="0"/>
      <w:adjustRightInd w:val="0"/>
      <w:spacing w:before="360" w:after="0" w:line="240" w:lineRule="auto"/>
      <w:jc w:val="center"/>
    </w:pPr>
    <w:rPr>
      <w:rFonts w:ascii="ScaGoudy" w:hAnsi="ScaGoudy"/>
      <w:sz w:val="24"/>
      <w:szCs w:val="24"/>
    </w:rPr>
  </w:style>
  <w:style w:type="paragraph" w:customStyle="1" w:styleId="Author3">
    <w:name w:val="Author3"/>
    <w:uiPriority w:val="99"/>
    <w:pPr>
      <w:widowControl w:val="0"/>
      <w:tabs>
        <w:tab w:val="left" w:pos="360"/>
      </w:tabs>
      <w:autoSpaceDE w:val="0"/>
      <w:autoSpaceDN w:val="0"/>
      <w:adjustRightInd w:val="0"/>
      <w:spacing w:before="360" w:after="0" w:line="240" w:lineRule="auto"/>
      <w:jc w:val="center"/>
    </w:pPr>
    <w:rPr>
      <w:rFonts w:ascii="Times New Roman" w:hAnsi="Times New Roman" w:cs="Times New Roman"/>
      <w:sz w:val="24"/>
      <w:szCs w:val="24"/>
    </w:rPr>
  </w:style>
  <w:style w:type="paragraph" w:customStyle="1" w:styleId="Author1">
    <w:name w:val="Author1"/>
    <w:uiPriority w:val="99"/>
    <w:pPr>
      <w:widowControl w:val="0"/>
      <w:tabs>
        <w:tab w:val="left" w:pos="360"/>
      </w:tabs>
      <w:autoSpaceDE w:val="0"/>
      <w:autoSpaceDN w:val="0"/>
      <w:adjustRightInd w:val="0"/>
      <w:spacing w:before="360" w:after="0" w:line="240" w:lineRule="auto"/>
      <w:jc w:val="center"/>
    </w:pPr>
    <w:rPr>
      <w:rFonts w:ascii="ScaGoudy" w:hAnsi="ScaGoudy"/>
      <w:color w:val="000000"/>
      <w:sz w:val="24"/>
      <w:szCs w:val="24"/>
    </w:rPr>
  </w:style>
  <w:style w:type="paragraph" w:customStyle="1" w:styleId="Author2">
    <w:name w:val="Author2"/>
    <w:uiPriority w:val="99"/>
    <w:pPr>
      <w:widowControl w:val="0"/>
      <w:tabs>
        <w:tab w:val="left" w:pos="360"/>
      </w:tabs>
      <w:autoSpaceDE w:val="0"/>
      <w:autoSpaceDN w:val="0"/>
      <w:adjustRightInd w:val="0"/>
      <w:spacing w:before="360" w:after="0" w:line="240" w:lineRule="auto"/>
      <w:jc w:val="center"/>
    </w:pPr>
    <w:rPr>
      <w:rFonts w:ascii="Times New Roman" w:hAnsi="Times New Roman" w:cs="Times New Roman"/>
      <w:sz w:val="24"/>
      <w:szCs w:val="24"/>
    </w:rPr>
  </w:style>
  <w:style w:type="paragraph" w:customStyle="1" w:styleId="AuthorName">
    <w:name w:val="Author Name"/>
    <w:uiPriority w:val="99"/>
    <w:pPr>
      <w:widowControl w:val="0"/>
      <w:autoSpaceDE w:val="0"/>
      <w:autoSpaceDN w:val="0"/>
      <w:adjustRightInd w:val="0"/>
      <w:spacing w:before="57" w:after="0" w:line="240" w:lineRule="auto"/>
    </w:pPr>
    <w:rPr>
      <w:rFonts w:ascii="Rama-Palatino" w:hAnsi="Rama-Palatino" w:cs="Rama-Palatino"/>
      <w:i/>
      <w:iCs/>
      <w:color w:val="000000"/>
      <w:sz w:val="32"/>
      <w:szCs w:val="32"/>
    </w:rPr>
  </w:style>
  <w:style w:type="paragraph" w:styleId="BalloonText">
    <w:name w:val="Balloon Text"/>
    <w:basedOn w:val="Normal"/>
    <w:link w:val="BalloonTextChar"/>
    <w:uiPriority w:val="99"/>
    <w:pPr>
      <w:spacing w:before="0" w:after="0"/>
      <w:ind w:firstLine="0"/>
      <w:jc w:val="both"/>
    </w:pPr>
    <w:rPr>
      <w:rFonts w:ascii="Tahoma" w:hAnsi="Tahoma" w:cs="Tahoma"/>
      <w:color w:val="auto"/>
      <w:sz w:val="16"/>
      <w:szCs w:val="16"/>
    </w:rPr>
  </w:style>
  <w:style w:type="character" w:customStyle="1" w:styleId="BalloonTextChar">
    <w:name w:val="Balloon Text Char"/>
    <w:basedOn w:val="DefaultParagraphFont"/>
    <w:link w:val="BalloonText"/>
    <w:uiPriority w:val="99"/>
    <w:rPr>
      <w:rFonts w:ascii="Tahoma" w:hAnsi="Tahoma" w:cs="Tahoma"/>
      <w:color w:val="000000"/>
      <w:sz w:val="16"/>
      <w:szCs w:val="16"/>
    </w:rPr>
  </w:style>
  <w:style w:type="paragraph" w:customStyle="1" w:styleId="BanglaLong">
    <w:name w:val="Bangla Long"/>
    <w:uiPriority w:val="99"/>
    <w:pPr>
      <w:keepLines/>
      <w:widowControl w:val="0"/>
      <w:tabs>
        <w:tab w:val="left" w:pos="1928"/>
        <w:tab w:val="left" w:pos="3231"/>
      </w:tabs>
      <w:autoSpaceDE w:val="0"/>
      <w:autoSpaceDN w:val="0"/>
      <w:adjustRightInd w:val="0"/>
      <w:spacing w:before="113" w:after="0" w:line="240" w:lineRule="auto"/>
      <w:ind w:left="1928" w:hanging="964"/>
    </w:pPr>
    <w:rPr>
      <w:rFonts w:ascii="Rama-Palatino" w:hAnsi="Rama-Palatino" w:cs="Rama-Palatino"/>
      <w:i/>
      <w:iCs/>
      <w:sz w:val="18"/>
      <w:szCs w:val="18"/>
    </w:rPr>
  </w:style>
  <w:style w:type="paragraph" w:customStyle="1" w:styleId="BanglaLong2">
    <w:name w:val="Bangla Long2"/>
    <w:uiPriority w:val="99"/>
    <w:pPr>
      <w:keepLines/>
      <w:widowControl w:val="0"/>
      <w:tabs>
        <w:tab w:val="left" w:pos="1928"/>
        <w:tab w:val="left" w:pos="3231"/>
      </w:tabs>
      <w:autoSpaceDE w:val="0"/>
      <w:autoSpaceDN w:val="0"/>
      <w:adjustRightInd w:val="0"/>
      <w:spacing w:after="113" w:line="240" w:lineRule="auto"/>
      <w:ind w:left="1928" w:hanging="964"/>
    </w:pPr>
    <w:rPr>
      <w:rFonts w:ascii="Rama-Palatino" w:hAnsi="Rama-Palatino" w:cs="Rama-Palatino"/>
      <w:i/>
      <w:iCs/>
      <w:sz w:val="18"/>
      <w:szCs w:val="18"/>
    </w:rPr>
  </w:style>
  <w:style w:type="paragraph" w:customStyle="1" w:styleId="BasicParagraph">
    <w:name w:val="[Basic Paragraph]"/>
    <w:uiPriority w:val="99"/>
    <w:pPr>
      <w:widowControl w:val="0"/>
      <w:autoSpaceDE w:val="0"/>
      <w:autoSpaceDN w:val="0"/>
      <w:adjustRightInd w:val="0"/>
      <w:spacing w:after="0" w:line="285" w:lineRule="auto"/>
    </w:pPr>
    <w:rPr>
      <w:rFonts w:ascii="Rama Garamond Plus" w:hAnsi="Rama Garamond Plus" w:cs="Rama Garamond Plus"/>
      <w:sz w:val="24"/>
      <w:szCs w:val="24"/>
    </w:rPr>
  </w:style>
  <w:style w:type="paragraph" w:customStyle="1" w:styleId="BBT">
    <w:name w:val="BBT"/>
    <w:uiPriority w:val="99"/>
    <w:pPr>
      <w:widowControl w:val="0"/>
      <w:autoSpaceDE w:val="0"/>
      <w:autoSpaceDN w:val="0"/>
      <w:adjustRightInd w:val="0"/>
      <w:spacing w:after="0" w:line="240" w:lineRule="auto"/>
      <w:ind w:left="283" w:right="283" w:firstLine="283"/>
      <w:jc w:val="both"/>
    </w:pPr>
    <w:rPr>
      <w:rFonts w:ascii="ScaFrizQuadrata" w:hAnsi="ScaFrizQuadrata" w:cs="ScaFrizQuadrata"/>
      <w:sz w:val="20"/>
      <w:szCs w:val="20"/>
    </w:rPr>
  </w:style>
  <w:style w:type="paragraph" w:customStyle="1" w:styleId="BBTVerse">
    <w:name w:val="BBT Verse"/>
    <w:uiPriority w:val="99"/>
    <w:pPr>
      <w:widowControl w:val="0"/>
      <w:autoSpaceDE w:val="0"/>
      <w:autoSpaceDN w:val="0"/>
      <w:adjustRightInd w:val="0"/>
      <w:spacing w:after="113" w:line="240" w:lineRule="auto"/>
      <w:ind w:left="2041" w:hanging="340"/>
    </w:pPr>
    <w:rPr>
      <w:rFonts w:ascii="ScaFrizQuadrata" w:hAnsi="ScaFrizQuadrata" w:cs="ScaFrizQuadrata"/>
      <w:i/>
      <w:iCs/>
      <w:sz w:val="20"/>
      <w:szCs w:val="20"/>
    </w:rPr>
  </w:style>
  <w:style w:type="paragraph" w:customStyle="1" w:styleId="beings">
    <w:name w:val="beings."/>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eings2">
    <w:name w:val="beings.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eings1">
    <w:name w:val="beings.1"/>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ekezd">
    <w:name w:val="Bekezd?"/>
    <w:uiPriority w:val="99"/>
    <w:pPr>
      <w:widowControl w:val="0"/>
      <w:autoSpaceDE w:val="0"/>
      <w:autoSpaceDN w:val="0"/>
      <w:adjustRightInd w:val="0"/>
      <w:spacing w:after="0" w:line="240" w:lineRule="auto"/>
    </w:pPr>
    <w:rPr>
      <w:rFonts w:ascii="Times CE Sanskrit" w:hAnsi="Times CE Sanskrit" w:cs="Times CE Sanskrit"/>
      <w:sz w:val="24"/>
      <w:szCs w:val="24"/>
    </w:rPr>
  </w:style>
  <w:style w:type="paragraph" w:customStyle="1" w:styleId="Beng1">
    <w:name w:val="Beng1"/>
    <w:uiPriority w:val="99"/>
    <w:pPr>
      <w:keepLines/>
      <w:widowControl w:val="0"/>
      <w:autoSpaceDE w:val="0"/>
      <w:autoSpaceDN w:val="0"/>
      <w:adjustRightInd w:val="0"/>
      <w:spacing w:before="113" w:after="0" w:line="240" w:lineRule="auto"/>
      <w:ind w:left="340"/>
    </w:pPr>
    <w:rPr>
      <w:rFonts w:ascii="Rama-Palatino" w:hAnsi="Rama-Palatino" w:cs="Rama-Palatino"/>
      <w:i/>
      <w:iCs/>
      <w:sz w:val="20"/>
      <w:szCs w:val="20"/>
    </w:rPr>
  </w:style>
  <w:style w:type="paragraph" w:customStyle="1" w:styleId="Bengali">
    <w:name w:val="Bengali"/>
    <w:uiPriority w:val="99"/>
    <w:pPr>
      <w:widowControl w:val="0"/>
      <w:autoSpaceDE w:val="0"/>
      <w:autoSpaceDN w:val="0"/>
      <w:adjustRightInd w:val="0"/>
      <w:spacing w:before="113" w:after="113" w:line="240" w:lineRule="auto"/>
      <w:ind w:left="619"/>
    </w:pPr>
    <w:rPr>
      <w:rFonts w:ascii="Rama-Palatino" w:hAnsi="Rama-Palatino" w:cs="Rama-Palatino"/>
      <w:i/>
      <w:iCs/>
      <w:sz w:val="20"/>
      <w:szCs w:val="20"/>
    </w:rPr>
  </w:style>
  <w:style w:type="paragraph" w:customStyle="1" w:styleId="Bengali1">
    <w:name w:val="Bengali1"/>
    <w:uiPriority w:val="99"/>
    <w:pPr>
      <w:widowControl w:val="0"/>
      <w:tabs>
        <w:tab w:val="left" w:pos="2494"/>
      </w:tabs>
      <w:autoSpaceDE w:val="0"/>
      <w:autoSpaceDN w:val="0"/>
      <w:adjustRightInd w:val="0"/>
      <w:spacing w:after="0" w:line="240" w:lineRule="auto"/>
      <w:ind w:left="283"/>
    </w:pPr>
    <w:rPr>
      <w:rFonts w:ascii="Sanskrit-Palatino" w:hAnsi="Sanskrit-Palatino" w:cs="Sanskrit-Palatino"/>
      <w:i/>
      <w:iCs/>
      <w:color w:val="000000"/>
    </w:rPr>
  </w:style>
  <w:style w:type="paragraph" w:customStyle="1" w:styleId="Bengali2">
    <w:name w:val="Bengali2"/>
    <w:uiPriority w:val="99"/>
    <w:pPr>
      <w:widowControl w:val="0"/>
      <w:autoSpaceDE w:val="0"/>
      <w:autoSpaceDN w:val="0"/>
      <w:adjustRightInd w:val="0"/>
      <w:spacing w:after="0" w:line="240" w:lineRule="auto"/>
      <w:ind w:left="1020"/>
    </w:pPr>
    <w:rPr>
      <w:rFonts w:ascii="Sanskrit-Palatino" w:hAnsi="Sanskrit-Palatino" w:cs="Sanskrit-Palatino"/>
      <w:i/>
      <w:iCs/>
      <w:color w:val="000000"/>
    </w:rPr>
  </w:style>
  <w:style w:type="paragraph" w:customStyle="1" w:styleId="Bengali20">
    <w:name w:val="Bengali 2"/>
    <w:uiPriority w:val="99"/>
    <w:pPr>
      <w:widowControl w:val="0"/>
      <w:tabs>
        <w:tab w:val="left" w:pos="454"/>
      </w:tabs>
      <w:autoSpaceDE w:val="0"/>
      <w:autoSpaceDN w:val="0"/>
      <w:adjustRightInd w:val="0"/>
      <w:spacing w:before="100" w:after="100" w:line="240" w:lineRule="auto"/>
      <w:ind w:left="397" w:hanging="283"/>
    </w:pPr>
    <w:rPr>
      <w:rFonts w:ascii="Sanskrit-Palatino" w:hAnsi="Sanskrit-Palatino" w:cs="Sanskrit-Palatino"/>
      <w:i/>
      <w:iCs/>
      <w:sz w:val="20"/>
      <w:szCs w:val="20"/>
    </w:rPr>
  </w:style>
  <w:style w:type="paragraph" w:customStyle="1" w:styleId="BengaliCharChar">
    <w:name w:val="Bengali Char Char"/>
    <w:uiPriority w:val="99"/>
    <w:pPr>
      <w:widowControl w:val="0"/>
      <w:autoSpaceDE w:val="0"/>
      <w:autoSpaceDN w:val="0"/>
      <w:adjustRightInd w:val="0"/>
      <w:spacing w:before="113" w:after="113" w:line="242" w:lineRule="auto"/>
      <w:ind w:left="619"/>
    </w:pPr>
    <w:rPr>
      <w:rFonts w:ascii="Rama Garamond Plus" w:hAnsi="Rama Garamond Plus" w:cs="Rama Garamond Plus"/>
      <w:i/>
      <w:iCs/>
      <w:sz w:val="18"/>
      <w:szCs w:val="18"/>
    </w:rPr>
  </w:style>
  <w:style w:type="paragraph" w:customStyle="1" w:styleId="BengaliPoem">
    <w:name w:val="Bengali Poem"/>
    <w:uiPriority w:val="99"/>
    <w:pPr>
      <w:widowControl w:val="0"/>
      <w:tabs>
        <w:tab w:val="left" w:pos="2381"/>
      </w:tabs>
      <w:autoSpaceDE w:val="0"/>
      <w:autoSpaceDN w:val="0"/>
      <w:adjustRightInd w:val="0"/>
      <w:spacing w:before="85" w:after="265" w:line="240" w:lineRule="auto"/>
      <w:ind w:left="1020" w:hanging="935"/>
    </w:pPr>
    <w:rPr>
      <w:rFonts w:ascii="Rama-Palatino" w:hAnsi="Rama-Palatino" w:cs="Rama-Palatino"/>
      <w:i/>
      <w:iCs/>
      <w:color w:val="000000"/>
      <w:sz w:val="20"/>
      <w:szCs w:val="20"/>
    </w:rPr>
  </w:style>
  <w:style w:type="paragraph" w:customStyle="1" w:styleId="BengaliPoem1">
    <w:name w:val="Bengali Poem 1"/>
    <w:uiPriority w:val="99"/>
    <w:pPr>
      <w:widowControl w:val="0"/>
      <w:tabs>
        <w:tab w:val="left" w:pos="2381"/>
      </w:tabs>
      <w:autoSpaceDE w:val="0"/>
      <w:autoSpaceDN w:val="0"/>
      <w:adjustRightInd w:val="0"/>
      <w:spacing w:before="140" w:after="0" w:line="240" w:lineRule="auto"/>
      <w:ind w:left="1872" w:hanging="851"/>
    </w:pPr>
    <w:rPr>
      <w:rFonts w:ascii="Rama Garamond Plus" w:hAnsi="Rama Garamond Plus" w:cs="Rama Garamond Plus"/>
      <w:i/>
      <w:iCs/>
      <w:sz w:val="18"/>
      <w:szCs w:val="18"/>
    </w:rPr>
  </w:style>
  <w:style w:type="paragraph" w:customStyle="1" w:styleId="BengaliPoem2">
    <w:name w:val="Bengali Poem 2"/>
    <w:uiPriority w:val="99"/>
    <w:pPr>
      <w:widowControl w:val="0"/>
      <w:tabs>
        <w:tab w:val="left" w:pos="2381"/>
      </w:tabs>
      <w:autoSpaceDE w:val="0"/>
      <w:autoSpaceDN w:val="0"/>
      <w:adjustRightInd w:val="0"/>
      <w:spacing w:before="140" w:after="140" w:line="240" w:lineRule="auto"/>
      <w:ind w:left="1872" w:hanging="851"/>
    </w:pPr>
    <w:rPr>
      <w:rFonts w:ascii="Rama Garamond Plus" w:hAnsi="Rama Garamond Plus" w:cs="Rama Garamond Plus"/>
      <w:i/>
      <w:iCs/>
      <w:sz w:val="18"/>
      <w:szCs w:val="18"/>
    </w:rPr>
  </w:style>
  <w:style w:type="paragraph" w:customStyle="1" w:styleId="BengaliPoemMedium">
    <w:name w:val="Bengali Poem Medium"/>
    <w:uiPriority w:val="99"/>
    <w:pPr>
      <w:widowControl w:val="0"/>
      <w:tabs>
        <w:tab w:val="left" w:pos="2381"/>
      </w:tabs>
      <w:autoSpaceDE w:val="0"/>
      <w:autoSpaceDN w:val="0"/>
      <w:adjustRightInd w:val="0"/>
      <w:spacing w:after="0" w:line="240" w:lineRule="auto"/>
      <w:ind w:left="1020" w:hanging="567"/>
    </w:pPr>
    <w:rPr>
      <w:rFonts w:ascii="Rama-Palatino" w:hAnsi="Rama-Palatino" w:cs="Rama-Palatino"/>
      <w:i/>
      <w:iCs/>
      <w:color w:val="000000"/>
      <w:sz w:val="20"/>
      <w:szCs w:val="20"/>
    </w:rPr>
  </w:style>
  <w:style w:type="paragraph" w:customStyle="1" w:styleId="BengaliPoemShort">
    <w:name w:val="Bengali Poem Short"/>
    <w:uiPriority w:val="99"/>
    <w:pPr>
      <w:widowControl w:val="0"/>
      <w:tabs>
        <w:tab w:val="left" w:pos="2381"/>
      </w:tabs>
      <w:autoSpaceDE w:val="0"/>
      <w:autoSpaceDN w:val="0"/>
      <w:adjustRightInd w:val="0"/>
      <w:spacing w:before="85" w:after="0" w:line="240" w:lineRule="auto"/>
      <w:ind w:left="1020" w:hanging="595"/>
    </w:pPr>
    <w:rPr>
      <w:rFonts w:ascii="Sanskrit-Palatino" w:hAnsi="Sanskrit-Palatino" w:cs="Sanskrit-Palatino"/>
      <w:i/>
      <w:iCs/>
      <w:sz w:val="20"/>
      <w:szCs w:val="20"/>
    </w:rPr>
  </w:style>
  <w:style w:type="paragraph" w:customStyle="1" w:styleId="BengaliPoetry">
    <w:name w:val="Bengali Poetry"/>
    <w:uiPriority w:val="99"/>
    <w:pPr>
      <w:widowControl w:val="0"/>
      <w:tabs>
        <w:tab w:val="left" w:pos="2608"/>
      </w:tabs>
      <w:autoSpaceDE w:val="0"/>
      <w:autoSpaceDN w:val="0"/>
      <w:adjustRightInd w:val="0"/>
      <w:spacing w:before="85" w:after="85" w:line="240" w:lineRule="auto"/>
      <w:ind w:left="1134" w:hanging="850"/>
    </w:pPr>
    <w:rPr>
      <w:rFonts w:ascii="Rama-Palatino" w:hAnsi="Rama-Palatino" w:cs="Rama-Palatino"/>
      <w:i/>
      <w:iCs/>
      <w:sz w:val="20"/>
      <w:szCs w:val="20"/>
    </w:rPr>
  </w:style>
  <w:style w:type="paragraph" w:customStyle="1" w:styleId="Bengbo">
    <w:name w:val="Bengbo"/>
    <w:uiPriority w:val="99"/>
    <w:pPr>
      <w:widowControl w:val="0"/>
      <w:tabs>
        <w:tab w:val="left" w:pos="360"/>
      </w:tabs>
      <w:autoSpaceDE w:val="0"/>
      <w:autoSpaceDN w:val="0"/>
      <w:adjustRightInd w:val="0"/>
      <w:spacing w:before="180" w:after="180" w:line="240" w:lineRule="auto"/>
      <w:jc w:val="center"/>
    </w:pPr>
    <w:rPr>
      <w:rFonts w:ascii="Inbenb" w:hAnsi="Inbenb" w:cs="Inbenb"/>
      <w:color w:val="000000"/>
      <w:sz w:val="36"/>
      <w:szCs w:val="36"/>
    </w:rPr>
  </w:style>
  <w:style w:type="paragraph" w:customStyle="1" w:styleId="Bengro">
    <w:name w:val="Bengro"/>
    <w:uiPriority w:val="99"/>
    <w:pPr>
      <w:widowControl w:val="0"/>
      <w:tabs>
        <w:tab w:val="left" w:pos="360"/>
      </w:tabs>
      <w:autoSpaceDE w:val="0"/>
      <w:autoSpaceDN w:val="0"/>
      <w:adjustRightInd w:val="0"/>
      <w:spacing w:before="180" w:after="180" w:line="240" w:lineRule="auto"/>
      <w:jc w:val="center"/>
    </w:pPr>
    <w:rPr>
      <w:rFonts w:ascii="Inbenr" w:hAnsi="Inbenr" w:cs="Inbenr"/>
      <w:sz w:val="36"/>
      <w:szCs w:val="36"/>
    </w:rPr>
  </w:style>
  <w:style w:type="paragraph" w:customStyle="1" w:styleId="BG">
    <w:name w:val="BG"/>
    <w:uiPriority w:val="99"/>
    <w:pPr>
      <w:widowControl w:val="0"/>
      <w:autoSpaceDE w:val="0"/>
      <w:autoSpaceDN w:val="0"/>
      <w:adjustRightInd w:val="0"/>
      <w:spacing w:after="240" w:line="360" w:lineRule="auto"/>
      <w:ind w:left="432" w:hanging="432"/>
      <w:jc w:val="both"/>
    </w:pPr>
    <w:rPr>
      <w:rFonts w:ascii="Chn JSong SG" w:hAnsi="Chn JSong SG" w:cs="Chn JSong SG"/>
      <w:sz w:val="24"/>
      <w:szCs w:val="24"/>
    </w:rPr>
  </w:style>
  <w:style w:type="paragraph" w:customStyle="1" w:styleId="BGHeadings">
    <w:name w:val="BG Headings"/>
    <w:uiPriority w:val="99"/>
    <w:pPr>
      <w:widowControl w:val="0"/>
      <w:pBdr>
        <w:top w:val="single" w:sz="6" w:space="2" w:color="000000"/>
        <w:left w:val="single" w:sz="6" w:space="2" w:color="000000"/>
        <w:bottom w:val="single" w:sz="18" w:space="2" w:color="000000"/>
        <w:right w:val="single" w:sz="18" w:space="2" w:color="000000"/>
      </w:pBdr>
      <w:shd w:val="solid" w:color="FFFF00" w:fill="auto"/>
      <w:tabs>
        <w:tab w:val="left" w:pos="720"/>
      </w:tabs>
      <w:autoSpaceDE w:val="0"/>
      <w:autoSpaceDN w:val="0"/>
      <w:adjustRightInd w:val="0"/>
      <w:spacing w:after="0" w:line="240" w:lineRule="auto"/>
      <w:jc w:val="center"/>
    </w:pPr>
    <w:rPr>
      <w:rFonts w:ascii="ScaGoudy" w:hAnsi="ScaGoudy"/>
      <w:b/>
      <w:bCs/>
      <w:sz w:val="24"/>
      <w:szCs w:val="24"/>
    </w:rPr>
  </w:style>
  <w:style w:type="paragraph" w:customStyle="1" w:styleId="BgPopupLinks">
    <w:name w:val="Bg. Popup Links"/>
    <w:uiPriority w:val="99"/>
    <w:pPr>
      <w:widowControl w:val="0"/>
      <w:pBdr>
        <w:top w:val="single" w:sz="2" w:space="2" w:color="000000"/>
        <w:left w:val="single" w:sz="2" w:space="2" w:color="000000"/>
        <w:bottom w:val="single" w:sz="2" w:space="2" w:color="000000"/>
        <w:right w:val="single" w:sz="2" w:space="2" w:color="000000"/>
      </w:pBdr>
      <w:shd w:val="solid" w:color="00FF00" w:fill="auto"/>
      <w:autoSpaceDE w:val="0"/>
      <w:autoSpaceDN w:val="0"/>
      <w:adjustRightInd w:val="0"/>
      <w:spacing w:after="0" w:line="240" w:lineRule="auto"/>
    </w:pPr>
    <w:rPr>
      <w:rFonts w:ascii="ScaGoudy" w:hAnsi="ScaGoudy"/>
      <w:color w:val="008000"/>
      <w:sz w:val="24"/>
      <w:szCs w:val="24"/>
    </w:rPr>
  </w:style>
  <w:style w:type="paragraph" w:customStyle="1" w:styleId="BGTranslationsHeading">
    <w:name w:val="BG Translations Heading"/>
    <w:uiPriority w:val="99"/>
    <w:pPr>
      <w:widowControl w:val="0"/>
      <w:pBdr>
        <w:top w:val="single" w:sz="24" w:space="2" w:color="800000"/>
        <w:left w:val="single" w:sz="24" w:space="0" w:color="800000"/>
        <w:bottom w:val="single" w:sz="24" w:space="2" w:color="800000"/>
        <w:right w:val="single" w:sz="24" w:space="0" w:color="800000"/>
      </w:pBdr>
      <w:shd w:val="solid" w:color="008080" w:fill="auto"/>
      <w:autoSpaceDE w:val="0"/>
      <w:autoSpaceDN w:val="0"/>
      <w:adjustRightInd w:val="0"/>
      <w:spacing w:before="540" w:after="0" w:line="240" w:lineRule="auto"/>
      <w:jc w:val="center"/>
    </w:pPr>
    <w:rPr>
      <w:rFonts w:ascii="ScaGoudy" w:hAnsi="ScaGoudy"/>
      <w:b/>
      <w:bCs/>
      <w:sz w:val="24"/>
      <w:szCs w:val="24"/>
    </w:rPr>
  </w:style>
  <w:style w:type="paragraph" w:customStyle="1" w:styleId="BhaktivedantaSwamiPrabhupadaandreportersinMel">
    <w:name w:val=". Bhaktivedanta Swami Prabhupada and reporters in Mel"/>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hishmaQuote">
    <w:name w:val="BhishmaQuote"/>
    <w:uiPriority w:val="99"/>
    <w:pPr>
      <w:widowControl w:val="0"/>
      <w:autoSpaceDE w:val="0"/>
      <w:autoSpaceDN w:val="0"/>
      <w:adjustRightInd w:val="0"/>
      <w:spacing w:before="113" w:after="227" w:line="240" w:lineRule="auto"/>
      <w:ind w:left="1134" w:right="1134"/>
    </w:pPr>
    <w:rPr>
      <w:rFonts w:ascii="Times New Roman" w:hAnsi="Times New Roman" w:cs="Times New Roman"/>
      <w:i/>
      <w:iCs/>
      <w:sz w:val="24"/>
      <w:szCs w:val="24"/>
    </w:rPr>
  </w:style>
  <w:style w:type="paragraph" w:styleId="Bibliography">
    <w:name w:val="Bibliography"/>
    <w:basedOn w:val="Normal"/>
    <w:next w:val="Normal"/>
    <w:uiPriority w:val="99"/>
    <w:pPr>
      <w:spacing w:before="0" w:after="0"/>
      <w:ind w:left="360" w:hanging="360"/>
    </w:pPr>
    <w:rPr>
      <w:rFonts w:cstheme="minorBidi"/>
      <w:color w:val="auto"/>
      <w:sz w:val="24"/>
      <w:szCs w:val="24"/>
    </w:rPr>
  </w:style>
  <w:style w:type="paragraph" w:customStyle="1" w:styleId="BibliographyEntry">
    <w:name w:val="Bibliography Entry"/>
    <w:uiPriority w:val="99"/>
    <w:pPr>
      <w:widowControl w:val="0"/>
      <w:tabs>
        <w:tab w:val="left" w:pos="283"/>
      </w:tabs>
      <w:autoSpaceDE w:val="0"/>
      <w:autoSpaceDN w:val="0"/>
      <w:adjustRightInd w:val="0"/>
      <w:spacing w:after="57" w:line="285" w:lineRule="auto"/>
    </w:pPr>
    <w:rPr>
      <w:rFonts w:ascii="Rama Garamond Plus" w:hAnsi="Rama Garamond Plus" w:cs="Rama Garamond Plus"/>
      <w:sz w:val="18"/>
      <w:szCs w:val="18"/>
    </w:rPr>
  </w:style>
  <w:style w:type="paragraph" w:customStyle="1" w:styleId="BibliographyHeader">
    <w:name w:val="Bibliography Header"/>
    <w:uiPriority w:val="99"/>
    <w:pPr>
      <w:widowControl w:val="0"/>
      <w:autoSpaceDE w:val="0"/>
      <w:autoSpaceDN w:val="0"/>
      <w:adjustRightInd w:val="0"/>
      <w:spacing w:before="68" w:after="34" w:line="240" w:lineRule="auto"/>
      <w:jc w:val="center"/>
    </w:pPr>
    <w:rPr>
      <w:rFonts w:ascii="Rama-Palatino" w:hAnsi="Rama-Palatino" w:cs="Rama-Palatino"/>
      <w:b/>
      <w:bCs/>
      <w:sz w:val="20"/>
      <w:szCs w:val="20"/>
    </w:rPr>
  </w:style>
  <w:style w:type="paragraph" w:customStyle="1" w:styleId="Bibliographytext">
    <w:name w:val="Bibliography text"/>
    <w:uiPriority w:val="99"/>
    <w:pPr>
      <w:widowControl w:val="0"/>
      <w:autoSpaceDE w:val="0"/>
      <w:autoSpaceDN w:val="0"/>
      <w:adjustRightInd w:val="0"/>
      <w:spacing w:before="57" w:after="0" w:line="240" w:lineRule="auto"/>
    </w:pPr>
    <w:rPr>
      <w:rFonts w:ascii="Rama-Palatino" w:hAnsi="Rama-Palatino" w:cs="Rama-Palatino"/>
      <w:color w:val="000000"/>
      <w:position w:val="7"/>
      <w:sz w:val="12"/>
      <w:szCs w:val="12"/>
    </w:rPr>
  </w:style>
  <w:style w:type="paragraph" w:customStyle="1" w:styleId="bigger">
    <w:name w:val="bigger"/>
    <w:uiPriority w:val="99"/>
    <w:pPr>
      <w:widowControl w:val="0"/>
      <w:autoSpaceDE w:val="0"/>
      <w:autoSpaceDN w:val="0"/>
      <w:adjustRightInd w:val="0"/>
      <w:spacing w:after="0" w:line="240" w:lineRule="auto"/>
    </w:pPr>
    <w:rPr>
      <w:rFonts w:ascii="Tamal" w:hAnsi="Tamal" w:cs="Tamal"/>
      <w:sz w:val="24"/>
      <w:szCs w:val="24"/>
    </w:rPr>
  </w:style>
  <w:style w:type="paragraph" w:customStyle="1" w:styleId="BinduBox">
    <w:name w:val="Bindu Box"/>
    <w:uiPriority w:val="99"/>
    <w:pPr>
      <w:widowControl w:val="0"/>
      <w:autoSpaceDE w:val="0"/>
      <w:autoSpaceDN w:val="0"/>
      <w:adjustRightInd w:val="0"/>
      <w:spacing w:after="0" w:line="278" w:lineRule="auto"/>
      <w:ind w:firstLine="283"/>
    </w:pPr>
    <w:rPr>
      <w:rFonts w:ascii="ScaOptima" w:hAnsi="ScaOptima" w:cs="ScaOptima"/>
      <w:color w:val="000000"/>
    </w:rPr>
  </w:style>
  <w:style w:type="paragraph" w:customStyle="1" w:styleId="BinduBoxEndnote">
    <w:name w:val="Bindu Box Endnote"/>
    <w:uiPriority w:val="99"/>
    <w:pPr>
      <w:widowControl w:val="0"/>
      <w:autoSpaceDE w:val="0"/>
      <w:autoSpaceDN w:val="0"/>
      <w:adjustRightInd w:val="0"/>
      <w:spacing w:before="113" w:after="0" w:line="270" w:lineRule="auto"/>
    </w:pPr>
    <w:rPr>
      <w:rFonts w:ascii="ScaOptima" w:hAnsi="ScaOptima" w:cs="ScaOptima"/>
      <w:color w:val="000000"/>
      <w:sz w:val="20"/>
      <w:szCs w:val="20"/>
    </w:rPr>
  </w:style>
  <w:style w:type="paragraph" w:customStyle="1" w:styleId="BinduBoxHeader">
    <w:name w:val="Bindu Box Header"/>
    <w:uiPriority w:val="99"/>
    <w:pPr>
      <w:widowControl w:val="0"/>
      <w:autoSpaceDE w:val="0"/>
      <w:autoSpaceDN w:val="0"/>
      <w:adjustRightInd w:val="0"/>
      <w:spacing w:after="113" w:line="240" w:lineRule="auto"/>
      <w:jc w:val="center"/>
    </w:pPr>
    <w:rPr>
      <w:rFonts w:ascii="ScaOptima" w:hAnsi="ScaOptima" w:cs="ScaOptima"/>
      <w:b/>
      <w:bCs/>
      <w:color w:val="000000"/>
      <w:sz w:val="42"/>
      <w:szCs w:val="42"/>
    </w:rPr>
  </w:style>
  <w:style w:type="paragraph" w:customStyle="1" w:styleId="blockquote">
    <w:name w:val="blockquote"/>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styleId="BlockText">
    <w:name w:val="Block Text"/>
    <w:basedOn w:val="Normal"/>
    <w:uiPriority w:val="99"/>
    <w:pPr>
      <w:spacing w:before="0" w:after="120"/>
      <w:ind w:left="1440" w:right="1440" w:firstLine="0"/>
    </w:pPr>
    <w:rPr>
      <w:rFonts w:cstheme="minorBidi"/>
      <w:color w:val="auto"/>
      <w:sz w:val="24"/>
      <w:szCs w:val="24"/>
    </w:rPr>
  </w:style>
  <w:style w:type="paragraph" w:customStyle="1" w:styleId="BlockTextplus">
    <w:name w:val="Block Text plus"/>
    <w:uiPriority w:val="99"/>
    <w:pPr>
      <w:widowControl w:val="0"/>
      <w:autoSpaceDE w:val="0"/>
      <w:autoSpaceDN w:val="0"/>
      <w:adjustRightInd w:val="0"/>
      <w:spacing w:before="180" w:after="360" w:line="240" w:lineRule="auto"/>
      <w:ind w:left="1440" w:right="1440"/>
    </w:pPr>
    <w:rPr>
      <w:rFonts w:ascii="ScaGoudy" w:hAnsi="ScaGoudy"/>
      <w:sz w:val="24"/>
      <w:szCs w:val="24"/>
    </w:rPr>
  </w:style>
  <w:style w:type="paragraph" w:customStyle="1" w:styleId="Body">
    <w:name w:val="Body"/>
    <w:uiPriority w:val="99"/>
    <w:pPr>
      <w:widowControl w:val="0"/>
      <w:autoSpaceDE w:val="0"/>
      <w:autoSpaceDN w:val="0"/>
      <w:adjustRightInd w:val="0"/>
      <w:spacing w:after="0" w:line="240" w:lineRule="auto"/>
      <w:jc w:val="both"/>
    </w:pPr>
    <w:rPr>
      <w:rFonts w:ascii="Tamal" w:hAnsi="Tamal" w:cs="Tamal"/>
      <w:sz w:val="36"/>
      <w:szCs w:val="36"/>
    </w:rPr>
  </w:style>
  <w:style w:type="paragraph" w:customStyle="1" w:styleId="Bodynoindent">
    <w:name w:val="Body no indent"/>
    <w:uiPriority w:val="99"/>
    <w:pPr>
      <w:widowControl w:val="0"/>
      <w:autoSpaceDE w:val="0"/>
      <w:autoSpaceDN w:val="0"/>
      <w:adjustRightInd w:val="0"/>
      <w:spacing w:after="0" w:line="240" w:lineRule="auto"/>
      <w:jc w:val="both"/>
    </w:pPr>
    <w:rPr>
      <w:rFonts w:ascii="Tamal" w:hAnsi="Tamal" w:cs="Tamal"/>
      <w:sz w:val="36"/>
      <w:szCs w:val="36"/>
    </w:rPr>
  </w:style>
  <w:style w:type="paragraph" w:customStyle="1" w:styleId="BodyTextPara">
    <w:name w:val="Body Text:Para"/>
    <w:uiPriority w:val="99"/>
    <w:pPr>
      <w:widowControl w:val="0"/>
      <w:autoSpaceDE w:val="0"/>
      <w:autoSpaceDN w:val="0"/>
      <w:adjustRightInd w:val="0"/>
      <w:spacing w:after="0" w:line="240" w:lineRule="auto"/>
      <w:jc w:val="both"/>
    </w:pPr>
    <w:rPr>
      <w:rFonts w:ascii="Balaram" w:hAnsi="Balaram" w:cs="Balaram"/>
      <w:color w:val="000000"/>
      <w:sz w:val="24"/>
      <w:szCs w:val="24"/>
    </w:rPr>
  </w:style>
  <w:style w:type="paragraph" w:customStyle="1" w:styleId="BodyText1">
    <w:name w:val="Body Text1"/>
    <w:uiPriority w:val="99"/>
    <w:pPr>
      <w:widowControl w:val="0"/>
      <w:autoSpaceDE w:val="0"/>
      <w:autoSpaceDN w:val="0"/>
      <w:adjustRightInd w:val="0"/>
      <w:spacing w:after="0" w:line="248" w:lineRule="auto"/>
      <w:ind w:firstLine="480"/>
      <w:jc w:val="both"/>
    </w:pPr>
    <w:rPr>
      <w:rFonts w:ascii="JansonText-Roman" w:hAnsi="JansonText-Roman" w:cs="JansonText-Roman"/>
      <w:color w:val="000000"/>
      <w:sz w:val="20"/>
      <w:szCs w:val="20"/>
    </w:rPr>
  </w:style>
  <w:style w:type="paragraph" w:customStyle="1" w:styleId="BodyText2Para">
    <w:name w:val="Body Text 2:Para"/>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BodyText3Para">
    <w:name w:val="Body Text 3:Para"/>
    <w:uiPriority w:val="99"/>
    <w:pPr>
      <w:widowControl w:val="0"/>
      <w:autoSpaceDE w:val="0"/>
      <w:autoSpaceDN w:val="0"/>
      <w:adjustRightInd w:val="0"/>
      <w:spacing w:after="0" w:line="240" w:lineRule="auto"/>
    </w:pPr>
    <w:rPr>
      <w:rFonts w:ascii="ScaGoudy" w:hAnsi="ScaGoudy"/>
      <w:sz w:val="24"/>
      <w:szCs w:val="24"/>
    </w:rPr>
  </w:style>
  <w:style w:type="paragraph" w:customStyle="1" w:styleId="BodyTextcentered">
    <w:name w:val="Body Text (centered)"/>
    <w:uiPriority w:val="99"/>
    <w:pPr>
      <w:widowControl w:val="0"/>
      <w:autoSpaceDE w:val="0"/>
      <w:autoSpaceDN w:val="0"/>
      <w:adjustRightInd w:val="0"/>
      <w:spacing w:after="227" w:line="240" w:lineRule="auto"/>
      <w:jc w:val="center"/>
    </w:pPr>
    <w:rPr>
      <w:rFonts w:ascii="Times New Roman" w:hAnsi="Times New Roman" w:cs="Times New Roman"/>
      <w:sz w:val="24"/>
      <w:szCs w:val="24"/>
    </w:rPr>
  </w:style>
  <w:style w:type="paragraph" w:customStyle="1" w:styleId="BodyTextCentered1stline">
    <w:name w:val="Body Text (Centered 1st line)"/>
    <w:uiPriority w:val="99"/>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styleId="BodyTextFirstIndent">
    <w:name w:val="Body Text First Indent"/>
    <w:basedOn w:val="BodyText"/>
    <w:link w:val="BodyTextFirstIndentChar"/>
    <w:uiPriority w:val="99"/>
    <w:pPr>
      <w:spacing w:after="120"/>
      <w:ind w:firstLine="210"/>
    </w:pPr>
    <w:rPr>
      <w:rFonts w:ascii="Tamal" w:hAnsi="Tamal" w:cs="Tamal"/>
    </w:rPr>
  </w:style>
  <w:style w:type="character" w:customStyle="1" w:styleId="BodyTextFirstIndentChar">
    <w:name w:val="Body Text First Indent Char"/>
    <w:basedOn w:val="BodyTextChar"/>
    <w:link w:val="BodyTextFirstIndent"/>
    <w:uiPriority w:val="99"/>
    <w:rPr>
      <w:rFonts w:ascii="Rama Garamond Plus" w:hAnsi="Rama Garamond Plus" w:cs="ScaGoudy"/>
      <w:color w:val="000000"/>
      <w:sz w:val="28"/>
      <w:szCs w:val="28"/>
    </w:rPr>
  </w:style>
  <w:style w:type="paragraph" w:styleId="BodyTextIndent">
    <w:name w:val="Body Text Indent"/>
    <w:basedOn w:val="Normal"/>
    <w:link w:val="BodyTextIndentChar"/>
    <w:uiPriority w:val="99"/>
    <w:pPr>
      <w:tabs>
        <w:tab w:val="left" w:pos="144"/>
        <w:tab w:val="decimal" w:pos="9360"/>
      </w:tabs>
      <w:spacing w:before="0" w:after="0"/>
      <w:ind w:firstLine="0"/>
    </w:pPr>
    <w:rPr>
      <w:rFonts w:cstheme="minorBidi"/>
      <w:color w:val="auto"/>
      <w:sz w:val="24"/>
      <w:szCs w:val="24"/>
    </w:rPr>
  </w:style>
  <w:style w:type="character" w:customStyle="1" w:styleId="BodyTextIndentChar">
    <w:name w:val="Body Text Indent Char"/>
    <w:basedOn w:val="DefaultParagraphFont"/>
    <w:link w:val="BodyTextIndent"/>
    <w:uiPriority w:val="99"/>
    <w:rPr>
      <w:rFonts w:ascii="Tamal" w:hAnsi="Tamal" w:cs="Tamal"/>
    </w:rPr>
  </w:style>
  <w:style w:type="paragraph" w:styleId="BodyTextFirstIndent2">
    <w:name w:val="Body Text First Indent 2"/>
    <w:basedOn w:val="BodyTextIndent"/>
    <w:link w:val="BodyTextFirstIndent2Char"/>
    <w:uiPriority w:val="99"/>
    <w:pPr>
      <w:tabs>
        <w:tab w:val="clear" w:pos="144"/>
        <w:tab w:val="clear" w:pos="9360"/>
      </w:tabs>
      <w:spacing w:after="120"/>
      <w:ind w:left="360" w:firstLine="210"/>
    </w:pPr>
    <w:rPr>
      <w:rFonts w:ascii="Tamal" w:hAnsi="Tamal" w:cs="Tamal"/>
    </w:rPr>
  </w:style>
  <w:style w:type="character" w:customStyle="1" w:styleId="BodyTextFirstIndent2Char">
    <w:name w:val="Body Text First Indent 2 Char"/>
    <w:basedOn w:val="BodyTextIndentChar"/>
    <w:link w:val="BodyTextFirstIndent2"/>
    <w:uiPriority w:val="99"/>
    <w:rPr>
      <w:rFonts w:ascii="Tamal" w:hAnsi="Tamal" w:cs="ScaGoudy"/>
      <w:color w:val="000000"/>
      <w:sz w:val="28"/>
      <w:szCs w:val="28"/>
    </w:rPr>
  </w:style>
  <w:style w:type="paragraph" w:customStyle="1" w:styleId="bodytextglossary">
    <w:name w:val="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styleId="BodyTextIndent2">
    <w:name w:val="Body Text Indent 2"/>
    <w:basedOn w:val="Normal"/>
    <w:link w:val="BodyTextIndent2Char"/>
    <w:uiPriority w:val="99"/>
    <w:pPr>
      <w:spacing w:before="0" w:after="0"/>
      <w:ind w:firstLine="240"/>
      <w:jc w:val="both"/>
    </w:pPr>
    <w:rPr>
      <w:rFonts w:cstheme="minorBidi"/>
      <w:color w:val="auto"/>
      <w:sz w:val="18"/>
      <w:szCs w:val="18"/>
    </w:rPr>
  </w:style>
  <w:style w:type="character" w:customStyle="1" w:styleId="BodyTextIndent2Char">
    <w:name w:val="Body Text Indent 2 Char"/>
    <w:basedOn w:val="DefaultParagraphFont"/>
    <w:link w:val="BodyTextIndent2"/>
    <w:uiPriority w:val="99"/>
    <w:rPr>
      <w:rFonts w:ascii="Rama Garamond Plus" w:hAnsi="Rama Garamond Plus" w:cs="Rama Garamond Plus"/>
      <w:color w:val="000000"/>
      <w:sz w:val="20"/>
      <w:szCs w:val="20"/>
    </w:rPr>
  </w:style>
  <w:style w:type="paragraph" w:styleId="BodyTextIndent3">
    <w:name w:val="Body Text Indent 3"/>
    <w:basedOn w:val="Normal"/>
    <w:link w:val="BodyTextIndent3Char"/>
    <w:uiPriority w:val="99"/>
    <w:pPr>
      <w:tabs>
        <w:tab w:val="left" w:pos="144"/>
        <w:tab w:val="left" w:pos="580"/>
      </w:tabs>
      <w:spacing w:before="0" w:after="0"/>
      <w:ind w:left="20" w:firstLine="560"/>
      <w:jc w:val="both"/>
    </w:pPr>
    <w:rPr>
      <w:rFonts w:ascii="Geneva" w:hAnsi="Geneva" w:cs="Geneva"/>
      <w:color w:val="auto"/>
      <w:sz w:val="26"/>
      <w:szCs w:val="26"/>
    </w:rPr>
  </w:style>
  <w:style w:type="character" w:customStyle="1" w:styleId="BodyTextIndent3Char">
    <w:name w:val="Body Text Indent 3 Char"/>
    <w:basedOn w:val="DefaultParagraphFont"/>
    <w:link w:val="BodyTextIndent3"/>
    <w:uiPriority w:val="99"/>
    <w:rPr>
      <w:rFonts w:ascii="Rama Garamond Plus" w:hAnsi="Rama Garamond Plus" w:cs="Rama Garamond Plus"/>
      <w:color w:val="000000"/>
      <w:sz w:val="16"/>
      <w:szCs w:val="16"/>
    </w:rPr>
  </w:style>
  <w:style w:type="paragraph" w:customStyle="1" w:styleId="BodytextLeft">
    <w:name w:val="Body text Left"/>
    <w:uiPriority w:val="99"/>
    <w:pPr>
      <w:widowControl w:val="0"/>
      <w:autoSpaceDE w:val="0"/>
      <w:autoSpaceDN w:val="0"/>
      <w:adjustRightInd w:val="0"/>
      <w:spacing w:after="0" w:line="248" w:lineRule="auto"/>
      <w:jc w:val="both"/>
    </w:pPr>
    <w:rPr>
      <w:rFonts w:ascii="JansonText-Roman" w:hAnsi="JansonText-Roman" w:cs="JansonText-Roman"/>
      <w:color w:val="000000"/>
      <w:sz w:val="20"/>
      <w:szCs w:val="20"/>
    </w:rPr>
  </w:style>
  <w:style w:type="paragraph" w:customStyle="1" w:styleId="Bodytextnoindent">
    <w:name w:val="Body text no indent"/>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customStyle="1" w:styleId="BodyTextnopar">
    <w:name w:val="Body Text nopar"/>
    <w:uiPriority w:val="99"/>
    <w:pPr>
      <w:widowControl w:val="0"/>
      <w:autoSpaceDE w:val="0"/>
      <w:autoSpaceDN w:val="0"/>
      <w:adjustRightInd w:val="0"/>
      <w:spacing w:after="0" w:line="287" w:lineRule="auto"/>
      <w:jc w:val="both"/>
    </w:pPr>
    <w:rPr>
      <w:rFonts w:ascii="Palatino-SanskritHu2" w:hAnsi="Palatino-SanskritHu2" w:cs="Palatino-SanskritHu2"/>
      <w:color w:val="000000"/>
      <w:sz w:val="20"/>
      <w:szCs w:val="20"/>
    </w:rPr>
  </w:style>
  <w:style w:type="paragraph" w:customStyle="1" w:styleId="Bold">
    <w:name w:val="Bold"/>
    <w:uiPriority w:val="99"/>
    <w:pPr>
      <w:widowControl w:val="0"/>
      <w:autoSpaceDE w:val="0"/>
      <w:autoSpaceDN w:val="0"/>
      <w:adjustRightInd w:val="0"/>
      <w:spacing w:before="180" w:after="180" w:line="240" w:lineRule="auto"/>
      <w:jc w:val="both"/>
    </w:pPr>
    <w:rPr>
      <w:rFonts w:ascii="ScaGoudy" w:hAnsi="ScaGoudy"/>
      <w:b/>
      <w:bCs/>
      <w:sz w:val="24"/>
      <w:szCs w:val="24"/>
    </w:rPr>
  </w:style>
  <w:style w:type="paragraph" w:customStyle="1" w:styleId="BoldTitle">
    <w:name w:val="Bold Title"/>
    <w:uiPriority w:val="99"/>
    <w:pPr>
      <w:widowControl w:val="0"/>
      <w:autoSpaceDE w:val="0"/>
      <w:autoSpaceDN w:val="0"/>
      <w:adjustRightInd w:val="0"/>
      <w:spacing w:before="180" w:after="108" w:line="240" w:lineRule="auto"/>
    </w:pPr>
    <w:rPr>
      <w:rFonts w:ascii="Tamal" w:hAnsi="Tamal" w:cs="Tamal"/>
      <w:b/>
      <w:bCs/>
      <w:color w:val="000000"/>
      <w:sz w:val="24"/>
      <w:szCs w:val="24"/>
      <w:u w:val="single"/>
    </w:rPr>
  </w:style>
  <w:style w:type="paragraph" w:customStyle="1" w:styleId="BoldUnderline">
    <w:name w:val="Bold Underline"/>
    <w:uiPriority w:val="99"/>
    <w:pPr>
      <w:widowControl w:val="0"/>
      <w:tabs>
        <w:tab w:val="left" w:pos="360"/>
      </w:tabs>
      <w:autoSpaceDE w:val="0"/>
      <w:autoSpaceDN w:val="0"/>
      <w:adjustRightInd w:val="0"/>
      <w:spacing w:before="180" w:after="108" w:line="240" w:lineRule="auto"/>
    </w:pPr>
    <w:rPr>
      <w:rFonts w:ascii="Tamal" w:hAnsi="Tamal" w:cs="Tamal"/>
      <w:b/>
      <w:bCs/>
      <w:color w:val="000000"/>
      <w:sz w:val="24"/>
      <w:szCs w:val="24"/>
      <w:u w:val="single"/>
    </w:rPr>
  </w:style>
  <w:style w:type="paragraph" w:customStyle="1" w:styleId="BookPara">
    <w:name w:val="Book: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a">
    <w:name w:val="Book a"/>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BookDetails">
    <w:name w:val="Book Details"/>
    <w:uiPriority w:val="99"/>
    <w:pPr>
      <w:widowControl w:val="0"/>
      <w:autoSpaceDE w:val="0"/>
      <w:autoSpaceDN w:val="0"/>
      <w:adjustRightInd w:val="0"/>
      <w:spacing w:after="0" w:line="240" w:lineRule="auto"/>
    </w:pPr>
    <w:rPr>
      <w:rFonts w:ascii="Calibri" w:hAnsi="Calibri" w:cs="Calibri"/>
      <w:sz w:val="16"/>
      <w:szCs w:val="16"/>
    </w:rPr>
  </w:style>
  <w:style w:type="paragraph" w:customStyle="1" w:styleId="BookParaPara">
    <w:name w:val="Book: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
    <w:name w:val="Book: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
    <w:name w:val="Book: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Para">
    <w:name w:val="Book:Para: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ParaPara">
    <w:name w:val="Book:Para:Para: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Ref">
    <w:name w:val="Book Ref"/>
    <w:uiPriority w:val="99"/>
    <w:pPr>
      <w:widowControl w:val="0"/>
      <w:tabs>
        <w:tab w:val="left" w:pos="360"/>
      </w:tabs>
      <w:autoSpaceDE w:val="0"/>
      <w:autoSpaceDN w:val="0"/>
      <w:adjustRightInd w:val="0"/>
      <w:spacing w:before="180" w:after="540" w:line="240" w:lineRule="auto"/>
      <w:jc w:val="right"/>
    </w:pPr>
    <w:rPr>
      <w:rFonts w:ascii="Times New Roman" w:hAnsi="Times New Roman" w:cs="Times New Roman"/>
      <w:sz w:val="24"/>
      <w:szCs w:val="24"/>
    </w:rPr>
  </w:style>
  <w:style w:type="paragraph" w:customStyle="1" w:styleId="BookRef3">
    <w:name w:val="Book Ref3"/>
    <w:uiPriority w:val="99"/>
    <w:pPr>
      <w:widowControl w:val="0"/>
      <w:tabs>
        <w:tab w:val="left" w:pos="360"/>
      </w:tabs>
      <w:autoSpaceDE w:val="0"/>
      <w:autoSpaceDN w:val="0"/>
      <w:adjustRightInd w:val="0"/>
      <w:spacing w:before="180" w:after="540" w:line="240" w:lineRule="auto"/>
      <w:jc w:val="right"/>
    </w:pPr>
    <w:rPr>
      <w:rFonts w:ascii="ScaGoudy" w:hAnsi="ScaGoudy"/>
      <w:sz w:val="24"/>
      <w:szCs w:val="24"/>
    </w:rPr>
  </w:style>
  <w:style w:type="paragraph" w:customStyle="1" w:styleId="BookRef1">
    <w:name w:val="Book Ref1"/>
    <w:uiPriority w:val="99"/>
    <w:pPr>
      <w:widowControl w:val="0"/>
      <w:tabs>
        <w:tab w:val="left" w:pos="360"/>
      </w:tabs>
      <w:autoSpaceDE w:val="0"/>
      <w:autoSpaceDN w:val="0"/>
      <w:adjustRightInd w:val="0"/>
      <w:spacing w:before="180" w:after="540" w:line="240" w:lineRule="auto"/>
      <w:jc w:val="right"/>
    </w:pPr>
    <w:rPr>
      <w:rFonts w:ascii="ScaGoudy" w:hAnsi="ScaGoudy"/>
      <w:color w:val="000000"/>
      <w:sz w:val="24"/>
      <w:szCs w:val="24"/>
    </w:rPr>
  </w:style>
  <w:style w:type="paragraph" w:customStyle="1" w:styleId="BookRef2">
    <w:name w:val="Book Ref2"/>
    <w:uiPriority w:val="99"/>
    <w:pPr>
      <w:widowControl w:val="0"/>
      <w:tabs>
        <w:tab w:val="left" w:pos="360"/>
      </w:tabs>
      <w:autoSpaceDE w:val="0"/>
      <w:autoSpaceDN w:val="0"/>
      <w:adjustRightInd w:val="0"/>
      <w:spacing w:before="180" w:after="540" w:line="240" w:lineRule="auto"/>
      <w:jc w:val="right"/>
    </w:pPr>
    <w:rPr>
      <w:rFonts w:ascii="ScaGoudy" w:hAnsi="ScaGoudy"/>
      <w:sz w:val="24"/>
      <w:szCs w:val="24"/>
    </w:rPr>
  </w:style>
  <w:style w:type="paragraph" w:customStyle="1" w:styleId="BookReproduction">
    <w:name w:val="Book Reproduction"/>
    <w:uiPriority w:val="99"/>
    <w:pPr>
      <w:widowControl w:val="0"/>
      <w:autoSpaceDE w:val="0"/>
      <w:autoSpaceDN w:val="0"/>
      <w:adjustRightInd w:val="0"/>
      <w:spacing w:after="0" w:line="240" w:lineRule="auto"/>
      <w:ind w:left="720" w:right="720"/>
    </w:pPr>
    <w:rPr>
      <w:rFonts w:ascii="Times New Roman" w:hAnsi="Times New Roman" w:cs="Times New Roman"/>
      <w:sz w:val="24"/>
      <w:szCs w:val="24"/>
    </w:rPr>
  </w:style>
  <w:style w:type="paragraph" w:customStyle="1" w:styleId="BookReproduction3">
    <w:name w:val="Book Reproduction3"/>
    <w:uiPriority w:val="99"/>
    <w:pPr>
      <w:widowControl w:val="0"/>
      <w:autoSpaceDE w:val="0"/>
      <w:autoSpaceDN w:val="0"/>
      <w:adjustRightInd w:val="0"/>
      <w:spacing w:after="0" w:line="240" w:lineRule="auto"/>
      <w:ind w:left="720" w:right="720"/>
      <w:jc w:val="both"/>
    </w:pPr>
    <w:rPr>
      <w:rFonts w:ascii="ScaGoudy" w:hAnsi="ScaGoudy"/>
      <w:sz w:val="24"/>
      <w:szCs w:val="24"/>
    </w:rPr>
  </w:style>
  <w:style w:type="paragraph" w:customStyle="1" w:styleId="BookReproduction1">
    <w:name w:val="Book Reproduction1"/>
    <w:uiPriority w:val="99"/>
    <w:pPr>
      <w:widowControl w:val="0"/>
      <w:autoSpaceDE w:val="0"/>
      <w:autoSpaceDN w:val="0"/>
      <w:adjustRightInd w:val="0"/>
      <w:spacing w:after="0" w:line="240" w:lineRule="auto"/>
      <w:ind w:left="720" w:right="720"/>
    </w:pPr>
    <w:rPr>
      <w:rFonts w:ascii="ScaGoudy" w:hAnsi="ScaGoudy"/>
      <w:color w:val="000000"/>
      <w:sz w:val="24"/>
      <w:szCs w:val="24"/>
    </w:rPr>
  </w:style>
  <w:style w:type="paragraph" w:customStyle="1" w:styleId="BookReproduction2">
    <w:name w:val="Book Reproduction2"/>
    <w:uiPriority w:val="99"/>
    <w:pPr>
      <w:widowControl w:val="0"/>
      <w:autoSpaceDE w:val="0"/>
      <w:autoSpaceDN w:val="0"/>
      <w:adjustRightInd w:val="0"/>
      <w:spacing w:after="0" w:line="240" w:lineRule="auto"/>
      <w:ind w:left="720" w:right="720"/>
      <w:jc w:val="both"/>
    </w:pPr>
    <w:rPr>
      <w:rFonts w:ascii="ScaGoudy" w:hAnsi="ScaGoudy"/>
      <w:sz w:val="24"/>
      <w:szCs w:val="24"/>
    </w:rPr>
  </w:style>
  <w:style w:type="paragraph" w:customStyle="1" w:styleId="Bookseriesheading">
    <w:name w:val="Book series heading"/>
    <w:uiPriority w:val="99"/>
    <w:pPr>
      <w:widowControl w:val="0"/>
      <w:autoSpaceDE w:val="0"/>
      <w:autoSpaceDN w:val="0"/>
      <w:adjustRightInd w:val="0"/>
      <w:spacing w:after="113" w:line="240" w:lineRule="auto"/>
      <w:jc w:val="center"/>
    </w:pPr>
    <w:rPr>
      <w:rFonts w:ascii="Times New Roman" w:hAnsi="Times New Roman" w:cs="Times New Roman"/>
      <w:b/>
      <w:bCs/>
      <w:sz w:val="36"/>
      <w:szCs w:val="36"/>
    </w:rPr>
  </w:style>
  <w:style w:type="paragraph" w:customStyle="1" w:styleId="BookSeriesSubhead">
    <w:name w:val="Book Series Subhead"/>
    <w:uiPriority w:val="99"/>
    <w:pPr>
      <w:widowControl w:val="0"/>
      <w:autoSpaceDE w:val="0"/>
      <w:autoSpaceDN w:val="0"/>
      <w:adjustRightInd w:val="0"/>
      <w:spacing w:after="227" w:line="240" w:lineRule="auto"/>
      <w:jc w:val="center"/>
    </w:pPr>
    <w:rPr>
      <w:rFonts w:ascii="Times New Roman" w:hAnsi="Times New Roman" w:cs="Times New Roman"/>
      <w:b/>
      <w:bCs/>
      <w:i/>
      <w:iCs/>
      <w:sz w:val="24"/>
      <w:szCs w:val="24"/>
    </w:rPr>
  </w:style>
  <w:style w:type="paragraph" w:customStyle="1" w:styleId="BooksHeading">
    <w:name w:val="Books Heading"/>
    <w:uiPriority w:val="99"/>
    <w:pPr>
      <w:widowControl w:val="0"/>
      <w:autoSpaceDE w:val="0"/>
      <w:autoSpaceDN w:val="0"/>
      <w:adjustRightInd w:val="0"/>
      <w:spacing w:after="227" w:line="240" w:lineRule="auto"/>
    </w:pPr>
    <w:rPr>
      <w:rFonts w:ascii="Times New Roman" w:hAnsi="Times New Roman" w:cs="Times New Roman"/>
      <w:b/>
      <w:bCs/>
      <w:sz w:val="24"/>
      <w:szCs w:val="24"/>
    </w:rPr>
  </w:style>
  <w:style w:type="paragraph" w:customStyle="1" w:styleId="BooksHeading1">
    <w:name w:val="Books Heading 1"/>
    <w:uiPriority w:val="99"/>
    <w:pPr>
      <w:widowControl w:val="0"/>
      <w:autoSpaceDE w:val="0"/>
      <w:autoSpaceDN w:val="0"/>
      <w:adjustRightInd w:val="0"/>
      <w:spacing w:after="113" w:line="240" w:lineRule="auto"/>
      <w:jc w:val="center"/>
    </w:pPr>
    <w:rPr>
      <w:rFonts w:ascii="Lucida Grande" w:hAnsi="Lucida Grande" w:cs="Lucida Grande"/>
      <w:b/>
      <w:bCs/>
      <w:sz w:val="24"/>
      <w:szCs w:val="24"/>
    </w:rPr>
  </w:style>
  <w:style w:type="paragraph" w:customStyle="1" w:styleId="BooksHeading2">
    <w:name w:val="Books Heading 2"/>
    <w:uiPriority w:val="99"/>
    <w:pPr>
      <w:widowControl w:val="0"/>
      <w:autoSpaceDE w:val="0"/>
      <w:autoSpaceDN w:val="0"/>
      <w:adjustRightInd w:val="0"/>
      <w:spacing w:after="227" w:line="240" w:lineRule="auto"/>
      <w:jc w:val="center"/>
    </w:pPr>
    <w:rPr>
      <w:rFonts w:ascii="Lucida Grande" w:hAnsi="Lucida Grande" w:cs="Lucida Grande"/>
      <w:b/>
      <w:bCs/>
      <w:i/>
      <w:iCs/>
      <w:sz w:val="24"/>
      <w:szCs w:val="24"/>
    </w:rPr>
  </w:style>
  <w:style w:type="paragraph" w:customStyle="1" w:styleId="BooksList">
    <w:name w:val="Books List"/>
    <w:uiPriority w:val="99"/>
    <w:pPr>
      <w:widowControl w:val="0"/>
      <w:autoSpaceDE w:val="0"/>
      <w:autoSpaceDN w:val="0"/>
      <w:adjustRightInd w:val="0"/>
      <w:spacing w:after="0" w:line="240" w:lineRule="auto"/>
    </w:pPr>
    <w:rPr>
      <w:rFonts w:ascii="Calibri" w:hAnsi="Calibri" w:cs="Calibri"/>
      <w:sz w:val="14"/>
      <w:szCs w:val="14"/>
    </w:rPr>
  </w:style>
  <w:style w:type="paragraph" w:customStyle="1" w:styleId="Bookslistlastline">
    <w:name w:val="Books list (last line)"/>
    <w:uiPriority w:val="99"/>
    <w:pPr>
      <w:widowControl w:val="0"/>
      <w:autoSpaceDE w:val="0"/>
      <w:autoSpaceDN w:val="0"/>
      <w:adjustRightInd w:val="0"/>
      <w:spacing w:after="227" w:line="240" w:lineRule="auto"/>
    </w:pPr>
    <w:rPr>
      <w:rFonts w:ascii="Times New Roman" w:hAnsi="Times New Roman" w:cs="Times New Roman"/>
      <w:sz w:val="14"/>
      <w:szCs w:val="14"/>
    </w:rPr>
  </w:style>
  <w:style w:type="paragraph" w:customStyle="1" w:styleId="BooksSeriesHeader">
    <w:name w:val="Books Series Header"/>
    <w:uiPriority w:val="99"/>
    <w:pPr>
      <w:widowControl w:val="0"/>
      <w:autoSpaceDE w:val="0"/>
      <w:autoSpaceDN w:val="0"/>
      <w:adjustRightInd w:val="0"/>
      <w:spacing w:after="340" w:line="240" w:lineRule="auto"/>
      <w:jc w:val="center"/>
    </w:pPr>
    <w:rPr>
      <w:rFonts w:ascii="Times New Roman" w:hAnsi="Times New Roman" w:cs="Times New Roman"/>
      <w:b/>
      <w:bCs/>
      <w:sz w:val="32"/>
      <w:szCs w:val="32"/>
    </w:rPr>
  </w:style>
  <w:style w:type="paragraph" w:customStyle="1" w:styleId="BooksSeriesHeading">
    <w:name w:val="Books Series Heading"/>
    <w:uiPriority w:val="99"/>
    <w:pPr>
      <w:widowControl w:val="0"/>
      <w:autoSpaceDE w:val="0"/>
      <w:autoSpaceDN w:val="0"/>
      <w:adjustRightInd w:val="0"/>
      <w:spacing w:after="227" w:line="240" w:lineRule="auto"/>
    </w:pPr>
    <w:rPr>
      <w:rFonts w:ascii="Lucida Grande" w:hAnsi="Lucida Grande" w:cs="Lucida Grande"/>
      <w:b/>
      <w:bCs/>
      <w:sz w:val="24"/>
      <w:szCs w:val="24"/>
    </w:rPr>
  </w:style>
  <w:style w:type="paragraph" w:customStyle="1" w:styleId="Booksvisitwebsite">
    <w:name w:val="Books visit website"/>
    <w:uiPriority w:val="99"/>
    <w:pPr>
      <w:widowControl w:val="0"/>
      <w:autoSpaceDE w:val="0"/>
      <w:autoSpaceDN w:val="0"/>
      <w:adjustRightInd w:val="0"/>
      <w:spacing w:after="227" w:line="240" w:lineRule="auto"/>
    </w:pPr>
    <w:rPr>
      <w:rFonts w:ascii="Calibri" w:hAnsi="Calibri" w:cs="Calibri"/>
      <w:sz w:val="20"/>
      <w:szCs w:val="20"/>
    </w:rPr>
  </w:style>
  <w:style w:type="character" w:styleId="BookTitle">
    <w:name w:val="Book Title"/>
    <w:basedOn w:val="DefaultParagraphFont"/>
    <w:uiPriority w:val="99"/>
    <w:qFormat/>
    <w:rsid w:val="00260C77"/>
    <w:rPr>
      <w:rFonts w:ascii="Calibri" w:hAnsi="Calibri" w:cs="ScaTimes"/>
      <w:b/>
      <w:bCs/>
      <w:color w:val="auto"/>
      <w:sz w:val="22"/>
      <w:szCs w:val="48"/>
    </w:rPr>
  </w:style>
  <w:style w:type="paragraph" w:customStyle="1" w:styleId="BookTitle1">
    <w:name w:val="Book Title1"/>
    <w:uiPriority w:val="99"/>
    <w:pPr>
      <w:widowControl w:val="0"/>
      <w:pBdr>
        <w:top w:val="single" w:sz="4" w:space="2" w:color="FFFFFF"/>
        <w:left w:val="single" w:sz="4" w:space="2" w:color="FFFFFF"/>
        <w:bottom w:val="single" w:sz="18" w:space="2" w:color="FFFFFF"/>
        <w:right w:val="single" w:sz="22" w:space="2" w:color="000000"/>
      </w:pBdr>
      <w:autoSpaceDE w:val="0"/>
      <w:autoSpaceDN w:val="0"/>
      <w:adjustRightInd w:val="0"/>
      <w:spacing w:before="540" w:after="0" w:line="240" w:lineRule="auto"/>
      <w:jc w:val="center"/>
    </w:pPr>
    <w:rPr>
      <w:rFonts w:ascii="ScaTimes" w:hAnsi="ScaTimes" w:cs="ScaTimes"/>
      <w:b/>
      <w:bCs/>
      <w:color w:val="008080"/>
      <w:sz w:val="48"/>
      <w:szCs w:val="48"/>
    </w:rPr>
  </w:style>
  <w:style w:type="paragraph" w:customStyle="1" w:styleId="BookTitles">
    <w:name w:val="Book Titles"/>
    <w:uiPriority w:val="99"/>
    <w:pPr>
      <w:widowControl w:val="0"/>
      <w:autoSpaceDE w:val="0"/>
      <w:autoSpaceDN w:val="0"/>
      <w:adjustRightInd w:val="0"/>
      <w:spacing w:after="0" w:line="285" w:lineRule="auto"/>
      <w:jc w:val="center"/>
    </w:pPr>
    <w:rPr>
      <w:rFonts w:ascii="Sanvito Roman" w:hAnsi="Sanvito Roman" w:cs="Sanvito Roman"/>
      <w:color w:val="0067A6"/>
      <w:sz w:val="24"/>
      <w:szCs w:val="24"/>
    </w:rPr>
  </w:style>
  <w:style w:type="paragraph" w:customStyle="1" w:styleId="B-Quotes">
    <w:name w:val="B-Quotes"/>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120" w:line="240" w:lineRule="auto"/>
      <w:ind w:left="576" w:right="576"/>
      <w:jc w:val="both"/>
    </w:pPr>
    <w:rPr>
      <w:rFonts w:ascii="Sanskrit_Times" w:hAnsi="Sanskrit_Times" w:cs="Sanskrit_Times"/>
      <w:sz w:val="20"/>
      <w:szCs w:val="20"/>
    </w:rPr>
  </w:style>
  <w:style w:type="paragraph" w:customStyle="1" w:styleId="Branch518FrederickStreet">
    <w:name w:val="Branch 518 Frederick Street"/>
    <w:uiPriority w:val="99"/>
    <w:pPr>
      <w:widowControl w:val="0"/>
      <w:tabs>
        <w:tab w:val="left" w:pos="144"/>
      </w:tabs>
      <w:autoSpaceDE w:val="0"/>
      <w:autoSpaceDN w:val="0"/>
      <w:adjustRightInd w:val="0"/>
      <w:spacing w:after="0" w:line="240" w:lineRule="auto"/>
      <w:ind w:left="20"/>
    </w:pPr>
    <w:rPr>
      <w:rFonts w:ascii="ScaGoudy" w:hAnsi="ScaGoudy"/>
      <w:sz w:val="24"/>
      <w:szCs w:val="24"/>
    </w:rPr>
  </w:style>
  <w:style w:type="paragraph" w:customStyle="1" w:styleId="Branch518FrederickStreet3">
    <w:name w:val="Branch 518 Frederick Stree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Branch518FrederickStreet1">
    <w:name w:val="Branch 518 Frederick Stree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ranch518FrederickStreet2">
    <w:name w:val="Branch 518 Frederick Stree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Breakers">
    <w:name w:val="Breakers"/>
    <w:uiPriority w:val="99"/>
    <w:pPr>
      <w:widowControl w:val="0"/>
      <w:tabs>
        <w:tab w:val="left" w:pos="3105"/>
      </w:tabs>
      <w:autoSpaceDE w:val="0"/>
      <w:autoSpaceDN w:val="0"/>
      <w:adjustRightInd w:val="0"/>
      <w:spacing w:after="0" w:line="240" w:lineRule="auto"/>
    </w:pPr>
    <w:rPr>
      <w:rFonts w:ascii="Bhaskar" w:hAnsi="Bhaskar" w:cs="Bhaskar"/>
      <w:b/>
      <w:bCs/>
    </w:rPr>
  </w:style>
  <w:style w:type="paragraph" w:customStyle="1" w:styleId="Br-Econtentsheading">
    <w:name w:val="Br-E_contents heading"/>
    <w:uiPriority w:val="99"/>
    <w:pPr>
      <w:widowControl w:val="0"/>
      <w:tabs>
        <w:tab w:val="decimal" w:pos="6066"/>
      </w:tabs>
      <w:autoSpaceDE w:val="0"/>
      <w:autoSpaceDN w:val="0"/>
      <w:adjustRightInd w:val="0"/>
      <w:spacing w:before="226" w:after="226" w:line="240" w:lineRule="auto"/>
    </w:pPr>
    <w:rPr>
      <w:rFonts w:ascii="Drona" w:hAnsi="Drona" w:cs="Drona"/>
      <w:b/>
      <w:bCs/>
      <w:sz w:val="24"/>
      <w:szCs w:val="24"/>
    </w:rPr>
  </w:style>
  <w:style w:type="paragraph" w:customStyle="1" w:styleId="Br-Econtentstext">
    <w:name w:val="Br-E_contents text"/>
    <w:uiPriority w:val="99"/>
    <w:pPr>
      <w:widowControl w:val="0"/>
      <w:tabs>
        <w:tab w:val="decimal" w:pos="6066"/>
      </w:tabs>
      <w:autoSpaceDE w:val="0"/>
      <w:autoSpaceDN w:val="0"/>
      <w:adjustRightInd w:val="0"/>
      <w:spacing w:after="0" w:line="240" w:lineRule="auto"/>
      <w:ind w:left="566"/>
    </w:pPr>
    <w:rPr>
      <w:rFonts w:ascii="Drona" w:hAnsi="Drona" w:cs="Drona"/>
      <w:sz w:val="20"/>
      <w:szCs w:val="20"/>
    </w:rPr>
  </w:style>
  <w:style w:type="paragraph" w:customStyle="1" w:styleId="Br-E-intro">
    <w:name w:val="Br-E-intro"/>
    <w:uiPriority w:val="99"/>
    <w:pPr>
      <w:widowControl w:val="0"/>
      <w:autoSpaceDE w:val="0"/>
      <w:autoSpaceDN w:val="0"/>
      <w:adjustRightInd w:val="0"/>
      <w:spacing w:after="0" w:line="240" w:lineRule="auto"/>
      <w:ind w:firstLine="340"/>
      <w:jc w:val="both"/>
    </w:pPr>
    <w:rPr>
      <w:rFonts w:ascii="Drona" w:hAnsi="Drona" w:cs="Drona"/>
      <w:sz w:val="20"/>
      <w:szCs w:val="20"/>
    </w:rPr>
  </w:style>
  <w:style w:type="paragraph" w:customStyle="1" w:styleId="Br-Esectionheading">
    <w:name w:val="Br-E_section heading"/>
    <w:uiPriority w:val="99"/>
    <w:pPr>
      <w:keepNext/>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226" w:after="226" w:line="240" w:lineRule="auto"/>
      <w:jc w:val="center"/>
    </w:pPr>
    <w:rPr>
      <w:rFonts w:ascii="Drona" w:hAnsi="Drona" w:cs="Drona"/>
      <w:b/>
      <w:bCs/>
      <w:sz w:val="24"/>
      <w:szCs w:val="24"/>
    </w:rPr>
  </w:style>
  <w:style w:type="paragraph" w:customStyle="1" w:styleId="Br-Esectionsubheading">
    <w:name w:val="Br-E_section sub heading"/>
    <w:uiPriority w:val="99"/>
    <w:pPr>
      <w:keepNext/>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226" w:after="226" w:line="240" w:lineRule="auto"/>
    </w:pPr>
    <w:rPr>
      <w:rFonts w:ascii="Drona" w:hAnsi="Drona" w:cs="Drona"/>
      <w:b/>
      <w:bCs/>
      <w:sz w:val="24"/>
      <w:szCs w:val="24"/>
    </w:rPr>
  </w:style>
  <w:style w:type="paragraph" w:customStyle="1" w:styleId="Br-Etext">
    <w:name w:val="Br-E_text"/>
    <w:uiPriority w:val="99"/>
    <w:pPr>
      <w:widowControl w:val="0"/>
      <w:autoSpaceDE w:val="0"/>
      <w:autoSpaceDN w:val="0"/>
      <w:adjustRightInd w:val="0"/>
      <w:spacing w:after="0" w:line="278" w:lineRule="auto"/>
      <w:ind w:firstLine="396"/>
      <w:jc w:val="both"/>
    </w:pPr>
    <w:rPr>
      <w:rFonts w:ascii="Drona" w:hAnsi="Drona" w:cs="Drona"/>
    </w:rPr>
  </w:style>
  <w:style w:type="paragraph" w:customStyle="1" w:styleId="Br-Everse13of4">
    <w:name w:val="Br-E_verse 1&amp;3 of 4"/>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78" w:lineRule="auto"/>
      <w:ind w:left="1360"/>
    </w:pPr>
    <w:rPr>
      <w:rFonts w:ascii="Drona" w:hAnsi="Drona" w:cs="Drona"/>
      <w:i/>
      <w:iCs/>
    </w:rPr>
  </w:style>
  <w:style w:type="paragraph" w:customStyle="1" w:styleId="Br-Everse1of2">
    <w:name w:val="Br-E_verse 1of2"/>
    <w:uiPriority w:val="99"/>
    <w:pPr>
      <w:widowControl w:val="0"/>
      <w:autoSpaceDE w:val="0"/>
      <w:autoSpaceDN w:val="0"/>
      <w:adjustRightInd w:val="0"/>
      <w:spacing w:after="0" w:line="278" w:lineRule="auto"/>
      <w:ind w:left="1814"/>
      <w:jc w:val="both"/>
    </w:pPr>
    <w:rPr>
      <w:rFonts w:ascii="Drona" w:hAnsi="Drona" w:cs="Drona"/>
      <w:i/>
      <w:iCs/>
    </w:rPr>
  </w:style>
  <w:style w:type="paragraph" w:customStyle="1" w:styleId="Br-Everse24of4">
    <w:name w:val="Br-E_verse 2&amp;4 of 4"/>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78" w:lineRule="auto"/>
      <w:ind w:left="1814"/>
    </w:pPr>
    <w:rPr>
      <w:rFonts w:ascii="Drona" w:hAnsi="Drona" w:cs="Drona"/>
      <w:i/>
      <w:iCs/>
    </w:rPr>
  </w:style>
  <w:style w:type="paragraph" w:customStyle="1" w:styleId="B-Sloka">
    <w:name w:val="B-Sloka"/>
    <w:uiPriority w:val="99"/>
    <w:pPr>
      <w:keepLines/>
      <w:widowControl w:val="0"/>
      <w:autoSpaceDE w:val="0"/>
      <w:autoSpaceDN w:val="0"/>
      <w:adjustRightInd w:val="0"/>
      <w:spacing w:after="120" w:line="240" w:lineRule="auto"/>
      <w:jc w:val="center"/>
    </w:pPr>
    <w:rPr>
      <w:rFonts w:ascii="Sanskrit_Times" w:hAnsi="Sanskrit_Times" w:cs="Sanskrit_Times"/>
      <w:i/>
      <w:iCs/>
      <w:sz w:val="24"/>
      <w:szCs w:val="24"/>
    </w:rPr>
  </w:style>
  <w:style w:type="paragraph" w:customStyle="1" w:styleId="BusinessAddress">
    <w:name w:val="Business Address"/>
    <w:uiPriority w:val="99"/>
    <w:pPr>
      <w:widowControl w:val="0"/>
      <w:autoSpaceDE w:val="0"/>
      <w:autoSpaceDN w:val="0"/>
      <w:adjustRightInd w:val="0"/>
      <w:spacing w:after="0" w:line="360" w:lineRule="auto"/>
      <w:jc w:val="both"/>
    </w:pPr>
    <w:rPr>
      <w:rFonts w:ascii="Arial" w:hAnsi="Arial" w:cs="Arial"/>
      <w:sz w:val="20"/>
      <w:szCs w:val="20"/>
    </w:rPr>
  </w:style>
  <w:style w:type="paragraph" w:customStyle="1" w:styleId="BusinessLetter">
    <w:name w:val="Business Letter"/>
    <w:uiPriority w:val="99"/>
    <w:pPr>
      <w:widowControl w:val="0"/>
      <w:autoSpaceDE w:val="0"/>
      <w:autoSpaceDN w:val="0"/>
      <w:adjustRightInd w:val="0"/>
      <w:spacing w:after="200" w:line="360" w:lineRule="auto"/>
      <w:jc w:val="both"/>
    </w:pPr>
    <w:rPr>
      <w:rFonts w:ascii="Arial" w:hAnsi="Arial" w:cs="Arial"/>
      <w:sz w:val="20"/>
      <w:szCs w:val="20"/>
    </w:rPr>
  </w:style>
  <w:style w:type="paragraph" w:customStyle="1" w:styleId="ButwearenottheSupremeBeing">
    <w:name w:val="But we are not the Supreme Being."/>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utwearenottheSupremeBeing2">
    <w:name w:val="But we are not the Supreme Being.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utwearenottheSupremeBeing1">
    <w:name w:val="But we are not the Supreme Being.1"/>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VkeBody">
    <w:name w:val="B-Vke? Body"/>
    <w:uiPriority w:val="99"/>
    <w:pPr>
      <w:widowControl w:val="0"/>
      <w:autoSpaceDE w:val="0"/>
      <w:autoSpaceDN w:val="0"/>
      <w:adjustRightInd w:val="0"/>
      <w:spacing w:after="120" w:line="240" w:lineRule="auto"/>
      <w:jc w:val="both"/>
    </w:pPr>
    <w:rPr>
      <w:rFonts w:ascii="Sanskrit_Times" w:hAnsi="Sanskrit_Times" w:cs="Sanskrit_Times"/>
      <w:sz w:val="24"/>
      <w:szCs w:val="24"/>
    </w:rPr>
  </w:style>
  <w:style w:type="paragraph" w:customStyle="1" w:styleId="bybliograpy">
    <w:name w:val="bybliograpy"/>
    <w:uiPriority w:val="99"/>
    <w:pPr>
      <w:widowControl w:val="0"/>
      <w:autoSpaceDE w:val="0"/>
      <w:autoSpaceDN w:val="0"/>
      <w:adjustRightInd w:val="0"/>
      <w:spacing w:after="0" w:line="240" w:lineRule="auto"/>
      <w:ind w:left="454" w:hanging="454"/>
      <w:jc w:val="both"/>
    </w:pPr>
    <w:rPr>
      <w:rFonts w:ascii="Palatino Sanskrit Hu 2" w:hAnsi="Palatino Sanskrit Hu 2" w:cs="Palatino Sanskrit Hu 2"/>
      <w:sz w:val="20"/>
      <w:szCs w:val="20"/>
    </w:rPr>
  </w:style>
  <w:style w:type="paragraph" w:customStyle="1" w:styleId="ByLine">
    <w:name w:val="By Line"/>
    <w:uiPriority w:val="99"/>
    <w:pPr>
      <w:widowControl w:val="0"/>
      <w:tabs>
        <w:tab w:val="left" w:pos="1920"/>
        <w:tab w:val="left" w:pos="2160"/>
      </w:tabs>
      <w:autoSpaceDE w:val="0"/>
      <w:autoSpaceDN w:val="0"/>
      <w:adjustRightInd w:val="0"/>
      <w:spacing w:before="60" w:after="0" w:line="248" w:lineRule="auto"/>
      <w:jc w:val="right"/>
    </w:pPr>
    <w:rPr>
      <w:rFonts w:ascii="New York" w:hAnsi="New York" w:cs="New York"/>
      <w:sz w:val="20"/>
      <w:szCs w:val="20"/>
    </w:rPr>
  </w:style>
  <w:style w:type="paragraph" w:customStyle="1" w:styleId="ByLine0">
    <w:name w:val="By Line*"/>
    <w:uiPriority w:val="99"/>
    <w:pPr>
      <w:widowControl w:val="0"/>
      <w:tabs>
        <w:tab w:val="left" w:pos="1920"/>
        <w:tab w:val="left" w:pos="2160"/>
      </w:tabs>
      <w:autoSpaceDE w:val="0"/>
      <w:autoSpaceDN w:val="0"/>
      <w:adjustRightInd w:val="0"/>
      <w:spacing w:before="60" w:after="0" w:line="248" w:lineRule="auto"/>
      <w:jc w:val="right"/>
    </w:pPr>
    <w:rPr>
      <w:rFonts w:ascii="New York" w:hAnsi="New York" w:cs="New York"/>
      <w:sz w:val="20"/>
      <w:szCs w:val="20"/>
    </w:rPr>
  </w:style>
  <w:style w:type="paragraph" w:customStyle="1" w:styleId="by-line">
    <w:name w:val="by-line"/>
    <w:uiPriority w:val="99"/>
    <w:pPr>
      <w:widowControl w:val="0"/>
      <w:tabs>
        <w:tab w:val="left" w:pos="240"/>
      </w:tabs>
      <w:autoSpaceDE w:val="0"/>
      <w:autoSpaceDN w:val="0"/>
      <w:adjustRightInd w:val="0"/>
      <w:spacing w:after="0" w:line="368" w:lineRule="auto"/>
      <w:jc w:val="both"/>
    </w:pPr>
    <w:rPr>
      <w:rFonts w:ascii="Bhaskar" w:hAnsi="Bhaskar" w:cs="Bhaskar"/>
      <w:sz w:val="34"/>
      <w:szCs w:val="34"/>
    </w:rPr>
  </w:style>
  <w:style w:type="paragraph" w:customStyle="1" w:styleId="c">
    <w:name w:val="c"/>
    <w:uiPriority w:val="99"/>
    <w:pPr>
      <w:widowControl w:val="0"/>
      <w:autoSpaceDE w:val="0"/>
      <w:autoSpaceDN w:val="0"/>
      <w:adjustRightInd w:val="0"/>
      <w:spacing w:after="0" w:line="360" w:lineRule="auto"/>
      <w:jc w:val="center"/>
    </w:pPr>
    <w:rPr>
      <w:rFonts w:ascii="Tamal" w:hAnsi="Tamal" w:cs="Tamal"/>
      <w:sz w:val="24"/>
      <w:szCs w:val="24"/>
    </w:rPr>
  </w:style>
  <w:style w:type="paragraph" w:customStyle="1" w:styleId="Cal-txt">
    <w:name w:val="Cal-tx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0" w:line="240" w:lineRule="auto"/>
      <w:jc w:val="both"/>
    </w:pPr>
    <w:rPr>
      <w:rFonts w:ascii="Zapf Dingbats" w:hAnsi="Zapf Dingbats" w:cs="Zapf Dingbats"/>
      <w:color w:val="000000"/>
      <w:sz w:val="16"/>
      <w:szCs w:val="16"/>
    </w:rPr>
  </w:style>
  <w:style w:type="paragraph" w:customStyle="1" w:styleId="CanBasic01">
    <w:name w:val="CanBasic01"/>
    <w:uiPriority w:val="99"/>
    <w:pPr>
      <w:keepLines/>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anBreaker01">
    <w:name w:val="CanBreaker01"/>
    <w:uiPriority w:val="99"/>
    <w:pPr>
      <w:widowControl w:val="0"/>
      <w:autoSpaceDE w:val="0"/>
      <w:autoSpaceDN w:val="0"/>
      <w:adjustRightInd w:val="0"/>
      <w:spacing w:after="240" w:line="360" w:lineRule="auto"/>
      <w:jc w:val="center"/>
    </w:pPr>
    <w:rPr>
      <w:rFonts w:ascii="Tamal" w:hAnsi="Tamal" w:cs="Tamal"/>
      <w:b/>
      <w:bCs/>
      <w:sz w:val="32"/>
      <w:szCs w:val="32"/>
    </w:rPr>
  </w:style>
  <w:style w:type="paragraph" w:customStyle="1" w:styleId="CanFileName01">
    <w:name w:val="CanFileName01"/>
    <w:uiPriority w:val="99"/>
    <w:pPr>
      <w:widowControl w:val="0"/>
      <w:autoSpaceDE w:val="0"/>
      <w:autoSpaceDN w:val="0"/>
      <w:adjustRightInd w:val="0"/>
      <w:spacing w:after="0" w:line="360" w:lineRule="auto"/>
      <w:jc w:val="both"/>
    </w:pPr>
    <w:rPr>
      <w:rFonts w:ascii="Arial" w:hAnsi="Arial" w:cs="Arial"/>
      <w:sz w:val="16"/>
      <w:szCs w:val="16"/>
    </w:rPr>
  </w:style>
  <w:style w:type="paragraph" w:customStyle="1" w:styleId="CanSnskrt01">
    <w:name w:val="CanSnskrt01"/>
    <w:uiPriority w:val="99"/>
    <w:pPr>
      <w:widowControl w:val="0"/>
      <w:tabs>
        <w:tab w:val="left" w:pos="2160"/>
        <w:tab w:val="left" w:pos="2520"/>
      </w:tabs>
      <w:autoSpaceDE w:val="0"/>
      <w:autoSpaceDN w:val="0"/>
      <w:adjustRightInd w:val="0"/>
      <w:spacing w:after="120" w:line="360" w:lineRule="auto"/>
      <w:ind w:firstLine="720"/>
      <w:jc w:val="both"/>
    </w:pPr>
    <w:rPr>
      <w:rFonts w:ascii="Balaram" w:hAnsi="Balaram" w:cs="Balaram"/>
      <w:sz w:val="24"/>
      <w:szCs w:val="24"/>
    </w:rPr>
  </w:style>
  <w:style w:type="paragraph" w:customStyle="1" w:styleId="CanSnskrt02">
    <w:name w:val="CanSnskrt02"/>
    <w:uiPriority w:val="99"/>
    <w:pPr>
      <w:widowControl w:val="0"/>
      <w:tabs>
        <w:tab w:val="left" w:pos="2160"/>
        <w:tab w:val="left" w:pos="2520"/>
      </w:tabs>
      <w:autoSpaceDE w:val="0"/>
      <w:autoSpaceDN w:val="0"/>
      <w:adjustRightInd w:val="0"/>
      <w:spacing w:after="0" w:line="360" w:lineRule="auto"/>
      <w:jc w:val="center"/>
    </w:pPr>
    <w:rPr>
      <w:rFonts w:ascii="Balaram" w:hAnsi="Balaram" w:cs="Balaram"/>
      <w:sz w:val="24"/>
      <w:szCs w:val="24"/>
    </w:rPr>
  </w:style>
  <w:style w:type="paragraph" w:customStyle="1" w:styleId="CanText01">
    <w:name w:val="CanText01"/>
    <w:uiPriority w:val="99"/>
    <w:pPr>
      <w:widowControl w:val="0"/>
      <w:autoSpaceDE w:val="0"/>
      <w:autoSpaceDN w:val="0"/>
      <w:adjustRightInd w:val="0"/>
      <w:spacing w:after="120" w:line="360" w:lineRule="auto"/>
      <w:ind w:firstLine="720"/>
      <w:jc w:val="both"/>
    </w:pPr>
    <w:rPr>
      <w:rFonts w:ascii="Balaram" w:hAnsi="Balaram" w:cs="Balaram"/>
      <w:sz w:val="24"/>
      <w:szCs w:val="24"/>
    </w:rPr>
  </w:style>
  <w:style w:type="paragraph" w:customStyle="1" w:styleId="CanTextNoIndent">
    <w:name w:val="CanTextNoIndent"/>
    <w:uiPriority w:val="99"/>
    <w:pPr>
      <w:widowControl w:val="0"/>
      <w:autoSpaceDE w:val="0"/>
      <w:autoSpaceDN w:val="0"/>
      <w:adjustRightInd w:val="0"/>
      <w:spacing w:after="120" w:line="360" w:lineRule="auto"/>
      <w:jc w:val="both"/>
    </w:pPr>
    <w:rPr>
      <w:rFonts w:ascii="Balaram" w:hAnsi="Balaram" w:cs="Balaram"/>
      <w:sz w:val="24"/>
      <w:szCs w:val="24"/>
    </w:rPr>
  </w:style>
  <w:style w:type="paragraph" w:customStyle="1" w:styleId="CanTitle01">
    <w:name w:val="CanTitle01"/>
    <w:uiPriority w:val="99"/>
    <w:pPr>
      <w:widowControl w:val="0"/>
      <w:autoSpaceDE w:val="0"/>
      <w:autoSpaceDN w:val="0"/>
      <w:adjustRightInd w:val="0"/>
      <w:spacing w:after="480" w:line="360" w:lineRule="auto"/>
      <w:jc w:val="center"/>
    </w:pPr>
    <w:rPr>
      <w:rFonts w:ascii="France" w:hAnsi="France" w:cs="France"/>
      <w:b/>
      <w:bCs/>
      <w:sz w:val="44"/>
      <w:szCs w:val="44"/>
    </w:rPr>
  </w:style>
  <w:style w:type="paragraph" w:customStyle="1" w:styleId="CantoPara">
    <w:name w:val="Canto:Para"/>
    <w:uiPriority w:val="99"/>
    <w:pPr>
      <w:widowControl w:val="0"/>
      <w:autoSpaceDE w:val="0"/>
      <w:autoSpaceDN w:val="0"/>
      <w:adjustRightInd w:val="0"/>
      <w:spacing w:after="0" w:line="240" w:lineRule="auto"/>
      <w:jc w:val="right"/>
    </w:pPr>
    <w:rPr>
      <w:rFonts w:ascii="ScaGoudy" w:hAnsi="ScaGoudy"/>
      <w:color w:val="804040"/>
      <w:sz w:val="20"/>
      <w:szCs w:val="20"/>
    </w:rPr>
  </w:style>
  <w:style w:type="paragraph" w:customStyle="1" w:styleId="Cantonum">
    <w:name w:val="Cantonum"/>
    <w:uiPriority w:val="99"/>
    <w:pPr>
      <w:widowControl w:val="0"/>
      <w:pBdr>
        <w:top w:val="single" w:sz="12" w:space="2" w:color="008000"/>
        <w:left w:val="single" w:sz="12" w:space="2" w:color="008000"/>
        <w:bottom w:val="single" w:sz="12" w:space="2" w:color="008000"/>
        <w:right w:val="single" w:sz="12" w:space="2" w:color="008000"/>
      </w:pBdr>
      <w:shd w:val="solid" w:color="008080" w:fill="auto"/>
      <w:autoSpaceDE w:val="0"/>
      <w:autoSpaceDN w:val="0"/>
      <w:adjustRightInd w:val="0"/>
      <w:spacing w:before="180" w:after="180" w:line="240" w:lineRule="auto"/>
      <w:jc w:val="center"/>
    </w:pPr>
    <w:rPr>
      <w:rFonts w:ascii="ScaGoudy" w:hAnsi="ScaGoudy"/>
      <w:b/>
      <w:bCs/>
      <w:color w:val="FFFFFF"/>
      <w:sz w:val="48"/>
      <w:szCs w:val="48"/>
    </w:rPr>
  </w:style>
  <w:style w:type="paragraph" w:customStyle="1" w:styleId="CantoParaPara">
    <w:name w:val="Canto: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
    <w:name w:val="Canto:Para: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Para">
    <w:name w:val="Canto:Para:Para: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ParaPara">
    <w:name w:val="Canto:Para:Para:Para:Para:Para"/>
    <w:uiPriority w:val="99"/>
    <w:pPr>
      <w:widowControl w:val="0"/>
      <w:autoSpaceDE w:val="0"/>
      <w:autoSpaceDN w:val="0"/>
      <w:adjustRightInd w:val="0"/>
      <w:spacing w:after="0" w:line="240" w:lineRule="auto"/>
      <w:jc w:val="right"/>
    </w:pPr>
    <w:rPr>
      <w:rFonts w:ascii="ScaGoudy" w:hAnsi="ScaGoudy"/>
      <w:vanish/>
      <w:color w:val="000000"/>
      <w:sz w:val="20"/>
      <w:szCs w:val="20"/>
    </w:rPr>
  </w:style>
  <w:style w:type="paragraph" w:customStyle="1" w:styleId="CantoParaParaParaParaParaPara">
    <w:name w:val="Canto:Para:Para:Para:Para:Para:Para"/>
    <w:uiPriority w:val="99"/>
    <w:pPr>
      <w:widowControl w:val="0"/>
      <w:autoSpaceDE w:val="0"/>
      <w:autoSpaceDN w:val="0"/>
      <w:adjustRightInd w:val="0"/>
      <w:spacing w:after="0" w:line="240" w:lineRule="auto"/>
      <w:jc w:val="right"/>
    </w:pPr>
    <w:rPr>
      <w:rFonts w:ascii="ScaGoudy" w:hAnsi="ScaGoudy"/>
      <w:vanish/>
      <w:color w:val="000000"/>
      <w:sz w:val="20"/>
      <w:szCs w:val="20"/>
    </w:rPr>
  </w:style>
  <w:style w:type="paragraph" w:styleId="Caption">
    <w:name w:val="caption"/>
    <w:basedOn w:val="Normal"/>
    <w:next w:val="Normal"/>
    <w:uiPriority w:val="99"/>
    <w:qFormat/>
    <w:pPr>
      <w:spacing w:before="0" w:after="0"/>
      <w:ind w:firstLine="0"/>
      <w:jc w:val="both"/>
    </w:pPr>
    <w:rPr>
      <w:rFonts w:ascii="Times New Roman" w:hAnsi="Times New Roman" w:cs="Times New Roman"/>
      <w:b/>
      <w:bCs/>
      <w:i/>
      <w:iCs/>
      <w:color w:val="auto"/>
      <w:sz w:val="24"/>
      <w:szCs w:val="24"/>
    </w:rPr>
  </w:style>
  <w:style w:type="paragraph" w:customStyle="1" w:styleId="CaseList">
    <w:name w:val="Case List"/>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CcList">
    <w:name w:val="Cc List"/>
    <w:uiPriority w:val="99"/>
    <w:pPr>
      <w:widowControl w:val="0"/>
      <w:autoSpaceDE w:val="0"/>
      <w:autoSpaceDN w:val="0"/>
      <w:adjustRightInd w:val="0"/>
      <w:spacing w:after="0" w:line="240" w:lineRule="auto"/>
    </w:pPr>
    <w:rPr>
      <w:rFonts w:ascii="Sanskrit-Berkeley Oldstyle" w:hAnsi="Sanskrit-Berkeley Oldstyle" w:cs="Sanskrit-Berkeley Oldstyle"/>
      <w:color w:val="000000"/>
      <w:sz w:val="24"/>
      <w:szCs w:val="24"/>
    </w:rPr>
  </w:style>
  <w:style w:type="paragraph" w:customStyle="1" w:styleId="CCProseVerse">
    <w:name w:val="CC Prose Verse"/>
    <w:uiPriority w:val="99"/>
    <w:pPr>
      <w:widowControl w:val="0"/>
      <w:autoSpaceDE w:val="0"/>
      <w:autoSpaceDN w:val="0"/>
      <w:adjustRightInd w:val="0"/>
      <w:spacing w:after="0" w:line="240" w:lineRule="auto"/>
      <w:jc w:val="center"/>
    </w:pPr>
    <w:rPr>
      <w:rFonts w:ascii="Tamal" w:hAnsi="Tamal" w:cs="Tamal"/>
      <w:i/>
      <w:iCs/>
      <w:color w:val="000000"/>
      <w:sz w:val="24"/>
      <w:szCs w:val="24"/>
    </w:rPr>
  </w:style>
  <w:style w:type="paragraph" w:customStyle="1" w:styleId="CDListingFormat">
    <w:name w:val="CDListingFormat"/>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CDListingFormat3">
    <w:name w:val="CDListingForma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DListingFormat1">
    <w:name w:val="CDListingForma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CDListingFormat2">
    <w:name w:val="CDListingForma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dm">
    <w:name w:val="cdm"/>
    <w:uiPriority w:val="99"/>
    <w:pPr>
      <w:widowControl w:val="0"/>
      <w:autoSpaceDE w:val="0"/>
      <w:autoSpaceDN w:val="0"/>
      <w:adjustRightInd w:val="0"/>
      <w:spacing w:before="120" w:after="120" w:line="240" w:lineRule="auto"/>
    </w:pPr>
    <w:rPr>
      <w:rFonts w:ascii="Tamal" w:hAnsi="Tamal" w:cs="Tamal"/>
      <w:b/>
      <w:bCs/>
      <w:color w:val="000000"/>
      <w:sz w:val="24"/>
      <w:szCs w:val="24"/>
    </w:rPr>
  </w:style>
  <w:style w:type="paragraph" w:customStyle="1" w:styleId="CDMainHeading">
    <w:name w:val="CD Main Heading"/>
    <w:uiPriority w:val="99"/>
    <w:pPr>
      <w:widowControl w:val="0"/>
      <w:pBdr>
        <w:top w:val="single" w:sz="6" w:space="2" w:color="000000"/>
        <w:left w:val="single" w:sz="6" w:space="2" w:color="000000"/>
        <w:bottom w:val="single" w:sz="18" w:space="2" w:color="000000"/>
        <w:right w:val="single" w:sz="18" w:space="2" w:color="000000"/>
      </w:pBdr>
      <w:shd w:val="solid" w:color="C0C0C0" w:fill="auto"/>
      <w:autoSpaceDE w:val="0"/>
      <w:autoSpaceDN w:val="0"/>
      <w:adjustRightInd w:val="0"/>
      <w:spacing w:before="180" w:after="180" w:line="240" w:lineRule="auto"/>
      <w:jc w:val="center"/>
    </w:pPr>
    <w:rPr>
      <w:rFonts w:ascii="ScaGoudy" w:hAnsi="ScaGoudy"/>
      <w:b/>
      <w:bCs/>
      <w:color w:val="FF0000"/>
      <w:sz w:val="40"/>
      <w:szCs w:val="40"/>
    </w:rPr>
  </w:style>
  <w:style w:type="paragraph" w:customStyle="1" w:styleId="CDMHeading">
    <w:name w:val="CDM Heading"/>
    <w:uiPriority w:val="99"/>
    <w:pPr>
      <w:widowControl w:val="0"/>
      <w:pBdr>
        <w:top w:val="single" w:sz="6" w:space="2" w:color="000000"/>
        <w:left w:val="single" w:sz="6" w:space="2" w:color="000000"/>
        <w:bottom w:val="single" w:sz="12" w:space="2" w:color="000000"/>
        <w:right w:val="single" w:sz="12" w:space="2" w:color="000000"/>
      </w:pBdr>
      <w:shd w:val="solid" w:color="00FFFF" w:fill="auto"/>
      <w:autoSpaceDE w:val="0"/>
      <w:autoSpaceDN w:val="0"/>
      <w:adjustRightInd w:val="0"/>
      <w:spacing w:before="120" w:after="120" w:line="240" w:lineRule="auto"/>
      <w:ind w:left="720" w:hanging="720"/>
      <w:jc w:val="center"/>
    </w:pPr>
    <w:rPr>
      <w:rFonts w:ascii="Times New Roman" w:hAnsi="Times New Roman" w:cs="Times New Roman"/>
      <w:b/>
      <w:bCs/>
      <w:color w:val="000000"/>
      <w:sz w:val="36"/>
      <w:szCs w:val="36"/>
    </w:rPr>
  </w:style>
  <w:style w:type="paragraph" w:customStyle="1" w:styleId="CDSub2Heading">
    <w:name w:val="CD Sub2 Heading"/>
    <w:uiPriority w:val="99"/>
    <w:pPr>
      <w:widowControl w:val="0"/>
      <w:pBdr>
        <w:top w:val="single" w:sz="5" w:space="2" w:color="FFFFFF"/>
        <w:left w:val="single" w:sz="18" w:space="2" w:color="800000"/>
        <w:bottom w:val="single" w:sz="18" w:space="2" w:color="800000"/>
        <w:right w:val="single" w:sz="18" w:space="2" w:color="800000"/>
      </w:pBdr>
      <w:shd w:val="solid" w:color="FFFF00" w:fill="auto"/>
      <w:tabs>
        <w:tab w:val="left" w:pos="360"/>
      </w:tabs>
      <w:autoSpaceDE w:val="0"/>
      <w:autoSpaceDN w:val="0"/>
      <w:adjustRightInd w:val="0"/>
      <w:spacing w:after="0" w:line="240" w:lineRule="auto"/>
      <w:jc w:val="center"/>
    </w:pPr>
    <w:rPr>
      <w:rFonts w:ascii="ScaGoudy" w:hAnsi="ScaGoudy"/>
      <w:color w:val="000000"/>
      <w:sz w:val="24"/>
      <w:szCs w:val="24"/>
    </w:rPr>
  </w:style>
  <w:style w:type="paragraph" w:customStyle="1" w:styleId="CDSub3Title">
    <w:name w:val="CD Sub3 Title"/>
    <w:uiPriority w:val="99"/>
    <w:pPr>
      <w:widowControl w:val="0"/>
      <w:pBdr>
        <w:top w:val="single" w:sz="5" w:space="2" w:color="FF0000"/>
        <w:left w:val="single" w:sz="5" w:space="2" w:color="FF0000"/>
        <w:bottom w:val="single" w:sz="18" w:space="2" w:color="800000"/>
        <w:right w:val="single" w:sz="18" w:space="2" w:color="800000"/>
      </w:pBdr>
      <w:tabs>
        <w:tab w:val="left" w:pos="360"/>
      </w:tabs>
      <w:autoSpaceDE w:val="0"/>
      <w:autoSpaceDN w:val="0"/>
      <w:adjustRightInd w:val="0"/>
      <w:spacing w:before="180" w:after="180" w:line="240" w:lineRule="auto"/>
      <w:jc w:val="center"/>
    </w:pPr>
    <w:rPr>
      <w:rFonts w:ascii="ScaGoudy" w:hAnsi="ScaGoudy"/>
      <w:b/>
      <w:bCs/>
      <w:sz w:val="24"/>
      <w:szCs w:val="24"/>
    </w:rPr>
  </w:style>
  <w:style w:type="paragraph" w:customStyle="1" w:styleId="CDSubHeading">
    <w:name w:val="CD Sub Heading"/>
    <w:uiPriority w:val="99"/>
    <w:pPr>
      <w:widowControl w:val="0"/>
      <w:pBdr>
        <w:top w:val="single" w:sz="6" w:space="3" w:color="000000"/>
        <w:left w:val="single" w:sz="6" w:space="3" w:color="000000"/>
        <w:bottom w:val="single" w:sz="18" w:space="3" w:color="000080"/>
        <w:right w:val="single" w:sz="18" w:space="3" w:color="000080"/>
      </w:pBdr>
      <w:shd w:val="solid" w:color="00FFFF" w:fill="auto"/>
      <w:autoSpaceDE w:val="0"/>
      <w:autoSpaceDN w:val="0"/>
      <w:adjustRightInd w:val="0"/>
      <w:spacing w:after="0" w:line="240" w:lineRule="auto"/>
      <w:jc w:val="center"/>
    </w:pPr>
    <w:rPr>
      <w:rFonts w:ascii="ScaGoudy" w:hAnsi="ScaGoudy"/>
      <w:b/>
      <w:bCs/>
      <w:sz w:val="36"/>
      <w:szCs w:val="36"/>
    </w:rPr>
  </w:style>
  <w:style w:type="paragraph" w:customStyle="1" w:styleId="CDTrackHeading">
    <w:name w:val="CD Track Heading"/>
    <w:uiPriority w:val="99"/>
    <w:pPr>
      <w:widowControl w:val="0"/>
      <w:pBdr>
        <w:top w:val="single" w:sz="18" w:space="2" w:color="800000"/>
        <w:left w:val="single" w:sz="18" w:space="2" w:color="800000"/>
        <w:right w:val="single" w:sz="18" w:space="2" w:color="800000"/>
      </w:pBdr>
      <w:shd w:val="solid" w:color="FFFF00" w:fill="auto"/>
      <w:autoSpaceDE w:val="0"/>
      <w:autoSpaceDN w:val="0"/>
      <w:adjustRightInd w:val="0"/>
      <w:spacing w:after="0" w:line="240" w:lineRule="auto"/>
      <w:jc w:val="center"/>
    </w:pPr>
    <w:rPr>
      <w:rFonts w:ascii="ScaGoudy" w:hAnsi="ScaGoudy"/>
      <w:b/>
      <w:bCs/>
      <w:color w:val="800000"/>
      <w:sz w:val="24"/>
      <w:szCs w:val="24"/>
    </w:rPr>
  </w:style>
  <w:style w:type="paragraph" w:customStyle="1" w:styleId="CellBody">
    <w:name w:val="CellBody"/>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CellHeading">
    <w:name w:val="CellHeading"/>
    <w:uiPriority w:val="99"/>
    <w:pPr>
      <w:widowControl w:val="0"/>
      <w:autoSpaceDE w:val="0"/>
      <w:autoSpaceDN w:val="0"/>
      <w:adjustRightInd w:val="0"/>
      <w:spacing w:after="0" w:line="240" w:lineRule="auto"/>
    </w:pPr>
    <w:rPr>
      <w:rFonts w:ascii="Arial" w:hAnsi="Arial" w:cs="Arial"/>
      <w:b/>
      <w:bCs/>
      <w:color w:val="000000"/>
      <w:sz w:val="20"/>
      <w:szCs w:val="20"/>
    </w:rPr>
  </w:style>
  <w:style w:type="paragraph" w:customStyle="1" w:styleId="Center">
    <w:name w:val="Center"/>
    <w:uiPriority w:val="99"/>
    <w:pPr>
      <w:widowControl w:val="0"/>
      <w:tabs>
        <w:tab w:val="left" w:pos="360"/>
      </w:tabs>
      <w:autoSpaceDE w:val="0"/>
      <w:autoSpaceDN w:val="0"/>
      <w:adjustRightInd w:val="0"/>
      <w:spacing w:before="180" w:after="180" w:line="240" w:lineRule="auto"/>
      <w:jc w:val="center"/>
    </w:pPr>
    <w:rPr>
      <w:rFonts w:ascii="ScaGoudy" w:hAnsi="ScaGoudy"/>
      <w:sz w:val="24"/>
      <w:szCs w:val="24"/>
    </w:rPr>
  </w:style>
  <w:style w:type="paragraph" w:customStyle="1" w:styleId="Center3">
    <w:name w:val="Center3"/>
    <w:uiPriority w:val="99"/>
    <w:pPr>
      <w:widowControl w:val="0"/>
      <w:tabs>
        <w:tab w:val="left" w:pos="360"/>
      </w:tabs>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Center1">
    <w:name w:val="Center1"/>
    <w:uiPriority w:val="99"/>
    <w:pPr>
      <w:widowControl w:val="0"/>
      <w:tabs>
        <w:tab w:val="left" w:pos="360"/>
      </w:tabs>
      <w:autoSpaceDE w:val="0"/>
      <w:autoSpaceDN w:val="0"/>
      <w:adjustRightInd w:val="0"/>
      <w:spacing w:before="180" w:after="180" w:line="240" w:lineRule="auto"/>
      <w:jc w:val="center"/>
    </w:pPr>
    <w:rPr>
      <w:rFonts w:ascii="ScaGoudy" w:hAnsi="ScaGoudy"/>
      <w:color w:val="000000"/>
      <w:sz w:val="24"/>
      <w:szCs w:val="24"/>
    </w:rPr>
  </w:style>
  <w:style w:type="paragraph" w:customStyle="1" w:styleId="Center2">
    <w:name w:val="Center2"/>
    <w:uiPriority w:val="99"/>
    <w:pPr>
      <w:widowControl w:val="0"/>
      <w:tabs>
        <w:tab w:val="left" w:pos="360"/>
      </w:tabs>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CenterBold">
    <w:name w:val="Center Bold"/>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720" w:after="180" w:line="240" w:lineRule="auto"/>
      <w:jc w:val="center"/>
    </w:pPr>
    <w:rPr>
      <w:rFonts w:ascii="Helv" w:hAnsi="Helv" w:cs="Helv"/>
      <w:b/>
      <w:bCs/>
      <w:sz w:val="24"/>
      <w:szCs w:val="24"/>
    </w:rPr>
  </w:style>
  <w:style w:type="paragraph" w:customStyle="1" w:styleId="Center-Bold">
    <w:name w:val="Center-Bold"/>
    <w:uiPriority w:val="99"/>
    <w:pPr>
      <w:widowControl w:val="0"/>
      <w:autoSpaceDE w:val="0"/>
      <w:autoSpaceDN w:val="0"/>
      <w:adjustRightInd w:val="0"/>
      <w:spacing w:before="180" w:after="180" w:line="240" w:lineRule="auto"/>
      <w:jc w:val="center"/>
    </w:pPr>
    <w:rPr>
      <w:rFonts w:ascii="ScaGoudy" w:hAnsi="ScaGoudy"/>
      <w:b/>
      <w:bCs/>
      <w:sz w:val="24"/>
      <w:szCs w:val="24"/>
    </w:rPr>
  </w:style>
  <w:style w:type="paragraph" w:customStyle="1" w:styleId="Center-Bold-Underline">
    <w:name w:val="Center-Bold-Underline"/>
    <w:uiPriority w:val="99"/>
    <w:pPr>
      <w:widowControl w:val="0"/>
      <w:autoSpaceDE w:val="0"/>
      <w:autoSpaceDN w:val="0"/>
      <w:adjustRightInd w:val="0"/>
      <w:spacing w:before="180" w:after="0" w:line="240" w:lineRule="auto"/>
      <w:jc w:val="center"/>
    </w:pPr>
    <w:rPr>
      <w:rFonts w:ascii="ScaGoudy" w:hAnsi="ScaGoudy"/>
      <w:b/>
      <w:bCs/>
      <w:sz w:val="24"/>
      <w:szCs w:val="24"/>
      <w:u w:val="single"/>
    </w:rPr>
  </w:style>
  <w:style w:type="paragraph" w:customStyle="1" w:styleId="centered2ndline">
    <w:name w:val="centered 2nd line"/>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Centered-Verse">
    <w:name w:val="Centered-Verse"/>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Centered-Verseinpurp">
    <w:name w:val="Centered-Verse in purp"/>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Center-Italic">
    <w:name w:val="Center-Italic"/>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CenterStyle2">
    <w:name w:val="Center Style2"/>
    <w:uiPriority w:val="99"/>
    <w:pPr>
      <w:widowControl w:val="0"/>
      <w:autoSpaceDE w:val="0"/>
      <w:autoSpaceDN w:val="0"/>
      <w:adjustRightInd w:val="0"/>
      <w:spacing w:before="240" w:after="240" w:line="240" w:lineRule="auto"/>
      <w:ind w:left="2268" w:right="2268"/>
      <w:jc w:val="center"/>
    </w:pPr>
    <w:rPr>
      <w:rFonts w:ascii="Balaram" w:hAnsi="Balaram" w:cs="Balaram"/>
      <w:sz w:val="20"/>
      <w:szCs w:val="20"/>
    </w:rPr>
  </w:style>
  <w:style w:type="paragraph" w:customStyle="1" w:styleId="centre">
    <w:name w:val="centre"/>
    <w:uiPriority w:val="99"/>
    <w:pPr>
      <w:widowControl w:val="0"/>
      <w:autoSpaceDE w:val="0"/>
      <w:autoSpaceDN w:val="0"/>
      <w:adjustRightInd w:val="0"/>
      <w:spacing w:before="360" w:after="0" w:line="240" w:lineRule="auto"/>
      <w:jc w:val="center"/>
    </w:pPr>
    <w:rPr>
      <w:rFonts w:ascii="Rama-Palatino" w:hAnsi="Rama-Palatino" w:cs="Rama-Palatino"/>
      <w:b/>
      <w:bCs/>
      <w:sz w:val="24"/>
      <w:szCs w:val="24"/>
    </w:rPr>
  </w:style>
  <w:style w:type="paragraph" w:customStyle="1" w:styleId="Ch">
    <w:name w:val="Ch #"/>
    <w:uiPriority w:val="99"/>
    <w:pPr>
      <w:widowControl w:val="0"/>
      <w:autoSpaceDE w:val="0"/>
      <w:autoSpaceDN w:val="0"/>
      <w:adjustRightInd w:val="0"/>
      <w:spacing w:after="60" w:line="300" w:lineRule="auto"/>
      <w:jc w:val="center"/>
    </w:pPr>
    <w:rPr>
      <w:rFonts w:ascii="Tamal" w:hAnsi="Tamal" w:cs="Tamal"/>
      <w:sz w:val="24"/>
      <w:szCs w:val="24"/>
    </w:rPr>
  </w:style>
  <w:style w:type="paragraph" w:customStyle="1" w:styleId="Chakra">
    <w:name w:val="Chakra"/>
    <w:uiPriority w:val="99"/>
    <w:pPr>
      <w:widowControl w:val="0"/>
      <w:autoSpaceDE w:val="0"/>
      <w:autoSpaceDN w:val="0"/>
      <w:adjustRightInd w:val="0"/>
      <w:spacing w:after="120" w:line="360" w:lineRule="auto"/>
      <w:jc w:val="both"/>
    </w:pPr>
    <w:rPr>
      <w:rFonts w:ascii="Tamal" w:hAnsi="Tamal" w:cs="Tamal"/>
      <w:sz w:val="24"/>
      <w:szCs w:val="24"/>
    </w:rPr>
  </w:style>
  <w:style w:type="paragraph" w:customStyle="1" w:styleId="chapnum">
    <w:name w:val="chapnum"/>
    <w:uiPriority w:val="99"/>
    <w:pPr>
      <w:widowControl w:val="0"/>
      <w:pBdr>
        <w:top w:val="single" w:sz="12" w:space="2" w:color="000000"/>
        <w:bottom w:val="single" w:sz="12" w:space="2" w:color="000000"/>
      </w:pBdr>
      <w:shd w:val="solid" w:color="C0C0C0" w:fill="auto"/>
      <w:autoSpaceDE w:val="0"/>
      <w:autoSpaceDN w:val="0"/>
      <w:adjustRightInd w:val="0"/>
      <w:spacing w:before="180" w:after="180" w:line="240" w:lineRule="auto"/>
      <w:jc w:val="center"/>
    </w:pPr>
    <w:rPr>
      <w:rFonts w:ascii="ScaGoudy" w:hAnsi="ScaGoudy"/>
      <w:b/>
      <w:bCs/>
      <w:sz w:val="36"/>
      <w:szCs w:val="36"/>
    </w:rPr>
  </w:style>
  <w:style w:type="paragraph" w:customStyle="1" w:styleId="chapnum0">
    <w:name w:val="chap num"/>
    <w:uiPriority w:val="99"/>
    <w:pPr>
      <w:widowControl w:val="0"/>
      <w:autoSpaceDE w:val="0"/>
      <w:autoSpaceDN w:val="0"/>
      <w:adjustRightInd w:val="0"/>
      <w:spacing w:after="260" w:line="240" w:lineRule="auto"/>
      <w:jc w:val="center"/>
    </w:pPr>
    <w:rPr>
      <w:rFonts w:ascii="Tamal" w:hAnsi="Tamal" w:cs="Tamal"/>
      <w:b/>
      <w:bCs/>
      <w:sz w:val="26"/>
      <w:szCs w:val="26"/>
    </w:rPr>
  </w:style>
  <w:style w:type="paragraph" w:customStyle="1" w:styleId="ChapterPara">
    <w:name w:val="Chapter:Para"/>
    <w:uiPriority w:val="99"/>
    <w:pPr>
      <w:widowControl w:val="0"/>
      <w:autoSpaceDE w:val="0"/>
      <w:autoSpaceDN w:val="0"/>
      <w:adjustRightInd w:val="0"/>
      <w:spacing w:before="360" w:after="360" w:line="240" w:lineRule="auto"/>
      <w:jc w:val="right"/>
    </w:pPr>
    <w:rPr>
      <w:rFonts w:ascii="ScaGoudy" w:hAnsi="ScaGoudy"/>
      <w:vanish/>
      <w:color w:val="004080"/>
      <w:sz w:val="20"/>
      <w:szCs w:val="20"/>
    </w:rPr>
  </w:style>
  <w:style w:type="paragraph" w:customStyle="1" w:styleId="Chapter0">
    <w:name w:val="Chapter #"/>
    <w:uiPriority w:val="99"/>
    <w:pPr>
      <w:widowControl w:val="0"/>
      <w:autoSpaceDE w:val="0"/>
      <w:autoSpaceDN w:val="0"/>
      <w:adjustRightInd w:val="0"/>
      <w:spacing w:after="0" w:line="240" w:lineRule="auto"/>
      <w:jc w:val="right"/>
    </w:pPr>
    <w:rPr>
      <w:rFonts w:ascii="Times New Roman" w:hAnsi="Times New Roman" w:cs="Times New Roman"/>
      <w:b/>
      <w:bCs/>
      <w:i/>
      <w:iCs/>
      <w:sz w:val="72"/>
      <w:szCs w:val="72"/>
      <w:u w:val="single"/>
    </w:rPr>
  </w:style>
  <w:style w:type="paragraph" w:customStyle="1" w:styleId="ChapterContents">
    <w:name w:val="Chapter_Contents"/>
    <w:uiPriority w:val="99"/>
    <w:pPr>
      <w:widowControl w:val="0"/>
      <w:pBdr>
        <w:top w:val="single" w:sz="6" w:space="2" w:color="FF0000"/>
        <w:left w:val="single" w:sz="6" w:space="2" w:color="FF0000"/>
        <w:bottom w:val="single" w:sz="12" w:space="2" w:color="FF0000"/>
        <w:right w:val="single" w:sz="12" w:space="2" w:color="FF0000"/>
      </w:pBdr>
      <w:shd w:val="solid" w:color="FFFF00" w:fill="auto"/>
      <w:autoSpaceDE w:val="0"/>
      <w:autoSpaceDN w:val="0"/>
      <w:adjustRightInd w:val="0"/>
      <w:spacing w:after="180" w:line="240" w:lineRule="auto"/>
      <w:ind w:left="1440" w:right="1440"/>
      <w:jc w:val="center"/>
    </w:pPr>
    <w:rPr>
      <w:rFonts w:ascii="Tamal" w:hAnsi="Tamal" w:cs="Tamal"/>
      <w:b/>
      <w:bCs/>
      <w:color w:val="FF0000"/>
      <w:sz w:val="24"/>
      <w:szCs w:val="24"/>
      <w:u w:val="single"/>
    </w:rPr>
  </w:style>
  <w:style w:type="paragraph" w:customStyle="1" w:styleId="ChapterDesc">
    <w:name w:val="Chapter Desc"/>
    <w:uiPriority w:val="99"/>
    <w:pPr>
      <w:widowControl w:val="0"/>
      <w:pBdr>
        <w:top w:val="single" w:sz="42" w:space="7" w:color="FF0000"/>
        <w:bottom w:val="single" w:sz="42" w:space="7" w:color="FF0000"/>
      </w:pBdr>
      <w:shd w:val="solid" w:color="0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ChapterDesc1">
    <w:name w:val="Chapter Desc1"/>
    <w:uiPriority w:val="99"/>
    <w:pPr>
      <w:widowControl w:val="0"/>
      <w:pBdr>
        <w:top w:val="single" w:sz="42" w:space="7" w:color="800080"/>
        <w:bottom w:val="single" w:sz="42" w:space="7" w:color="800080"/>
      </w:pBdr>
      <w:shd w:val="solid" w:color="0000FF" w:fill="auto"/>
      <w:autoSpaceDE w:val="0"/>
      <w:autoSpaceDN w:val="0"/>
      <w:adjustRightInd w:val="0"/>
      <w:spacing w:before="540" w:after="540" w:line="240" w:lineRule="auto"/>
      <w:jc w:val="center"/>
    </w:pPr>
    <w:rPr>
      <w:rFonts w:ascii="Tamal" w:hAnsi="Tamal" w:cs="Tamal"/>
      <w:b/>
      <w:bCs/>
      <w:color w:val="FFFFFF"/>
      <w:sz w:val="48"/>
      <w:szCs w:val="48"/>
    </w:rPr>
  </w:style>
  <w:style w:type="paragraph" w:customStyle="1" w:styleId="chapterend">
    <w:name w:val="chapter end"/>
    <w:uiPriority w:val="99"/>
    <w:pPr>
      <w:widowControl w:val="0"/>
      <w:autoSpaceDE w:val="0"/>
      <w:autoSpaceDN w:val="0"/>
      <w:adjustRightInd w:val="0"/>
      <w:spacing w:after="0" w:line="240" w:lineRule="auto"/>
      <w:jc w:val="both"/>
    </w:pPr>
    <w:rPr>
      <w:rFonts w:ascii="Sanskrit-Palatino" w:hAnsi="Sanskrit-Palatino" w:cs="Sanskrit-Palatino"/>
      <w:i/>
      <w:iCs/>
      <w:sz w:val="24"/>
      <w:szCs w:val="24"/>
    </w:rPr>
  </w:style>
  <w:style w:type="paragraph" w:customStyle="1" w:styleId="ChapterHead">
    <w:name w:val="Chapter Head"/>
    <w:uiPriority w:val="99"/>
    <w:pPr>
      <w:widowControl w:val="0"/>
      <w:tabs>
        <w:tab w:val="left" w:pos="720"/>
      </w:tabs>
      <w:autoSpaceDE w:val="0"/>
      <w:autoSpaceDN w:val="0"/>
      <w:adjustRightInd w:val="0"/>
      <w:spacing w:after="227" w:line="398" w:lineRule="auto"/>
      <w:jc w:val="center"/>
    </w:pPr>
    <w:rPr>
      <w:rFonts w:ascii="Font13399" w:hAnsi="Font13399" w:cs="Font13399"/>
      <w:sz w:val="40"/>
      <w:szCs w:val="40"/>
    </w:rPr>
  </w:style>
  <w:style w:type="paragraph" w:customStyle="1" w:styleId="ChapterHead0">
    <w:name w:val="Chapter Head*"/>
    <w:uiPriority w:val="99"/>
    <w:pPr>
      <w:widowControl w:val="0"/>
      <w:tabs>
        <w:tab w:val="left" w:pos="720"/>
      </w:tabs>
      <w:autoSpaceDE w:val="0"/>
      <w:autoSpaceDN w:val="0"/>
      <w:adjustRightInd w:val="0"/>
      <w:spacing w:after="227" w:line="398" w:lineRule="auto"/>
      <w:jc w:val="center"/>
    </w:pPr>
    <w:rPr>
      <w:rFonts w:ascii="Font13399" w:hAnsi="Font13399" w:cs="Font13399"/>
      <w:sz w:val="40"/>
      <w:szCs w:val="40"/>
    </w:rPr>
  </w:style>
  <w:style w:type="paragraph" w:customStyle="1" w:styleId="ChapterHead2">
    <w:name w:val="Chapter Head 2"/>
    <w:uiPriority w:val="99"/>
    <w:pPr>
      <w:widowControl w:val="0"/>
      <w:tabs>
        <w:tab w:val="left" w:pos="1920"/>
        <w:tab w:val="left" w:pos="2160"/>
      </w:tabs>
      <w:autoSpaceDE w:val="0"/>
      <w:autoSpaceDN w:val="0"/>
      <w:adjustRightInd w:val="0"/>
      <w:spacing w:after="460" w:line="360" w:lineRule="auto"/>
      <w:jc w:val="center"/>
    </w:pPr>
    <w:rPr>
      <w:rFonts w:ascii="Font13399" w:hAnsi="Font13399" w:cs="Font13399"/>
      <w:sz w:val="30"/>
      <w:szCs w:val="30"/>
    </w:rPr>
  </w:style>
  <w:style w:type="paragraph" w:customStyle="1" w:styleId="ChapterHead20">
    <w:name w:val="Chapter Head 2*"/>
    <w:uiPriority w:val="99"/>
    <w:pPr>
      <w:widowControl w:val="0"/>
      <w:tabs>
        <w:tab w:val="left" w:pos="1920"/>
        <w:tab w:val="left" w:pos="2160"/>
      </w:tabs>
      <w:autoSpaceDE w:val="0"/>
      <w:autoSpaceDN w:val="0"/>
      <w:adjustRightInd w:val="0"/>
      <w:spacing w:after="460" w:line="360" w:lineRule="auto"/>
      <w:jc w:val="center"/>
    </w:pPr>
    <w:rPr>
      <w:rFonts w:ascii="Font13399" w:hAnsi="Font13399" w:cs="Font13399"/>
      <w:sz w:val="30"/>
      <w:szCs w:val="30"/>
    </w:rPr>
  </w:style>
  <w:style w:type="paragraph" w:customStyle="1" w:styleId="Chapterheader">
    <w:name w:val="Chapter header"/>
    <w:uiPriority w:val="99"/>
    <w:pPr>
      <w:widowControl w:val="0"/>
      <w:autoSpaceDE w:val="0"/>
      <w:autoSpaceDN w:val="0"/>
      <w:adjustRightInd w:val="0"/>
      <w:spacing w:after="0" w:line="240" w:lineRule="auto"/>
      <w:ind w:firstLine="432"/>
      <w:jc w:val="center"/>
    </w:pPr>
    <w:rPr>
      <w:rFonts w:ascii="New York" w:hAnsi="New York" w:cs="New York"/>
      <w:b/>
      <w:bCs/>
      <w:color w:val="000000"/>
      <w:sz w:val="30"/>
      <w:szCs w:val="30"/>
    </w:rPr>
  </w:style>
  <w:style w:type="paragraph" w:customStyle="1" w:styleId="chapterheading">
    <w:name w:val="chapter heading"/>
    <w:uiPriority w:val="99"/>
    <w:pPr>
      <w:widowControl w:val="0"/>
      <w:autoSpaceDE w:val="0"/>
      <w:autoSpaceDN w:val="0"/>
      <w:adjustRightInd w:val="0"/>
      <w:spacing w:after="550" w:line="265" w:lineRule="auto"/>
      <w:jc w:val="center"/>
    </w:pPr>
    <w:rPr>
      <w:rFonts w:ascii="Bhaskar" w:hAnsi="Bhaskar" w:cs="Bhaskar"/>
    </w:rPr>
  </w:style>
  <w:style w:type="paragraph" w:customStyle="1" w:styleId="ChapterName">
    <w:name w:val="Chapter Name"/>
    <w:uiPriority w:val="99"/>
    <w:pPr>
      <w:widowControl w:val="0"/>
      <w:autoSpaceDE w:val="0"/>
      <w:autoSpaceDN w:val="0"/>
      <w:adjustRightInd w:val="0"/>
      <w:spacing w:before="227" w:after="227" w:line="240" w:lineRule="auto"/>
      <w:ind w:left="2835" w:right="2835"/>
      <w:jc w:val="center"/>
    </w:pPr>
    <w:rPr>
      <w:rFonts w:ascii="Times New Roman" w:hAnsi="Times New Roman" w:cs="Times New Roman"/>
      <w:b/>
      <w:bCs/>
      <w:sz w:val="40"/>
      <w:szCs w:val="40"/>
    </w:rPr>
  </w:style>
  <w:style w:type="paragraph" w:customStyle="1" w:styleId="ChapterNo">
    <w:name w:val="Chapter No"/>
    <w:uiPriority w:val="99"/>
    <w:pPr>
      <w:widowControl w:val="0"/>
      <w:autoSpaceDE w:val="0"/>
      <w:autoSpaceDN w:val="0"/>
      <w:adjustRightInd w:val="0"/>
      <w:spacing w:after="227" w:line="240" w:lineRule="auto"/>
      <w:jc w:val="center"/>
    </w:pPr>
    <w:rPr>
      <w:rFonts w:ascii="Sanskrit-Palatino" w:hAnsi="Sanskrit-Palatino" w:cs="Sanskrit-Palatino"/>
      <w:b/>
      <w:bCs/>
      <w:sz w:val="20"/>
      <w:szCs w:val="20"/>
    </w:rPr>
  </w:style>
  <w:style w:type="paragraph" w:customStyle="1" w:styleId="ChapterNo0">
    <w:name w:val="Chapter No."/>
    <w:uiPriority w:val="99"/>
    <w:pPr>
      <w:widowControl w:val="0"/>
      <w:tabs>
        <w:tab w:val="left" w:pos="720"/>
      </w:tabs>
      <w:autoSpaceDE w:val="0"/>
      <w:autoSpaceDN w:val="0"/>
      <w:adjustRightInd w:val="0"/>
      <w:spacing w:after="760" w:line="398" w:lineRule="auto"/>
      <w:jc w:val="center"/>
    </w:pPr>
    <w:rPr>
      <w:rFonts w:ascii="Font13399" w:hAnsi="Font13399" w:cs="Font13399"/>
      <w:sz w:val="30"/>
      <w:szCs w:val="30"/>
    </w:rPr>
  </w:style>
  <w:style w:type="paragraph" w:customStyle="1" w:styleId="ChapterNo1">
    <w:name w:val="Chapter No.*"/>
    <w:uiPriority w:val="99"/>
    <w:pPr>
      <w:widowControl w:val="0"/>
      <w:tabs>
        <w:tab w:val="left" w:pos="720"/>
      </w:tabs>
      <w:autoSpaceDE w:val="0"/>
      <w:autoSpaceDN w:val="0"/>
      <w:adjustRightInd w:val="0"/>
      <w:spacing w:after="760" w:line="398" w:lineRule="auto"/>
      <w:jc w:val="center"/>
    </w:pPr>
    <w:rPr>
      <w:rFonts w:ascii="Font13399" w:hAnsi="Font13399" w:cs="Font13399"/>
      <w:sz w:val="30"/>
      <w:szCs w:val="30"/>
    </w:rPr>
  </w:style>
  <w:style w:type="paragraph" w:customStyle="1" w:styleId="ChapterNo2">
    <w:name w:val="Chapter No2"/>
    <w:uiPriority w:val="99"/>
    <w:pPr>
      <w:widowControl w:val="0"/>
      <w:autoSpaceDE w:val="0"/>
      <w:autoSpaceDN w:val="0"/>
      <w:adjustRightInd w:val="0"/>
      <w:spacing w:after="227" w:line="240" w:lineRule="auto"/>
      <w:jc w:val="center"/>
    </w:pPr>
    <w:rPr>
      <w:rFonts w:ascii="Rama-Palatino" w:hAnsi="Rama-Palatino" w:cs="Rama-Palatino"/>
      <w:color w:val="000000"/>
      <w:sz w:val="20"/>
      <w:szCs w:val="20"/>
    </w:rPr>
  </w:style>
  <w:style w:type="paragraph" w:customStyle="1" w:styleId="ChapterParaPara">
    <w:name w:val="Chapter:Para:Para"/>
    <w:uiPriority w:val="99"/>
    <w:pPr>
      <w:widowControl w:val="0"/>
      <w:autoSpaceDE w:val="0"/>
      <w:autoSpaceDN w:val="0"/>
      <w:adjustRightInd w:val="0"/>
      <w:spacing w:before="360" w:after="360" w:line="240" w:lineRule="auto"/>
      <w:jc w:val="right"/>
    </w:pPr>
    <w:rPr>
      <w:rFonts w:ascii="ScaGoudy" w:hAnsi="ScaGoudy"/>
      <w:vanish/>
      <w:color w:val="004080"/>
      <w:sz w:val="20"/>
      <w:szCs w:val="20"/>
    </w:rPr>
  </w:style>
  <w:style w:type="paragraph" w:customStyle="1" w:styleId="ChapterParaParaPara">
    <w:name w:val="Chapter:Para:Para:Para"/>
    <w:uiPriority w:val="99"/>
    <w:pPr>
      <w:widowControl w:val="0"/>
      <w:autoSpaceDE w:val="0"/>
      <w:autoSpaceDN w:val="0"/>
      <w:adjustRightInd w:val="0"/>
      <w:spacing w:before="360" w:after="360" w:line="240" w:lineRule="auto"/>
      <w:jc w:val="right"/>
    </w:pPr>
    <w:rPr>
      <w:rFonts w:ascii="ScaGoudy" w:hAnsi="ScaGoudy"/>
      <w:vanish/>
      <w:sz w:val="20"/>
      <w:szCs w:val="20"/>
    </w:rPr>
  </w:style>
  <w:style w:type="paragraph" w:customStyle="1" w:styleId="ChapterParaParaParaPara">
    <w:name w:val="Chapter:Para:Para:Para:Para"/>
    <w:uiPriority w:val="99"/>
    <w:pPr>
      <w:widowControl w:val="0"/>
      <w:autoSpaceDE w:val="0"/>
      <w:autoSpaceDN w:val="0"/>
      <w:adjustRightInd w:val="0"/>
      <w:spacing w:before="360" w:after="360" w:line="240" w:lineRule="auto"/>
      <w:jc w:val="right"/>
    </w:pPr>
    <w:rPr>
      <w:rFonts w:ascii="ScaGoudy" w:hAnsi="ScaGoudy"/>
      <w:vanish/>
      <w:sz w:val="20"/>
      <w:szCs w:val="20"/>
    </w:rPr>
  </w:style>
  <w:style w:type="paragraph" w:customStyle="1" w:styleId="ChapterParaParaParaParaPara">
    <w:name w:val="Chapter:Para:Para:Para:Para:Para"/>
    <w:uiPriority w:val="99"/>
    <w:pPr>
      <w:widowControl w:val="0"/>
      <w:autoSpaceDE w:val="0"/>
      <w:autoSpaceDN w:val="0"/>
      <w:adjustRightInd w:val="0"/>
      <w:spacing w:before="360" w:after="360" w:line="240" w:lineRule="auto"/>
      <w:jc w:val="right"/>
    </w:pPr>
    <w:rPr>
      <w:rFonts w:ascii="ScaGoudy" w:hAnsi="ScaGoudy"/>
      <w:vanish/>
      <w:color w:val="000000"/>
      <w:sz w:val="20"/>
      <w:szCs w:val="20"/>
    </w:rPr>
  </w:style>
  <w:style w:type="paragraph" w:customStyle="1" w:styleId="ChapterParaParaParaParaParaPara">
    <w:name w:val="Chapter:Para:Para:Para:Para:Para:Para"/>
    <w:uiPriority w:val="99"/>
    <w:pPr>
      <w:widowControl w:val="0"/>
      <w:autoSpaceDE w:val="0"/>
      <w:autoSpaceDN w:val="0"/>
      <w:adjustRightInd w:val="0"/>
      <w:spacing w:before="360" w:after="360" w:line="240" w:lineRule="auto"/>
      <w:jc w:val="right"/>
    </w:pPr>
    <w:rPr>
      <w:rFonts w:ascii="ScaGoudy" w:hAnsi="ScaGoudy"/>
      <w:vanish/>
      <w:color w:val="000000"/>
      <w:sz w:val="20"/>
      <w:szCs w:val="20"/>
    </w:rPr>
  </w:style>
  <w:style w:type="paragraph" w:customStyle="1" w:styleId="ChapterQuote">
    <w:name w:val="Chapter Quote"/>
    <w:uiPriority w:val="99"/>
    <w:pPr>
      <w:widowControl w:val="0"/>
      <w:autoSpaceDE w:val="0"/>
      <w:autoSpaceDN w:val="0"/>
      <w:adjustRightInd w:val="0"/>
      <w:spacing w:after="227" w:line="240" w:lineRule="auto"/>
      <w:ind w:left="340" w:right="340"/>
      <w:jc w:val="center"/>
    </w:pPr>
    <w:rPr>
      <w:rFonts w:ascii="Times Roman" w:hAnsi="Times Roman" w:cs="Times Roman"/>
      <w:i/>
      <w:iCs/>
      <w:sz w:val="24"/>
      <w:szCs w:val="24"/>
    </w:rPr>
  </w:style>
  <w:style w:type="paragraph" w:customStyle="1" w:styleId="ChapterQuote-Centeredwithnolinespace">
    <w:name w:val="Chapter Quote - Centered with no line space"/>
    <w:uiPriority w:val="99"/>
    <w:pPr>
      <w:widowControl w:val="0"/>
      <w:autoSpaceDE w:val="0"/>
      <w:autoSpaceDN w:val="0"/>
      <w:adjustRightInd w:val="0"/>
      <w:spacing w:after="0" w:line="240" w:lineRule="auto"/>
      <w:ind w:left="340" w:right="340"/>
      <w:jc w:val="center"/>
    </w:pPr>
    <w:rPr>
      <w:rFonts w:ascii="Times Roman" w:hAnsi="Times Roman" w:cs="Times Roman"/>
      <w:i/>
      <w:iCs/>
      <w:sz w:val="24"/>
      <w:szCs w:val="24"/>
    </w:rPr>
  </w:style>
  <w:style w:type="paragraph" w:customStyle="1" w:styleId="ChapterQuote-LeftJustified">
    <w:name w:val="Chapter Quote - Left Justified"/>
    <w:uiPriority w:val="99"/>
    <w:pPr>
      <w:widowControl w:val="0"/>
      <w:autoSpaceDE w:val="0"/>
      <w:autoSpaceDN w:val="0"/>
      <w:adjustRightInd w:val="0"/>
      <w:spacing w:after="227" w:line="240" w:lineRule="auto"/>
      <w:ind w:left="340" w:right="340"/>
      <w:jc w:val="both"/>
    </w:pPr>
    <w:rPr>
      <w:rFonts w:ascii="Times Roman" w:hAnsi="Times Roman" w:cs="Times Roman"/>
      <w:i/>
      <w:iCs/>
      <w:sz w:val="24"/>
      <w:szCs w:val="24"/>
    </w:rPr>
  </w:style>
  <w:style w:type="paragraph" w:customStyle="1" w:styleId="ChaptersListingFormat">
    <w:name w:val="Chapters_Listing_Format"/>
    <w:uiPriority w:val="99"/>
    <w:pPr>
      <w:widowControl w:val="0"/>
      <w:pBdr>
        <w:bottom w:val="single" w:sz="12" w:space="2" w:color="008000"/>
      </w:pBdr>
      <w:shd w:val="solid" w:color="FFFF00" w:fill="auto"/>
      <w:autoSpaceDE w:val="0"/>
      <w:autoSpaceDN w:val="0"/>
      <w:adjustRightInd w:val="0"/>
      <w:spacing w:before="43" w:after="43" w:line="240" w:lineRule="auto"/>
      <w:ind w:left="2160" w:hanging="2160"/>
    </w:pPr>
    <w:rPr>
      <w:rFonts w:ascii="Tamal" w:hAnsi="Tamal" w:cs="Tamal"/>
      <w:b/>
      <w:bCs/>
      <w:color w:val="000000"/>
      <w:sz w:val="24"/>
      <w:szCs w:val="24"/>
    </w:rPr>
  </w:style>
  <w:style w:type="paragraph" w:customStyle="1" w:styleId="ChapterTitle">
    <w:name w:val="Chapter Title"/>
    <w:uiPriority w:val="99"/>
    <w:pPr>
      <w:widowControl w:val="0"/>
      <w:autoSpaceDE w:val="0"/>
      <w:autoSpaceDN w:val="0"/>
      <w:adjustRightInd w:val="0"/>
      <w:spacing w:before="240" w:after="240" w:line="240" w:lineRule="auto"/>
    </w:pPr>
    <w:rPr>
      <w:rFonts w:ascii="ScaKorinna" w:hAnsi="ScaKorinna" w:cs="ScaKorinna"/>
      <w:b/>
      <w:bCs/>
      <w:sz w:val="32"/>
      <w:szCs w:val="32"/>
    </w:rPr>
  </w:style>
  <w:style w:type="paragraph" w:customStyle="1" w:styleId="chaptitle">
    <w:name w:val="chap title"/>
    <w:uiPriority w:val="99"/>
    <w:pPr>
      <w:widowControl w:val="0"/>
      <w:autoSpaceDE w:val="0"/>
      <w:autoSpaceDN w:val="0"/>
      <w:adjustRightInd w:val="0"/>
      <w:spacing w:after="0" w:line="398" w:lineRule="auto"/>
      <w:jc w:val="center"/>
    </w:pPr>
    <w:rPr>
      <w:rFonts w:ascii="Dravida" w:hAnsi="Dravida" w:cs="Dravida"/>
      <w:i/>
      <w:iCs/>
      <w:sz w:val="36"/>
      <w:szCs w:val="36"/>
    </w:rPr>
  </w:style>
  <w:style w:type="paragraph" w:customStyle="1" w:styleId="Chartregtext">
    <w:name w:val="Chart reg. text"/>
    <w:uiPriority w:val="99"/>
    <w:pPr>
      <w:widowControl w:val="0"/>
      <w:autoSpaceDE w:val="0"/>
      <w:autoSpaceDN w:val="0"/>
      <w:adjustRightInd w:val="0"/>
      <w:spacing w:after="0" w:line="240" w:lineRule="auto"/>
      <w:ind w:left="144"/>
    </w:pPr>
    <w:rPr>
      <w:rFonts w:ascii="Times New Roman" w:hAnsi="Times New Roman" w:cs="Times New Roman"/>
      <w:sz w:val="24"/>
      <w:szCs w:val="24"/>
    </w:rPr>
  </w:style>
  <w:style w:type="paragraph" w:customStyle="1" w:styleId="Chartregtext3">
    <w:name w:val="Chart reg. text3"/>
    <w:uiPriority w:val="99"/>
    <w:pPr>
      <w:widowControl w:val="0"/>
      <w:autoSpaceDE w:val="0"/>
      <w:autoSpaceDN w:val="0"/>
      <w:adjustRightInd w:val="0"/>
      <w:spacing w:after="0" w:line="240" w:lineRule="auto"/>
      <w:ind w:left="144"/>
    </w:pPr>
    <w:rPr>
      <w:rFonts w:ascii="ScaGoudy" w:hAnsi="ScaGoudy"/>
      <w:sz w:val="24"/>
      <w:szCs w:val="24"/>
    </w:rPr>
  </w:style>
  <w:style w:type="paragraph" w:customStyle="1" w:styleId="Chartregtext1">
    <w:name w:val="Chart reg. text1"/>
    <w:uiPriority w:val="99"/>
    <w:pPr>
      <w:widowControl w:val="0"/>
      <w:autoSpaceDE w:val="0"/>
      <w:autoSpaceDN w:val="0"/>
      <w:adjustRightInd w:val="0"/>
      <w:spacing w:after="0" w:line="240" w:lineRule="auto"/>
      <w:ind w:left="144"/>
    </w:pPr>
    <w:rPr>
      <w:rFonts w:ascii="ScaGoudy" w:hAnsi="ScaGoudy"/>
      <w:color w:val="000000"/>
      <w:sz w:val="24"/>
      <w:szCs w:val="24"/>
    </w:rPr>
  </w:style>
  <w:style w:type="paragraph" w:customStyle="1" w:styleId="Chartregtext2">
    <w:name w:val="Chart reg. text2"/>
    <w:uiPriority w:val="99"/>
    <w:pPr>
      <w:widowControl w:val="0"/>
      <w:autoSpaceDE w:val="0"/>
      <w:autoSpaceDN w:val="0"/>
      <w:adjustRightInd w:val="0"/>
      <w:spacing w:after="0" w:line="240" w:lineRule="auto"/>
      <w:ind w:left="144"/>
    </w:pPr>
    <w:rPr>
      <w:rFonts w:ascii="ScaGoudy" w:hAnsi="ScaGoudy"/>
      <w:sz w:val="24"/>
      <w:szCs w:val="24"/>
    </w:rPr>
  </w:style>
  <w:style w:type="paragraph" w:customStyle="1" w:styleId="cheader1">
    <w:name w:val="cheader1"/>
    <w:uiPriority w:val="99"/>
    <w:pPr>
      <w:widowControl w:val="0"/>
      <w:tabs>
        <w:tab w:val="left" w:pos="360"/>
      </w:tabs>
      <w:autoSpaceDE w:val="0"/>
      <w:autoSpaceDN w:val="0"/>
      <w:adjustRightInd w:val="0"/>
      <w:spacing w:before="180" w:after="180" w:line="240" w:lineRule="auto"/>
      <w:jc w:val="center"/>
    </w:pPr>
    <w:rPr>
      <w:rFonts w:ascii="ScaGoudy" w:hAnsi="ScaGoudy"/>
      <w:b/>
      <w:bCs/>
      <w:sz w:val="32"/>
      <w:szCs w:val="32"/>
    </w:rPr>
  </w:style>
  <w:style w:type="paragraph" w:customStyle="1" w:styleId="cheader2">
    <w:name w:val="cheader2"/>
    <w:uiPriority w:val="99"/>
    <w:pPr>
      <w:widowControl w:val="0"/>
      <w:tabs>
        <w:tab w:val="left" w:pos="360"/>
      </w:tabs>
      <w:autoSpaceDE w:val="0"/>
      <w:autoSpaceDN w:val="0"/>
      <w:adjustRightInd w:val="0"/>
      <w:spacing w:before="180" w:after="0" w:line="240" w:lineRule="auto"/>
      <w:jc w:val="center"/>
    </w:pPr>
    <w:rPr>
      <w:rFonts w:ascii="ScaGoudy" w:hAnsi="ScaGoudy"/>
      <w:b/>
      <w:bCs/>
      <w:sz w:val="32"/>
      <w:szCs w:val="32"/>
    </w:rPr>
  </w:style>
  <w:style w:type="paragraph" w:customStyle="1" w:styleId="Chquote">
    <w:name w:val="Ch quote"/>
    <w:uiPriority w:val="99"/>
    <w:pPr>
      <w:widowControl w:val="0"/>
      <w:autoSpaceDE w:val="0"/>
      <w:autoSpaceDN w:val="0"/>
      <w:adjustRightInd w:val="0"/>
      <w:spacing w:after="0" w:line="240" w:lineRule="auto"/>
      <w:ind w:left="240" w:right="240"/>
      <w:jc w:val="both"/>
    </w:pPr>
    <w:rPr>
      <w:rFonts w:ascii="Tamal" w:hAnsi="Tamal" w:cs="Tamal"/>
      <w:i/>
      <w:iCs/>
      <w:color w:val="FFFF00"/>
      <w:sz w:val="36"/>
      <w:szCs w:val="36"/>
    </w:rPr>
  </w:style>
  <w:style w:type="paragraph" w:customStyle="1" w:styleId="ChronoMonth">
    <w:name w:val="Chrono Month"/>
    <w:uiPriority w:val="99"/>
    <w:pPr>
      <w:widowControl w:val="0"/>
      <w:pBdr>
        <w:top w:val="single" w:sz="6" w:space="3" w:color="000000"/>
        <w:left w:val="single" w:sz="6" w:space="3" w:color="000000"/>
        <w:bottom w:val="single" w:sz="12" w:space="3" w:color="000000"/>
        <w:right w:val="single" w:sz="12" w:space="3" w:color="000000"/>
      </w:pBdr>
      <w:shd w:val="solid" w:color="FFFF00" w:fill="auto"/>
      <w:tabs>
        <w:tab w:val="left" w:pos="720"/>
      </w:tabs>
      <w:autoSpaceDE w:val="0"/>
      <w:autoSpaceDN w:val="0"/>
      <w:adjustRightInd w:val="0"/>
      <w:spacing w:after="180" w:line="240" w:lineRule="auto"/>
      <w:ind w:left="360"/>
    </w:pPr>
    <w:rPr>
      <w:rFonts w:ascii="ScaGoudy" w:hAnsi="ScaGoudy"/>
      <w:b/>
      <w:bCs/>
      <w:sz w:val="24"/>
      <w:szCs w:val="24"/>
    </w:rPr>
  </w:style>
  <w:style w:type="paragraph" w:customStyle="1" w:styleId="ChronoText">
    <w:name w:val="Chrono Text"/>
    <w:uiPriority w:val="99"/>
    <w:pPr>
      <w:widowControl w:val="0"/>
      <w:autoSpaceDE w:val="0"/>
      <w:autoSpaceDN w:val="0"/>
      <w:adjustRightInd w:val="0"/>
      <w:spacing w:after="0" w:line="240" w:lineRule="auto"/>
      <w:ind w:left="180"/>
    </w:pPr>
    <w:rPr>
      <w:rFonts w:ascii="ScaGoudy" w:hAnsi="ScaGoudy"/>
      <w:color w:val="FFFFFF"/>
      <w:sz w:val="24"/>
      <w:szCs w:val="24"/>
    </w:rPr>
  </w:style>
  <w:style w:type="paragraph" w:customStyle="1" w:styleId="ChronoTextBold">
    <w:name w:val="Chrono Text Bold"/>
    <w:uiPriority w:val="99"/>
    <w:pPr>
      <w:widowControl w:val="0"/>
      <w:autoSpaceDE w:val="0"/>
      <w:autoSpaceDN w:val="0"/>
      <w:adjustRightInd w:val="0"/>
      <w:spacing w:after="0" w:line="240" w:lineRule="auto"/>
      <w:ind w:left="180"/>
    </w:pPr>
    <w:rPr>
      <w:rFonts w:ascii="ScaGoudy" w:hAnsi="ScaGoudy"/>
      <w:b/>
      <w:bCs/>
      <w:color w:val="FFFF00"/>
      <w:sz w:val="24"/>
      <w:szCs w:val="24"/>
    </w:rPr>
  </w:style>
  <w:style w:type="paragraph" w:customStyle="1" w:styleId="ChronoYear">
    <w:name w:val="Chrono Year"/>
    <w:uiPriority w:val="99"/>
    <w:pPr>
      <w:widowControl w:val="0"/>
      <w:pBdr>
        <w:top w:val="single" w:sz="6" w:space="2" w:color="000000"/>
        <w:left w:val="single" w:sz="6" w:space="2" w:color="000000"/>
        <w:bottom w:val="single" w:sz="12" w:space="2" w:color="000000"/>
        <w:right w:val="single" w:sz="12" w:space="2" w:color="000000"/>
      </w:pBdr>
      <w:shd w:val="solid" w:color="000080" w:fill="auto"/>
      <w:autoSpaceDE w:val="0"/>
      <w:autoSpaceDN w:val="0"/>
      <w:adjustRightInd w:val="0"/>
      <w:spacing w:after="0" w:line="240" w:lineRule="auto"/>
      <w:jc w:val="center"/>
    </w:pPr>
    <w:rPr>
      <w:rFonts w:ascii="ScaGoudy" w:hAnsi="ScaGoudy"/>
      <w:b/>
      <w:bCs/>
      <w:color w:val="FFFF00"/>
      <w:sz w:val="40"/>
      <w:szCs w:val="40"/>
    </w:rPr>
  </w:style>
  <w:style w:type="paragraph" w:customStyle="1" w:styleId="Chtitle">
    <w:name w:val="Ch title"/>
    <w:uiPriority w:val="99"/>
    <w:pPr>
      <w:widowControl w:val="0"/>
      <w:autoSpaceDE w:val="0"/>
      <w:autoSpaceDN w:val="0"/>
      <w:adjustRightInd w:val="0"/>
      <w:spacing w:after="240" w:line="378" w:lineRule="auto"/>
      <w:jc w:val="center"/>
    </w:pPr>
    <w:rPr>
      <w:rFonts w:ascii="Tamal" w:hAnsi="Tamal" w:cs="Tamal"/>
      <w:sz w:val="24"/>
      <w:szCs w:val="24"/>
    </w:rPr>
  </w:style>
  <w:style w:type="paragraph" w:customStyle="1" w:styleId="cite">
    <w:name w:val="cite"/>
    <w:uiPriority w:val="99"/>
    <w:pPr>
      <w:widowControl w:val="0"/>
      <w:autoSpaceDE w:val="0"/>
      <w:autoSpaceDN w:val="0"/>
      <w:adjustRightInd w:val="0"/>
      <w:spacing w:after="170" w:line="287" w:lineRule="auto"/>
      <w:ind w:left="680" w:right="680" w:firstLine="283"/>
      <w:jc w:val="right"/>
    </w:pPr>
    <w:rPr>
      <w:rFonts w:ascii="Times" w:hAnsi="Times" w:cs="Times"/>
      <w:i/>
      <w:iCs/>
      <w:color w:val="000000"/>
    </w:rPr>
  </w:style>
  <w:style w:type="paragraph" w:customStyle="1" w:styleId="Citycode">
    <w:name w:val="City code"/>
    <w:uiPriority w:val="99"/>
    <w:pPr>
      <w:widowControl w:val="0"/>
      <w:autoSpaceDE w:val="0"/>
      <w:autoSpaceDN w:val="0"/>
      <w:adjustRightInd w:val="0"/>
      <w:spacing w:after="0" w:line="240" w:lineRule="auto"/>
      <w:jc w:val="right"/>
    </w:pPr>
    <w:rPr>
      <w:rFonts w:ascii="ScaGoudy" w:hAnsi="ScaGoudy"/>
      <w:vanish/>
      <w:color w:val="008080"/>
      <w:sz w:val="4"/>
      <w:szCs w:val="4"/>
    </w:rPr>
  </w:style>
  <w:style w:type="paragraph" w:customStyle="1" w:styleId="Close1">
    <w:name w:val="Close1"/>
    <w:uiPriority w:val="99"/>
    <w:pPr>
      <w:widowControl w:val="0"/>
      <w:autoSpaceDE w:val="0"/>
      <w:autoSpaceDN w:val="0"/>
      <w:adjustRightInd w:val="0"/>
      <w:spacing w:after="0" w:line="240" w:lineRule="auto"/>
    </w:pPr>
    <w:rPr>
      <w:rFonts w:ascii="Tamal" w:hAnsi="Tamal" w:cs="Tamal"/>
      <w:i/>
      <w:iCs/>
      <w:color w:val="FFFF00"/>
      <w:sz w:val="36"/>
      <w:szCs w:val="36"/>
    </w:rPr>
  </w:style>
  <w:style w:type="paragraph" w:customStyle="1" w:styleId="Close2">
    <w:name w:val="Close2"/>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styleId="Closing">
    <w:name w:val="Closing"/>
    <w:basedOn w:val="Normal"/>
    <w:link w:val="ClosingChar"/>
    <w:uiPriority w:val="99"/>
    <w:pPr>
      <w:spacing w:before="0" w:after="0"/>
      <w:ind w:firstLine="0"/>
      <w:jc w:val="both"/>
    </w:pPr>
    <w:rPr>
      <w:rFonts w:ascii="Tamal" w:hAnsi="Tamal" w:cs="Tamal"/>
      <w:i/>
      <w:iCs/>
      <w:color w:val="auto"/>
      <w:sz w:val="36"/>
      <w:szCs w:val="36"/>
    </w:rPr>
  </w:style>
  <w:style w:type="character" w:customStyle="1" w:styleId="ClosingChar">
    <w:name w:val="Closing Char"/>
    <w:basedOn w:val="DefaultParagraphFont"/>
    <w:link w:val="Closing"/>
    <w:uiPriority w:val="99"/>
    <w:rPr>
      <w:rFonts w:cs="ScaGoudy"/>
      <w:color w:val="000000"/>
      <w:sz w:val="28"/>
      <w:szCs w:val="28"/>
    </w:rPr>
  </w:style>
  <w:style w:type="paragraph" w:customStyle="1" w:styleId="CM1">
    <w:name w:val="CM1"/>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0">
    <w:name w:val="CM10"/>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1">
    <w:name w:val="CM11"/>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2">
    <w:name w:val="CM12"/>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3">
    <w:name w:val="CM13"/>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4">
    <w:name w:val="CM14"/>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5">
    <w:name w:val="CM15"/>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6">
    <w:name w:val="CM16"/>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7">
    <w:name w:val="CM1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9">
    <w:name w:val="CM19"/>
    <w:uiPriority w:val="99"/>
    <w:pPr>
      <w:widowControl w:val="0"/>
      <w:autoSpaceDE w:val="0"/>
      <w:autoSpaceDN w:val="0"/>
      <w:adjustRightInd w:val="0"/>
      <w:spacing w:after="228" w:line="240" w:lineRule="auto"/>
    </w:pPr>
    <w:rPr>
      <w:rFonts w:ascii="Times New Roman" w:hAnsi="Times New Roman" w:cs="Times New Roman"/>
      <w:sz w:val="24"/>
      <w:szCs w:val="24"/>
    </w:rPr>
  </w:style>
  <w:style w:type="paragraph" w:customStyle="1" w:styleId="CM2">
    <w:name w:val="CM2"/>
    <w:uiPriority w:val="99"/>
    <w:pPr>
      <w:widowControl w:val="0"/>
      <w:autoSpaceDE w:val="0"/>
      <w:autoSpaceDN w:val="0"/>
      <w:adjustRightInd w:val="0"/>
      <w:spacing w:after="0" w:line="251" w:lineRule="auto"/>
    </w:pPr>
    <w:rPr>
      <w:rFonts w:ascii="Poetica" w:hAnsi="Poetica" w:cs="Poetica"/>
      <w:sz w:val="24"/>
      <w:szCs w:val="24"/>
    </w:rPr>
  </w:style>
  <w:style w:type="paragraph" w:customStyle="1" w:styleId="CM20">
    <w:name w:val="CM20"/>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21">
    <w:name w:val="CM21"/>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22">
    <w:name w:val="CM22"/>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3">
    <w:name w:val="CM23"/>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4">
    <w:name w:val="CM24"/>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5">
    <w:name w:val="CM25"/>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7">
    <w:name w:val="CM27"/>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8">
    <w:name w:val="CM28"/>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3">
    <w:name w:val="CM3"/>
    <w:uiPriority w:val="99"/>
    <w:pPr>
      <w:widowControl w:val="0"/>
      <w:autoSpaceDE w:val="0"/>
      <w:autoSpaceDN w:val="0"/>
      <w:adjustRightInd w:val="0"/>
      <w:spacing w:after="0" w:line="258" w:lineRule="auto"/>
    </w:pPr>
    <w:rPr>
      <w:rFonts w:ascii="Poetica" w:hAnsi="Poetica" w:cs="Poetica"/>
      <w:sz w:val="24"/>
      <w:szCs w:val="24"/>
    </w:rPr>
  </w:style>
  <w:style w:type="paragraph" w:customStyle="1" w:styleId="CM30">
    <w:name w:val="CM30"/>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1">
    <w:name w:val="CM31"/>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32">
    <w:name w:val="CM32"/>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3">
    <w:name w:val="CM33"/>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4">
    <w:name w:val="CM34"/>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5">
    <w:name w:val="CM35"/>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6">
    <w:name w:val="CM36"/>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7">
    <w:name w:val="CM3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8">
    <w:name w:val="CM38"/>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9">
    <w:name w:val="CM39"/>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4">
    <w:name w:val="CM4"/>
    <w:uiPriority w:val="99"/>
    <w:pPr>
      <w:widowControl w:val="0"/>
      <w:autoSpaceDE w:val="0"/>
      <w:autoSpaceDN w:val="0"/>
      <w:adjustRightInd w:val="0"/>
      <w:spacing w:after="0" w:line="251" w:lineRule="auto"/>
    </w:pPr>
    <w:rPr>
      <w:rFonts w:ascii="Poetica" w:hAnsi="Poetica" w:cs="Poetica"/>
      <w:sz w:val="24"/>
      <w:szCs w:val="24"/>
    </w:rPr>
  </w:style>
  <w:style w:type="paragraph" w:customStyle="1" w:styleId="CM40">
    <w:name w:val="CM40"/>
    <w:uiPriority w:val="99"/>
    <w:pPr>
      <w:widowControl w:val="0"/>
      <w:autoSpaceDE w:val="0"/>
      <w:autoSpaceDN w:val="0"/>
      <w:adjustRightInd w:val="0"/>
      <w:spacing w:after="253" w:line="240" w:lineRule="auto"/>
    </w:pPr>
    <w:rPr>
      <w:rFonts w:ascii="Poetica" w:hAnsi="Poetica" w:cs="Poetica"/>
      <w:sz w:val="24"/>
      <w:szCs w:val="24"/>
    </w:rPr>
  </w:style>
  <w:style w:type="paragraph" w:customStyle="1" w:styleId="CM41">
    <w:name w:val="CM41"/>
    <w:uiPriority w:val="99"/>
    <w:pPr>
      <w:widowControl w:val="0"/>
      <w:autoSpaceDE w:val="0"/>
      <w:autoSpaceDN w:val="0"/>
      <w:adjustRightInd w:val="0"/>
      <w:spacing w:after="753" w:line="240" w:lineRule="auto"/>
    </w:pPr>
    <w:rPr>
      <w:rFonts w:ascii="Poetica" w:hAnsi="Poetica" w:cs="Poetica"/>
      <w:sz w:val="24"/>
      <w:szCs w:val="24"/>
    </w:rPr>
  </w:style>
  <w:style w:type="paragraph" w:customStyle="1" w:styleId="CM42">
    <w:name w:val="CM42"/>
    <w:uiPriority w:val="99"/>
    <w:pPr>
      <w:widowControl w:val="0"/>
      <w:autoSpaceDE w:val="0"/>
      <w:autoSpaceDN w:val="0"/>
      <w:adjustRightInd w:val="0"/>
      <w:spacing w:after="655" w:line="240" w:lineRule="auto"/>
    </w:pPr>
    <w:rPr>
      <w:rFonts w:ascii="Poetica" w:hAnsi="Poetica" w:cs="Poetica"/>
      <w:sz w:val="24"/>
      <w:szCs w:val="24"/>
    </w:rPr>
  </w:style>
  <w:style w:type="paragraph" w:customStyle="1" w:styleId="CM43">
    <w:name w:val="CM43"/>
    <w:uiPriority w:val="99"/>
    <w:pPr>
      <w:widowControl w:val="0"/>
      <w:autoSpaceDE w:val="0"/>
      <w:autoSpaceDN w:val="0"/>
      <w:adjustRightInd w:val="0"/>
      <w:spacing w:after="137" w:line="240" w:lineRule="auto"/>
    </w:pPr>
    <w:rPr>
      <w:rFonts w:ascii="Poetica" w:hAnsi="Poetica" w:cs="Poetica"/>
      <w:sz w:val="24"/>
      <w:szCs w:val="24"/>
    </w:rPr>
  </w:style>
  <w:style w:type="paragraph" w:customStyle="1" w:styleId="CM44">
    <w:name w:val="CM44"/>
    <w:uiPriority w:val="99"/>
    <w:pPr>
      <w:widowControl w:val="0"/>
      <w:autoSpaceDE w:val="0"/>
      <w:autoSpaceDN w:val="0"/>
      <w:adjustRightInd w:val="0"/>
      <w:spacing w:after="635" w:line="240" w:lineRule="auto"/>
    </w:pPr>
    <w:rPr>
      <w:rFonts w:ascii="Poetica" w:hAnsi="Poetica" w:cs="Poetica"/>
      <w:sz w:val="24"/>
      <w:szCs w:val="24"/>
    </w:rPr>
  </w:style>
  <w:style w:type="paragraph" w:customStyle="1" w:styleId="CM45">
    <w:name w:val="CM45"/>
    <w:uiPriority w:val="99"/>
    <w:pPr>
      <w:widowControl w:val="0"/>
      <w:autoSpaceDE w:val="0"/>
      <w:autoSpaceDN w:val="0"/>
      <w:adjustRightInd w:val="0"/>
      <w:spacing w:after="317" w:line="240" w:lineRule="auto"/>
    </w:pPr>
    <w:rPr>
      <w:rFonts w:ascii="Poetica" w:hAnsi="Poetica" w:cs="Poetica"/>
      <w:sz w:val="24"/>
      <w:szCs w:val="24"/>
    </w:rPr>
  </w:style>
  <w:style w:type="paragraph" w:customStyle="1" w:styleId="CM46">
    <w:name w:val="CM46"/>
    <w:uiPriority w:val="99"/>
    <w:pPr>
      <w:widowControl w:val="0"/>
      <w:autoSpaceDE w:val="0"/>
      <w:autoSpaceDN w:val="0"/>
      <w:adjustRightInd w:val="0"/>
      <w:spacing w:after="72" w:line="240" w:lineRule="auto"/>
    </w:pPr>
    <w:rPr>
      <w:rFonts w:ascii="Poetica" w:hAnsi="Poetica" w:cs="Poetica"/>
      <w:sz w:val="24"/>
      <w:szCs w:val="24"/>
    </w:rPr>
  </w:style>
  <w:style w:type="paragraph" w:customStyle="1" w:styleId="CM47">
    <w:name w:val="CM47"/>
    <w:uiPriority w:val="99"/>
    <w:pPr>
      <w:widowControl w:val="0"/>
      <w:autoSpaceDE w:val="0"/>
      <w:autoSpaceDN w:val="0"/>
      <w:adjustRightInd w:val="0"/>
      <w:spacing w:after="503" w:line="240" w:lineRule="auto"/>
    </w:pPr>
    <w:rPr>
      <w:rFonts w:ascii="Poetica" w:hAnsi="Poetica" w:cs="Poetica"/>
      <w:sz w:val="24"/>
      <w:szCs w:val="24"/>
    </w:rPr>
  </w:style>
  <w:style w:type="paragraph" w:customStyle="1" w:styleId="CM48">
    <w:name w:val="CM48"/>
    <w:uiPriority w:val="99"/>
    <w:pPr>
      <w:widowControl w:val="0"/>
      <w:autoSpaceDE w:val="0"/>
      <w:autoSpaceDN w:val="0"/>
      <w:adjustRightInd w:val="0"/>
      <w:spacing w:after="153" w:line="240" w:lineRule="auto"/>
    </w:pPr>
    <w:rPr>
      <w:rFonts w:ascii="Poetica" w:hAnsi="Poetica" w:cs="Poetica"/>
      <w:sz w:val="24"/>
      <w:szCs w:val="24"/>
    </w:rPr>
  </w:style>
  <w:style w:type="paragraph" w:customStyle="1" w:styleId="CM49">
    <w:name w:val="CM49"/>
    <w:uiPriority w:val="99"/>
    <w:pPr>
      <w:widowControl w:val="0"/>
      <w:autoSpaceDE w:val="0"/>
      <w:autoSpaceDN w:val="0"/>
      <w:adjustRightInd w:val="0"/>
      <w:spacing w:after="325" w:line="240" w:lineRule="auto"/>
    </w:pPr>
    <w:rPr>
      <w:rFonts w:ascii="Poetica" w:hAnsi="Poetica" w:cs="Poetica"/>
      <w:sz w:val="24"/>
      <w:szCs w:val="24"/>
    </w:rPr>
  </w:style>
  <w:style w:type="paragraph" w:customStyle="1" w:styleId="CM5">
    <w:name w:val="CM5"/>
    <w:uiPriority w:val="99"/>
    <w:pPr>
      <w:widowControl w:val="0"/>
      <w:autoSpaceDE w:val="0"/>
      <w:autoSpaceDN w:val="0"/>
      <w:adjustRightInd w:val="0"/>
      <w:spacing w:after="0" w:line="258" w:lineRule="auto"/>
    </w:pPr>
    <w:rPr>
      <w:rFonts w:ascii="Poetica" w:hAnsi="Poetica" w:cs="Poetica"/>
      <w:sz w:val="24"/>
      <w:szCs w:val="24"/>
    </w:rPr>
  </w:style>
  <w:style w:type="paragraph" w:customStyle="1" w:styleId="CM50">
    <w:name w:val="CM50"/>
    <w:uiPriority w:val="99"/>
    <w:pPr>
      <w:widowControl w:val="0"/>
      <w:autoSpaceDE w:val="0"/>
      <w:autoSpaceDN w:val="0"/>
      <w:adjustRightInd w:val="0"/>
      <w:spacing w:after="203" w:line="240" w:lineRule="auto"/>
    </w:pPr>
    <w:rPr>
      <w:rFonts w:ascii="Poetica" w:hAnsi="Poetica" w:cs="Poetica"/>
      <w:sz w:val="24"/>
      <w:szCs w:val="24"/>
    </w:rPr>
  </w:style>
  <w:style w:type="paragraph" w:customStyle="1" w:styleId="CM51">
    <w:name w:val="CM51"/>
    <w:uiPriority w:val="99"/>
    <w:pPr>
      <w:widowControl w:val="0"/>
      <w:autoSpaceDE w:val="0"/>
      <w:autoSpaceDN w:val="0"/>
      <w:adjustRightInd w:val="0"/>
      <w:spacing w:after="83" w:line="240" w:lineRule="auto"/>
    </w:pPr>
    <w:rPr>
      <w:rFonts w:ascii="Poetica" w:hAnsi="Poetica" w:cs="Poetica"/>
      <w:sz w:val="24"/>
      <w:szCs w:val="24"/>
    </w:rPr>
  </w:style>
  <w:style w:type="paragraph" w:customStyle="1" w:styleId="CM52">
    <w:name w:val="CM52"/>
    <w:uiPriority w:val="99"/>
    <w:pPr>
      <w:widowControl w:val="0"/>
      <w:autoSpaceDE w:val="0"/>
      <w:autoSpaceDN w:val="0"/>
      <w:adjustRightInd w:val="0"/>
      <w:spacing w:after="398" w:line="240" w:lineRule="auto"/>
    </w:pPr>
    <w:rPr>
      <w:rFonts w:ascii="Poetica" w:hAnsi="Poetica" w:cs="Poetica"/>
      <w:sz w:val="24"/>
      <w:szCs w:val="24"/>
    </w:rPr>
  </w:style>
  <w:style w:type="paragraph" w:customStyle="1" w:styleId="CM53">
    <w:name w:val="CM53"/>
    <w:uiPriority w:val="99"/>
    <w:pPr>
      <w:widowControl w:val="0"/>
      <w:autoSpaceDE w:val="0"/>
      <w:autoSpaceDN w:val="0"/>
      <w:adjustRightInd w:val="0"/>
      <w:spacing w:after="810" w:line="240" w:lineRule="auto"/>
    </w:pPr>
    <w:rPr>
      <w:rFonts w:ascii="Poetica" w:hAnsi="Poetica" w:cs="Poetica"/>
      <w:sz w:val="24"/>
      <w:szCs w:val="24"/>
    </w:rPr>
  </w:style>
  <w:style w:type="paragraph" w:customStyle="1" w:styleId="CM54">
    <w:name w:val="CM54"/>
    <w:uiPriority w:val="99"/>
    <w:pPr>
      <w:widowControl w:val="0"/>
      <w:autoSpaceDE w:val="0"/>
      <w:autoSpaceDN w:val="0"/>
      <w:adjustRightInd w:val="0"/>
      <w:spacing w:after="1000" w:line="240" w:lineRule="auto"/>
    </w:pPr>
    <w:rPr>
      <w:rFonts w:ascii="Poetica" w:hAnsi="Poetica" w:cs="Poetica"/>
      <w:sz w:val="24"/>
      <w:szCs w:val="24"/>
    </w:rPr>
  </w:style>
  <w:style w:type="paragraph" w:customStyle="1" w:styleId="CM6">
    <w:name w:val="CM6"/>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7">
    <w:name w:val="CM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8">
    <w:name w:val="CM8"/>
    <w:uiPriority w:val="99"/>
    <w:pPr>
      <w:widowControl w:val="0"/>
      <w:autoSpaceDE w:val="0"/>
      <w:autoSpaceDN w:val="0"/>
      <w:adjustRightInd w:val="0"/>
      <w:spacing w:after="0" w:line="317" w:lineRule="auto"/>
    </w:pPr>
    <w:rPr>
      <w:rFonts w:ascii="Poetica" w:hAnsi="Poetica" w:cs="Poetica"/>
      <w:sz w:val="24"/>
      <w:szCs w:val="24"/>
    </w:rPr>
  </w:style>
  <w:style w:type="paragraph" w:customStyle="1" w:styleId="CM9">
    <w:name w:val="CM9"/>
    <w:uiPriority w:val="99"/>
    <w:pPr>
      <w:widowControl w:val="0"/>
      <w:autoSpaceDE w:val="0"/>
      <w:autoSpaceDN w:val="0"/>
      <w:adjustRightInd w:val="0"/>
      <w:spacing w:after="0" w:line="317" w:lineRule="auto"/>
    </w:pPr>
    <w:rPr>
      <w:rFonts w:ascii="Poetica" w:hAnsi="Poetica" w:cs="Poetica"/>
      <w:sz w:val="24"/>
      <w:szCs w:val="24"/>
    </w:rPr>
  </w:style>
  <w:style w:type="paragraph" w:customStyle="1" w:styleId="code">
    <w:name w:val="code"/>
    <w:uiPriority w:val="99"/>
    <w:pPr>
      <w:widowControl w:val="0"/>
      <w:autoSpaceDE w:val="0"/>
      <w:autoSpaceDN w:val="0"/>
      <w:adjustRightInd w:val="0"/>
      <w:spacing w:after="0" w:line="240" w:lineRule="auto"/>
      <w:jc w:val="center"/>
    </w:pPr>
    <w:rPr>
      <w:rFonts w:ascii="Tamal" w:hAnsi="Tamal" w:cs="Tamal"/>
      <w:b/>
      <w:bCs/>
      <w:vanish/>
      <w:color w:val="000080"/>
      <w:sz w:val="12"/>
      <w:szCs w:val="12"/>
    </w:rPr>
  </w:style>
  <w:style w:type="paragraph" w:customStyle="1" w:styleId="CollectionPara">
    <w:name w:val="Collection: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Tamal" w:hAnsi="Tamal" w:cs="Tamal"/>
      <w:b/>
      <w:bCs/>
      <w:sz w:val="40"/>
      <w:szCs w:val="40"/>
    </w:rPr>
  </w:style>
  <w:style w:type="paragraph" w:customStyle="1" w:styleId="CollectionParaPara">
    <w:name w:val="Collection: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
    <w:name w:val="Collection: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Para">
    <w:name w:val="Collection: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ParaPara">
    <w:name w:val="Collection:Para: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color w:val="000000"/>
      <w:sz w:val="40"/>
      <w:szCs w:val="40"/>
    </w:rPr>
  </w:style>
  <w:style w:type="paragraph" w:customStyle="1" w:styleId="CollectionParaParaParaParaParaPara">
    <w:name w:val="Collection:Para:Para: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color w:val="000000"/>
      <w:sz w:val="40"/>
      <w:szCs w:val="40"/>
    </w:rPr>
  </w:style>
  <w:style w:type="paragraph" w:customStyle="1" w:styleId="CollierLinks">
    <w:name w:val="Collier Links"/>
    <w:uiPriority w:val="99"/>
    <w:pPr>
      <w:widowControl w:val="0"/>
      <w:autoSpaceDE w:val="0"/>
      <w:autoSpaceDN w:val="0"/>
      <w:adjustRightInd w:val="0"/>
      <w:spacing w:after="180" w:line="240" w:lineRule="auto"/>
      <w:jc w:val="center"/>
    </w:pPr>
    <w:rPr>
      <w:rFonts w:ascii="ScaGoudy" w:hAnsi="ScaGoudy"/>
      <w:color w:val="008000"/>
      <w:sz w:val="24"/>
      <w:szCs w:val="24"/>
    </w:rPr>
  </w:style>
  <w:style w:type="paragraph" w:customStyle="1" w:styleId="Columns">
    <w:name w:val="Columns"/>
    <w:uiPriority w:val="99"/>
    <w:pPr>
      <w:widowControl w:val="0"/>
      <w:tabs>
        <w:tab w:val="left" w:pos="6336"/>
      </w:tabs>
      <w:autoSpaceDE w:val="0"/>
      <w:autoSpaceDN w:val="0"/>
      <w:adjustRightInd w:val="0"/>
      <w:spacing w:after="0" w:line="240" w:lineRule="auto"/>
    </w:pPr>
    <w:rPr>
      <w:rFonts w:ascii="ScaGoudy" w:hAnsi="ScaGoudy"/>
      <w:sz w:val="20"/>
      <w:szCs w:val="20"/>
    </w:rPr>
  </w:style>
  <w:style w:type="paragraph" w:customStyle="1" w:styleId="Columns2">
    <w:name w:val="Columns 2"/>
    <w:uiPriority w:val="99"/>
    <w:pPr>
      <w:widowControl w:val="0"/>
      <w:tabs>
        <w:tab w:val="left" w:pos="7920"/>
      </w:tabs>
      <w:autoSpaceDE w:val="0"/>
      <w:autoSpaceDN w:val="0"/>
      <w:adjustRightInd w:val="0"/>
      <w:spacing w:after="0" w:line="240" w:lineRule="auto"/>
    </w:pPr>
    <w:rPr>
      <w:rFonts w:ascii="Tamal" w:hAnsi="Tamal" w:cs="Tamal"/>
      <w:b/>
      <w:bCs/>
      <w:color w:val="000000"/>
      <w:sz w:val="20"/>
      <w:szCs w:val="20"/>
    </w:rPr>
  </w:style>
  <w:style w:type="paragraph" w:customStyle="1" w:styleId="Columns3">
    <w:name w:val="Columns 3"/>
    <w:uiPriority w:val="99"/>
    <w:pPr>
      <w:widowControl w:val="0"/>
      <w:tabs>
        <w:tab w:val="left" w:pos="2160"/>
      </w:tabs>
      <w:autoSpaceDE w:val="0"/>
      <w:autoSpaceDN w:val="0"/>
      <w:adjustRightInd w:val="0"/>
      <w:spacing w:after="0" w:line="240" w:lineRule="auto"/>
    </w:pPr>
    <w:rPr>
      <w:rFonts w:ascii="ScaGoudy" w:hAnsi="ScaGoudy"/>
      <w:sz w:val="20"/>
      <w:szCs w:val="20"/>
    </w:rPr>
  </w:style>
  <w:style w:type="paragraph" w:customStyle="1" w:styleId="Columnscentered">
    <w:name w:val="Columns centered"/>
    <w:uiPriority w:val="99"/>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customStyle="1" w:styleId="Columnscentered3">
    <w:name w:val="Columns centered3"/>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Columnscentered1">
    <w:name w:val="Columns centered1"/>
    <w:uiPriority w:val="99"/>
    <w:pPr>
      <w:widowControl w:val="0"/>
      <w:autoSpaceDE w:val="0"/>
      <w:autoSpaceDN w:val="0"/>
      <w:adjustRightInd w:val="0"/>
      <w:spacing w:after="0" w:line="240" w:lineRule="auto"/>
      <w:jc w:val="center"/>
    </w:pPr>
    <w:rPr>
      <w:rFonts w:ascii="ScaGoudy" w:hAnsi="ScaGoudy"/>
      <w:color w:val="000000"/>
      <w:sz w:val="24"/>
      <w:szCs w:val="24"/>
    </w:rPr>
  </w:style>
  <w:style w:type="paragraph" w:customStyle="1" w:styleId="Columnscentered2">
    <w:name w:val="Columns centered2"/>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com">
    <w:name w:val="com"/>
    <w:uiPriority w:val="99"/>
    <w:pPr>
      <w:widowControl w:val="0"/>
      <w:autoSpaceDE w:val="0"/>
      <w:autoSpaceDN w:val="0"/>
      <w:adjustRightInd w:val="0"/>
      <w:spacing w:after="0" w:line="240" w:lineRule="auto"/>
      <w:jc w:val="both"/>
    </w:pPr>
    <w:rPr>
      <w:rFonts w:ascii="Arial" w:hAnsi="Arial" w:cs="Arial"/>
      <w:b/>
      <w:bCs/>
      <w:sz w:val="36"/>
      <w:szCs w:val="36"/>
    </w:rPr>
  </w:style>
  <w:style w:type="paragraph" w:customStyle="1" w:styleId="Comment">
    <w:name w:val="Comment"/>
    <w:uiPriority w:val="99"/>
    <w:pPr>
      <w:widowControl w:val="0"/>
      <w:autoSpaceDE w:val="0"/>
      <w:autoSpaceDN w:val="0"/>
      <w:adjustRightInd w:val="0"/>
      <w:spacing w:after="227" w:line="240" w:lineRule="auto"/>
    </w:pPr>
    <w:rPr>
      <w:rFonts w:ascii="Times Roman" w:hAnsi="Times Roman" w:cs="Times Roman"/>
      <w:sz w:val="24"/>
      <w:szCs w:val="24"/>
    </w:rPr>
  </w:style>
  <w:style w:type="paragraph" w:customStyle="1" w:styleId="CommentText1">
    <w:name w:val="Comment Text1"/>
    <w:uiPriority w:val="99"/>
    <w:pPr>
      <w:widowControl w:val="0"/>
      <w:autoSpaceDE w:val="0"/>
      <w:autoSpaceDN w:val="0"/>
      <w:adjustRightInd w:val="0"/>
      <w:spacing w:after="0" w:line="240" w:lineRule="auto"/>
    </w:pPr>
    <w:rPr>
      <w:rFonts w:ascii="ScaGoudy" w:hAnsi="ScaGoudy"/>
      <w:sz w:val="20"/>
      <w:szCs w:val="20"/>
    </w:rPr>
  </w:style>
  <w:style w:type="paragraph" w:customStyle="1" w:styleId="CompilationChHeading">
    <w:name w:val="Compilation_Ch_Heading"/>
    <w:uiPriority w:val="99"/>
    <w:pPr>
      <w:widowControl w:val="0"/>
      <w:pBdr>
        <w:top w:val="single" w:sz="24" w:space="2" w:color="800080"/>
        <w:bottom w:val="single" w:sz="2" w:space="2" w:color="800080"/>
      </w:pBdr>
      <w:shd w:val="solid" w:color="008080" w:fill="auto"/>
      <w:autoSpaceDE w:val="0"/>
      <w:autoSpaceDN w:val="0"/>
      <w:adjustRightInd w:val="0"/>
      <w:spacing w:before="180" w:after="180" w:line="240" w:lineRule="auto"/>
      <w:ind w:right="720"/>
      <w:jc w:val="center"/>
    </w:pPr>
    <w:rPr>
      <w:rFonts w:ascii="ScaGoudy" w:hAnsi="ScaGoudy"/>
      <w:b/>
      <w:bCs/>
      <w:color w:val="FFFF00"/>
      <w:sz w:val="36"/>
      <w:szCs w:val="36"/>
    </w:rPr>
  </w:style>
  <w:style w:type="paragraph" w:customStyle="1" w:styleId="CompilationTOC">
    <w:name w:val="Compilation_TOC"/>
    <w:uiPriority w:val="99"/>
    <w:pPr>
      <w:widowControl w:val="0"/>
      <w:pBdr>
        <w:top w:val="single" w:sz="12" w:space="0" w:color="800000"/>
        <w:left w:val="single" w:sz="4" w:space="0" w:color="FF0000"/>
        <w:bottom w:val="single" w:sz="18" w:space="3" w:color="008080"/>
        <w:right w:val="single" w:sz="18" w:space="0" w:color="000000"/>
      </w:pBdr>
      <w:shd w:val="solid" w:color="FFFF00" w:fill="auto"/>
      <w:autoSpaceDE w:val="0"/>
      <w:autoSpaceDN w:val="0"/>
      <w:adjustRightInd w:val="0"/>
      <w:spacing w:before="65" w:after="65" w:line="240" w:lineRule="auto"/>
      <w:ind w:left="360" w:right="720"/>
    </w:pPr>
    <w:rPr>
      <w:rFonts w:ascii="Tamal" w:hAnsi="Tamal" w:cs="Tamal"/>
      <w:b/>
      <w:bCs/>
      <w:color w:val="0000FF"/>
      <w:sz w:val="24"/>
      <w:szCs w:val="24"/>
    </w:rPr>
  </w:style>
  <w:style w:type="paragraph" w:customStyle="1" w:styleId="Contents">
    <w:name w:val="Contents"/>
    <w:uiPriority w:val="99"/>
    <w:pPr>
      <w:widowControl w:val="0"/>
      <w:autoSpaceDE w:val="0"/>
      <w:autoSpaceDN w:val="0"/>
      <w:adjustRightInd w:val="0"/>
      <w:spacing w:after="0" w:line="240" w:lineRule="auto"/>
      <w:ind w:left="360" w:hanging="360"/>
    </w:pPr>
    <w:rPr>
      <w:rFonts w:ascii="ScaGoudy" w:hAnsi="ScaGoudy"/>
      <w:sz w:val="24"/>
      <w:szCs w:val="24"/>
    </w:rPr>
  </w:style>
  <w:style w:type="paragraph" w:customStyle="1" w:styleId="Contents3">
    <w:name w:val="Contents3"/>
    <w:uiPriority w:val="99"/>
    <w:pPr>
      <w:widowControl w:val="0"/>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1">
    <w:name w:val="Contents1"/>
    <w:uiPriority w:val="99"/>
    <w:pPr>
      <w:widowControl w:val="0"/>
      <w:autoSpaceDE w:val="0"/>
      <w:autoSpaceDN w:val="0"/>
      <w:adjustRightInd w:val="0"/>
      <w:spacing w:after="0" w:line="240" w:lineRule="auto"/>
      <w:ind w:left="360" w:hanging="360"/>
    </w:pPr>
    <w:rPr>
      <w:rFonts w:ascii="ScaGoudy" w:hAnsi="ScaGoudy"/>
      <w:color w:val="000000"/>
      <w:sz w:val="24"/>
      <w:szCs w:val="24"/>
    </w:rPr>
  </w:style>
  <w:style w:type="paragraph" w:customStyle="1" w:styleId="Contents2">
    <w:name w:val="Contents2"/>
    <w:uiPriority w:val="99"/>
    <w:pPr>
      <w:widowControl w:val="0"/>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BookPara">
    <w:name w:val="ContentsBook: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
    <w:name w:val="ContentsBook: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
    <w:name w:val="ContentsBook: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
    <w:name w:val="ContentsBook: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Para">
    <w:name w:val="ContentsBook:Para: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ParaPara">
    <w:name w:val="ContentsBook:Para:Para: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SecondLevel">
    <w:name w:val="Contents Second Level"/>
    <w:uiPriority w:val="99"/>
    <w:pPr>
      <w:widowControl w:val="0"/>
      <w:autoSpaceDE w:val="0"/>
      <w:autoSpaceDN w:val="0"/>
      <w:adjustRightInd w:val="0"/>
      <w:spacing w:after="0" w:line="240" w:lineRule="auto"/>
      <w:ind w:left="576"/>
    </w:pPr>
    <w:rPr>
      <w:rFonts w:ascii="ScaTimes" w:hAnsi="ScaTimes" w:cs="ScaTimes"/>
      <w:color w:val="800000"/>
      <w:sz w:val="24"/>
      <w:szCs w:val="24"/>
    </w:rPr>
  </w:style>
  <w:style w:type="paragraph" w:customStyle="1" w:styleId="contentstabbed">
    <w:name w:val="contents tabbed"/>
    <w:uiPriority w:val="99"/>
    <w:pPr>
      <w:widowControl w:val="0"/>
      <w:tabs>
        <w:tab w:val="left" w:pos="4680"/>
        <w:tab w:val="left" w:pos="5845"/>
        <w:tab w:val="decimal" w:pos="6912"/>
      </w:tabs>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tabbed3">
    <w:name w:val="contents tabbed3"/>
    <w:uiPriority w:val="99"/>
    <w:pPr>
      <w:widowControl w:val="0"/>
      <w:tabs>
        <w:tab w:val="left" w:pos="4680"/>
        <w:tab w:val="left" w:pos="5845"/>
        <w:tab w:val="decimal" w:pos="6912"/>
      </w:tabs>
      <w:autoSpaceDE w:val="0"/>
      <w:autoSpaceDN w:val="0"/>
      <w:adjustRightInd w:val="0"/>
      <w:spacing w:after="0" w:line="240" w:lineRule="auto"/>
      <w:ind w:left="360" w:hanging="360"/>
      <w:jc w:val="both"/>
    </w:pPr>
    <w:rPr>
      <w:rFonts w:ascii="ScaGoudy" w:hAnsi="ScaGoudy"/>
      <w:sz w:val="24"/>
      <w:szCs w:val="24"/>
    </w:rPr>
  </w:style>
  <w:style w:type="paragraph" w:customStyle="1" w:styleId="contentstabbed1">
    <w:name w:val="contents tabbed1"/>
    <w:uiPriority w:val="99"/>
    <w:pPr>
      <w:widowControl w:val="0"/>
      <w:tabs>
        <w:tab w:val="left" w:pos="4680"/>
        <w:tab w:val="left" w:pos="5845"/>
        <w:tab w:val="decimal" w:pos="6912"/>
      </w:tabs>
      <w:autoSpaceDE w:val="0"/>
      <w:autoSpaceDN w:val="0"/>
      <w:adjustRightInd w:val="0"/>
      <w:spacing w:after="0" w:line="240" w:lineRule="auto"/>
      <w:ind w:left="360" w:hanging="360"/>
    </w:pPr>
    <w:rPr>
      <w:rFonts w:ascii="ScaGoudy" w:hAnsi="ScaGoudy"/>
      <w:color w:val="000000"/>
      <w:sz w:val="24"/>
      <w:szCs w:val="24"/>
    </w:rPr>
  </w:style>
  <w:style w:type="paragraph" w:customStyle="1" w:styleId="contentstabbed2">
    <w:name w:val="contents tabbed2"/>
    <w:uiPriority w:val="99"/>
    <w:pPr>
      <w:widowControl w:val="0"/>
      <w:tabs>
        <w:tab w:val="left" w:pos="4680"/>
        <w:tab w:val="left" w:pos="5845"/>
        <w:tab w:val="decimal" w:pos="6912"/>
      </w:tabs>
      <w:autoSpaceDE w:val="0"/>
      <w:autoSpaceDN w:val="0"/>
      <w:adjustRightInd w:val="0"/>
      <w:spacing w:after="0" w:line="240" w:lineRule="auto"/>
      <w:ind w:left="360" w:hanging="360"/>
      <w:jc w:val="both"/>
    </w:pPr>
    <w:rPr>
      <w:rFonts w:ascii="ScaGoudy" w:hAnsi="ScaGoudy"/>
      <w:sz w:val="24"/>
      <w:szCs w:val="24"/>
    </w:rPr>
  </w:style>
  <w:style w:type="paragraph" w:customStyle="1" w:styleId="continuedon">
    <w:name w:val="continued on"/>
    <w:uiPriority w:val="99"/>
    <w:pPr>
      <w:widowControl w:val="0"/>
      <w:tabs>
        <w:tab w:val="left" w:pos="240"/>
      </w:tabs>
      <w:autoSpaceDE w:val="0"/>
      <w:autoSpaceDN w:val="0"/>
      <w:adjustRightInd w:val="0"/>
      <w:spacing w:before="170" w:after="0" w:line="240" w:lineRule="auto"/>
      <w:ind w:left="283" w:hanging="283"/>
      <w:jc w:val="right"/>
    </w:pPr>
    <w:rPr>
      <w:rFonts w:ascii="Sanskrit-Palatino" w:hAnsi="Sanskrit-Palatino" w:cs="Sanskrit-Palatino"/>
      <w:b/>
      <w:bCs/>
      <w:i/>
      <w:iCs/>
      <w:color w:val="000000"/>
      <w:sz w:val="16"/>
      <w:szCs w:val="16"/>
    </w:rPr>
  </w:style>
  <w:style w:type="paragraph" w:customStyle="1" w:styleId="Contslug">
    <w:name w:val="Cont. slug"/>
    <w:uiPriority w:val="99"/>
    <w:pPr>
      <w:widowControl w:val="0"/>
      <w:tabs>
        <w:tab w:val="left" w:pos="240"/>
      </w:tabs>
      <w:autoSpaceDE w:val="0"/>
      <w:autoSpaceDN w:val="0"/>
      <w:adjustRightInd w:val="0"/>
      <w:spacing w:after="0" w:line="240" w:lineRule="auto"/>
    </w:pPr>
    <w:rPr>
      <w:rFonts w:ascii="Bhaskar" w:hAnsi="Bhaskar" w:cs="Bhaskar"/>
      <w:sz w:val="30"/>
      <w:szCs w:val="30"/>
    </w:rPr>
  </w:style>
  <w:style w:type="paragraph" w:customStyle="1" w:styleId="ContTitle">
    <w:name w:val="Cont. Title"/>
    <w:uiPriority w:val="99"/>
    <w:pPr>
      <w:widowControl w:val="0"/>
      <w:autoSpaceDE w:val="0"/>
      <w:autoSpaceDN w:val="0"/>
      <w:adjustRightInd w:val="0"/>
      <w:spacing w:after="0" w:line="240" w:lineRule="auto"/>
    </w:pPr>
    <w:rPr>
      <w:rFonts w:ascii="Bhaskar" w:hAnsi="Bhaskar" w:cs="Bhaskar"/>
      <w:b/>
      <w:bCs/>
      <w:sz w:val="30"/>
      <w:szCs w:val="30"/>
    </w:rPr>
  </w:style>
  <w:style w:type="paragraph" w:customStyle="1" w:styleId="Convcode">
    <w:name w:val="Conv code"/>
    <w:uiPriority w:val="99"/>
    <w:pPr>
      <w:widowControl w:val="0"/>
      <w:autoSpaceDE w:val="0"/>
      <w:autoSpaceDN w:val="0"/>
      <w:adjustRightInd w:val="0"/>
      <w:spacing w:before="180" w:after="360" w:line="240" w:lineRule="auto"/>
      <w:jc w:val="right"/>
    </w:pPr>
    <w:rPr>
      <w:rFonts w:ascii="ScaGoudy" w:hAnsi="ScaGoudy"/>
      <w:vanish/>
      <w:sz w:val="20"/>
      <w:szCs w:val="20"/>
    </w:rPr>
  </w:style>
  <w:style w:type="paragraph" w:customStyle="1" w:styleId="Conversation">
    <w:name w:val="Conversation"/>
    <w:uiPriority w:val="99"/>
    <w:pPr>
      <w:widowControl w:val="0"/>
      <w:autoSpaceDE w:val="0"/>
      <w:autoSpaceDN w:val="0"/>
      <w:adjustRightInd w:val="0"/>
      <w:spacing w:after="0" w:line="240" w:lineRule="auto"/>
    </w:pPr>
    <w:rPr>
      <w:rFonts w:ascii="ScaGoudy" w:hAnsi="ScaGoudy"/>
      <w:sz w:val="24"/>
      <w:szCs w:val="24"/>
    </w:rPr>
  </w:style>
  <w:style w:type="paragraph" w:customStyle="1" w:styleId="Conversation3">
    <w:name w:val="Conversation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versation1">
    <w:name w:val="Conversation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Conversation2">
    <w:name w:val="Conversation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vHeader">
    <w:name w:val="Conv Header"/>
    <w:uiPriority w:val="99"/>
    <w:pPr>
      <w:widowControl w:val="0"/>
      <w:pBdr>
        <w:top w:val="single" w:sz="12" w:space="2" w:color="000000"/>
        <w:bottom w:val="single" w:sz="12" w:space="2" w:color="000000"/>
      </w:pBdr>
      <w:shd w:val="solid" w:color="00FFFF" w:fill="auto"/>
      <w:autoSpaceDE w:val="0"/>
      <w:autoSpaceDN w:val="0"/>
      <w:adjustRightInd w:val="0"/>
      <w:spacing w:before="180" w:after="360" w:line="240" w:lineRule="auto"/>
      <w:jc w:val="center"/>
    </w:pPr>
    <w:rPr>
      <w:rFonts w:ascii="Tamal" w:hAnsi="Tamal" w:cs="Tamal"/>
      <w:b/>
      <w:bCs/>
      <w:color w:val="000000"/>
      <w:sz w:val="24"/>
      <w:szCs w:val="24"/>
    </w:rPr>
  </w:style>
  <w:style w:type="paragraph" w:customStyle="1" w:styleId="CookingPrepBottomBorder">
    <w:name w:val="Cooking Prep Bottom Border"/>
    <w:uiPriority w:val="99"/>
    <w:pPr>
      <w:widowControl w:val="0"/>
      <w:pBdr>
        <w:top w:val="single" w:sz="5" w:space="0" w:color="000000"/>
        <w:left w:val="single" w:sz="5" w:space="0" w:color="000000"/>
        <w:bottom w:val="single" w:sz="24" w:space="0" w:color="808080"/>
        <w:right w:val="single" w:sz="24" w:space="0" w:color="808080"/>
      </w:pBdr>
      <w:shd w:val="solid" w:color="0000FF" w:fill="auto"/>
      <w:tabs>
        <w:tab w:val="left" w:pos="1440"/>
        <w:tab w:val="left" w:pos="2880"/>
      </w:tabs>
      <w:autoSpaceDE w:val="0"/>
      <w:autoSpaceDN w:val="0"/>
      <w:adjustRightInd w:val="0"/>
      <w:spacing w:after="360" w:line="240" w:lineRule="auto"/>
      <w:ind w:left="720" w:right="720"/>
    </w:pPr>
    <w:rPr>
      <w:rFonts w:ascii="ScaGoudy" w:hAnsi="ScaGoudy"/>
      <w:color w:val="FFFF00"/>
      <w:sz w:val="24"/>
      <w:szCs w:val="24"/>
    </w:rPr>
  </w:style>
  <w:style w:type="paragraph" w:customStyle="1" w:styleId="CookingPrepEtc">
    <w:name w:val="Cooking_Prep_Etc"/>
    <w:uiPriority w:val="99"/>
    <w:pPr>
      <w:widowControl w:val="0"/>
      <w:pBdr>
        <w:top w:val="single" w:sz="12" w:space="7" w:color="000000"/>
        <w:left w:val="single" w:sz="12" w:space="7" w:color="000000"/>
        <w:bottom w:val="single" w:sz="24" w:space="7" w:color="808080"/>
        <w:right w:val="single" w:sz="24" w:space="7" w:color="808080"/>
      </w:pBdr>
      <w:shd w:val="solid" w:color="0000FF" w:fill="auto"/>
      <w:tabs>
        <w:tab w:val="left" w:pos="360"/>
      </w:tabs>
      <w:autoSpaceDE w:val="0"/>
      <w:autoSpaceDN w:val="0"/>
      <w:adjustRightInd w:val="0"/>
      <w:spacing w:before="540" w:after="0" w:line="240" w:lineRule="auto"/>
      <w:ind w:left="720" w:right="720"/>
    </w:pPr>
    <w:rPr>
      <w:rFonts w:ascii="ScaGoudy" w:hAnsi="ScaGoudy"/>
      <w:b/>
      <w:bCs/>
      <w:color w:val="FFFF00"/>
      <w:sz w:val="24"/>
      <w:szCs w:val="24"/>
    </w:rPr>
  </w:style>
  <w:style w:type="paragraph" w:customStyle="1" w:styleId="Credits">
    <w:name w:val="Credits"/>
    <w:uiPriority w:val="99"/>
    <w:pPr>
      <w:widowControl w:val="0"/>
      <w:tabs>
        <w:tab w:val="left" w:pos="240"/>
      </w:tabs>
      <w:autoSpaceDE w:val="0"/>
      <w:autoSpaceDN w:val="0"/>
      <w:adjustRightInd w:val="0"/>
      <w:spacing w:after="0" w:line="240" w:lineRule="auto"/>
      <w:jc w:val="center"/>
    </w:pPr>
    <w:rPr>
      <w:rFonts w:ascii="Tamalten" w:hAnsi="Tamalten" w:cs="Tamalten"/>
      <w:color w:val="000000"/>
      <w:sz w:val="10"/>
      <w:szCs w:val="10"/>
    </w:rPr>
  </w:style>
  <w:style w:type="paragraph" w:customStyle="1" w:styleId="Crono">
    <w:name w:val="Crono"/>
    <w:uiPriority w:val="99"/>
    <w:pPr>
      <w:widowControl w:val="0"/>
      <w:tabs>
        <w:tab w:val="left" w:pos="1440"/>
      </w:tabs>
      <w:autoSpaceDE w:val="0"/>
      <w:autoSpaceDN w:val="0"/>
      <w:adjustRightInd w:val="0"/>
      <w:spacing w:after="0" w:line="240" w:lineRule="auto"/>
      <w:ind w:left="1440" w:hanging="1440"/>
      <w:jc w:val="both"/>
    </w:pPr>
    <w:rPr>
      <w:rFonts w:ascii="ScaGoudy" w:hAnsi="ScaGoudy"/>
      <w:sz w:val="24"/>
      <w:szCs w:val="24"/>
    </w:rPr>
  </w:style>
  <w:style w:type="paragraph" w:customStyle="1" w:styleId="Crono3">
    <w:name w:val="Crono3"/>
    <w:uiPriority w:val="99"/>
    <w:pPr>
      <w:widowControl w:val="0"/>
      <w:tabs>
        <w:tab w:val="left" w:pos="1440"/>
      </w:tabs>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Crono1">
    <w:name w:val="Crono1"/>
    <w:uiPriority w:val="99"/>
    <w:pPr>
      <w:widowControl w:val="0"/>
      <w:tabs>
        <w:tab w:val="left" w:pos="1440"/>
      </w:tabs>
      <w:autoSpaceDE w:val="0"/>
      <w:autoSpaceDN w:val="0"/>
      <w:adjustRightInd w:val="0"/>
      <w:spacing w:after="0" w:line="240" w:lineRule="auto"/>
      <w:ind w:left="1440" w:hanging="1440"/>
    </w:pPr>
    <w:rPr>
      <w:rFonts w:ascii="ScaGoudy" w:hAnsi="ScaGoudy"/>
      <w:color w:val="000000"/>
      <w:sz w:val="24"/>
      <w:szCs w:val="24"/>
    </w:rPr>
  </w:style>
  <w:style w:type="paragraph" w:customStyle="1" w:styleId="Crono2">
    <w:name w:val="Crono2"/>
    <w:uiPriority w:val="99"/>
    <w:pPr>
      <w:widowControl w:val="0"/>
      <w:tabs>
        <w:tab w:val="left" w:pos="1440"/>
      </w:tabs>
      <w:autoSpaceDE w:val="0"/>
      <w:autoSpaceDN w:val="0"/>
      <w:adjustRightInd w:val="0"/>
      <w:spacing w:after="0" w:line="240" w:lineRule="auto"/>
      <w:ind w:left="1440" w:hanging="1440"/>
    </w:pPr>
    <w:rPr>
      <w:rFonts w:ascii="Times New Roman" w:hAnsi="Times New Roman" w:cs="Times New Roman"/>
      <w:sz w:val="24"/>
      <w:szCs w:val="24"/>
    </w:rPr>
  </w:style>
  <w:style w:type="paragraph" w:styleId="Date">
    <w:name w:val="Date"/>
    <w:basedOn w:val="Normal"/>
    <w:next w:val="Normal"/>
    <w:link w:val="DateChar"/>
    <w:uiPriority w:val="99"/>
    <w:pPr>
      <w:spacing w:before="0" w:after="0"/>
      <w:ind w:firstLine="0"/>
      <w:jc w:val="both"/>
    </w:pPr>
    <w:rPr>
      <w:rFonts w:cstheme="minorBidi"/>
      <w:sz w:val="24"/>
      <w:szCs w:val="24"/>
    </w:rPr>
  </w:style>
  <w:style w:type="character" w:customStyle="1" w:styleId="DateChar">
    <w:name w:val="Date Char"/>
    <w:basedOn w:val="DefaultParagraphFont"/>
    <w:link w:val="Date"/>
    <w:uiPriority w:val="99"/>
    <w:rPr>
      <w:rFonts w:ascii="Rama Garamond Plus" w:hAnsi="Rama Garamond Plus" w:cs="Rama Garamond Plus"/>
      <w:color w:val="000000"/>
      <w:sz w:val="20"/>
      <w:szCs w:val="20"/>
    </w:rPr>
  </w:style>
  <w:style w:type="paragraph" w:customStyle="1" w:styleId="Dates">
    <w:name w:val="Dates"/>
    <w:uiPriority w:val="99"/>
    <w:pPr>
      <w:widowControl w:val="0"/>
      <w:autoSpaceDE w:val="0"/>
      <w:autoSpaceDN w:val="0"/>
      <w:adjustRightInd w:val="0"/>
      <w:spacing w:after="0" w:line="240" w:lineRule="auto"/>
    </w:pPr>
    <w:rPr>
      <w:rFonts w:ascii="ScaGoudy" w:hAnsi="ScaGoudy"/>
      <w:b/>
      <w:bCs/>
      <w:color w:val="000000"/>
    </w:rPr>
  </w:style>
  <w:style w:type="paragraph" w:customStyle="1" w:styleId="Dear">
    <w:name w:val="Dear"/>
    <w:uiPriority w:val="99"/>
    <w:pPr>
      <w:widowControl w:val="0"/>
      <w:autoSpaceDE w:val="0"/>
      <w:autoSpaceDN w:val="0"/>
      <w:adjustRightInd w:val="0"/>
      <w:spacing w:after="180" w:line="240" w:lineRule="auto"/>
    </w:pPr>
    <w:rPr>
      <w:rFonts w:ascii="ScaGoudy" w:hAnsi="ScaGoudy"/>
      <w:sz w:val="24"/>
      <w:szCs w:val="24"/>
    </w:rPr>
  </w:style>
  <w:style w:type="paragraph" w:customStyle="1" w:styleId="Dear3">
    <w:name w:val="Dear3"/>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Dear1">
    <w:name w:val="Dear1"/>
    <w:uiPriority w:val="99"/>
    <w:pPr>
      <w:widowControl w:val="0"/>
      <w:autoSpaceDE w:val="0"/>
      <w:autoSpaceDN w:val="0"/>
      <w:adjustRightInd w:val="0"/>
      <w:spacing w:after="180" w:line="240" w:lineRule="auto"/>
    </w:pPr>
    <w:rPr>
      <w:rFonts w:ascii="ScaGoudy" w:hAnsi="ScaGoudy"/>
      <w:color w:val="000000"/>
      <w:sz w:val="24"/>
      <w:szCs w:val="24"/>
    </w:rPr>
  </w:style>
  <w:style w:type="paragraph" w:customStyle="1" w:styleId="Dear2">
    <w:name w:val="Dear2"/>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Default">
    <w:name w:val="Default"/>
    <w:uiPriority w:val="99"/>
    <w:pPr>
      <w:widowControl w:val="0"/>
      <w:autoSpaceDE w:val="0"/>
      <w:autoSpaceDN w:val="0"/>
      <w:adjustRightInd w:val="0"/>
      <w:spacing w:after="0" w:line="240" w:lineRule="auto"/>
    </w:pPr>
    <w:rPr>
      <w:rFonts w:ascii="Poetica" w:hAnsi="Poetica" w:cs="Poetica"/>
      <w:color w:val="000000"/>
      <w:sz w:val="24"/>
      <w:szCs w:val="24"/>
    </w:rPr>
  </w:style>
  <w:style w:type="paragraph" w:customStyle="1" w:styleId="DefaultStyle">
    <w:name w:val="Default Style"/>
    <w:uiPriority w:val="99"/>
    <w:pPr>
      <w:widowControl w:val="0"/>
      <w:autoSpaceDE w:val="0"/>
      <w:autoSpaceDN w:val="0"/>
      <w:adjustRightInd w:val="0"/>
      <w:spacing w:after="227" w:line="275" w:lineRule="auto"/>
    </w:pPr>
    <w:rPr>
      <w:rFonts w:ascii="Times New Roman" w:hAnsi="Times New Roman" w:cs="Times New Roman"/>
      <w:sz w:val="20"/>
      <w:szCs w:val="20"/>
    </w:rPr>
  </w:style>
  <w:style w:type="paragraph" w:customStyle="1" w:styleId="DeityBookChantList">
    <w:name w:val="Deity_Book_Chant_List"/>
    <w:uiPriority w:val="99"/>
    <w:pPr>
      <w:widowControl w:val="0"/>
      <w:pBdr>
        <w:top w:val="single" w:sz="5" w:space="7" w:color="000000"/>
        <w:left w:val="single" w:sz="5" w:space="7" w:color="000000"/>
        <w:bottom w:val="single" w:sz="5" w:space="7" w:color="000000"/>
        <w:right w:val="single" w:sz="5" w:space="7" w:color="000000"/>
      </w:pBdr>
      <w:autoSpaceDE w:val="0"/>
      <w:autoSpaceDN w:val="0"/>
      <w:adjustRightInd w:val="0"/>
      <w:spacing w:before="180" w:after="360" w:line="240" w:lineRule="auto"/>
      <w:ind w:left="720" w:right="720"/>
    </w:pPr>
    <w:rPr>
      <w:rFonts w:ascii="ScaGoudy" w:hAnsi="ScaGoudy"/>
      <w:i/>
      <w:iCs/>
      <w:sz w:val="24"/>
      <w:szCs w:val="24"/>
    </w:rPr>
  </w:style>
  <w:style w:type="paragraph" w:customStyle="1" w:styleId="DeityBookSubHeadings">
    <w:name w:val="Deity_Book_SubHeadings"/>
    <w:uiPriority w:val="99"/>
    <w:pPr>
      <w:widowControl w:val="0"/>
      <w:pBdr>
        <w:top w:val="single" w:sz="12" w:space="2" w:color="000080"/>
        <w:bottom w:val="single" w:sz="12" w:space="2" w:color="000080"/>
      </w:pBdr>
      <w:shd w:val="solid" w:color="00FFFF" w:fill="auto"/>
      <w:autoSpaceDE w:val="0"/>
      <w:autoSpaceDN w:val="0"/>
      <w:adjustRightInd w:val="0"/>
      <w:spacing w:before="180" w:after="180" w:line="240" w:lineRule="auto"/>
      <w:jc w:val="center"/>
    </w:pPr>
    <w:rPr>
      <w:rFonts w:ascii="ScaGoudy" w:hAnsi="ScaGoudy"/>
      <w:b/>
      <w:bCs/>
      <w:color w:val="800000"/>
      <w:sz w:val="36"/>
      <w:szCs w:val="36"/>
    </w:rPr>
  </w:style>
  <w:style w:type="paragraph" w:customStyle="1" w:styleId="DeityBookTranslation">
    <w:name w:val="Deity_Book_Translation"/>
    <w:uiPriority w:val="99"/>
    <w:pPr>
      <w:widowControl w:val="0"/>
      <w:autoSpaceDE w:val="0"/>
      <w:autoSpaceDN w:val="0"/>
      <w:adjustRightInd w:val="0"/>
      <w:spacing w:after="266" w:line="240" w:lineRule="auto"/>
      <w:ind w:left="1080" w:right="1080"/>
      <w:jc w:val="both"/>
    </w:pPr>
    <w:rPr>
      <w:rFonts w:ascii="ScaGoudy" w:hAnsi="ScaGoudy"/>
      <w:b/>
      <w:bCs/>
      <w:sz w:val="24"/>
      <w:szCs w:val="24"/>
    </w:rPr>
  </w:style>
  <w:style w:type="paragraph" w:customStyle="1" w:styleId="DeityBookVerse">
    <w:name w:val="Deity_Book_Verse"/>
    <w:uiPriority w:val="99"/>
    <w:pPr>
      <w:widowControl w:val="0"/>
      <w:pBdr>
        <w:top w:val="single" w:sz="5" w:space="3" w:color="808000"/>
        <w:left w:val="single" w:sz="5" w:space="3" w:color="808000"/>
        <w:bottom w:val="single" w:sz="12" w:space="3" w:color="800000"/>
        <w:right w:val="single" w:sz="12" w:space="3" w:color="800000"/>
      </w:pBdr>
      <w:autoSpaceDE w:val="0"/>
      <w:autoSpaceDN w:val="0"/>
      <w:adjustRightInd w:val="0"/>
      <w:spacing w:before="180" w:after="180" w:line="240" w:lineRule="auto"/>
      <w:ind w:left="1440" w:right="1440"/>
      <w:jc w:val="center"/>
    </w:pPr>
    <w:rPr>
      <w:rFonts w:ascii="ScaGoudy" w:hAnsi="ScaGoudy"/>
      <w:i/>
      <w:iCs/>
      <w:sz w:val="24"/>
      <w:szCs w:val="24"/>
    </w:rPr>
  </w:style>
  <w:style w:type="paragraph" w:customStyle="1" w:styleId="DeityBookVerses">
    <w:name w:val="Deity_Book_Verses"/>
    <w:uiPriority w:val="99"/>
    <w:pPr>
      <w:widowControl w:val="0"/>
      <w:pBdr>
        <w:top w:val="single" w:sz="5" w:space="2" w:color="FF0000"/>
        <w:left w:val="single" w:sz="5" w:space="2" w:color="FF0000"/>
        <w:bottom w:val="single" w:sz="5" w:space="7" w:color="FF0000"/>
        <w:right w:val="single" w:sz="5" w:space="7" w:color="FF0000"/>
      </w:pBdr>
      <w:shd w:val="solid" w:color="FFFF00" w:fill="auto"/>
      <w:autoSpaceDE w:val="0"/>
      <w:autoSpaceDN w:val="0"/>
      <w:adjustRightInd w:val="0"/>
      <w:spacing w:before="180" w:after="180" w:line="240" w:lineRule="auto"/>
      <w:ind w:left="720" w:right="720"/>
      <w:jc w:val="center"/>
    </w:pPr>
    <w:rPr>
      <w:rFonts w:ascii="ScaGoudy" w:hAnsi="ScaGoudy"/>
      <w:i/>
      <w:iCs/>
      <w:sz w:val="24"/>
      <w:szCs w:val="24"/>
    </w:rPr>
  </w:style>
  <w:style w:type="paragraph" w:customStyle="1" w:styleId="DeityHeadingChapter">
    <w:name w:val="Deity_Heading_Chapter"/>
    <w:uiPriority w:val="99"/>
    <w:pPr>
      <w:widowControl w:val="0"/>
      <w:pBdr>
        <w:top w:val="single" w:sz="36" w:space="7" w:color="FF0000"/>
        <w:bottom w:val="single" w:sz="36" w:space="7" w:color="FF0000"/>
      </w:pBdr>
      <w:autoSpaceDE w:val="0"/>
      <w:autoSpaceDN w:val="0"/>
      <w:adjustRightInd w:val="0"/>
      <w:spacing w:before="180" w:after="180" w:line="240" w:lineRule="auto"/>
      <w:ind w:left="720" w:right="720"/>
      <w:jc w:val="center"/>
    </w:pPr>
    <w:rPr>
      <w:rFonts w:ascii="ScaGoudy" w:hAnsi="ScaGoudy"/>
      <w:b/>
      <w:bCs/>
      <w:sz w:val="40"/>
      <w:szCs w:val="40"/>
    </w:rPr>
  </w:style>
  <w:style w:type="paragraph" w:customStyle="1" w:styleId="DeityHeadingVerseNumber">
    <w:name w:val="Deity_Heading_VerseNumber"/>
    <w:uiPriority w:val="99"/>
    <w:pPr>
      <w:widowControl w:val="0"/>
      <w:pBdr>
        <w:top w:val="single" w:sz="18" w:space="7" w:color="800080"/>
        <w:bottom w:val="single" w:sz="18" w:space="7" w:color="800080"/>
      </w:pBdr>
      <w:shd w:val="solid" w:color="00FFFF" w:fill="auto"/>
      <w:autoSpaceDE w:val="0"/>
      <w:autoSpaceDN w:val="0"/>
      <w:adjustRightInd w:val="0"/>
      <w:spacing w:before="180" w:after="180" w:line="240" w:lineRule="auto"/>
      <w:ind w:left="720" w:right="720"/>
      <w:jc w:val="center"/>
    </w:pPr>
    <w:rPr>
      <w:rFonts w:ascii="ScaGoudy" w:hAnsi="ScaGoudy"/>
      <w:b/>
      <w:bCs/>
      <w:sz w:val="36"/>
      <w:szCs w:val="36"/>
    </w:rPr>
  </w:style>
  <w:style w:type="paragraph" w:customStyle="1" w:styleId="DeityHeadingVerseSection">
    <w:name w:val="Deity_Heading_VerseSection"/>
    <w:uiPriority w:val="99"/>
    <w:pPr>
      <w:widowControl w:val="0"/>
      <w:pBdr>
        <w:top w:val="single" w:sz="12" w:space="7" w:color="000000"/>
        <w:left w:val="single" w:sz="12" w:space="0" w:color="000000"/>
        <w:bottom w:val="single" w:sz="24" w:space="7" w:color="008000"/>
        <w:right w:val="single" w:sz="24" w:space="0" w:color="008000"/>
      </w:pBdr>
      <w:shd w:val="solid" w:color="FFFF00" w:fill="auto"/>
      <w:autoSpaceDE w:val="0"/>
      <w:autoSpaceDN w:val="0"/>
      <w:adjustRightInd w:val="0"/>
      <w:spacing w:before="180" w:after="180" w:line="240" w:lineRule="auto"/>
      <w:ind w:left="720" w:right="720"/>
      <w:jc w:val="center"/>
    </w:pPr>
    <w:rPr>
      <w:rFonts w:ascii="ScaGoudy" w:hAnsi="ScaGoudy"/>
      <w:b/>
      <w:bCs/>
      <w:sz w:val="32"/>
      <w:szCs w:val="32"/>
    </w:rPr>
  </w:style>
  <w:style w:type="paragraph" w:customStyle="1" w:styleId="DeityHeadingVerseText">
    <w:name w:val="Deity_Heading_VerseText"/>
    <w:uiPriority w:val="99"/>
    <w:pPr>
      <w:widowControl w:val="0"/>
      <w:pBdr>
        <w:left w:val="single" w:sz="18" w:space="4" w:color="008000"/>
        <w:bottom w:val="single" w:sz="24" w:space="4" w:color="800000"/>
      </w:pBdr>
      <w:shd w:val="solid" w:color="00FF00" w:fill="auto"/>
      <w:autoSpaceDE w:val="0"/>
      <w:autoSpaceDN w:val="0"/>
      <w:adjustRightInd w:val="0"/>
      <w:spacing w:before="180" w:after="180" w:line="240" w:lineRule="auto"/>
      <w:ind w:left="720" w:right="720"/>
    </w:pPr>
    <w:rPr>
      <w:rFonts w:ascii="ScaGoudy" w:hAnsi="ScaGoudy"/>
      <w:b/>
      <w:bCs/>
      <w:sz w:val="24"/>
      <w:szCs w:val="24"/>
    </w:rPr>
  </w:style>
  <w:style w:type="paragraph" w:customStyle="1" w:styleId="DeityTOCChapters">
    <w:name w:val="Deity_TOC_Chapters"/>
    <w:uiPriority w:val="99"/>
    <w:pPr>
      <w:widowControl w:val="0"/>
      <w:shd w:val="solid" w:color="008080" w:fill="auto"/>
      <w:autoSpaceDE w:val="0"/>
      <w:autoSpaceDN w:val="0"/>
      <w:adjustRightInd w:val="0"/>
      <w:spacing w:after="0" w:line="240" w:lineRule="auto"/>
    </w:pPr>
    <w:rPr>
      <w:rFonts w:ascii="ScaGoudy" w:hAnsi="ScaGoudy"/>
      <w:b/>
      <w:bCs/>
      <w:color w:val="FFFF00"/>
      <w:sz w:val="32"/>
      <w:szCs w:val="32"/>
    </w:rPr>
  </w:style>
  <w:style w:type="paragraph" w:customStyle="1" w:styleId="DeityTOCVerseNumber">
    <w:name w:val="Deity_TOC_VerseNumber"/>
    <w:uiPriority w:val="99"/>
    <w:pPr>
      <w:widowControl w:val="0"/>
      <w:shd w:val="solid" w:color="808080" w:fill="auto"/>
      <w:autoSpaceDE w:val="0"/>
      <w:autoSpaceDN w:val="0"/>
      <w:adjustRightInd w:val="0"/>
      <w:spacing w:after="0" w:line="240" w:lineRule="auto"/>
      <w:jc w:val="both"/>
    </w:pPr>
    <w:rPr>
      <w:rFonts w:ascii="ScaGoudy" w:hAnsi="ScaGoudy"/>
      <w:b/>
      <w:bCs/>
      <w:color w:val="FFFF00"/>
      <w:sz w:val="24"/>
      <w:szCs w:val="24"/>
    </w:rPr>
  </w:style>
  <w:style w:type="paragraph" w:customStyle="1" w:styleId="DeityTOCVerseSection">
    <w:name w:val="Deity_TOC_VerseSection"/>
    <w:uiPriority w:val="99"/>
    <w:pPr>
      <w:widowControl w:val="0"/>
      <w:shd w:val="solid" w:color="00FF00" w:fill="auto"/>
      <w:autoSpaceDE w:val="0"/>
      <w:autoSpaceDN w:val="0"/>
      <w:adjustRightInd w:val="0"/>
      <w:spacing w:before="72" w:after="14" w:line="240" w:lineRule="auto"/>
    </w:pPr>
    <w:rPr>
      <w:rFonts w:ascii="ScaGoudy" w:hAnsi="ScaGoudy"/>
      <w:b/>
      <w:bCs/>
      <w:color w:val="000000"/>
      <w:sz w:val="24"/>
      <w:szCs w:val="24"/>
    </w:rPr>
  </w:style>
  <w:style w:type="paragraph" w:customStyle="1" w:styleId="DeityTOCVerseText">
    <w:name w:val="Deity_TOC_VerseText"/>
    <w:uiPriority w:val="99"/>
    <w:pPr>
      <w:widowControl w:val="0"/>
      <w:shd w:val="solid" w:color="000000" w:fill="auto"/>
      <w:autoSpaceDE w:val="0"/>
      <w:autoSpaceDN w:val="0"/>
      <w:adjustRightInd w:val="0"/>
      <w:spacing w:after="0" w:line="240" w:lineRule="auto"/>
      <w:ind w:left="720" w:right="720"/>
    </w:pPr>
    <w:rPr>
      <w:rFonts w:ascii="ScaGoudy" w:hAnsi="ScaGoudy"/>
      <w:sz w:val="20"/>
      <w:szCs w:val="20"/>
    </w:rPr>
  </w:style>
  <w:style w:type="paragraph" w:customStyle="1" w:styleId="dentChar">
    <w:name w:val="dent Char"/>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Devanagari">
    <w:name w:val="Devanagari"/>
    <w:uiPriority w:val="99"/>
    <w:pPr>
      <w:widowControl w:val="0"/>
      <w:autoSpaceDE w:val="0"/>
      <w:autoSpaceDN w:val="0"/>
      <w:adjustRightInd w:val="0"/>
      <w:spacing w:after="360" w:line="240" w:lineRule="auto"/>
      <w:jc w:val="center"/>
    </w:pPr>
    <w:rPr>
      <w:rFonts w:ascii="Indevr" w:hAnsi="Indevr" w:cs="Indevr"/>
      <w:color w:val="800000"/>
      <w:sz w:val="24"/>
      <w:szCs w:val="24"/>
    </w:rPr>
  </w:style>
  <w:style w:type="paragraph" w:customStyle="1" w:styleId="Devanagari3">
    <w:name w:val="Devanagari3"/>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1">
    <w:name w:val="Devanagari1"/>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2">
    <w:name w:val="Devanagari2"/>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bb">
    <w:name w:val="Devanagari bb"/>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anagaribb2">
    <w:name w:val="Devanagari bb2"/>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anagaribb1">
    <w:name w:val="Devanagari bb1"/>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rm">
    <w:name w:val="dev-rm"/>
    <w:uiPriority w:val="99"/>
    <w:pPr>
      <w:widowControl w:val="0"/>
      <w:autoSpaceDE w:val="0"/>
      <w:autoSpaceDN w:val="0"/>
      <w:adjustRightInd w:val="0"/>
      <w:spacing w:after="360" w:line="240" w:lineRule="auto"/>
      <w:jc w:val="center"/>
    </w:pPr>
    <w:rPr>
      <w:rFonts w:ascii="RM Devanagari" w:hAnsi="RM Devanagari" w:cs="RM Devanagari"/>
      <w:color w:val="800000"/>
      <w:sz w:val="24"/>
      <w:szCs w:val="24"/>
    </w:rPr>
  </w:style>
  <w:style w:type="paragraph" w:customStyle="1" w:styleId="Dictionary">
    <w:name w:val="Dictionary"/>
    <w:uiPriority w:val="99"/>
    <w:pPr>
      <w:widowControl w:val="0"/>
      <w:autoSpaceDE w:val="0"/>
      <w:autoSpaceDN w:val="0"/>
      <w:adjustRightInd w:val="0"/>
      <w:spacing w:after="0" w:line="360" w:lineRule="auto"/>
      <w:ind w:left="432" w:hanging="432"/>
      <w:jc w:val="both"/>
    </w:pPr>
    <w:rPr>
      <w:rFonts w:ascii="Times New Roman" w:hAnsi="Times New Roman" w:cs="Times New Roman"/>
      <w:b/>
      <w:bCs/>
      <w:sz w:val="24"/>
      <w:szCs w:val="24"/>
    </w:rPr>
  </w:style>
  <w:style w:type="paragraph" w:customStyle="1" w:styleId="Display">
    <w:name w:val="Display"/>
    <w:uiPriority w:val="99"/>
    <w:pPr>
      <w:widowControl w:val="0"/>
      <w:autoSpaceDE w:val="0"/>
      <w:autoSpaceDN w:val="0"/>
      <w:adjustRightInd w:val="0"/>
      <w:spacing w:before="120" w:after="120" w:line="240" w:lineRule="auto"/>
      <w:ind w:left="709" w:right="709"/>
      <w:jc w:val="both"/>
    </w:pPr>
    <w:rPr>
      <w:rFonts w:ascii="Tamal" w:hAnsi="Tamal" w:cs="Tamal"/>
      <w:sz w:val="20"/>
      <w:szCs w:val="20"/>
    </w:rPr>
  </w:style>
  <w:style w:type="paragraph" w:customStyle="1" w:styleId="division">
    <w:name w:val="division"/>
    <w:uiPriority w:val="99"/>
    <w:pPr>
      <w:widowControl w:val="0"/>
      <w:autoSpaceDE w:val="0"/>
      <w:autoSpaceDN w:val="0"/>
      <w:adjustRightInd w:val="0"/>
      <w:spacing w:after="0" w:line="240" w:lineRule="auto"/>
      <w:jc w:val="right"/>
    </w:pPr>
    <w:rPr>
      <w:rFonts w:ascii="ScaGoudy" w:hAnsi="ScaGoudy"/>
      <w:i/>
      <w:iCs/>
      <w:sz w:val="32"/>
      <w:szCs w:val="32"/>
    </w:rPr>
  </w:style>
  <w:style w:type="paragraph" w:customStyle="1" w:styleId="Division1">
    <w:name w:val="Division 1"/>
    <w:uiPriority w:val="99"/>
    <w:pPr>
      <w:keepNext/>
      <w:widowControl w:val="0"/>
      <w:pBdr>
        <w:top w:val="single" w:sz="6" w:space="1" w:color="000080"/>
        <w:left w:val="single" w:sz="6" w:space="1" w:color="000080"/>
        <w:bottom w:val="single" w:sz="6" w:space="1" w:color="000080"/>
        <w:right w:val="single" w:sz="6" w:space="1" w:color="000080"/>
      </w:pBdr>
      <w:shd w:val="solid" w:color="FFFF00" w:fill="auto"/>
      <w:autoSpaceDE w:val="0"/>
      <w:autoSpaceDN w:val="0"/>
      <w:adjustRightInd w:val="0"/>
      <w:spacing w:before="240" w:after="0" w:line="240" w:lineRule="auto"/>
      <w:jc w:val="center"/>
    </w:pPr>
    <w:rPr>
      <w:rFonts w:ascii="Tamal" w:hAnsi="Tamal" w:cs="Tamal"/>
      <w:b/>
      <w:bCs/>
      <w:sz w:val="24"/>
      <w:szCs w:val="24"/>
    </w:rPr>
  </w:style>
  <w:style w:type="paragraph" w:customStyle="1" w:styleId="Division3">
    <w:name w:val="Division 3"/>
    <w:uiPriority w:val="99"/>
    <w:pPr>
      <w:keepNext/>
      <w:widowControl w:val="0"/>
      <w:autoSpaceDE w:val="0"/>
      <w:autoSpaceDN w:val="0"/>
      <w:adjustRightInd w:val="0"/>
      <w:spacing w:before="240" w:after="0" w:line="240" w:lineRule="auto"/>
      <w:jc w:val="center"/>
    </w:pPr>
    <w:rPr>
      <w:rFonts w:ascii="Tamal" w:hAnsi="Tamal" w:cs="Tamal"/>
      <w:sz w:val="36"/>
      <w:szCs w:val="36"/>
      <w:u w:val="single"/>
    </w:rPr>
  </w:style>
  <w:style w:type="paragraph" w:styleId="DocumentMap">
    <w:name w:val="Document Map"/>
    <w:basedOn w:val="Normal"/>
    <w:link w:val="DocumentMapChar"/>
    <w:uiPriority w:val="99"/>
    <w:pPr>
      <w:shd w:val="solid" w:color="000080" w:fill="auto"/>
      <w:spacing w:before="0" w:after="0"/>
      <w:ind w:firstLine="0"/>
    </w:pPr>
    <w:rPr>
      <w:rFonts w:ascii="Tahoma" w:hAnsi="Tahoma" w:cs="Tahoma"/>
      <w:color w:val="auto"/>
      <w:sz w:val="24"/>
      <w:szCs w:val="24"/>
    </w:rPr>
  </w:style>
  <w:style w:type="character" w:customStyle="1" w:styleId="DocumentMapChar">
    <w:name w:val="Document Map Char"/>
    <w:basedOn w:val="DefaultParagraphFont"/>
    <w:link w:val="DocumentMap"/>
    <w:uiPriority w:val="99"/>
    <w:rPr>
      <w:rFonts w:ascii="Tahoma" w:hAnsi="Tahoma" w:cs="Tahoma"/>
      <w:sz w:val="16"/>
      <w:szCs w:val="16"/>
    </w:rPr>
  </w:style>
  <w:style w:type="paragraph" w:customStyle="1" w:styleId="DoubleSpace">
    <w:name w:val="Double Space"/>
    <w:uiPriority w:val="99"/>
    <w:pPr>
      <w:widowControl w:val="0"/>
      <w:autoSpaceDE w:val="0"/>
      <w:autoSpaceDN w:val="0"/>
      <w:adjustRightInd w:val="0"/>
      <w:spacing w:after="0" w:line="480" w:lineRule="auto"/>
      <w:jc w:val="both"/>
    </w:pPr>
    <w:rPr>
      <w:rFonts w:ascii="Tamal" w:hAnsi="Tamal" w:cs="Tamal"/>
      <w:sz w:val="24"/>
      <w:szCs w:val="24"/>
    </w:rPr>
  </w:style>
  <w:style w:type="paragraph" w:customStyle="1" w:styleId="DT">
    <w:name w:val="&lt;DT&gt;"/>
    <w:aliases w:val="&lt;DD&gt;"/>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EddyGaasbeek">
    <w:name w:val="Eddy Gaasbeek"/>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dly1">
    <w:name w:val="edly1"/>
    <w:aliases w:val="Lord Krsna is eternal1,or indestructi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dly">
    <w:name w:val="edly"/>
    <w:aliases w:val="Lord Krsna is eternal,or indestructi"/>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dly2">
    <w:name w:val="edly2"/>
    <w:aliases w:val="Lord Krsna is eternal2,or indestructi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kanathadasa">
    <w:name w:val="Ekanatha dasa"/>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kanathadasa2">
    <w:name w:val="Ekanatha dasa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kanathadasa1">
    <w:name w:val="Ekanatha dasa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LionGuru-text">
    <w:name w:val="E-Lion Guru-text"/>
    <w:uiPriority w:val="99"/>
    <w:pPr>
      <w:widowControl w:val="0"/>
      <w:tabs>
        <w:tab w:val="left" w:pos="9356"/>
      </w:tabs>
      <w:autoSpaceDE w:val="0"/>
      <w:autoSpaceDN w:val="0"/>
      <w:adjustRightInd w:val="0"/>
      <w:spacing w:after="0" w:line="240" w:lineRule="auto"/>
      <w:ind w:firstLine="397"/>
      <w:jc w:val="both"/>
    </w:pPr>
    <w:rPr>
      <w:rFonts w:ascii="Balaram" w:hAnsi="Balaram" w:cs="Balaram"/>
    </w:rPr>
  </w:style>
  <w:style w:type="paragraph" w:customStyle="1" w:styleId="Email">
    <w:name w:val="Email"/>
    <w:uiPriority w:val="99"/>
    <w:pPr>
      <w:widowControl w:val="0"/>
      <w:autoSpaceDE w:val="0"/>
      <w:autoSpaceDN w:val="0"/>
      <w:adjustRightInd w:val="0"/>
      <w:spacing w:after="0" w:line="240" w:lineRule="auto"/>
      <w:ind w:right="420"/>
    </w:pPr>
    <w:rPr>
      <w:rFonts w:ascii="Courier" w:hAnsi="Courier" w:cs="Courier"/>
      <w:color w:val="000000"/>
      <w:sz w:val="20"/>
      <w:szCs w:val="20"/>
    </w:rPr>
  </w:style>
  <w:style w:type="paragraph" w:styleId="E-mailSignature">
    <w:name w:val="E-mail Signature"/>
    <w:basedOn w:val="Normal"/>
    <w:link w:val="E-mailSignatureChar"/>
    <w:uiPriority w:val="99"/>
    <w:pPr>
      <w:spacing w:before="0" w:after="0"/>
      <w:ind w:firstLine="288"/>
    </w:pPr>
    <w:rPr>
      <w:rFonts w:ascii="Tamal" w:hAnsi="Tamal" w:cs="Tamal"/>
      <w:color w:val="auto"/>
      <w:sz w:val="24"/>
      <w:szCs w:val="24"/>
    </w:rPr>
  </w:style>
  <w:style w:type="character" w:customStyle="1" w:styleId="E-mailSignatureChar">
    <w:name w:val="E-mail Signature Char"/>
    <w:basedOn w:val="DefaultParagraphFont"/>
    <w:link w:val="E-mailSignature"/>
    <w:uiPriority w:val="99"/>
    <w:rPr>
      <w:rFonts w:cs="ScaGoudy"/>
      <w:color w:val="000000"/>
      <w:sz w:val="28"/>
      <w:szCs w:val="28"/>
    </w:rPr>
  </w:style>
  <w:style w:type="paragraph" w:customStyle="1" w:styleId="end">
    <w:name w:val="end"/>
    <w:uiPriority w:val="99"/>
    <w:pPr>
      <w:widowControl w:val="0"/>
      <w:autoSpaceDE w:val="0"/>
      <w:autoSpaceDN w:val="0"/>
      <w:adjustRightInd w:val="0"/>
      <w:spacing w:after="0" w:line="240" w:lineRule="auto"/>
    </w:pPr>
    <w:rPr>
      <w:rFonts w:ascii="Tamal" w:hAnsi="Tamal" w:cs="Tamal"/>
      <w:i/>
      <w:iCs/>
      <w:sz w:val="36"/>
      <w:szCs w:val="36"/>
    </w:rPr>
  </w:style>
  <w:style w:type="paragraph" w:customStyle="1" w:styleId="EndnoteHeader">
    <w:name w:val="Endnote Header"/>
    <w:uiPriority w:val="99"/>
    <w:pPr>
      <w:widowControl w:val="0"/>
      <w:autoSpaceDE w:val="0"/>
      <w:autoSpaceDN w:val="0"/>
      <w:adjustRightInd w:val="0"/>
      <w:spacing w:before="68" w:after="34" w:line="240" w:lineRule="auto"/>
      <w:jc w:val="center"/>
    </w:pPr>
    <w:rPr>
      <w:rFonts w:ascii="Rama-Palatino" w:hAnsi="Rama-Palatino" w:cs="Rama-Palatino"/>
      <w:b/>
      <w:bCs/>
      <w:sz w:val="20"/>
      <w:szCs w:val="20"/>
    </w:rPr>
  </w:style>
  <w:style w:type="paragraph" w:customStyle="1" w:styleId="EndnoteReference2">
    <w:name w:val="Endnote Reference 2"/>
    <w:uiPriority w:val="99"/>
    <w:pPr>
      <w:widowControl w:val="0"/>
      <w:autoSpaceDE w:val="0"/>
      <w:autoSpaceDN w:val="0"/>
      <w:adjustRightInd w:val="0"/>
      <w:spacing w:after="40" w:line="240" w:lineRule="auto"/>
    </w:pPr>
    <w:rPr>
      <w:rFonts w:ascii="Rama Garamond Plus" w:hAnsi="Rama Garamond Plus" w:cs="Rama Garamond Plus"/>
      <w:sz w:val="16"/>
      <w:szCs w:val="16"/>
    </w:rPr>
  </w:style>
  <w:style w:type="paragraph" w:customStyle="1" w:styleId="EndnotesGroup">
    <w:name w:val="Endnotes Group"/>
    <w:uiPriority w:val="99"/>
    <w:pPr>
      <w:widowControl w:val="0"/>
      <w:autoSpaceDE w:val="0"/>
      <w:autoSpaceDN w:val="0"/>
      <w:adjustRightInd w:val="0"/>
      <w:spacing w:after="227" w:line="240" w:lineRule="auto"/>
      <w:jc w:val="center"/>
    </w:pPr>
    <w:rPr>
      <w:rFonts w:ascii="Times Roman" w:hAnsi="Times Roman" w:cs="Times Roman"/>
      <w:sz w:val="24"/>
      <w:szCs w:val="24"/>
    </w:rPr>
  </w:style>
  <w:style w:type="paragraph" w:customStyle="1" w:styleId="EndnotesHeading">
    <w:name w:val="Endnotes Heading"/>
    <w:uiPriority w:val="99"/>
    <w:pPr>
      <w:widowControl w:val="0"/>
      <w:autoSpaceDE w:val="0"/>
      <w:autoSpaceDN w:val="0"/>
      <w:adjustRightInd w:val="0"/>
      <w:spacing w:after="340" w:line="240" w:lineRule="auto"/>
    </w:pPr>
    <w:rPr>
      <w:rFonts w:ascii="Times Roman" w:hAnsi="Times Roman" w:cs="Times Roman"/>
      <w:b/>
      <w:bCs/>
      <w:sz w:val="32"/>
      <w:szCs w:val="32"/>
    </w:rPr>
  </w:style>
  <w:style w:type="paragraph" w:styleId="EndnoteText">
    <w:name w:val="endnote text"/>
    <w:basedOn w:val="Normal"/>
    <w:link w:val="EndnoteTextChar"/>
    <w:uiPriority w:val="99"/>
    <w:pPr>
      <w:spacing w:before="0" w:after="0"/>
      <w:ind w:firstLine="0"/>
    </w:pPr>
    <w:rPr>
      <w:rFonts w:ascii="Dravida" w:hAnsi="Dravida" w:cs="Dravida"/>
      <w:color w:val="auto"/>
      <w:sz w:val="20"/>
      <w:szCs w:val="20"/>
    </w:rPr>
  </w:style>
  <w:style w:type="character" w:customStyle="1" w:styleId="EndnoteTextChar">
    <w:name w:val="Endnote Text Char"/>
    <w:basedOn w:val="DefaultParagraphFont"/>
    <w:link w:val="EndnoteText"/>
    <w:uiPriority w:val="99"/>
    <w:rPr>
      <w:rFonts w:ascii="Rama Garamond Plus" w:hAnsi="Rama Garamond Plus" w:cs="Rama Garamond Plus"/>
      <w:color w:val="000000"/>
      <w:sz w:val="20"/>
      <w:szCs w:val="20"/>
    </w:rPr>
  </w:style>
  <w:style w:type="paragraph" w:customStyle="1" w:styleId="EndReference">
    <w:name w:val="End Reference"/>
    <w:uiPriority w:val="99"/>
    <w:pPr>
      <w:widowControl w:val="0"/>
      <w:autoSpaceDE w:val="0"/>
      <w:autoSpaceDN w:val="0"/>
      <w:adjustRightInd w:val="0"/>
      <w:spacing w:before="113" w:after="0" w:line="240" w:lineRule="auto"/>
      <w:ind w:firstLine="173"/>
      <w:jc w:val="both"/>
    </w:pPr>
    <w:rPr>
      <w:rFonts w:ascii="Rama-Palatino" w:hAnsi="Rama-Palatino" w:cs="Rama-Palatino"/>
      <w:color w:val="000000"/>
      <w:sz w:val="16"/>
      <w:szCs w:val="16"/>
    </w:rPr>
  </w:style>
  <w:style w:type="paragraph" w:customStyle="1" w:styleId="EndReferences">
    <w:name w:val="End References"/>
    <w:uiPriority w:val="99"/>
    <w:pPr>
      <w:widowControl w:val="0"/>
      <w:autoSpaceDE w:val="0"/>
      <w:autoSpaceDN w:val="0"/>
      <w:adjustRightInd w:val="0"/>
      <w:spacing w:before="85" w:after="0" w:line="240" w:lineRule="auto"/>
    </w:pPr>
    <w:rPr>
      <w:rFonts w:ascii="ScaGoudy" w:hAnsi="ScaGoudy"/>
      <w:color w:val="000000"/>
      <w:sz w:val="18"/>
      <w:szCs w:val="18"/>
    </w:rPr>
  </w:style>
  <w:style w:type="paragraph" w:styleId="EnvelopeAddress">
    <w:name w:val="envelope address"/>
    <w:basedOn w:val="Normal"/>
    <w:uiPriority w:val="99"/>
    <w:pPr>
      <w:spacing w:before="0" w:after="0"/>
      <w:ind w:left="2880" w:firstLine="0"/>
    </w:pPr>
    <w:rPr>
      <w:rFonts w:ascii="Courier New" w:hAnsi="Courier New" w:cs="Courier New"/>
      <w:color w:val="auto"/>
      <w:sz w:val="24"/>
      <w:szCs w:val="24"/>
    </w:rPr>
  </w:style>
  <w:style w:type="paragraph" w:styleId="EnvelopeReturn">
    <w:name w:val="envelope return"/>
    <w:basedOn w:val="Normal"/>
    <w:uiPriority w:val="99"/>
    <w:pPr>
      <w:spacing w:before="0" w:after="0"/>
      <w:ind w:firstLine="288"/>
    </w:pPr>
    <w:rPr>
      <w:rFonts w:ascii="Arial" w:hAnsi="Arial" w:cs="Arial"/>
      <w:color w:val="auto"/>
      <w:sz w:val="20"/>
      <w:szCs w:val="20"/>
    </w:rPr>
  </w:style>
  <w:style w:type="paragraph" w:customStyle="1" w:styleId="Epigraph">
    <w:name w:val="Epigraph"/>
    <w:uiPriority w:val="99"/>
    <w:pPr>
      <w:widowControl w:val="0"/>
      <w:autoSpaceDE w:val="0"/>
      <w:autoSpaceDN w:val="0"/>
      <w:adjustRightInd w:val="0"/>
      <w:spacing w:after="0" w:line="240" w:lineRule="auto"/>
      <w:jc w:val="center"/>
    </w:pPr>
    <w:rPr>
      <w:rFonts w:ascii="Sanskrit-Palatino" w:hAnsi="Sanskrit-Palatino" w:cs="Sanskrit-Palatino"/>
    </w:rPr>
  </w:style>
  <w:style w:type="paragraph" w:customStyle="1" w:styleId="ExampleInput">
    <w:name w:val="Example Input"/>
    <w:uiPriority w:val="99"/>
    <w:pPr>
      <w:widowControl w:val="0"/>
      <w:autoSpaceDE w:val="0"/>
      <w:autoSpaceDN w:val="0"/>
      <w:adjustRightInd w:val="0"/>
      <w:spacing w:before="72" w:after="72" w:line="240" w:lineRule="auto"/>
      <w:ind w:left="1080"/>
    </w:pPr>
    <w:rPr>
      <w:rFonts w:ascii="Arial" w:hAnsi="Arial" w:cs="Arial"/>
      <w:b/>
      <w:bCs/>
      <w:color w:val="000000"/>
      <w:sz w:val="18"/>
      <w:szCs w:val="18"/>
    </w:rPr>
  </w:style>
  <w:style w:type="paragraph" w:customStyle="1" w:styleId="excerpt">
    <w:name w:val="excerpt"/>
    <w:uiPriority w:val="99"/>
    <w:pPr>
      <w:widowControl w:val="0"/>
      <w:autoSpaceDE w:val="0"/>
      <w:autoSpaceDN w:val="0"/>
      <w:adjustRightInd w:val="0"/>
      <w:spacing w:before="280" w:after="280" w:line="240" w:lineRule="auto"/>
      <w:ind w:left="432" w:right="360"/>
      <w:jc w:val="both"/>
    </w:pPr>
    <w:rPr>
      <w:rFonts w:ascii="Tamal" w:hAnsi="Tamal" w:cs="Tamal"/>
      <w:color w:val="FFFF00"/>
      <w:sz w:val="36"/>
      <w:szCs w:val="36"/>
    </w:rPr>
  </w:style>
  <w:style w:type="paragraph" w:customStyle="1" w:styleId="excerpt25">
    <w:name w:val="excerpt 25"/>
    <w:uiPriority w:val="99"/>
    <w:pPr>
      <w:widowControl w:val="0"/>
      <w:autoSpaceDE w:val="0"/>
      <w:autoSpaceDN w:val="0"/>
      <w:adjustRightInd w:val="0"/>
      <w:spacing w:after="0" w:line="240" w:lineRule="auto"/>
      <w:ind w:left="360" w:right="360"/>
      <w:jc w:val="both"/>
    </w:pPr>
    <w:rPr>
      <w:rFonts w:ascii="Times New Roman" w:hAnsi="Times New Roman" w:cs="Times New Roman"/>
      <w:sz w:val="24"/>
      <w:szCs w:val="24"/>
    </w:rPr>
  </w:style>
  <w:style w:type="paragraph" w:customStyle="1" w:styleId="Excerptnew">
    <w:name w:val="Excerptnew"/>
    <w:uiPriority w:val="99"/>
    <w:pPr>
      <w:widowControl w:val="0"/>
      <w:autoSpaceDE w:val="0"/>
      <w:autoSpaceDN w:val="0"/>
      <w:adjustRightInd w:val="0"/>
      <w:spacing w:after="0" w:line="240" w:lineRule="auto"/>
      <w:ind w:left="360" w:right="360"/>
      <w:jc w:val="both"/>
    </w:pPr>
    <w:rPr>
      <w:rFonts w:ascii="Times New Roman" w:hAnsi="Times New Roman" w:cs="Times New Roman"/>
      <w:b/>
      <w:bCs/>
      <w:color w:val="000000"/>
      <w:sz w:val="24"/>
      <w:szCs w:val="24"/>
    </w:rPr>
  </w:style>
  <w:style w:type="paragraph" w:customStyle="1" w:styleId="excerptt">
    <w:name w:val="excerptt"/>
    <w:uiPriority w:val="99"/>
    <w:pPr>
      <w:widowControl w:val="0"/>
      <w:autoSpaceDE w:val="0"/>
      <w:autoSpaceDN w:val="0"/>
      <w:adjustRightInd w:val="0"/>
      <w:spacing w:before="280" w:after="280" w:line="240" w:lineRule="auto"/>
      <w:ind w:left="432" w:right="360"/>
      <w:jc w:val="both"/>
    </w:pPr>
    <w:rPr>
      <w:rFonts w:ascii="Tamal" w:hAnsi="Tamal" w:cs="Tamal"/>
      <w:sz w:val="36"/>
      <w:szCs w:val="36"/>
    </w:rPr>
  </w:style>
  <w:style w:type="paragraph" w:customStyle="1" w:styleId="Exerpt">
    <w:name w:val="Exerpt"/>
    <w:uiPriority w:val="99"/>
    <w:pPr>
      <w:widowControl w:val="0"/>
      <w:autoSpaceDE w:val="0"/>
      <w:autoSpaceDN w:val="0"/>
      <w:adjustRightInd w:val="0"/>
      <w:spacing w:after="120" w:line="360" w:lineRule="auto"/>
      <w:ind w:left="720" w:right="720"/>
      <w:jc w:val="both"/>
    </w:pPr>
    <w:rPr>
      <w:rFonts w:ascii="Tamal" w:hAnsi="Tamal" w:cs="Tamal"/>
      <w:sz w:val="24"/>
      <w:szCs w:val="24"/>
    </w:rPr>
  </w:style>
  <w:style w:type="paragraph" w:customStyle="1" w:styleId="exerpt25">
    <w:name w:val="exerpt 25"/>
    <w:uiPriority w:val="99"/>
    <w:pPr>
      <w:widowControl w:val="0"/>
      <w:autoSpaceDE w:val="0"/>
      <w:autoSpaceDN w:val="0"/>
      <w:adjustRightInd w:val="0"/>
      <w:spacing w:after="0" w:line="240" w:lineRule="auto"/>
      <w:ind w:left="360" w:right="360"/>
      <w:jc w:val="both"/>
    </w:pPr>
    <w:rPr>
      <w:rFonts w:ascii="Times New Roman" w:hAnsi="Times New Roman" w:cs="Times New Roman"/>
      <w:sz w:val="24"/>
      <w:szCs w:val="24"/>
    </w:rPr>
  </w:style>
  <w:style w:type="paragraph" w:customStyle="1" w:styleId="extract">
    <w:name w:val="extract"/>
    <w:uiPriority w:val="99"/>
    <w:pPr>
      <w:widowControl w:val="0"/>
      <w:autoSpaceDE w:val="0"/>
      <w:autoSpaceDN w:val="0"/>
      <w:adjustRightInd w:val="0"/>
      <w:spacing w:before="266" w:after="266" w:line="265" w:lineRule="auto"/>
      <w:ind w:left="240" w:right="236"/>
      <w:jc w:val="both"/>
    </w:pPr>
    <w:rPr>
      <w:rFonts w:ascii="Bhaskar" w:hAnsi="Bhaskar" w:cs="Bhaskar"/>
      <w:sz w:val="20"/>
      <w:szCs w:val="20"/>
    </w:rPr>
  </w:style>
  <w:style w:type="paragraph" w:customStyle="1" w:styleId="extractfirst">
    <w:name w:val="extract first"/>
    <w:uiPriority w:val="99"/>
    <w:pPr>
      <w:widowControl w:val="0"/>
      <w:autoSpaceDE w:val="0"/>
      <w:autoSpaceDN w:val="0"/>
      <w:adjustRightInd w:val="0"/>
      <w:spacing w:before="266" w:after="0" w:line="265" w:lineRule="auto"/>
      <w:ind w:left="240" w:right="236"/>
      <w:jc w:val="both"/>
    </w:pPr>
    <w:rPr>
      <w:rFonts w:ascii="Bhaskar" w:hAnsi="Bhaskar" w:cs="Bhaskar"/>
      <w:sz w:val="20"/>
      <w:szCs w:val="20"/>
    </w:rPr>
  </w:style>
  <w:style w:type="paragraph" w:customStyle="1" w:styleId="extractlast">
    <w:name w:val="extract last"/>
    <w:uiPriority w:val="99"/>
    <w:pPr>
      <w:widowControl w:val="0"/>
      <w:autoSpaceDE w:val="0"/>
      <w:autoSpaceDN w:val="0"/>
      <w:adjustRightInd w:val="0"/>
      <w:spacing w:after="266" w:line="265" w:lineRule="auto"/>
      <w:ind w:left="240" w:right="236" w:firstLine="284"/>
      <w:jc w:val="both"/>
    </w:pPr>
    <w:rPr>
      <w:rFonts w:ascii="Bhaskar" w:hAnsi="Bhaskar" w:cs="Bhaskar"/>
      <w:sz w:val="20"/>
      <w:szCs w:val="20"/>
    </w:rPr>
  </w:style>
  <w:style w:type="paragraph" w:customStyle="1" w:styleId="extractmany">
    <w:name w:val="extract many"/>
    <w:uiPriority w:val="99"/>
    <w:pPr>
      <w:widowControl w:val="0"/>
      <w:autoSpaceDE w:val="0"/>
      <w:autoSpaceDN w:val="0"/>
      <w:adjustRightInd w:val="0"/>
      <w:spacing w:after="0" w:line="265" w:lineRule="auto"/>
      <w:ind w:left="240" w:right="236" w:firstLine="284"/>
      <w:jc w:val="both"/>
    </w:pPr>
    <w:rPr>
      <w:rFonts w:ascii="Bhaskar" w:hAnsi="Bhaskar" w:cs="Bhaskar"/>
      <w:sz w:val="20"/>
      <w:szCs w:val="20"/>
    </w:rPr>
  </w:style>
  <w:style w:type="paragraph" w:customStyle="1" w:styleId="Fejcimpart-tal">
    <w:name w:val="Fej cim part-tal"/>
    <w:uiPriority w:val="99"/>
    <w:pPr>
      <w:widowControl w:val="0"/>
      <w:autoSpaceDE w:val="0"/>
      <w:autoSpaceDN w:val="0"/>
      <w:adjustRightInd w:val="0"/>
      <w:spacing w:after="227" w:line="287" w:lineRule="auto"/>
      <w:jc w:val="center"/>
    </w:pPr>
    <w:rPr>
      <w:rFonts w:ascii="HGoudyOldStyleBTBoldItalic" w:hAnsi="HGoudyOldStyleBTBoldItalic" w:cs="HGoudyOldStyleBTBoldItalic"/>
      <w:b/>
      <w:bCs/>
      <w:i/>
      <w:iCs/>
      <w:color w:val="000000"/>
      <w:sz w:val="48"/>
      <w:szCs w:val="48"/>
    </w:rPr>
  </w:style>
  <w:style w:type="paragraph" w:customStyle="1" w:styleId="fejezetcm">
    <w:name w:val="fejezetcím"/>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Goudy Old Style BT Sanskrit" w:hAnsi="Goudy Old Style BT Sanskrit" w:cs="Goudy Old Style BT Sanskrit"/>
      <w:b/>
      <w:bCs/>
      <w:i/>
      <w:iCs/>
      <w:color w:val="000000"/>
      <w:sz w:val="42"/>
      <w:szCs w:val="42"/>
    </w:rPr>
  </w:style>
  <w:style w:type="paragraph" w:customStyle="1" w:styleId="Fejezetcm0">
    <w:name w:val="FejezetcÕm"/>
    <w:uiPriority w:val="99"/>
    <w:pPr>
      <w:widowControl w:val="0"/>
      <w:autoSpaceDE w:val="0"/>
      <w:autoSpaceDN w:val="0"/>
      <w:adjustRightInd w:val="0"/>
      <w:spacing w:after="567" w:line="287" w:lineRule="auto"/>
      <w:jc w:val="center"/>
    </w:pPr>
    <w:rPr>
      <w:rFonts w:ascii="HGoudyOldStyleBTBoldItalic" w:hAnsi="HGoudyOldStyleBTBoldItalic" w:cs="HGoudyOldStyleBTBoldItalic"/>
      <w:b/>
      <w:bCs/>
      <w:i/>
      <w:iCs/>
      <w:color w:val="000000"/>
      <w:sz w:val="48"/>
      <w:szCs w:val="48"/>
    </w:rPr>
  </w:style>
  <w:style w:type="paragraph" w:customStyle="1" w:styleId="felsorols">
    <w:name w:val="felsorolás"/>
    <w:uiPriority w:val="99"/>
    <w:pPr>
      <w:widowControl w:val="0"/>
      <w:tabs>
        <w:tab w:val="left" w:pos="850"/>
        <w:tab w:val="left" w:pos="1020"/>
        <w:tab w:val="left" w:pos="1332"/>
        <w:tab w:val="left" w:pos="1644"/>
        <w:tab w:val="left" w:pos="2124"/>
        <w:tab w:val="left" w:pos="2832"/>
        <w:tab w:val="left" w:pos="3540"/>
        <w:tab w:val="left" w:pos="4248"/>
        <w:tab w:val="left" w:pos="4956"/>
        <w:tab w:val="left" w:pos="5664"/>
      </w:tabs>
      <w:autoSpaceDE w:val="0"/>
      <w:autoSpaceDN w:val="0"/>
      <w:adjustRightInd w:val="0"/>
      <w:spacing w:after="0" w:line="240" w:lineRule="auto"/>
      <w:ind w:left="567"/>
      <w:jc w:val="both"/>
    </w:pPr>
    <w:rPr>
      <w:rFonts w:ascii="Palatino Sanskrit 2" w:hAnsi="Palatino Sanskrit 2" w:cs="Palatino Sanskrit 2"/>
      <w:sz w:val="20"/>
      <w:szCs w:val="20"/>
    </w:rPr>
  </w:style>
  <w:style w:type="paragraph" w:customStyle="1" w:styleId="First">
    <w:name w:val="First"/>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First3">
    <w:name w:val="Firs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First1">
    <w:name w:val="Firs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First2">
    <w:name w:val="Firs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FirstLine">
    <w:name w:val="First Line"/>
    <w:uiPriority w:val="99"/>
    <w:pPr>
      <w:widowControl w:val="0"/>
      <w:autoSpaceDE w:val="0"/>
      <w:autoSpaceDN w:val="0"/>
      <w:adjustRightInd w:val="0"/>
      <w:spacing w:before="360" w:after="360" w:line="240" w:lineRule="auto"/>
    </w:pPr>
    <w:rPr>
      <w:rFonts w:ascii="Balaram" w:hAnsi="Balaram" w:cs="Balaram"/>
      <w:sz w:val="24"/>
      <w:szCs w:val="24"/>
    </w:rPr>
  </w:style>
  <w:style w:type="paragraph" w:customStyle="1" w:styleId="firstpara">
    <w:name w:val="first para"/>
    <w:uiPriority w:val="99"/>
    <w:pPr>
      <w:widowControl w:val="0"/>
      <w:autoSpaceDE w:val="0"/>
      <w:autoSpaceDN w:val="0"/>
      <w:adjustRightInd w:val="0"/>
      <w:spacing w:after="0" w:line="240" w:lineRule="auto"/>
      <w:jc w:val="both"/>
    </w:pPr>
    <w:rPr>
      <w:rFonts w:ascii="Tamal" w:hAnsi="Tamal" w:cs="Tamal"/>
      <w:color w:val="FFFF00"/>
    </w:rPr>
  </w:style>
  <w:style w:type="paragraph" w:customStyle="1" w:styleId="flush">
    <w:name w:val="flush"/>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customStyle="1" w:styleId="FlushLeft">
    <w:name w:val="Flush Left"/>
    <w:uiPriority w:val="99"/>
    <w:pPr>
      <w:widowControl w:val="0"/>
      <w:tabs>
        <w:tab w:val="left" w:pos="360"/>
      </w:tabs>
      <w:autoSpaceDE w:val="0"/>
      <w:autoSpaceDN w:val="0"/>
      <w:adjustRightInd w:val="0"/>
      <w:spacing w:after="0" w:line="240" w:lineRule="auto"/>
    </w:pPr>
    <w:rPr>
      <w:rFonts w:ascii="Times New Roman" w:hAnsi="Times New Roman" w:cs="Times New Roman"/>
      <w:sz w:val="24"/>
      <w:szCs w:val="24"/>
    </w:rPr>
  </w:style>
  <w:style w:type="paragraph" w:customStyle="1" w:styleId="FlushLeft3">
    <w:name w:val="Flush Left3"/>
    <w:uiPriority w:val="99"/>
    <w:pPr>
      <w:widowControl w:val="0"/>
      <w:tabs>
        <w:tab w:val="left" w:pos="360"/>
      </w:tabs>
      <w:autoSpaceDE w:val="0"/>
      <w:autoSpaceDN w:val="0"/>
      <w:adjustRightInd w:val="0"/>
      <w:spacing w:after="0" w:line="240" w:lineRule="auto"/>
      <w:jc w:val="both"/>
    </w:pPr>
    <w:rPr>
      <w:rFonts w:ascii="ScaGoudy" w:hAnsi="ScaGoudy"/>
      <w:sz w:val="24"/>
      <w:szCs w:val="24"/>
    </w:rPr>
  </w:style>
  <w:style w:type="paragraph" w:customStyle="1" w:styleId="FlushLeft1">
    <w:name w:val="Flush Left1"/>
    <w:uiPriority w:val="99"/>
    <w:pPr>
      <w:widowControl w:val="0"/>
      <w:tabs>
        <w:tab w:val="left" w:pos="360"/>
      </w:tabs>
      <w:autoSpaceDE w:val="0"/>
      <w:autoSpaceDN w:val="0"/>
      <w:adjustRightInd w:val="0"/>
      <w:spacing w:after="0" w:line="240" w:lineRule="auto"/>
    </w:pPr>
    <w:rPr>
      <w:rFonts w:ascii="ScaGoudy" w:hAnsi="ScaGoudy"/>
      <w:color w:val="000000"/>
      <w:sz w:val="24"/>
      <w:szCs w:val="24"/>
    </w:rPr>
  </w:style>
  <w:style w:type="paragraph" w:customStyle="1" w:styleId="FlushLeft2">
    <w:name w:val="Flush Left2"/>
    <w:uiPriority w:val="99"/>
    <w:pPr>
      <w:widowControl w:val="0"/>
      <w:tabs>
        <w:tab w:val="left" w:pos="360"/>
      </w:tabs>
      <w:autoSpaceDE w:val="0"/>
      <w:autoSpaceDN w:val="0"/>
      <w:adjustRightInd w:val="0"/>
      <w:spacing w:after="0" w:line="240" w:lineRule="auto"/>
      <w:jc w:val="both"/>
    </w:pPr>
    <w:rPr>
      <w:rFonts w:ascii="ScaGoudy" w:hAnsi="ScaGoudy"/>
      <w:sz w:val="24"/>
      <w:szCs w:val="24"/>
    </w:rPr>
  </w:style>
  <w:style w:type="paragraph" w:customStyle="1" w:styleId="Font">
    <w:name w:val="Font"/>
    <w:uiPriority w:val="99"/>
    <w:pPr>
      <w:widowControl w:val="0"/>
      <w:pBdr>
        <w:top w:val="single" w:sz="8" w:space="2" w:color="000000"/>
        <w:left w:val="single" w:sz="8" w:space="2" w:color="000000"/>
        <w:bottom w:val="single" w:sz="8" w:space="2" w:color="000000"/>
        <w:right w:val="single" w:sz="8" w:space="2" w:color="000000"/>
      </w:pBdr>
      <w:shd w:val="solid" w:color="00FFFF" w:fill="auto"/>
      <w:autoSpaceDE w:val="0"/>
      <w:autoSpaceDN w:val="0"/>
      <w:adjustRightInd w:val="0"/>
      <w:spacing w:before="180" w:after="180" w:line="240" w:lineRule="auto"/>
      <w:jc w:val="center"/>
    </w:pPr>
    <w:rPr>
      <w:rFonts w:ascii="ScaGoudy" w:hAnsi="ScaGoudy"/>
      <w:b/>
      <w:bCs/>
      <w:sz w:val="24"/>
      <w:szCs w:val="24"/>
    </w:rPr>
  </w:style>
  <w:style w:type="paragraph" w:customStyle="1" w:styleId="foot">
    <w:name w:val="foot"/>
    <w:uiPriority w:val="99"/>
    <w:pPr>
      <w:widowControl w:val="0"/>
      <w:autoSpaceDE w:val="0"/>
      <w:autoSpaceDN w:val="0"/>
      <w:adjustRightInd w:val="0"/>
      <w:spacing w:after="0" w:line="240" w:lineRule="auto"/>
    </w:pPr>
    <w:rPr>
      <w:rFonts w:ascii="ScaGoudy" w:hAnsi="ScaGoudy"/>
      <w:sz w:val="20"/>
      <w:szCs w:val="20"/>
    </w:rPr>
  </w:style>
  <w:style w:type="paragraph" w:styleId="Footer">
    <w:name w:val="footer"/>
    <w:basedOn w:val="Normal"/>
    <w:link w:val="FooterChar"/>
    <w:uiPriority w:val="99"/>
    <w:pPr>
      <w:tabs>
        <w:tab w:val="decimal" w:pos="4320"/>
        <w:tab w:val="decimal" w:pos="8640"/>
      </w:tabs>
      <w:spacing w:before="0" w:after="0"/>
      <w:ind w:firstLine="0"/>
    </w:pPr>
    <w:rPr>
      <w:rFonts w:ascii="Tamal" w:hAnsi="Tamal" w:cs="Tamal"/>
      <w:sz w:val="24"/>
      <w:szCs w:val="24"/>
    </w:rPr>
  </w:style>
  <w:style w:type="character" w:customStyle="1" w:styleId="FooterChar">
    <w:name w:val="Footer Char"/>
    <w:basedOn w:val="DefaultParagraphFont"/>
    <w:link w:val="Footer"/>
    <w:uiPriority w:val="99"/>
    <w:rPr>
      <w:rFonts w:ascii="Rama Garamond Plus" w:hAnsi="Rama Garamond Plus" w:cs="Rama Garamond Plus"/>
      <w:color w:val="000000"/>
      <w:sz w:val="20"/>
      <w:szCs w:val="20"/>
    </w:rPr>
  </w:style>
  <w:style w:type="paragraph" w:customStyle="1" w:styleId="Footer-border">
    <w:name w:val="Footer-border"/>
    <w:uiPriority w:val="99"/>
    <w:pPr>
      <w:widowControl w:val="0"/>
      <w:pBdr>
        <w:top w:val="single" w:sz="6" w:space="1" w:color="000000"/>
      </w:pBdr>
      <w:tabs>
        <w:tab w:val="decimal" w:pos="4320"/>
        <w:tab w:val="decimal" w:pos="8640"/>
      </w:tabs>
      <w:autoSpaceDE w:val="0"/>
      <w:autoSpaceDN w:val="0"/>
      <w:adjustRightInd w:val="0"/>
      <w:spacing w:after="0" w:line="360" w:lineRule="auto"/>
      <w:jc w:val="both"/>
    </w:pPr>
    <w:rPr>
      <w:rFonts w:ascii="Tamal" w:hAnsi="Tamal" w:cs="Tamal"/>
      <w:sz w:val="24"/>
      <w:szCs w:val="24"/>
    </w:rPr>
  </w:style>
  <w:style w:type="paragraph" w:customStyle="1" w:styleId="Footers">
    <w:name w:val="Footers"/>
    <w:uiPriority w:val="99"/>
    <w:pPr>
      <w:widowControl w:val="0"/>
      <w:autoSpaceDE w:val="0"/>
      <w:autoSpaceDN w:val="0"/>
      <w:adjustRightInd w:val="0"/>
      <w:spacing w:after="227" w:line="240" w:lineRule="auto"/>
      <w:ind w:right="340"/>
      <w:jc w:val="right"/>
    </w:pPr>
    <w:rPr>
      <w:rFonts w:ascii="Times Roman" w:hAnsi="Times Roman" w:cs="Times Roman"/>
      <w:b/>
      <w:bCs/>
      <w:sz w:val="16"/>
      <w:szCs w:val="16"/>
    </w:rPr>
  </w:style>
  <w:style w:type="paragraph" w:customStyle="1" w:styleId="footheader">
    <w:name w:val="foot header"/>
    <w:uiPriority w:val="99"/>
    <w:pPr>
      <w:widowControl w:val="0"/>
      <w:autoSpaceDE w:val="0"/>
      <w:autoSpaceDN w:val="0"/>
      <w:adjustRightInd w:val="0"/>
      <w:spacing w:before="57" w:after="57" w:line="240" w:lineRule="auto"/>
      <w:jc w:val="center"/>
    </w:pPr>
    <w:rPr>
      <w:rFonts w:ascii="Sanskrit-Palatino" w:hAnsi="Sanskrit-Palatino" w:cs="Sanskrit-Palatino"/>
      <w:b/>
      <w:bCs/>
      <w:color w:val="000000"/>
      <w:sz w:val="20"/>
      <w:szCs w:val="20"/>
    </w:rPr>
  </w:style>
  <w:style w:type="paragraph" w:customStyle="1" w:styleId="Footnote">
    <w:name w:val="Footnote"/>
    <w:uiPriority w:val="99"/>
    <w:pPr>
      <w:widowControl w:val="0"/>
      <w:autoSpaceDE w:val="0"/>
      <w:autoSpaceDN w:val="0"/>
      <w:adjustRightInd w:val="0"/>
      <w:spacing w:after="0" w:line="240" w:lineRule="auto"/>
    </w:pPr>
    <w:rPr>
      <w:rFonts w:ascii="Sanskrit-Palatino" w:hAnsi="Sanskrit-Palatino" w:cs="Sanskrit-Palatino"/>
      <w:color w:val="000000"/>
      <w:sz w:val="18"/>
      <w:szCs w:val="18"/>
    </w:rPr>
  </w:style>
  <w:style w:type="paragraph" w:customStyle="1" w:styleId="FootnoteBase">
    <w:name w:val="Footnote Base"/>
    <w:uiPriority w:val="99"/>
    <w:pPr>
      <w:keepLines/>
      <w:widowControl w:val="0"/>
      <w:autoSpaceDE w:val="0"/>
      <w:autoSpaceDN w:val="0"/>
      <w:adjustRightInd w:val="0"/>
      <w:spacing w:after="220" w:line="240" w:lineRule="auto"/>
      <w:jc w:val="both"/>
    </w:pPr>
    <w:rPr>
      <w:rFonts w:ascii="Arial" w:hAnsi="Arial" w:cs="Arial"/>
      <w:sz w:val="16"/>
      <w:szCs w:val="16"/>
    </w:rPr>
  </w:style>
  <w:style w:type="paragraph" w:customStyle="1" w:styleId="Footnote-Chinese">
    <w:name w:val="Footnote-Chinese"/>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Footnotes">
    <w:name w:val="Footnotes"/>
    <w:uiPriority w:val="99"/>
    <w:pPr>
      <w:widowControl w:val="0"/>
      <w:autoSpaceDE w:val="0"/>
      <w:autoSpaceDN w:val="0"/>
      <w:adjustRightInd w:val="0"/>
      <w:spacing w:after="0" w:line="240" w:lineRule="auto"/>
    </w:pPr>
    <w:rPr>
      <w:rFonts w:ascii="Rama-Palatino" w:hAnsi="Rama-Palatino" w:cs="Rama-Palatino"/>
      <w:sz w:val="18"/>
      <w:szCs w:val="18"/>
    </w:rPr>
  </w:style>
  <w:style w:type="paragraph" w:styleId="FootnoteText">
    <w:name w:val="footnote text"/>
    <w:basedOn w:val="Normal"/>
    <w:link w:val="FootnoteTextChar"/>
    <w:uiPriority w:val="99"/>
    <w:pPr>
      <w:spacing w:before="0" w:after="180"/>
      <w:ind w:firstLine="0"/>
    </w:pPr>
    <w:rPr>
      <w:rFonts w:cstheme="minorBidi"/>
      <w:color w:val="auto"/>
      <w:sz w:val="20"/>
      <w:szCs w:val="20"/>
    </w:rPr>
  </w:style>
  <w:style w:type="character" w:customStyle="1" w:styleId="FootnoteTextChar">
    <w:name w:val="Footnote Text Char"/>
    <w:basedOn w:val="DefaultParagraphFont"/>
    <w:link w:val="FootnoteText"/>
    <w:uiPriority w:val="99"/>
    <w:rPr>
      <w:rFonts w:ascii="Rama Garamond Plus" w:hAnsi="Rama Garamond Plus" w:cs="Rama Garamond Plus"/>
      <w:color w:val="000000"/>
      <w:sz w:val="20"/>
      <w:szCs w:val="20"/>
    </w:rPr>
  </w:style>
  <w:style w:type="paragraph" w:customStyle="1" w:styleId="Fordts">
    <w:name w:val="Fordítás"/>
    <w:uiPriority w:val="99"/>
    <w:pPr>
      <w:widowControl w:val="0"/>
      <w:autoSpaceDE w:val="0"/>
      <w:autoSpaceDN w:val="0"/>
      <w:adjustRightInd w:val="0"/>
      <w:spacing w:after="0" w:line="240" w:lineRule="auto"/>
    </w:pPr>
    <w:rPr>
      <w:rFonts w:ascii="Times CE Sanskrit" w:hAnsi="Times CE Sanskrit" w:cs="Times CE Sanskrit"/>
      <w:b/>
      <w:bCs/>
      <w:sz w:val="20"/>
      <w:szCs w:val="20"/>
    </w:rPr>
  </w:style>
  <w:style w:type="paragraph" w:customStyle="1" w:styleId="formula">
    <w:name w:val="formula"/>
    <w:uiPriority w:val="99"/>
    <w:pPr>
      <w:widowControl w:val="0"/>
      <w:autoSpaceDE w:val="0"/>
      <w:autoSpaceDN w:val="0"/>
      <w:adjustRightInd w:val="0"/>
      <w:spacing w:before="360" w:after="0" w:line="240" w:lineRule="auto"/>
      <w:jc w:val="both"/>
    </w:pPr>
    <w:rPr>
      <w:rFonts w:ascii="ScaGoudy" w:hAnsi="ScaGoudy"/>
      <w:sz w:val="24"/>
      <w:szCs w:val="24"/>
      <w:u w:val="single"/>
    </w:rPr>
  </w:style>
  <w:style w:type="paragraph" w:customStyle="1" w:styleId="formula1">
    <w:name w:val="formula1"/>
    <w:uiPriority w:val="99"/>
    <w:pPr>
      <w:widowControl w:val="0"/>
      <w:autoSpaceDE w:val="0"/>
      <w:autoSpaceDN w:val="0"/>
      <w:adjustRightInd w:val="0"/>
      <w:spacing w:after="360" w:line="240" w:lineRule="auto"/>
      <w:jc w:val="both"/>
    </w:pPr>
    <w:rPr>
      <w:rFonts w:ascii="ScaGoudy" w:hAnsi="ScaGoudy"/>
      <w:position w:val="18"/>
      <w:sz w:val="24"/>
      <w:szCs w:val="24"/>
    </w:rPr>
  </w:style>
  <w:style w:type="paragraph" w:customStyle="1" w:styleId="FR1">
    <w:name w:val="FR1"/>
    <w:uiPriority w:val="99"/>
    <w:pPr>
      <w:widowControl w:val="0"/>
      <w:autoSpaceDE w:val="0"/>
      <w:autoSpaceDN w:val="0"/>
      <w:adjustRightInd w:val="0"/>
      <w:spacing w:after="0" w:line="300" w:lineRule="auto"/>
    </w:pPr>
    <w:rPr>
      <w:rFonts w:ascii="Times New Roman" w:hAnsi="Times New Roman" w:cs="Times New Roman"/>
      <w:sz w:val="72"/>
      <w:szCs w:val="72"/>
    </w:rPr>
  </w:style>
  <w:style w:type="paragraph" w:customStyle="1" w:styleId="FR2">
    <w:name w:val="FR2"/>
    <w:uiPriority w:val="99"/>
    <w:pPr>
      <w:widowControl w:val="0"/>
      <w:autoSpaceDE w:val="0"/>
      <w:autoSpaceDN w:val="0"/>
      <w:adjustRightInd w:val="0"/>
      <w:spacing w:before="20" w:after="0" w:line="258" w:lineRule="auto"/>
      <w:ind w:right="4000"/>
    </w:pPr>
    <w:rPr>
      <w:rFonts w:ascii="Times New Roman" w:hAnsi="Times New Roman" w:cs="Times New Roman"/>
      <w:b/>
      <w:bCs/>
      <w:sz w:val="24"/>
      <w:szCs w:val="24"/>
    </w:rPr>
  </w:style>
  <w:style w:type="paragraph" w:customStyle="1" w:styleId="FR3">
    <w:name w:val="FR3"/>
    <w:uiPriority w:val="99"/>
    <w:pPr>
      <w:widowControl w:val="0"/>
      <w:autoSpaceDE w:val="0"/>
      <w:autoSpaceDN w:val="0"/>
      <w:adjustRightInd w:val="0"/>
      <w:spacing w:after="0" w:line="240" w:lineRule="auto"/>
      <w:ind w:left="2760"/>
    </w:pPr>
    <w:rPr>
      <w:rFonts w:ascii="Arial" w:hAnsi="Arial" w:cs="Arial"/>
      <w:b/>
      <w:bCs/>
      <w:sz w:val="16"/>
      <w:szCs w:val="16"/>
    </w:rPr>
  </w:style>
  <w:style w:type="paragraph" w:customStyle="1" w:styleId="FR4">
    <w:name w:val="FR4"/>
    <w:uiPriority w:val="99"/>
    <w:pPr>
      <w:widowControl w:val="0"/>
      <w:autoSpaceDE w:val="0"/>
      <w:autoSpaceDN w:val="0"/>
      <w:adjustRightInd w:val="0"/>
      <w:spacing w:before="340" w:after="0" w:line="360" w:lineRule="auto"/>
      <w:ind w:left="2320" w:right="2200"/>
      <w:jc w:val="center"/>
    </w:pPr>
    <w:rPr>
      <w:rFonts w:ascii="Arial" w:hAnsi="Arial" w:cs="Arial"/>
      <w:i/>
      <w:iCs/>
      <w:sz w:val="24"/>
      <w:szCs w:val="24"/>
    </w:rPr>
  </w:style>
  <w:style w:type="paragraph" w:customStyle="1" w:styleId="Framecontents">
    <w:name w:val="Frame contents"/>
    <w:uiPriority w:val="99"/>
    <w:pPr>
      <w:widowControl w:val="0"/>
      <w:autoSpaceDE w:val="0"/>
      <w:autoSpaceDN w:val="0"/>
      <w:adjustRightInd w:val="0"/>
      <w:spacing w:after="120" w:line="240" w:lineRule="auto"/>
    </w:pPr>
    <w:rPr>
      <w:rFonts w:ascii="Times New Roman" w:hAnsi="Times New Roman" w:cs="Times New Roman"/>
      <w:sz w:val="20"/>
      <w:szCs w:val="20"/>
    </w:rPr>
  </w:style>
  <w:style w:type="paragraph" w:customStyle="1" w:styleId="FreeForm">
    <w:name w:val="Free Form"/>
    <w:uiPriority w:val="99"/>
    <w:pPr>
      <w:widowControl w:val="0"/>
      <w:autoSpaceDE w:val="0"/>
      <w:autoSpaceDN w:val="0"/>
      <w:adjustRightInd w:val="0"/>
      <w:spacing w:after="0" w:line="240" w:lineRule="auto"/>
    </w:pPr>
    <w:rPr>
      <w:rFonts w:ascii="Times New Roman" w:hAnsi="Times New Roman" w:cs="Times New Roman"/>
      <w:color w:val="000000"/>
      <w:sz w:val="20"/>
      <w:szCs w:val="20"/>
    </w:rPr>
  </w:style>
  <w:style w:type="paragraph" w:customStyle="1" w:styleId="FreeFormA">
    <w:name w:val="Free Form A"/>
    <w:uiPriority w:val="99"/>
    <w:pPr>
      <w:widowControl w:val="0"/>
      <w:autoSpaceDE w:val="0"/>
      <w:autoSpaceDN w:val="0"/>
      <w:adjustRightInd w:val="0"/>
      <w:spacing w:after="0" w:line="240" w:lineRule="auto"/>
    </w:pPr>
    <w:rPr>
      <w:rFonts w:ascii="Times New Roman" w:hAnsi="Times New Roman" w:cs="Times New Roman"/>
      <w:color w:val="030303"/>
      <w:sz w:val="20"/>
      <w:szCs w:val="20"/>
    </w:rPr>
  </w:style>
  <w:style w:type="paragraph" w:customStyle="1" w:styleId="Frontmattertext">
    <w:name w:val="Front matter text"/>
    <w:uiPriority w:val="99"/>
    <w:pPr>
      <w:widowControl w:val="0"/>
      <w:autoSpaceDE w:val="0"/>
      <w:autoSpaceDN w:val="0"/>
      <w:adjustRightInd w:val="0"/>
      <w:spacing w:after="227" w:line="240" w:lineRule="auto"/>
    </w:pPr>
    <w:rPr>
      <w:rFonts w:ascii="Calibri" w:hAnsi="Calibri" w:cs="Calibri"/>
      <w:sz w:val="20"/>
      <w:szCs w:val="20"/>
    </w:rPr>
  </w:style>
  <w:style w:type="paragraph" w:customStyle="1" w:styleId="GitaRevisionsChapterHeader">
    <w:name w:val="Gita Revisions Chapter Header"/>
    <w:uiPriority w:val="99"/>
    <w:pPr>
      <w:widowControl w:val="0"/>
      <w:pBdr>
        <w:bottom w:val="single" w:sz="12" w:space="0" w:color="800000"/>
      </w:pBdr>
      <w:autoSpaceDE w:val="0"/>
      <w:autoSpaceDN w:val="0"/>
      <w:adjustRightInd w:val="0"/>
      <w:spacing w:before="360" w:after="180" w:line="240" w:lineRule="auto"/>
    </w:pPr>
    <w:rPr>
      <w:rFonts w:ascii="Times New Roman" w:hAnsi="Times New Roman" w:cs="Times New Roman"/>
      <w:b/>
      <w:bCs/>
      <w:sz w:val="24"/>
      <w:szCs w:val="24"/>
    </w:rPr>
  </w:style>
  <w:style w:type="paragraph" w:customStyle="1" w:styleId="GitaRevisionsheaders">
    <w:name w:val="Gita Revisions [headers]"/>
    <w:uiPriority w:val="99"/>
    <w:pPr>
      <w:widowControl w:val="0"/>
      <w:autoSpaceDE w:val="0"/>
      <w:autoSpaceDN w:val="0"/>
      <w:adjustRightInd w:val="0"/>
      <w:spacing w:after="94" w:line="240" w:lineRule="auto"/>
      <w:ind w:left="360"/>
    </w:pPr>
    <w:rPr>
      <w:rFonts w:ascii="Times New Roman" w:hAnsi="Times New Roman" w:cs="Times New Roman"/>
      <w:b/>
      <w:bCs/>
      <w:color w:val="008000"/>
      <w:sz w:val="24"/>
      <w:szCs w:val="24"/>
    </w:rPr>
  </w:style>
  <w:style w:type="paragraph" w:customStyle="1" w:styleId="GitaRevisionsSubHeader">
    <w:name w:val="Gita Revisions Sub Header"/>
    <w:uiPriority w:val="99"/>
    <w:pPr>
      <w:widowControl w:val="0"/>
      <w:autoSpaceDE w:val="0"/>
      <w:autoSpaceDN w:val="0"/>
      <w:adjustRightInd w:val="0"/>
      <w:spacing w:before="180" w:after="180" w:line="240" w:lineRule="auto"/>
      <w:ind w:left="720"/>
    </w:pPr>
    <w:rPr>
      <w:rFonts w:ascii="Times New Roman" w:hAnsi="Times New Roman" w:cs="Times New Roman"/>
      <w:b/>
      <w:bCs/>
      <w:color w:val="000080"/>
      <w:sz w:val="24"/>
      <w:szCs w:val="24"/>
    </w:rPr>
  </w:style>
  <w:style w:type="paragraph" w:customStyle="1" w:styleId="Glossary">
    <w:name w:val="Glossary"/>
    <w:uiPriority w:val="99"/>
    <w:pPr>
      <w:widowControl w:val="0"/>
      <w:autoSpaceDE w:val="0"/>
      <w:autoSpaceDN w:val="0"/>
      <w:adjustRightInd w:val="0"/>
      <w:spacing w:after="0" w:line="240" w:lineRule="auto"/>
      <w:ind w:left="720" w:hanging="720"/>
    </w:pPr>
    <w:rPr>
      <w:rFonts w:ascii="ScaGoudy" w:hAnsi="ScaGoudy"/>
      <w:b/>
      <w:bCs/>
      <w:sz w:val="24"/>
      <w:szCs w:val="24"/>
    </w:rPr>
  </w:style>
  <w:style w:type="paragraph" w:customStyle="1" w:styleId="Glossary3">
    <w:name w:val="Glossary3"/>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Glossary1">
    <w:name w:val="Glossary1"/>
    <w:uiPriority w:val="99"/>
    <w:pPr>
      <w:widowControl w:val="0"/>
      <w:autoSpaceDE w:val="0"/>
      <w:autoSpaceDN w:val="0"/>
      <w:adjustRightInd w:val="0"/>
      <w:spacing w:after="0" w:line="240" w:lineRule="auto"/>
      <w:ind w:left="720" w:hanging="720"/>
    </w:pPr>
    <w:rPr>
      <w:rFonts w:ascii="ScaGoudy" w:hAnsi="ScaGoudy"/>
      <w:color w:val="000000"/>
      <w:sz w:val="24"/>
      <w:szCs w:val="24"/>
    </w:rPr>
  </w:style>
  <w:style w:type="paragraph" w:customStyle="1" w:styleId="Glossary2">
    <w:name w:val="Glossary2"/>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GlossaryLetterHeader">
    <w:name w:val="Glossary Letter Header"/>
    <w:uiPriority w:val="99"/>
    <w:pPr>
      <w:widowControl w:val="0"/>
      <w:autoSpaceDE w:val="0"/>
      <w:autoSpaceDN w:val="0"/>
      <w:adjustRightInd w:val="0"/>
      <w:spacing w:before="113" w:after="113" w:line="240" w:lineRule="auto"/>
      <w:ind w:left="340" w:hanging="340"/>
    </w:pPr>
    <w:rPr>
      <w:rFonts w:ascii="Rama-Palatino" w:hAnsi="Rama-Palatino" w:cs="Rama-Palatino"/>
      <w:b/>
      <w:bCs/>
      <w:color w:val="000000"/>
    </w:rPr>
  </w:style>
  <w:style w:type="paragraph" w:customStyle="1" w:styleId="Glossarysubheaders">
    <w:name w:val="Glossary subheaders"/>
    <w:uiPriority w:val="99"/>
    <w:pPr>
      <w:widowControl w:val="0"/>
      <w:autoSpaceDE w:val="0"/>
      <w:autoSpaceDN w:val="0"/>
      <w:adjustRightInd w:val="0"/>
      <w:spacing w:before="113" w:after="0" w:line="240" w:lineRule="auto"/>
    </w:pPr>
    <w:rPr>
      <w:rFonts w:ascii="ScaBenguit" w:hAnsi="ScaBenguit" w:cs="ScaBenguit"/>
      <w:b/>
      <w:bCs/>
    </w:rPr>
  </w:style>
  <w:style w:type="paragraph" w:customStyle="1" w:styleId="Glossarytext">
    <w:name w:val="Glossary text"/>
    <w:uiPriority w:val="99"/>
    <w:pPr>
      <w:widowControl w:val="0"/>
      <w:autoSpaceDE w:val="0"/>
      <w:autoSpaceDN w:val="0"/>
      <w:adjustRightInd w:val="0"/>
      <w:spacing w:after="0" w:line="240" w:lineRule="auto"/>
      <w:ind w:left="170" w:hanging="170"/>
      <w:jc w:val="both"/>
    </w:pPr>
    <w:rPr>
      <w:rFonts w:ascii="Rama-Palatino" w:hAnsi="Rama-Palatino" w:cs="Rama-Palatino"/>
      <w:color w:val="000000"/>
      <w:sz w:val="18"/>
      <w:szCs w:val="18"/>
    </w:rPr>
  </w:style>
  <w:style w:type="paragraph" w:customStyle="1" w:styleId="Glosstext">
    <w:name w:val="Gloss text"/>
    <w:uiPriority w:val="99"/>
    <w:pPr>
      <w:widowControl w:val="0"/>
      <w:autoSpaceDE w:val="0"/>
      <w:autoSpaceDN w:val="0"/>
      <w:adjustRightInd w:val="0"/>
      <w:spacing w:after="0" w:line="240" w:lineRule="auto"/>
      <w:ind w:left="340" w:hanging="340"/>
      <w:jc w:val="both"/>
    </w:pPr>
    <w:rPr>
      <w:rFonts w:ascii="Sanskrit-Palatino" w:hAnsi="Sanskrit-Palatino" w:cs="Sanskrit-Palatino"/>
      <w:sz w:val="18"/>
      <w:szCs w:val="18"/>
    </w:rPr>
  </w:style>
  <w:style w:type="paragraph" w:customStyle="1" w:styleId="GoBack">
    <w:name w:val="Go Back"/>
    <w:uiPriority w:val="99"/>
    <w:pPr>
      <w:widowControl w:val="0"/>
      <w:pBdr>
        <w:top w:val="single" w:sz="6" w:space="3" w:color="000000"/>
        <w:left w:val="single" w:sz="6" w:space="3" w:color="000000"/>
        <w:bottom w:val="single" w:sz="12" w:space="3" w:color="000000"/>
        <w:right w:val="single" w:sz="12" w:space="3" w:color="000000"/>
      </w:pBdr>
      <w:shd w:val="solid" w:color="FFFF00" w:fill="auto"/>
      <w:autoSpaceDE w:val="0"/>
      <w:autoSpaceDN w:val="0"/>
      <w:adjustRightInd w:val="0"/>
      <w:spacing w:after="0" w:line="240" w:lineRule="auto"/>
      <w:ind w:left="1440" w:right="10800"/>
      <w:jc w:val="center"/>
    </w:pPr>
    <w:rPr>
      <w:rFonts w:ascii="Bookman Old Style" w:hAnsi="Bookman Old Style" w:cs="Bookman Old Style"/>
      <w:sz w:val="24"/>
      <w:szCs w:val="24"/>
    </w:rPr>
  </w:style>
  <w:style w:type="paragraph" w:customStyle="1" w:styleId="GuruandWhat--Quote">
    <w:name w:val="Guru and What--Quote"/>
    <w:uiPriority w:val="99"/>
    <w:pPr>
      <w:widowControl w:val="0"/>
      <w:autoSpaceDE w:val="0"/>
      <w:autoSpaceDN w:val="0"/>
      <w:adjustRightInd w:val="0"/>
      <w:spacing w:before="60" w:after="0" w:line="240" w:lineRule="auto"/>
      <w:ind w:left="1361" w:right="1361"/>
      <w:jc w:val="both"/>
    </w:pPr>
    <w:rPr>
      <w:rFonts w:ascii="ScaGoudy" w:hAnsi="ScaGoudy"/>
      <w:color w:val="000000"/>
      <w:sz w:val="24"/>
      <w:szCs w:val="24"/>
    </w:rPr>
  </w:style>
  <w:style w:type="paragraph" w:customStyle="1" w:styleId="gv">
    <w:name w:val="gv"/>
    <w:uiPriority w:val="99"/>
    <w:pPr>
      <w:widowControl w:val="0"/>
      <w:autoSpaceDE w:val="0"/>
      <w:autoSpaceDN w:val="0"/>
      <w:adjustRightInd w:val="0"/>
      <w:spacing w:after="0" w:line="240" w:lineRule="auto"/>
    </w:pPr>
    <w:rPr>
      <w:rFonts w:ascii="Sanskrit_Times" w:hAnsi="Sanskrit_Times" w:cs="Sanskrit_Times"/>
      <w:sz w:val="20"/>
      <w:szCs w:val="20"/>
    </w:rPr>
  </w:style>
  <w:style w:type="paragraph" w:customStyle="1" w:styleId="H1Para">
    <w:name w:val="H1:Para"/>
    <w:uiPriority w:val="99"/>
    <w:pPr>
      <w:widowControl w:val="0"/>
      <w:autoSpaceDE w:val="0"/>
      <w:autoSpaceDN w:val="0"/>
      <w:adjustRightInd w:val="0"/>
      <w:spacing w:after="0" w:line="240" w:lineRule="auto"/>
    </w:pPr>
    <w:rPr>
      <w:rFonts w:ascii="ScaGoudy" w:hAnsi="ScaGoudy"/>
      <w:b/>
      <w:bCs/>
      <w:sz w:val="48"/>
      <w:szCs w:val="48"/>
    </w:rPr>
  </w:style>
  <w:style w:type="paragraph" w:customStyle="1" w:styleId="H2Para">
    <w:name w:val="H2:Para"/>
    <w:uiPriority w:val="99"/>
    <w:pPr>
      <w:widowControl w:val="0"/>
      <w:autoSpaceDE w:val="0"/>
      <w:autoSpaceDN w:val="0"/>
      <w:adjustRightInd w:val="0"/>
      <w:spacing w:after="0" w:line="240" w:lineRule="auto"/>
    </w:pPr>
    <w:rPr>
      <w:rFonts w:ascii="ScaGoudy" w:hAnsi="ScaGoudy"/>
      <w:b/>
      <w:bCs/>
      <w:sz w:val="40"/>
      <w:szCs w:val="40"/>
    </w:rPr>
  </w:style>
  <w:style w:type="paragraph" w:customStyle="1" w:styleId="H3Para">
    <w:name w:val="H3:Para"/>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4Para">
    <w:name w:val="H4:Para"/>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5Para">
    <w:name w:val="H5:Para"/>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6Para">
    <w:name w:val="H6:Para"/>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alfLine">
    <w:name w:val="Half Line"/>
    <w:uiPriority w:val="99"/>
    <w:pPr>
      <w:widowControl w:val="0"/>
      <w:tabs>
        <w:tab w:val="left" w:pos="240"/>
      </w:tabs>
      <w:autoSpaceDE w:val="0"/>
      <w:autoSpaceDN w:val="0"/>
      <w:adjustRightInd w:val="0"/>
      <w:spacing w:after="0" w:line="240" w:lineRule="auto"/>
      <w:jc w:val="both"/>
    </w:pPr>
    <w:rPr>
      <w:rFonts w:ascii="Bhaskar" w:hAnsi="Bhaskar" w:cs="Bhaskar"/>
      <w:sz w:val="20"/>
      <w:szCs w:val="20"/>
    </w:rPr>
  </w:style>
  <w:style w:type="paragraph" w:customStyle="1" w:styleId="hang">
    <w:name w:val="hang"/>
    <w:uiPriority w:val="99"/>
    <w:pPr>
      <w:widowControl w:val="0"/>
      <w:autoSpaceDE w:val="0"/>
      <w:autoSpaceDN w:val="0"/>
      <w:adjustRightInd w:val="0"/>
      <w:spacing w:after="0" w:line="240" w:lineRule="auto"/>
      <w:ind w:left="360" w:hanging="360"/>
      <w:jc w:val="both"/>
    </w:pPr>
    <w:rPr>
      <w:rFonts w:ascii="Tamal" w:hAnsi="Tamal" w:cs="Tamal"/>
      <w:sz w:val="36"/>
      <w:szCs w:val="36"/>
    </w:rPr>
  </w:style>
  <w:style w:type="paragraph" w:customStyle="1" w:styleId="hanging">
    <w:name w:val="hanging"/>
    <w:uiPriority w:val="99"/>
    <w:pPr>
      <w:widowControl w:val="0"/>
      <w:autoSpaceDE w:val="0"/>
      <w:autoSpaceDN w:val="0"/>
      <w:adjustRightInd w:val="0"/>
      <w:spacing w:after="0" w:line="240" w:lineRule="auto"/>
      <w:ind w:left="360" w:hanging="360"/>
      <w:jc w:val="both"/>
    </w:pPr>
    <w:rPr>
      <w:rFonts w:ascii="Tamal" w:hAnsi="Tamal" w:cs="Tamal"/>
      <w:color w:val="000000"/>
      <w:sz w:val="24"/>
      <w:szCs w:val="24"/>
    </w:rPr>
  </w:style>
  <w:style w:type="paragraph" w:customStyle="1" w:styleId="Hangingindent">
    <w:name w:val="Hanging indent"/>
    <w:uiPriority w:val="99"/>
    <w:pPr>
      <w:widowControl w:val="0"/>
      <w:tabs>
        <w:tab w:val="left" w:pos="300"/>
      </w:tabs>
      <w:autoSpaceDE w:val="0"/>
      <w:autoSpaceDN w:val="0"/>
      <w:adjustRightInd w:val="0"/>
      <w:spacing w:after="0" w:line="240" w:lineRule="auto"/>
      <w:ind w:left="300" w:hanging="300"/>
      <w:jc w:val="both"/>
    </w:pPr>
    <w:rPr>
      <w:rFonts w:ascii="Tamal" w:hAnsi="Tamal" w:cs="Tamal"/>
      <w:color w:val="FFFF00"/>
      <w:sz w:val="36"/>
      <w:szCs w:val="36"/>
    </w:rPr>
  </w:style>
  <w:style w:type="paragraph" w:customStyle="1" w:styleId="Head">
    <w:name w:val="Head"/>
    <w:uiPriority w:val="99"/>
    <w:pPr>
      <w:widowControl w:val="0"/>
      <w:autoSpaceDE w:val="0"/>
      <w:autoSpaceDN w:val="0"/>
      <w:adjustRightInd w:val="0"/>
      <w:spacing w:after="600" w:line="558" w:lineRule="auto"/>
      <w:jc w:val="center"/>
    </w:pPr>
    <w:rPr>
      <w:rFonts w:ascii="Tamalten" w:hAnsi="Tamalten" w:cs="Tamalten"/>
      <w:sz w:val="60"/>
      <w:szCs w:val="60"/>
    </w:rPr>
  </w:style>
  <w:style w:type="paragraph" w:customStyle="1" w:styleId="Head2">
    <w:name w:val="Head 2"/>
    <w:uiPriority w:val="99"/>
    <w:pPr>
      <w:keepNext/>
      <w:widowControl w:val="0"/>
      <w:autoSpaceDE w:val="0"/>
      <w:autoSpaceDN w:val="0"/>
      <w:adjustRightInd w:val="0"/>
      <w:spacing w:after="60" w:line="240" w:lineRule="auto"/>
      <w:jc w:val="center"/>
    </w:pPr>
    <w:rPr>
      <w:rFonts w:ascii="ScaGoudy" w:hAnsi="ScaGoudy"/>
      <w:b/>
      <w:bCs/>
      <w:i/>
      <w:iCs/>
      <w:sz w:val="32"/>
      <w:szCs w:val="32"/>
    </w:rPr>
  </w:style>
  <w:style w:type="paragraph" w:customStyle="1" w:styleId="Head3">
    <w:name w:val="Head 3"/>
    <w:uiPriority w:val="99"/>
    <w:pPr>
      <w:keepNext/>
      <w:widowControl w:val="0"/>
      <w:autoSpaceDE w:val="0"/>
      <w:autoSpaceDN w:val="0"/>
      <w:adjustRightInd w:val="0"/>
      <w:spacing w:after="60" w:line="240" w:lineRule="auto"/>
      <w:jc w:val="center"/>
    </w:pPr>
    <w:rPr>
      <w:rFonts w:ascii="ScaGoudy" w:hAnsi="ScaGoudy"/>
      <w:b/>
      <w:bCs/>
      <w:i/>
      <w:iCs/>
      <w:sz w:val="24"/>
      <w:szCs w:val="24"/>
    </w:rPr>
  </w:style>
  <w:style w:type="paragraph" w:styleId="Header">
    <w:name w:val="header"/>
    <w:basedOn w:val="Normal"/>
    <w:link w:val="HeaderChar"/>
    <w:uiPriority w:val="99"/>
    <w:pPr>
      <w:tabs>
        <w:tab w:val="decimal" w:pos="4320"/>
        <w:tab w:val="decimal" w:pos="8640"/>
      </w:tabs>
      <w:spacing w:before="0" w:after="0"/>
      <w:ind w:firstLine="0"/>
    </w:pPr>
    <w:rPr>
      <w:rFonts w:ascii="New York" w:hAnsi="New York" w:cs="New York"/>
      <w:color w:val="auto"/>
      <w:sz w:val="24"/>
      <w:szCs w:val="24"/>
    </w:rPr>
  </w:style>
  <w:style w:type="character" w:customStyle="1" w:styleId="HeaderChar">
    <w:name w:val="Header Char"/>
    <w:basedOn w:val="DefaultParagraphFont"/>
    <w:link w:val="Header"/>
    <w:uiPriority w:val="99"/>
    <w:rPr>
      <w:rFonts w:ascii="Times New Roman" w:hAnsi="Times New Roman" w:cs="Times New Roman"/>
    </w:rPr>
  </w:style>
  <w:style w:type="paragraph" w:customStyle="1" w:styleId="Header1">
    <w:name w:val="Header1"/>
    <w:uiPriority w:val="99"/>
    <w:pPr>
      <w:widowControl w:val="0"/>
      <w:tabs>
        <w:tab w:val="left" w:pos="360"/>
      </w:tabs>
      <w:autoSpaceDE w:val="0"/>
      <w:autoSpaceDN w:val="0"/>
      <w:adjustRightInd w:val="0"/>
      <w:spacing w:before="180" w:after="360" w:line="240" w:lineRule="auto"/>
    </w:pPr>
    <w:rPr>
      <w:rFonts w:ascii="ScaGoudy" w:hAnsi="ScaGoudy"/>
      <w:b/>
      <w:bCs/>
      <w:sz w:val="24"/>
      <w:szCs w:val="24"/>
    </w:rPr>
  </w:style>
  <w:style w:type="paragraph" w:customStyle="1" w:styleId="header2">
    <w:name w:val="header2"/>
    <w:uiPriority w:val="99"/>
    <w:pPr>
      <w:widowControl w:val="0"/>
      <w:tabs>
        <w:tab w:val="left" w:pos="360"/>
      </w:tabs>
      <w:autoSpaceDE w:val="0"/>
      <w:autoSpaceDN w:val="0"/>
      <w:adjustRightInd w:val="0"/>
      <w:spacing w:before="540" w:after="180" w:line="240" w:lineRule="auto"/>
    </w:pPr>
    <w:rPr>
      <w:rFonts w:ascii="ScaGoudy" w:hAnsi="ScaGoudy"/>
      <w:b/>
      <w:bCs/>
      <w:sz w:val="24"/>
      <w:szCs w:val="24"/>
    </w:rPr>
  </w:style>
  <w:style w:type="paragraph" w:customStyle="1" w:styleId="header3">
    <w:name w:val="header3"/>
    <w:uiPriority w:val="99"/>
    <w:pPr>
      <w:widowControl w:val="0"/>
      <w:tabs>
        <w:tab w:val="left" w:pos="20"/>
        <w:tab w:val="decimal" w:pos="9360"/>
      </w:tabs>
      <w:autoSpaceDE w:val="0"/>
      <w:autoSpaceDN w:val="0"/>
      <w:adjustRightInd w:val="0"/>
      <w:spacing w:before="180" w:after="180" w:line="240" w:lineRule="auto"/>
      <w:ind w:left="20" w:right="560" w:firstLine="1020"/>
    </w:pPr>
    <w:rPr>
      <w:rFonts w:ascii="ScaGoudy" w:hAnsi="ScaGoudy"/>
      <w:b/>
      <w:bCs/>
      <w:sz w:val="24"/>
      <w:szCs w:val="24"/>
    </w:rPr>
  </w:style>
  <w:style w:type="paragraph" w:customStyle="1" w:styleId="header4">
    <w:name w:val="header4"/>
    <w:uiPriority w:val="99"/>
    <w:pPr>
      <w:widowControl w:val="0"/>
      <w:autoSpaceDE w:val="0"/>
      <w:autoSpaceDN w:val="0"/>
      <w:adjustRightInd w:val="0"/>
      <w:spacing w:before="180" w:after="180" w:line="240" w:lineRule="auto"/>
      <w:jc w:val="center"/>
    </w:pPr>
    <w:rPr>
      <w:rFonts w:ascii="ScaGoudy" w:hAnsi="ScaGoudy"/>
      <w:b/>
      <w:bCs/>
      <w:sz w:val="24"/>
      <w:szCs w:val="24"/>
    </w:rPr>
  </w:style>
  <w:style w:type="paragraph" w:customStyle="1" w:styleId="header5">
    <w:name w:val="header5"/>
    <w:uiPriority w:val="99"/>
    <w:pPr>
      <w:widowControl w:val="0"/>
      <w:autoSpaceDE w:val="0"/>
      <w:autoSpaceDN w:val="0"/>
      <w:adjustRightInd w:val="0"/>
      <w:spacing w:before="80" w:after="80" w:line="240" w:lineRule="auto"/>
      <w:ind w:left="562"/>
      <w:jc w:val="both"/>
    </w:pPr>
    <w:rPr>
      <w:rFonts w:ascii="ScaGoudy" w:hAnsi="ScaGoudy"/>
      <w:b/>
      <w:bCs/>
      <w:sz w:val="24"/>
      <w:szCs w:val="24"/>
    </w:rPr>
  </w:style>
  <w:style w:type="paragraph" w:customStyle="1" w:styleId="Headers">
    <w:name w:val="Headers"/>
    <w:uiPriority w:val="99"/>
    <w:pPr>
      <w:widowControl w:val="0"/>
      <w:autoSpaceDE w:val="0"/>
      <w:autoSpaceDN w:val="0"/>
      <w:adjustRightInd w:val="0"/>
      <w:spacing w:after="227" w:line="240" w:lineRule="auto"/>
      <w:jc w:val="center"/>
    </w:pPr>
    <w:rPr>
      <w:rFonts w:ascii="Times Roman" w:hAnsi="Times Roman" w:cs="Times Roman"/>
      <w:sz w:val="24"/>
      <w:szCs w:val="24"/>
    </w:rPr>
  </w:style>
  <w:style w:type="paragraph" w:customStyle="1" w:styleId="Headerscenter">
    <w:name w:val="Headers (center)"/>
    <w:uiPriority w:val="99"/>
    <w:pPr>
      <w:widowControl w:val="0"/>
      <w:autoSpaceDE w:val="0"/>
      <w:autoSpaceDN w:val="0"/>
      <w:adjustRightInd w:val="0"/>
      <w:spacing w:after="113" w:line="240" w:lineRule="auto"/>
      <w:jc w:val="center"/>
    </w:pPr>
    <w:rPr>
      <w:rFonts w:ascii="Times New Roman" w:hAnsi="Times New Roman" w:cs="Times New Roman"/>
      <w:b/>
      <w:bCs/>
      <w:i/>
      <w:iCs/>
      <w:sz w:val="24"/>
      <w:szCs w:val="24"/>
    </w:rPr>
  </w:style>
  <w:style w:type="paragraph" w:customStyle="1" w:styleId="HeadersforBrhadBhagavatamrta">
    <w:name w:val="Headers for Brhad Bhagavatamrta"/>
    <w:uiPriority w:val="99"/>
    <w:pPr>
      <w:widowControl w:val="0"/>
      <w:pBdr>
        <w:top w:val="single" w:sz="4" w:space="0" w:color="000000"/>
        <w:bottom w:val="single" w:sz="4"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forBrhadBhagavatamrta2">
    <w:name w:val="Headers for Brhad Bhagavatamrta2"/>
    <w:uiPriority w:val="99"/>
    <w:pPr>
      <w:widowControl w:val="0"/>
      <w:pBdr>
        <w:top w:val="single" w:sz="5" w:space="0" w:color="000000"/>
        <w:bottom w:val="single" w:sz="5"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forBrhadBhagavatamrta1">
    <w:name w:val="Headers for Brhad Bhagavatamrta1"/>
    <w:uiPriority w:val="99"/>
    <w:pPr>
      <w:widowControl w:val="0"/>
      <w:pBdr>
        <w:top w:val="single" w:sz="4" w:space="0" w:color="000000"/>
        <w:bottom w:val="single" w:sz="4"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heet">
    <w:name w:val="Headersheet"/>
    <w:uiPriority w:val="99"/>
    <w:pPr>
      <w:widowControl w:val="0"/>
      <w:autoSpaceDE w:val="0"/>
      <w:autoSpaceDN w:val="0"/>
      <w:adjustRightInd w:val="0"/>
      <w:spacing w:before="120" w:after="120" w:line="240" w:lineRule="auto"/>
      <w:jc w:val="center"/>
    </w:pPr>
    <w:rPr>
      <w:rFonts w:ascii="ScaGoudy" w:hAnsi="ScaGoudy"/>
      <w:b/>
      <w:bCs/>
      <w:sz w:val="32"/>
      <w:szCs w:val="32"/>
    </w:rPr>
  </w:style>
  <w:style w:type="paragraph" w:customStyle="1" w:styleId="Headersheet-2">
    <w:name w:val="Headersheet-2"/>
    <w:uiPriority w:val="99"/>
    <w:pPr>
      <w:widowControl w:val="0"/>
      <w:autoSpaceDE w:val="0"/>
      <w:autoSpaceDN w:val="0"/>
      <w:adjustRightInd w:val="0"/>
      <w:spacing w:before="120" w:after="120" w:line="240" w:lineRule="auto"/>
      <w:jc w:val="center"/>
    </w:pPr>
    <w:rPr>
      <w:rFonts w:ascii="Balaram" w:hAnsi="Balaram" w:cs="Balaram"/>
      <w:b/>
      <w:bCs/>
      <w:vanish/>
      <w:color w:val="008000"/>
      <w:sz w:val="24"/>
      <w:szCs w:val="24"/>
    </w:rPr>
  </w:style>
  <w:style w:type="paragraph" w:customStyle="1" w:styleId="Headersheetxtra">
    <w:name w:val="Headersheet xtra"/>
    <w:uiPriority w:val="99"/>
    <w:pPr>
      <w:widowControl w:val="0"/>
      <w:pBdr>
        <w:top w:val="single" w:sz="5" w:space="1" w:color="008000"/>
        <w:bottom w:val="single" w:sz="12" w:space="1" w:color="800000"/>
      </w:pBdr>
      <w:shd w:val="solid" w:color="FFFF00" w:fill="auto"/>
      <w:autoSpaceDE w:val="0"/>
      <w:autoSpaceDN w:val="0"/>
      <w:adjustRightInd w:val="0"/>
      <w:spacing w:before="300" w:after="180" w:line="240" w:lineRule="auto"/>
      <w:jc w:val="center"/>
    </w:pPr>
    <w:rPr>
      <w:rFonts w:ascii="ScaGoudy" w:hAnsi="ScaGoudy"/>
      <w:b/>
      <w:bCs/>
      <w:i/>
      <w:iCs/>
      <w:color w:val="000080"/>
      <w:sz w:val="32"/>
      <w:szCs w:val="32"/>
    </w:rPr>
  </w:style>
  <w:style w:type="paragraph" w:customStyle="1" w:styleId="HeadingPara">
    <w:name w:val="Heading:Para"/>
    <w:uiPriority w:val="99"/>
    <w:pPr>
      <w:widowControl w:val="0"/>
      <w:pBdr>
        <w:top w:val="single" w:sz="12" w:space="2" w:color="800000"/>
        <w:bottom w:val="single" w:sz="12" w:space="2" w:color="800000"/>
      </w:pBdr>
      <w:shd w:val="solid" w:color="008000" w:fill="auto"/>
      <w:autoSpaceDE w:val="0"/>
      <w:autoSpaceDN w:val="0"/>
      <w:adjustRightInd w:val="0"/>
      <w:spacing w:after="266" w:line="240" w:lineRule="auto"/>
      <w:jc w:val="center"/>
    </w:pPr>
    <w:rPr>
      <w:rFonts w:ascii="ScaGoudy" w:hAnsi="ScaGoudy"/>
      <w:b/>
      <w:bCs/>
      <w:color w:val="00FFFF"/>
      <w:sz w:val="32"/>
      <w:szCs w:val="32"/>
    </w:rPr>
  </w:style>
  <w:style w:type="paragraph" w:customStyle="1" w:styleId="Heading1Para">
    <w:name w:val="Heading 1:Para"/>
    <w:uiPriority w:val="99"/>
    <w:pPr>
      <w:widowControl w:val="0"/>
      <w:tabs>
        <w:tab w:val="left" w:pos="3330"/>
      </w:tabs>
      <w:autoSpaceDE w:val="0"/>
      <w:autoSpaceDN w:val="0"/>
      <w:adjustRightInd w:val="0"/>
      <w:spacing w:before="360" w:after="180" w:line="240" w:lineRule="auto"/>
    </w:pPr>
    <w:rPr>
      <w:rFonts w:ascii="ScaGoudy" w:hAnsi="ScaGoudy"/>
      <w:color w:val="FF0080"/>
      <w:sz w:val="24"/>
      <w:szCs w:val="24"/>
      <w:u w:val="single"/>
    </w:rPr>
  </w:style>
  <w:style w:type="paragraph" w:customStyle="1" w:styleId="Heading11">
    <w:name w:val="Heading 11"/>
    <w:uiPriority w:val="99"/>
    <w:pPr>
      <w:keepNext/>
      <w:widowControl w:val="0"/>
      <w:autoSpaceDE w:val="0"/>
      <w:autoSpaceDN w:val="0"/>
      <w:adjustRightInd w:val="0"/>
      <w:spacing w:after="0" w:line="240" w:lineRule="auto"/>
    </w:pPr>
    <w:rPr>
      <w:rFonts w:ascii="New York" w:hAnsi="New York" w:cs="New York"/>
      <w:sz w:val="24"/>
      <w:szCs w:val="24"/>
    </w:rPr>
  </w:style>
  <w:style w:type="paragraph" w:customStyle="1" w:styleId="Heading1AAPara">
    <w:name w:val="Heading 1 A A:Para"/>
    <w:uiPriority w:val="99"/>
    <w:pPr>
      <w:keepNext/>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Heading1nospace">
    <w:name w:val="Heading 1 (no space)"/>
    <w:uiPriority w:val="99"/>
    <w:pPr>
      <w:widowControl w:val="0"/>
      <w:autoSpaceDE w:val="0"/>
      <w:autoSpaceDN w:val="0"/>
      <w:adjustRightInd w:val="0"/>
      <w:spacing w:after="0" w:line="287" w:lineRule="auto"/>
      <w:jc w:val="center"/>
    </w:pPr>
    <w:rPr>
      <w:rFonts w:ascii="Times" w:hAnsi="Times" w:cs="Times"/>
      <w:b/>
      <w:bCs/>
      <w:color w:val="000000"/>
      <w:sz w:val="36"/>
      <w:szCs w:val="36"/>
    </w:rPr>
  </w:style>
  <w:style w:type="paragraph" w:customStyle="1" w:styleId="Heading1ParaPara">
    <w:name w:val="Heading 1:Para:Para"/>
    <w:uiPriority w:val="99"/>
    <w:pPr>
      <w:widowControl w:val="0"/>
      <w:tabs>
        <w:tab w:val="left" w:pos="3330"/>
      </w:tabs>
      <w:autoSpaceDE w:val="0"/>
      <w:autoSpaceDN w:val="0"/>
      <w:adjustRightInd w:val="0"/>
      <w:spacing w:before="360" w:after="180" w:line="240" w:lineRule="auto"/>
    </w:pPr>
    <w:rPr>
      <w:rFonts w:ascii="ScaGoudy" w:hAnsi="ScaGoudy"/>
      <w:sz w:val="24"/>
      <w:szCs w:val="24"/>
      <w:u w:val="single"/>
    </w:rPr>
  </w:style>
  <w:style w:type="paragraph" w:customStyle="1" w:styleId="Heading1ParaParaPara">
    <w:name w:val="Heading 1:Para:Para:Para"/>
    <w:uiPriority w:val="99"/>
    <w:pPr>
      <w:widowControl w:val="0"/>
      <w:tabs>
        <w:tab w:val="left" w:pos="3330"/>
      </w:tabs>
      <w:autoSpaceDE w:val="0"/>
      <w:autoSpaceDN w:val="0"/>
      <w:adjustRightInd w:val="0"/>
      <w:spacing w:before="360" w:after="180" w:line="240" w:lineRule="auto"/>
    </w:pPr>
    <w:rPr>
      <w:rFonts w:ascii="ScaGoudy" w:hAnsi="ScaGoudy"/>
      <w:sz w:val="24"/>
      <w:szCs w:val="24"/>
      <w:u w:val="single"/>
    </w:rPr>
  </w:style>
  <w:style w:type="paragraph" w:customStyle="1" w:styleId="Heading1ParaParaParaPara">
    <w:name w:val="Heading 1:Para:Para:Para:Para"/>
    <w:uiPriority w:val="99"/>
    <w:pPr>
      <w:widowControl w:val="0"/>
      <w:tabs>
        <w:tab w:val="left" w:pos="3330"/>
      </w:tabs>
      <w:autoSpaceDE w:val="0"/>
      <w:autoSpaceDN w:val="0"/>
      <w:adjustRightInd w:val="0"/>
      <w:spacing w:before="360" w:after="180" w:line="240" w:lineRule="auto"/>
    </w:pPr>
    <w:rPr>
      <w:rFonts w:ascii="ScaGoudy" w:hAnsi="ScaGoudy"/>
      <w:color w:val="000000"/>
      <w:sz w:val="24"/>
      <w:szCs w:val="24"/>
      <w:u w:val="single"/>
    </w:rPr>
  </w:style>
  <w:style w:type="paragraph" w:customStyle="1" w:styleId="Heading1ParaParaParaParaPara">
    <w:name w:val="Heading 1:Para:Para:Para:Para:Para"/>
    <w:uiPriority w:val="99"/>
    <w:pPr>
      <w:widowControl w:val="0"/>
      <w:tabs>
        <w:tab w:val="left" w:pos="3330"/>
      </w:tabs>
      <w:autoSpaceDE w:val="0"/>
      <w:autoSpaceDN w:val="0"/>
      <w:adjustRightInd w:val="0"/>
      <w:spacing w:before="360" w:after="180" w:line="240" w:lineRule="auto"/>
    </w:pPr>
    <w:rPr>
      <w:rFonts w:ascii="ScaGoudy" w:hAnsi="ScaGoudy"/>
      <w:color w:val="000000"/>
      <w:sz w:val="24"/>
      <w:szCs w:val="24"/>
      <w:u w:val="single"/>
    </w:rPr>
  </w:style>
  <w:style w:type="paragraph" w:customStyle="1" w:styleId="Heading21">
    <w:name w:val="Heading 21"/>
    <w:uiPriority w:val="99"/>
    <w:pPr>
      <w:keepNext/>
      <w:widowControl w:val="0"/>
      <w:autoSpaceDE w:val="0"/>
      <w:autoSpaceDN w:val="0"/>
      <w:adjustRightInd w:val="0"/>
      <w:spacing w:after="0" w:line="240" w:lineRule="auto"/>
    </w:pPr>
    <w:rPr>
      <w:rFonts w:ascii="New York" w:hAnsi="New York" w:cs="New York"/>
      <w:i/>
      <w:iCs/>
      <w:sz w:val="24"/>
      <w:szCs w:val="24"/>
    </w:rPr>
  </w:style>
  <w:style w:type="paragraph" w:customStyle="1" w:styleId="heading2Para">
    <w:name w:val="heading 2:Para"/>
    <w:uiPriority w:val="99"/>
    <w:pPr>
      <w:widowControl w:val="0"/>
      <w:autoSpaceDE w:val="0"/>
      <w:autoSpaceDN w:val="0"/>
      <w:adjustRightInd w:val="0"/>
      <w:spacing w:after="0" w:line="240" w:lineRule="auto"/>
      <w:ind w:firstLine="432"/>
      <w:jc w:val="center"/>
    </w:pPr>
    <w:rPr>
      <w:rFonts w:ascii="Rama-Palatino" w:hAnsi="Rama-Palatino" w:cs="Rama-Palatino"/>
      <w:b/>
      <w:bCs/>
      <w:color w:val="000000"/>
    </w:rPr>
  </w:style>
  <w:style w:type="paragraph" w:customStyle="1" w:styleId="Heading30">
    <w:name w:val="Heading3"/>
    <w:uiPriority w:val="99"/>
    <w:pPr>
      <w:widowControl w:val="0"/>
      <w:pBdr>
        <w:top w:val="single" w:sz="6" w:space="3" w:color="000000"/>
        <w:bottom w:val="single" w:sz="12" w:space="3" w:color="000000"/>
      </w:pBdr>
      <w:shd w:val="solid" w:color="00FFFF" w:fill="auto"/>
      <w:autoSpaceDE w:val="0"/>
      <w:autoSpaceDN w:val="0"/>
      <w:adjustRightInd w:val="0"/>
      <w:spacing w:before="180" w:after="180" w:line="240" w:lineRule="auto"/>
      <w:jc w:val="center"/>
    </w:pPr>
    <w:rPr>
      <w:rFonts w:ascii="ScaGoudy" w:hAnsi="ScaGoudy"/>
      <w:b/>
      <w:bCs/>
      <w:sz w:val="36"/>
      <w:szCs w:val="36"/>
    </w:rPr>
  </w:style>
  <w:style w:type="paragraph" w:customStyle="1" w:styleId="Heading31">
    <w:name w:val="Heading 31"/>
    <w:uiPriority w:val="99"/>
    <w:pPr>
      <w:keepNext/>
      <w:widowControl w:val="0"/>
      <w:autoSpaceDE w:val="0"/>
      <w:autoSpaceDN w:val="0"/>
      <w:adjustRightInd w:val="0"/>
      <w:spacing w:after="0" w:line="240" w:lineRule="auto"/>
      <w:jc w:val="center"/>
    </w:pPr>
    <w:rPr>
      <w:rFonts w:ascii="New York" w:hAnsi="New York" w:cs="New York"/>
      <w:b/>
      <w:bCs/>
      <w:sz w:val="24"/>
      <w:szCs w:val="24"/>
    </w:rPr>
  </w:style>
  <w:style w:type="paragraph" w:customStyle="1" w:styleId="heading3Para">
    <w:name w:val="heading 3:Para"/>
    <w:uiPriority w:val="99"/>
    <w:pPr>
      <w:widowControl w:val="0"/>
      <w:autoSpaceDE w:val="0"/>
      <w:autoSpaceDN w:val="0"/>
      <w:adjustRightInd w:val="0"/>
      <w:spacing w:after="0" w:line="240" w:lineRule="auto"/>
      <w:ind w:firstLine="432"/>
      <w:jc w:val="center"/>
    </w:pPr>
    <w:rPr>
      <w:rFonts w:ascii="Rama-Palatino" w:hAnsi="Rama-Palatino" w:cs="Rama-Palatino"/>
      <w:color w:val="000000"/>
      <w:u w:val="single"/>
    </w:rPr>
  </w:style>
  <w:style w:type="paragraph" w:customStyle="1" w:styleId="Heading40">
    <w:name w:val="Heading4"/>
    <w:uiPriority w:val="99"/>
    <w:pPr>
      <w:widowControl w:val="0"/>
      <w:pBdr>
        <w:top w:val="single" w:sz="12" w:space="5" w:color="800000"/>
        <w:left w:val="single" w:sz="18" w:space="5" w:color="800000"/>
        <w:bottom w:val="single" w:sz="18" w:space="5" w:color="800000"/>
        <w:right w:val="single" w:sz="12" w:space="5" w:color="800000"/>
      </w:pBdr>
      <w:shd w:val="solid" w:color="C0C0C0" w:fill="auto"/>
      <w:autoSpaceDE w:val="0"/>
      <w:autoSpaceDN w:val="0"/>
      <w:adjustRightInd w:val="0"/>
      <w:spacing w:before="180" w:after="14" w:line="240" w:lineRule="auto"/>
    </w:pPr>
    <w:rPr>
      <w:rFonts w:ascii="ScaGoudy" w:hAnsi="ScaGoudy"/>
      <w:b/>
      <w:bCs/>
      <w:color w:val="800000"/>
      <w:sz w:val="36"/>
      <w:szCs w:val="36"/>
    </w:rPr>
  </w:style>
  <w:style w:type="paragraph" w:customStyle="1" w:styleId="Heading41">
    <w:name w:val="Heading 41"/>
    <w:uiPriority w:val="99"/>
    <w:pPr>
      <w:keepNext/>
      <w:widowControl w:val="0"/>
      <w:autoSpaceDE w:val="0"/>
      <w:autoSpaceDN w:val="0"/>
      <w:adjustRightInd w:val="0"/>
      <w:spacing w:after="0" w:line="240" w:lineRule="auto"/>
    </w:pPr>
    <w:rPr>
      <w:rFonts w:ascii="New York" w:hAnsi="New York" w:cs="New York"/>
      <w:b/>
      <w:bCs/>
      <w:sz w:val="24"/>
      <w:szCs w:val="24"/>
    </w:rPr>
  </w:style>
  <w:style w:type="paragraph" w:customStyle="1" w:styleId="heading4Para">
    <w:name w:val="heading 4:Para"/>
    <w:uiPriority w:val="99"/>
    <w:pPr>
      <w:widowControl w:val="0"/>
      <w:autoSpaceDE w:val="0"/>
      <w:autoSpaceDN w:val="0"/>
      <w:adjustRightInd w:val="0"/>
      <w:spacing w:after="0" w:line="240" w:lineRule="auto"/>
      <w:ind w:firstLine="432"/>
      <w:jc w:val="center"/>
    </w:pPr>
    <w:rPr>
      <w:rFonts w:ascii="Rama-Palatino" w:hAnsi="Rama-Palatino" w:cs="Rama-Palatino"/>
      <w:b/>
      <w:bCs/>
      <w:color w:val="000000"/>
      <w:u w:val="single"/>
    </w:rPr>
  </w:style>
  <w:style w:type="paragraph" w:customStyle="1" w:styleId="Heading51">
    <w:name w:val="Heading 51"/>
    <w:uiPriority w:val="99"/>
    <w:pPr>
      <w:keepNext/>
      <w:widowControl w:val="0"/>
      <w:autoSpaceDE w:val="0"/>
      <w:autoSpaceDN w:val="0"/>
      <w:adjustRightInd w:val="0"/>
      <w:spacing w:after="0" w:line="240" w:lineRule="auto"/>
      <w:jc w:val="center"/>
    </w:pPr>
    <w:rPr>
      <w:rFonts w:ascii="New York" w:hAnsi="New York" w:cs="New York"/>
      <w:b/>
      <w:bCs/>
      <w:sz w:val="32"/>
      <w:szCs w:val="32"/>
    </w:rPr>
  </w:style>
  <w:style w:type="paragraph" w:customStyle="1" w:styleId="heading5Para">
    <w:name w:val="heading 5:Para"/>
    <w:uiPriority w:val="99"/>
    <w:pPr>
      <w:widowControl w:val="0"/>
      <w:autoSpaceDE w:val="0"/>
      <w:autoSpaceDN w:val="0"/>
      <w:adjustRightInd w:val="0"/>
      <w:spacing w:after="0" w:line="240" w:lineRule="auto"/>
      <w:ind w:firstLine="432"/>
    </w:pPr>
    <w:rPr>
      <w:rFonts w:ascii="Rama-Palatino" w:hAnsi="Rama-Palatino" w:cs="Rama-Palatino"/>
      <w:b/>
      <w:bCs/>
      <w:color w:val="000000"/>
      <w:sz w:val="52"/>
      <w:szCs w:val="52"/>
    </w:rPr>
  </w:style>
  <w:style w:type="paragraph" w:customStyle="1" w:styleId="Heading61">
    <w:name w:val="Heading 61"/>
    <w:uiPriority w:val="99"/>
    <w:pPr>
      <w:keepNext/>
      <w:widowControl w:val="0"/>
      <w:autoSpaceDE w:val="0"/>
      <w:autoSpaceDN w:val="0"/>
      <w:adjustRightInd w:val="0"/>
      <w:spacing w:after="0" w:line="240" w:lineRule="auto"/>
    </w:pPr>
    <w:rPr>
      <w:rFonts w:ascii="New York" w:hAnsi="New York" w:cs="New York"/>
      <w:b/>
      <w:bCs/>
    </w:rPr>
  </w:style>
  <w:style w:type="paragraph" w:customStyle="1" w:styleId="heading6Para">
    <w:name w:val="heading 6:Para"/>
    <w:uiPriority w:val="99"/>
    <w:pPr>
      <w:widowControl w:val="0"/>
      <w:autoSpaceDE w:val="0"/>
      <w:autoSpaceDN w:val="0"/>
      <w:adjustRightInd w:val="0"/>
      <w:spacing w:after="0" w:line="240" w:lineRule="auto"/>
      <w:ind w:firstLine="432"/>
    </w:pPr>
    <w:rPr>
      <w:rFonts w:ascii="Rama-Palatino" w:hAnsi="Rama-Palatino" w:cs="Rama-Palatino"/>
      <w:b/>
      <w:bCs/>
      <w:color w:val="000000"/>
    </w:rPr>
  </w:style>
  <w:style w:type="paragraph" w:customStyle="1" w:styleId="heading7Para">
    <w:name w:val="heading 7:Para"/>
    <w:uiPriority w:val="99"/>
    <w:pPr>
      <w:widowControl w:val="0"/>
      <w:autoSpaceDE w:val="0"/>
      <w:autoSpaceDN w:val="0"/>
      <w:adjustRightInd w:val="0"/>
      <w:spacing w:after="0" w:line="240" w:lineRule="auto"/>
      <w:ind w:firstLine="432"/>
      <w:jc w:val="center"/>
    </w:pPr>
    <w:rPr>
      <w:rFonts w:ascii="Rama-Palatino" w:hAnsi="Rama-Palatino" w:cs="Rama-Palatino"/>
      <w:i/>
      <w:iCs/>
      <w:color w:val="000000"/>
      <w:sz w:val="32"/>
      <w:szCs w:val="32"/>
    </w:rPr>
  </w:style>
  <w:style w:type="paragraph" w:customStyle="1" w:styleId="heading8Para">
    <w:name w:val="heading 8:Para"/>
    <w:uiPriority w:val="99"/>
    <w:pPr>
      <w:widowControl w:val="0"/>
      <w:autoSpaceDE w:val="0"/>
      <w:autoSpaceDN w:val="0"/>
      <w:adjustRightInd w:val="0"/>
      <w:spacing w:after="0" w:line="240" w:lineRule="auto"/>
      <w:ind w:firstLine="432"/>
      <w:jc w:val="center"/>
    </w:pPr>
    <w:rPr>
      <w:rFonts w:ascii="Rama-Palatino" w:hAnsi="Rama-Palatino" w:cs="Rama-Palatino"/>
      <w:b/>
      <w:bCs/>
      <w:i/>
      <w:iCs/>
      <w:color w:val="000000"/>
      <w:sz w:val="32"/>
      <w:szCs w:val="32"/>
    </w:rPr>
  </w:style>
  <w:style w:type="paragraph" w:customStyle="1" w:styleId="heading9Para">
    <w:name w:val="heading 9:Para"/>
    <w:uiPriority w:val="99"/>
    <w:pPr>
      <w:widowControl w:val="0"/>
      <w:autoSpaceDE w:val="0"/>
      <w:autoSpaceDN w:val="0"/>
      <w:adjustRightInd w:val="0"/>
      <w:spacing w:after="0" w:line="240" w:lineRule="auto"/>
      <w:ind w:firstLine="432"/>
    </w:pPr>
    <w:rPr>
      <w:rFonts w:ascii="Rama-Palatino" w:hAnsi="Rama-Palatino" w:cs="Rama-Palatino"/>
      <w:i/>
      <w:iCs/>
      <w:color w:val="000000"/>
    </w:rPr>
  </w:style>
  <w:style w:type="paragraph" w:customStyle="1" w:styleId="Heading-Authorby">
    <w:name w:val="Heading - Author by"/>
    <w:uiPriority w:val="99"/>
    <w:pPr>
      <w:widowControl w:val="0"/>
      <w:pBdr>
        <w:top w:val="single" w:sz="4" w:space="2" w:color="800000"/>
        <w:left w:val="single" w:sz="12" w:space="2" w:color="800000"/>
        <w:bottom w:val="single" w:sz="12" w:space="2" w:color="800000"/>
        <w:right w:val="single" w:sz="4" w:space="2" w:color="8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Authorby2">
    <w:name w:val="Heading - Author by2"/>
    <w:uiPriority w:val="99"/>
    <w:pPr>
      <w:widowControl w:val="0"/>
      <w:pBdr>
        <w:top w:val="single" w:sz="5" w:space="2" w:color="800000"/>
        <w:left w:val="single" w:sz="12" w:space="2" w:color="800000"/>
        <w:bottom w:val="single" w:sz="12" w:space="2" w:color="800000"/>
        <w:right w:val="single" w:sz="5" w:space="2" w:color="8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Authorby1">
    <w:name w:val="Heading - Author by1"/>
    <w:uiPriority w:val="99"/>
    <w:pPr>
      <w:widowControl w:val="0"/>
      <w:pBdr>
        <w:top w:val="single" w:sz="4" w:space="2" w:color="800000"/>
        <w:left w:val="single" w:sz="12" w:space="2" w:color="800000"/>
        <w:bottom w:val="single" w:sz="12" w:space="2" w:color="800000"/>
        <w:right w:val="single" w:sz="4" w:space="2" w:color="0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Center">
    <w:name w:val="Heading Center"/>
    <w:uiPriority w:val="99"/>
    <w:pPr>
      <w:widowControl w:val="0"/>
      <w:autoSpaceDE w:val="0"/>
      <w:autoSpaceDN w:val="0"/>
      <w:adjustRightInd w:val="0"/>
      <w:spacing w:before="360" w:after="360" w:line="240" w:lineRule="auto"/>
      <w:jc w:val="center"/>
    </w:pPr>
    <w:rPr>
      <w:rFonts w:ascii="ScaGoudy" w:hAnsi="ScaGoudy"/>
      <w:color w:val="000000"/>
      <w:sz w:val="24"/>
      <w:szCs w:val="24"/>
    </w:rPr>
  </w:style>
  <w:style w:type="paragraph" w:customStyle="1" w:styleId="HeadingCenter2">
    <w:name w:val="Heading Center2"/>
    <w:uiPriority w:val="99"/>
    <w:pPr>
      <w:widowControl w:val="0"/>
      <w:autoSpaceDE w:val="0"/>
      <w:autoSpaceDN w:val="0"/>
      <w:adjustRightInd w:val="0"/>
      <w:spacing w:before="360" w:after="360" w:line="240" w:lineRule="auto"/>
      <w:jc w:val="center"/>
    </w:pPr>
    <w:rPr>
      <w:rFonts w:ascii="ScaGoudy" w:hAnsi="ScaGoudy"/>
      <w:sz w:val="24"/>
      <w:szCs w:val="24"/>
    </w:rPr>
  </w:style>
  <w:style w:type="paragraph" w:customStyle="1" w:styleId="HeadingCenter1">
    <w:name w:val="Heading Center1"/>
    <w:uiPriority w:val="99"/>
    <w:pPr>
      <w:widowControl w:val="0"/>
      <w:autoSpaceDE w:val="0"/>
      <w:autoSpaceDN w:val="0"/>
      <w:adjustRightInd w:val="0"/>
      <w:spacing w:before="360" w:after="360" w:line="240" w:lineRule="auto"/>
      <w:jc w:val="center"/>
    </w:pPr>
    <w:rPr>
      <w:rFonts w:ascii="ScaGoudy" w:hAnsi="ScaGoudy"/>
      <w:sz w:val="24"/>
      <w:szCs w:val="24"/>
    </w:rPr>
  </w:style>
  <w:style w:type="paragraph" w:customStyle="1" w:styleId="HeadingFlushLeft-Italic">
    <w:name w:val="Heading Flush Left-Italic"/>
    <w:uiPriority w:val="99"/>
    <w:pPr>
      <w:widowControl w:val="0"/>
      <w:autoSpaceDE w:val="0"/>
      <w:autoSpaceDN w:val="0"/>
      <w:adjustRightInd w:val="0"/>
      <w:spacing w:before="180" w:after="0" w:line="240" w:lineRule="auto"/>
      <w:jc w:val="both"/>
    </w:pPr>
    <w:rPr>
      <w:rFonts w:ascii="ScaGoudy" w:hAnsi="ScaGoudy"/>
      <w:i/>
      <w:iCs/>
      <w:sz w:val="24"/>
      <w:szCs w:val="24"/>
    </w:rPr>
  </w:style>
  <w:style w:type="paragraph" w:customStyle="1" w:styleId="Headingitalicflushleft">
    <w:name w:val="Heading italic flush left"/>
    <w:uiPriority w:val="99"/>
    <w:pPr>
      <w:widowControl w:val="0"/>
      <w:autoSpaceDE w:val="0"/>
      <w:autoSpaceDN w:val="0"/>
      <w:adjustRightInd w:val="0"/>
      <w:spacing w:before="180" w:after="266" w:line="240" w:lineRule="auto"/>
    </w:pPr>
    <w:rPr>
      <w:rFonts w:ascii="ScaGoudy" w:hAnsi="ScaGoudy"/>
      <w:i/>
      <w:iCs/>
      <w:color w:val="000000"/>
      <w:sz w:val="24"/>
      <w:szCs w:val="24"/>
    </w:rPr>
  </w:style>
  <w:style w:type="paragraph" w:customStyle="1" w:styleId="HEADING-left16bold">
    <w:name w:val="HEADING-left 16 bold"/>
    <w:uiPriority w:val="99"/>
    <w:pPr>
      <w:keepNext/>
      <w:widowControl w:val="0"/>
      <w:autoSpaceDE w:val="0"/>
      <w:autoSpaceDN w:val="0"/>
      <w:adjustRightInd w:val="0"/>
      <w:spacing w:before="180" w:after="360" w:line="240" w:lineRule="auto"/>
      <w:ind w:left="720"/>
    </w:pPr>
    <w:rPr>
      <w:rFonts w:ascii="ScaGoudy" w:hAnsi="ScaGoudy"/>
      <w:b/>
      <w:bCs/>
      <w:color w:val="000000"/>
      <w:sz w:val="32"/>
      <w:szCs w:val="32"/>
    </w:rPr>
  </w:style>
  <w:style w:type="paragraph" w:customStyle="1" w:styleId="HeadingParaPara">
    <w:name w:val="Heading:Para:Para"/>
    <w:uiPriority w:val="99"/>
    <w:pPr>
      <w:widowControl w:val="0"/>
      <w:pBdr>
        <w:top w:val="single" w:sz="4" w:space="2" w:color="800000"/>
        <w:bottom w:val="single" w:sz="4" w:space="2" w:color="800000"/>
      </w:pBdr>
      <w:shd w:val="solid" w:color="00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
    <w:name w:val="Heading: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
    <w:name w:val="Heading: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Para">
    <w:name w:val="Heading:Para: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ParaPara">
    <w:name w:val="Heading:Para:Para: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color w:val="000000"/>
      <w:sz w:val="24"/>
      <w:szCs w:val="24"/>
    </w:rPr>
  </w:style>
  <w:style w:type="paragraph" w:customStyle="1" w:styleId="HeadingParaParaParaParaParaParaPara">
    <w:name w:val="Heading:Para:Para:Para:Para:Para:Para:Para"/>
    <w:uiPriority w:val="99"/>
    <w:pPr>
      <w:widowControl w:val="0"/>
      <w:pBdr>
        <w:top w:val="single" w:sz="4" w:space="2" w:color="800000"/>
        <w:bottom w:val="single" w:sz="4" w:space="2" w:color="000000"/>
      </w:pBdr>
      <w:shd w:val="solid" w:color="FFFF00" w:fill="auto"/>
      <w:autoSpaceDE w:val="0"/>
      <w:autoSpaceDN w:val="0"/>
      <w:adjustRightInd w:val="0"/>
      <w:spacing w:before="180" w:after="360" w:line="240" w:lineRule="auto"/>
      <w:jc w:val="center"/>
    </w:pPr>
    <w:rPr>
      <w:rFonts w:ascii="ScaGoudy" w:hAnsi="ScaGoudy"/>
      <w:b/>
      <w:bCs/>
      <w:color w:val="000000"/>
      <w:sz w:val="24"/>
      <w:szCs w:val="24"/>
    </w:rPr>
  </w:style>
  <w:style w:type="paragraph" w:customStyle="1" w:styleId="Heading-verse">
    <w:name w:val="Heading- verse"/>
    <w:uiPriority w:val="99"/>
    <w:pPr>
      <w:widowControl w:val="0"/>
      <w:autoSpaceDE w:val="0"/>
      <w:autoSpaceDN w:val="0"/>
      <w:adjustRightInd w:val="0"/>
      <w:spacing w:before="113" w:after="0" w:line="287" w:lineRule="auto"/>
      <w:jc w:val="center"/>
    </w:pPr>
    <w:rPr>
      <w:rFonts w:ascii="Times" w:hAnsi="Times" w:cs="Times"/>
      <w:b/>
      <w:bCs/>
      <w:i/>
      <w:iCs/>
      <w:color w:val="000000"/>
      <w:sz w:val="32"/>
      <w:szCs w:val="32"/>
    </w:rPr>
  </w:style>
  <w:style w:type="paragraph" w:customStyle="1" w:styleId="Headline">
    <w:name w:val="Headline"/>
    <w:uiPriority w:val="99"/>
    <w:pPr>
      <w:widowControl w:val="0"/>
      <w:autoSpaceDE w:val="0"/>
      <w:autoSpaceDN w:val="0"/>
      <w:adjustRightInd w:val="0"/>
      <w:spacing w:after="0" w:line="240" w:lineRule="auto"/>
    </w:pPr>
    <w:rPr>
      <w:rFonts w:ascii="Rama-Palatino" w:hAnsi="Rama-Palatino" w:cs="Rama-Palatino"/>
      <w:b/>
      <w:bCs/>
      <w:color w:val="000000"/>
      <w:sz w:val="60"/>
      <w:szCs w:val="60"/>
    </w:rPr>
  </w:style>
  <w:style w:type="paragraph" w:customStyle="1" w:styleId="HiddenRightjustified">
    <w:name w:val="Hidden Right justified"/>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hiswasalsorundown">
    <w:name w:val="his was also run down"/>
    <w:uiPriority w:val="99"/>
    <w:pPr>
      <w:widowControl w:val="0"/>
      <w:autoSpaceDE w:val="0"/>
      <w:autoSpaceDN w:val="0"/>
      <w:adjustRightInd w:val="0"/>
      <w:spacing w:after="0" w:line="360" w:lineRule="auto"/>
      <w:ind w:left="1440"/>
    </w:pPr>
    <w:rPr>
      <w:rFonts w:ascii="Helvetica" w:hAnsi="Helvetica" w:cs="Helvetica"/>
      <w:sz w:val="24"/>
      <w:szCs w:val="24"/>
    </w:rPr>
  </w:style>
  <w:style w:type="paragraph" w:customStyle="1" w:styleId="HNPaddress">
    <w:name w:val="HNP address"/>
    <w:uiPriority w:val="99"/>
    <w:pPr>
      <w:widowControl w:val="0"/>
      <w:autoSpaceDE w:val="0"/>
      <w:autoSpaceDN w:val="0"/>
      <w:adjustRightInd w:val="0"/>
      <w:spacing w:after="0" w:line="240" w:lineRule="auto"/>
      <w:jc w:val="center"/>
    </w:pPr>
    <w:rPr>
      <w:rFonts w:ascii="Calibri" w:hAnsi="Calibri" w:cs="Calibri"/>
      <w:sz w:val="16"/>
      <w:szCs w:val="16"/>
    </w:rPr>
  </w:style>
  <w:style w:type="paragraph" w:customStyle="1" w:styleId="HTML">
    <w:name w:val="HTML"/>
    <w:uiPriority w:val="99"/>
    <w:pPr>
      <w:widowControl w:val="0"/>
      <w:autoSpaceDE w:val="0"/>
      <w:autoSpaceDN w:val="0"/>
      <w:adjustRightInd w:val="0"/>
      <w:spacing w:after="0" w:line="240" w:lineRule="auto"/>
    </w:pPr>
    <w:rPr>
      <w:rFonts w:ascii="Courier" w:hAnsi="Courier" w:cs="Courier"/>
      <w:sz w:val="20"/>
      <w:szCs w:val="20"/>
    </w:rPr>
  </w:style>
  <w:style w:type="paragraph" w:styleId="HTMLAddress">
    <w:name w:val="HTML Address"/>
    <w:basedOn w:val="Normal"/>
    <w:link w:val="HTMLAddressChar"/>
    <w:uiPriority w:val="99"/>
    <w:pPr>
      <w:spacing w:before="0" w:after="0"/>
      <w:ind w:firstLine="288"/>
    </w:pPr>
    <w:rPr>
      <w:rFonts w:ascii="Tamal" w:hAnsi="Tamal" w:cs="Tamal"/>
      <w:i/>
      <w:iCs/>
      <w:color w:val="auto"/>
      <w:sz w:val="24"/>
      <w:szCs w:val="24"/>
    </w:rPr>
  </w:style>
  <w:style w:type="character" w:customStyle="1" w:styleId="HTMLAddressChar">
    <w:name w:val="HTML Address Char"/>
    <w:basedOn w:val="DefaultParagraphFont"/>
    <w:link w:val="HTMLAddress"/>
    <w:uiPriority w:val="99"/>
    <w:rPr>
      <w:rFonts w:cs="ScaGoudy"/>
      <w:i/>
      <w:iCs/>
      <w:color w:val="000000"/>
      <w:sz w:val="28"/>
      <w:szCs w:val="28"/>
    </w:rPr>
  </w:style>
  <w:style w:type="paragraph" w:customStyle="1" w:styleId="HTMLBody">
    <w:name w:val="HTML Body"/>
    <w:uiPriority w:val="99"/>
    <w:pPr>
      <w:widowControl w:val="0"/>
      <w:autoSpaceDE w:val="0"/>
      <w:autoSpaceDN w:val="0"/>
      <w:adjustRightInd w:val="0"/>
      <w:spacing w:after="0" w:line="240" w:lineRule="auto"/>
    </w:pPr>
    <w:rPr>
      <w:rFonts w:ascii="Arial" w:hAnsi="Arial" w:cs="Arial"/>
      <w:sz w:val="24"/>
      <w:szCs w:val="24"/>
    </w:rPr>
  </w:style>
  <w:style w:type="paragraph" w:styleId="z-BottomofForm">
    <w:name w:val="HTML Bottom of Form"/>
    <w:basedOn w:val="Normal"/>
    <w:next w:val="Normal"/>
    <w:link w:val="z-BottomofFormChar"/>
    <w:uiPriority w:val="99"/>
    <w:pPr>
      <w:pBdr>
        <w:top w:val="single" w:sz="6" w:space="0" w:color="000000"/>
      </w:pBdr>
      <w:spacing w:before="0" w:after="0"/>
      <w:ind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rPr>
      <w:rFonts w:ascii="Arial" w:hAnsi="Arial" w:cs="Arial"/>
      <w:vanish/>
      <w:sz w:val="16"/>
      <w:szCs w:val="16"/>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pPr>
    <w:rPr>
      <w:rFonts w:ascii="Arial Unicode MS" w:hAnsi="Arial Unicode MS" w:cs="Arial Unicode MS"/>
      <w:color w:val="auto"/>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rPr>
  </w:style>
  <w:style w:type="paragraph" w:styleId="z-TopofForm">
    <w:name w:val="HTML Top of Form"/>
    <w:basedOn w:val="Normal"/>
    <w:next w:val="Normal"/>
    <w:link w:val="z-TopofFormChar"/>
    <w:uiPriority w:val="99"/>
    <w:pPr>
      <w:pBdr>
        <w:bottom w:val="single" w:sz="6" w:space="0" w:color="000000"/>
      </w:pBdr>
      <w:spacing w:before="0" w:after="0"/>
      <w:ind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rPr>
      <w:rFonts w:ascii="Arial" w:hAnsi="Arial" w:cs="Arial"/>
      <w:vanish/>
      <w:sz w:val="16"/>
      <w:szCs w:val="16"/>
    </w:rPr>
  </w:style>
  <w:style w:type="paragraph" w:customStyle="1" w:styleId="ICJArticleTitle">
    <w:name w:val="ICJ Article Title"/>
    <w:uiPriority w:val="99"/>
    <w:pPr>
      <w:keepLines/>
      <w:widowControl w:val="0"/>
      <w:autoSpaceDE w:val="0"/>
      <w:autoSpaceDN w:val="0"/>
      <w:adjustRightInd w:val="0"/>
      <w:spacing w:before="360" w:after="0" w:line="480" w:lineRule="auto"/>
      <w:jc w:val="center"/>
    </w:pPr>
    <w:rPr>
      <w:rFonts w:ascii="Sanskrit-Times" w:hAnsi="Sanskrit-Times" w:cs="Sanskrit-Times"/>
      <w:b/>
      <w:bCs/>
      <w:color w:val="000000"/>
      <w:sz w:val="32"/>
      <w:szCs w:val="32"/>
    </w:rPr>
  </w:style>
  <w:style w:type="paragraph" w:customStyle="1" w:styleId="ICJ-Title">
    <w:name w:val="ICJ-Title"/>
    <w:uiPriority w:val="99"/>
    <w:pPr>
      <w:keepNext/>
      <w:keepLines/>
      <w:widowControl w:val="0"/>
      <w:autoSpaceDE w:val="0"/>
      <w:autoSpaceDN w:val="0"/>
      <w:adjustRightInd w:val="0"/>
      <w:spacing w:before="737" w:after="0" w:line="480" w:lineRule="auto"/>
      <w:jc w:val="center"/>
    </w:pPr>
    <w:rPr>
      <w:rFonts w:ascii="Tamal" w:hAnsi="Tamal" w:cs="Tamal"/>
      <w:b/>
      <w:bCs/>
      <w:sz w:val="38"/>
      <w:szCs w:val="38"/>
    </w:rPr>
  </w:style>
  <w:style w:type="paragraph" w:customStyle="1" w:styleId="ident">
    <w:name w:val="ident"/>
    <w:uiPriority w:val="99"/>
    <w:pPr>
      <w:widowControl w:val="0"/>
      <w:tabs>
        <w:tab w:val="left" w:pos="576"/>
        <w:tab w:val="left" w:pos="2520"/>
        <w:tab w:val="left" w:pos="3960"/>
      </w:tabs>
      <w:autoSpaceDE w:val="0"/>
      <w:autoSpaceDN w:val="0"/>
      <w:adjustRightInd w:val="0"/>
      <w:spacing w:after="0" w:line="287" w:lineRule="auto"/>
      <w:ind w:left="1440"/>
      <w:jc w:val="both"/>
    </w:pPr>
    <w:rPr>
      <w:rFonts w:ascii="Adobe Garamond" w:hAnsi="Adobe Garamond" w:cs="Adobe Garamond"/>
      <w:color w:val="000000"/>
      <w:sz w:val="20"/>
      <w:szCs w:val="20"/>
    </w:rPr>
  </w:style>
  <w:style w:type="paragraph" w:customStyle="1" w:styleId="identitalic">
    <w:name w:val="ident italic"/>
    <w:uiPriority w:val="99"/>
    <w:pPr>
      <w:widowControl w:val="0"/>
      <w:tabs>
        <w:tab w:val="left" w:pos="576"/>
        <w:tab w:val="left" w:pos="2520"/>
        <w:tab w:val="left" w:pos="3960"/>
      </w:tabs>
      <w:autoSpaceDE w:val="0"/>
      <w:autoSpaceDN w:val="0"/>
      <w:adjustRightInd w:val="0"/>
      <w:spacing w:after="0" w:line="287" w:lineRule="auto"/>
      <w:ind w:left="864"/>
      <w:jc w:val="both"/>
    </w:pPr>
    <w:rPr>
      <w:rFonts w:ascii="Adobe Garamond" w:hAnsi="Adobe Garamond" w:cs="Adobe Garamond"/>
      <w:i/>
      <w:iCs/>
      <w:color w:val="000000"/>
      <w:sz w:val="20"/>
      <w:szCs w:val="20"/>
    </w:rPr>
  </w:style>
  <w:style w:type="paragraph" w:customStyle="1" w:styleId="identpt9">
    <w:name w:val="ident pt9"/>
    <w:uiPriority w:val="99"/>
    <w:pPr>
      <w:widowControl w:val="0"/>
      <w:tabs>
        <w:tab w:val="left" w:pos="576"/>
        <w:tab w:val="left" w:pos="2520"/>
        <w:tab w:val="left" w:pos="3960"/>
      </w:tabs>
      <w:autoSpaceDE w:val="0"/>
      <w:autoSpaceDN w:val="0"/>
      <w:adjustRightInd w:val="0"/>
      <w:spacing w:after="0" w:line="275" w:lineRule="auto"/>
      <w:ind w:left="360" w:right="360"/>
      <w:jc w:val="both"/>
    </w:pPr>
    <w:rPr>
      <w:rFonts w:ascii="Adobe Garamond" w:hAnsi="Adobe Garamond" w:cs="Adobe Garamond"/>
      <w:sz w:val="18"/>
      <w:szCs w:val="18"/>
    </w:rPr>
  </w:style>
  <w:style w:type="paragraph" w:customStyle="1" w:styleId="Indent">
    <w:name w:val="Indent"/>
    <w:uiPriority w:val="99"/>
    <w:pPr>
      <w:widowControl w:val="0"/>
      <w:autoSpaceDE w:val="0"/>
      <w:autoSpaceDN w:val="0"/>
      <w:adjustRightInd w:val="0"/>
      <w:spacing w:after="0" w:line="240" w:lineRule="auto"/>
      <w:ind w:left="720" w:right="720"/>
      <w:jc w:val="both"/>
    </w:pPr>
    <w:rPr>
      <w:rFonts w:ascii="Tamal" w:hAnsi="Tamal" w:cs="Tamal"/>
      <w:sz w:val="36"/>
      <w:szCs w:val="36"/>
    </w:rPr>
  </w:style>
  <w:style w:type="paragraph" w:customStyle="1" w:styleId="indent2">
    <w:name w:val="indent2"/>
    <w:uiPriority w:val="99"/>
    <w:pPr>
      <w:widowControl w:val="0"/>
      <w:autoSpaceDE w:val="0"/>
      <w:autoSpaceDN w:val="0"/>
      <w:adjustRightInd w:val="0"/>
      <w:spacing w:after="0" w:line="240" w:lineRule="auto"/>
      <w:ind w:left="2880" w:right="720"/>
      <w:jc w:val="both"/>
    </w:pPr>
    <w:rPr>
      <w:rFonts w:ascii="Tamal" w:hAnsi="Tamal" w:cs="Tamal"/>
      <w:sz w:val="36"/>
      <w:szCs w:val="36"/>
    </w:rPr>
  </w:style>
  <w:style w:type="paragraph" w:customStyle="1" w:styleId="Indented">
    <w:name w:val="Indented"/>
    <w:uiPriority w:val="99"/>
    <w:pPr>
      <w:widowControl w:val="0"/>
      <w:autoSpaceDE w:val="0"/>
      <w:autoSpaceDN w:val="0"/>
      <w:adjustRightInd w:val="0"/>
      <w:spacing w:after="0" w:line="240" w:lineRule="auto"/>
      <w:ind w:left="1440" w:hanging="1440"/>
    </w:pPr>
    <w:rPr>
      <w:rFonts w:ascii="ScaGoudy" w:hAnsi="ScaGoudy"/>
      <w:sz w:val="24"/>
      <w:szCs w:val="24"/>
    </w:rPr>
  </w:style>
  <w:style w:type="paragraph" w:customStyle="1" w:styleId="Indented3">
    <w:name w:val="Indented3"/>
    <w:uiPriority w:val="99"/>
    <w:pPr>
      <w:widowControl w:val="0"/>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Indented1">
    <w:name w:val="Indented1"/>
    <w:uiPriority w:val="99"/>
    <w:pPr>
      <w:widowControl w:val="0"/>
      <w:autoSpaceDE w:val="0"/>
      <w:autoSpaceDN w:val="0"/>
      <w:adjustRightInd w:val="0"/>
      <w:spacing w:after="0" w:line="240" w:lineRule="auto"/>
      <w:ind w:left="1440" w:hanging="1440"/>
    </w:pPr>
    <w:rPr>
      <w:rFonts w:ascii="ScaGoudy" w:hAnsi="ScaGoudy"/>
      <w:color w:val="000000"/>
      <w:sz w:val="24"/>
      <w:szCs w:val="24"/>
    </w:rPr>
  </w:style>
  <w:style w:type="paragraph" w:customStyle="1" w:styleId="Indented2">
    <w:name w:val="Indented2"/>
    <w:uiPriority w:val="99"/>
    <w:pPr>
      <w:widowControl w:val="0"/>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Indented20">
    <w:name w:val="Indented 2&quo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180" w:after="180" w:line="240" w:lineRule="auto"/>
      <w:ind w:left="2880"/>
    </w:pPr>
    <w:rPr>
      <w:rFonts w:ascii="Helv" w:hAnsi="Helv" w:cs="Helv"/>
      <w:sz w:val="24"/>
      <w:szCs w:val="24"/>
    </w:rPr>
  </w:style>
  <w:style w:type="paragraph" w:customStyle="1" w:styleId="IndentForLists1">
    <w:name w:val="Indent (For Lists1"/>
    <w:aliases w:val="etc)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2">
    <w:name w:val="Indent (For Lists2"/>
    <w:aliases w:val="etc)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3">
    <w:name w:val="Indent (For Lists3"/>
    <w:aliases w:val="etc)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4">
    <w:name w:val="Indent (For Lists4"/>
    <w:aliases w:val="etc)4"/>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ForLists5">
    <w:name w:val="Indent (For Lists5"/>
    <w:aliases w:val="etc)5"/>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color w:val="000000"/>
      <w:sz w:val="24"/>
      <w:szCs w:val="24"/>
    </w:rPr>
  </w:style>
  <w:style w:type="paragraph" w:customStyle="1" w:styleId="IndentForLists6">
    <w:name w:val="Indent (For Lists6"/>
    <w:aliases w:val="etc)6"/>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ForLists7">
    <w:name w:val="Indent (For Lists7"/>
    <w:aliases w:val="etc)7"/>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
    <w:name w:val="Indent (For Lists"/>
    <w:aliases w:val="etc)"/>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imes New Roman" w:hAnsi="Times New Roman" w:cs="Times New Roman"/>
      <w:sz w:val="24"/>
      <w:szCs w:val="24"/>
    </w:rPr>
  </w:style>
  <w:style w:type="paragraph" w:customStyle="1" w:styleId="IndentForLists9">
    <w:name w:val="Indent (For Lists9"/>
    <w:aliases w:val="etc)9"/>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8">
    <w:name w:val="Indent (For Lists8"/>
    <w:aliases w:val="etc)8"/>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Lokanath">
    <w:name w:val="Indent Lokanath"/>
    <w:uiPriority w:val="99"/>
    <w:pPr>
      <w:widowControl w:val="0"/>
      <w:autoSpaceDE w:val="0"/>
      <w:autoSpaceDN w:val="0"/>
      <w:adjustRightInd w:val="0"/>
      <w:spacing w:after="0" w:line="240" w:lineRule="auto"/>
      <w:ind w:left="720"/>
      <w:jc w:val="both"/>
    </w:pPr>
    <w:rPr>
      <w:rFonts w:ascii="Tamal" w:hAnsi="Tamal" w:cs="Tamal"/>
      <w:sz w:val="36"/>
      <w:szCs w:val="36"/>
    </w:rPr>
  </w:style>
  <w:style w:type="paragraph" w:customStyle="1" w:styleId="IndentSubCategories">
    <w:name w:val="Indent Sub Categories"/>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Times New Roman" w:hAnsi="Times New Roman" w:cs="Times New Roman"/>
      <w:sz w:val="24"/>
      <w:szCs w:val="24"/>
    </w:rPr>
  </w:style>
  <w:style w:type="paragraph" w:customStyle="1" w:styleId="IndentSubCategories3">
    <w:name w:val="Indent Sub Categories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sz w:val="24"/>
      <w:szCs w:val="24"/>
    </w:rPr>
  </w:style>
  <w:style w:type="paragraph" w:customStyle="1" w:styleId="IndentSubCategories1">
    <w:name w:val="Indent Sub Categories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color w:val="000000"/>
      <w:sz w:val="24"/>
      <w:szCs w:val="24"/>
    </w:rPr>
  </w:style>
  <w:style w:type="paragraph" w:customStyle="1" w:styleId="IndentSubCategories2">
    <w:name w:val="Indent Sub Categories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sz w:val="24"/>
      <w:szCs w:val="24"/>
    </w:rPr>
  </w:style>
  <w:style w:type="paragraph" w:customStyle="1" w:styleId="Index">
    <w:name w:val="Index"/>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styleId="Index1">
    <w:name w:val="index 1"/>
    <w:basedOn w:val="Normal"/>
    <w:next w:val="Normal"/>
    <w:uiPriority w:val="99"/>
    <w:pPr>
      <w:spacing w:before="0" w:after="0"/>
      <w:ind w:left="360" w:hanging="360"/>
      <w:jc w:val="both"/>
    </w:pPr>
    <w:rPr>
      <w:rFonts w:ascii="Tamal" w:hAnsi="Tamal" w:cs="Tamal"/>
      <w:color w:val="auto"/>
      <w:sz w:val="36"/>
      <w:szCs w:val="36"/>
    </w:rPr>
  </w:style>
  <w:style w:type="paragraph" w:styleId="Index2">
    <w:name w:val="index 2"/>
    <w:aliases w:val="Index 10 offenses"/>
    <w:basedOn w:val="Normal"/>
    <w:next w:val="Normal"/>
    <w:uiPriority w:val="99"/>
    <w:pPr>
      <w:spacing w:before="60" w:after="60"/>
      <w:ind w:left="677" w:hanging="432"/>
    </w:pPr>
    <w:rPr>
      <w:rFonts w:ascii="Balaram" w:hAnsi="Balaram" w:cs="Balaram"/>
      <w:b/>
      <w:bCs/>
      <w:color w:val="auto"/>
      <w:sz w:val="24"/>
      <w:szCs w:val="24"/>
    </w:rPr>
  </w:style>
  <w:style w:type="paragraph" w:styleId="Index3">
    <w:name w:val="index 3"/>
    <w:basedOn w:val="Normal"/>
    <w:next w:val="Normal"/>
    <w:uiPriority w:val="99"/>
    <w:pPr>
      <w:spacing w:before="0" w:after="0"/>
      <w:ind w:left="720" w:hanging="360"/>
      <w:jc w:val="both"/>
    </w:pPr>
    <w:rPr>
      <w:rFonts w:ascii="Tamal" w:hAnsi="Tamal" w:cs="Tamal"/>
      <w:color w:val="auto"/>
      <w:sz w:val="36"/>
      <w:szCs w:val="36"/>
    </w:rPr>
  </w:style>
  <w:style w:type="paragraph" w:styleId="Index4">
    <w:name w:val="index 4"/>
    <w:basedOn w:val="Normal"/>
    <w:next w:val="Normal"/>
    <w:uiPriority w:val="99"/>
    <w:pPr>
      <w:tabs>
        <w:tab w:val="left" w:pos="960"/>
        <w:tab w:val="decimal" w:pos="2418"/>
      </w:tabs>
      <w:spacing w:before="0" w:after="0" w:line="300" w:lineRule="auto"/>
      <w:ind w:left="960" w:hanging="240"/>
    </w:pPr>
    <w:rPr>
      <w:rFonts w:ascii="Sanskrit-New Caledonia" w:hAnsi="Sanskrit-New Caledonia" w:cs="Sanskrit-New Caledonia"/>
      <w:color w:val="auto"/>
      <w:sz w:val="18"/>
      <w:szCs w:val="18"/>
    </w:rPr>
  </w:style>
  <w:style w:type="paragraph" w:styleId="Index5">
    <w:name w:val="index 5"/>
    <w:basedOn w:val="Normal"/>
    <w:next w:val="Normal"/>
    <w:uiPriority w:val="99"/>
    <w:pPr>
      <w:tabs>
        <w:tab w:val="left" w:pos="1200"/>
        <w:tab w:val="decimal" w:pos="2418"/>
      </w:tabs>
      <w:spacing w:before="0" w:after="0" w:line="300" w:lineRule="auto"/>
      <w:ind w:left="1200" w:hanging="240"/>
    </w:pPr>
    <w:rPr>
      <w:rFonts w:ascii="Sanskrit-New Caledonia" w:hAnsi="Sanskrit-New Caledonia" w:cs="Sanskrit-New Caledonia"/>
      <w:color w:val="auto"/>
      <w:sz w:val="18"/>
      <w:szCs w:val="18"/>
    </w:rPr>
  </w:style>
  <w:style w:type="paragraph" w:styleId="Index6">
    <w:name w:val="index 6"/>
    <w:basedOn w:val="Normal"/>
    <w:next w:val="Normal"/>
    <w:uiPriority w:val="99"/>
    <w:pPr>
      <w:tabs>
        <w:tab w:val="left" w:pos="1440"/>
        <w:tab w:val="decimal" w:pos="2418"/>
      </w:tabs>
      <w:spacing w:before="0" w:after="0" w:line="300" w:lineRule="auto"/>
      <w:ind w:left="1440" w:hanging="240"/>
    </w:pPr>
    <w:rPr>
      <w:rFonts w:ascii="Sanskrit-New Caledonia" w:hAnsi="Sanskrit-New Caledonia" w:cs="Sanskrit-New Caledonia"/>
      <w:color w:val="auto"/>
      <w:sz w:val="18"/>
      <w:szCs w:val="18"/>
    </w:rPr>
  </w:style>
  <w:style w:type="paragraph" w:styleId="Index7">
    <w:name w:val="index 7"/>
    <w:basedOn w:val="Normal"/>
    <w:next w:val="Normal"/>
    <w:uiPriority w:val="99"/>
    <w:pPr>
      <w:tabs>
        <w:tab w:val="left" w:pos="1680"/>
        <w:tab w:val="decimal" w:pos="2418"/>
      </w:tabs>
      <w:spacing w:before="0" w:after="0" w:line="300" w:lineRule="auto"/>
      <w:ind w:left="1680" w:hanging="240"/>
    </w:pPr>
    <w:rPr>
      <w:rFonts w:ascii="Sanskrit-New Caledonia" w:hAnsi="Sanskrit-New Caledonia" w:cs="Sanskrit-New Caledonia"/>
      <w:color w:val="auto"/>
      <w:sz w:val="18"/>
      <w:szCs w:val="18"/>
    </w:rPr>
  </w:style>
  <w:style w:type="paragraph" w:styleId="Index8">
    <w:name w:val="index 8"/>
    <w:basedOn w:val="Normal"/>
    <w:next w:val="Normal"/>
    <w:uiPriority w:val="99"/>
    <w:pPr>
      <w:tabs>
        <w:tab w:val="left" w:pos="1920"/>
        <w:tab w:val="decimal" w:pos="2418"/>
      </w:tabs>
      <w:spacing w:before="0" w:after="0" w:line="300" w:lineRule="auto"/>
      <w:ind w:left="1920" w:hanging="240"/>
    </w:pPr>
    <w:rPr>
      <w:rFonts w:ascii="Sanskrit-New Caledonia" w:hAnsi="Sanskrit-New Caledonia" w:cs="Sanskrit-New Caledonia"/>
      <w:color w:val="auto"/>
      <w:sz w:val="18"/>
      <w:szCs w:val="18"/>
    </w:rPr>
  </w:style>
  <w:style w:type="paragraph" w:styleId="Index9">
    <w:name w:val="index 9"/>
    <w:basedOn w:val="Normal"/>
    <w:next w:val="Normal"/>
    <w:uiPriority w:val="99"/>
    <w:pPr>
      <w:tabs>
        <w:tab w:val="left" w:pos="2160"/>
        <w:tab w:val="decimal" w:pos="2418"/>
      </w:tabs>
      <w:spacing w:before="0" w:after="0" w:line="300" w:lineRule="auto"/>
      <w:ind w:left="2160" w:hanging="240"/>
    </w:pPr>
    <w:rPr>
      <w:rFonts w:ascii="Sanskrit-New Caledonia" w:hAnsi="Sanskrit-New Caledonia" w:cs="Sanskrit-New Caledonia"/>
      <w:color w:val="auto"/>
      <w:sz w:val="18"/>
      <w:szCs w:val="18"/>
    </w:rPr>
  </w:style>
  <w:style w:type="paragraph" w:customStyle="1" w:styleId="IndexEntry1">
    <w:name w:val="Index Entry 1"/>
    <w:uiPriority w:val="99"/>
    <w:pPr>
      <w:widowControl w:val="0"/>
      <w:autoSpaceDE w:val="0"/>
      <w:autoSpaceDN w:val="0"/>
      <w:adjustRightInd w:val="0"/>
      <w:spacing w:after="0" w:line="240" w:lineRule="auto"/>
      <w:ind w:left="340"/>
    </w:pPr>
    <w:rPr>
      <w:rFonts w:ascii="Times Roman" w:hAnsi="Times Roman" w:cs="Times Roman"/>
      <w:sz w:val="24"/>
      <w:szCs w:val="24"/>
    </w:rPr>
  </w:style>
  <w:style w:type="paragraph" w:customStyle="1" w:styleId="IndexEntry2">
    <w:name w:val="Index Entry 2"/>
    <w:uiPriority w:val="99"/>
    <w:pPr>
      <w:widowControl w:val="0"/>
      <w:autoSpaceDE w:val="0"/>
      <w:autoSpaceDN w:val="0"/>
      <w:adjustRightInd w:val="0"/>
      <w:spacing w:after="0" w:line="240" w:lineRule="auto"/>
      <w:ind w:left="680"/>
    </w:pPr>
    <w:rPr>
      <w:rFonts w:ascii="Times Roman" w:hAnsi="Times Roman" w:cs="Times Roman"/>
      <w:sz w:val="24"/>
      <w:szCs w:val="24"/>
    </w:rPr>
  </w:style>
  <w:style w:type="paragraph" w:customStyle="1" w:styleId="IndexEntry3">
    <w:name w:val="Index Entry 3"/>
    <w:uiPriority w:val="99"/>
    <w:pPr>
      <w:widowControl w:val="0"/>
      <w:autoSpaceDE w:val="0"/>
      <w:autoSpaceDN w:val="0"/>
      <w:adjustRightInd w:val="0"/>
      <w:spacing w:after="0" w:line="240" w:lineRule="auto"/>
      <w:ind w:left="1020"/>
    </w:pPr>
    <w:rPr>
      <w:rFonts w:ascii="Times Roman" w:hAnsi="Times Roman" w:cs="Times Roman"/>
      <w:sz w:val="24"/>
      <w:szCs w:val="24"/>
    </w:rPr>
  </w:style>
  <w:style w:type="paragraph" w:customStyle="1" w:styleId="IndexGroupHeading">
    <w:name w:val="Index Group Heading"/>
    <w:uiPriority w:val="99"/>
    <w:pPr>
      <w:widowControl w:val="0"/>
      <w:autoSpaceDE w:val="0"/>
      <w:autoSpaceDN w:val="0"/>
      <w:adjustRightInd w:val="0"/>
      <w:spacing w:before="340" w:after="340" w:line="240" w:lineRule="auto"/>
    </w:pPr>
    <w:rPr>
      <w:rFonts w:ascii="Times Roman" w:hAnsi="Times Roman" w:cs="Times Roman"/>
      <w:b/>
      <w:bCs/>
      <w:sz w:val="24"/>
      <w:szCs w:val="24"/>
    </w:rPr>
  </w:style>
  <w:style w:type="paragraph" w:styleId="IndexHeading">
    <w:name w:val="index heading"/>
    <w:basedOn w:val="Normal"/>
    <w:next w:val="Index1"/>
    <w:uiPriority w:val="99"/>
    <w:pPr>
      <w:keepNext/>
      <w:spacing w:before="240" w:after="120" w:line="300" w:lineRule="auto"/>
      <w:ind w:left="140" w:firstLine="397"/>
    </w:pPr>
    <w:rPr>
      <w:rFonts w:ascii="Sanskrit-New Caledonia" w:hAnsi="Sanskrit-New Caledonia" w:cs="Sanskrit-New Caledonia"/>
      <w:color w:val="auto"/>
      <w:sz w:val="24"/>
      <w:szCs w:val="24"/>
    </w:rPr>
  </w:style>
  <w:style w:type="paragraph" w:customStyle="1" w:styleId="Indexlevel1">
    <w:name w:val="Index level 1"/>
    <w:uiPriority w:val="99"/>
    <w:pPr>
      <w:widowControl w:val="0"/>
      <w:tabs>
        <w:tab w:val="decimal" w:pos="2829"/>
      </w:tabs>
      <w:autoSpaceDE w:val="0"/>
      <w:autoSpaceDN w:val="0"/>
      <w:adjustRightInd w:val="0"/>
      <w:spacing w:after="0" w:line="240" w:lineRule="auto"/>
      <w:ind w:left="283" w:hanging="283"/>
    </w:pPr>
    <w:rPr>
      <w:rFonts w:ascii="Sanskrit-Times" w:hAnsi="Sanskrit-Times" w:cs="Sanskrit-Times"/>
      <w:i/>
      <w:iCs/>
      <w:sz w:val="18"/>
      <w:szCs w:val="18"/>
    </w:rPr>
  </w:style>
  <w:style w:type="paragraph" w:customStyle="1" w:styleId="Indexlevel2">
    <w:name w:val="Index level 2"/>
    <w:uiPriority w:val="99"/>
    <w:pPr>
      <w:widowControl w:val="0"/>
      <w:autoSpaceDE w:val="0"/>
      <w:autoSpaceDN w:val="0"/>
      <w:adjustRightInd w:val="0"/>
      <w:spacing w:after="0" w:line="240" w:lineRule="auto"/>
      <w:ind w:left="400" w:hanging="200"/>
    </w:pPr>
    <w:rPr>
      <w:rFonts w:ascii="Sanskrit-Times" w:hAnsi="Sanskrit-Times" w:cs="Sanskrit-Times"/>
      <w:sz w:val="18"/>
      <w:szCs w:val="18"/>
    </w:rPr>
  </w:style>
  <w:style w:type="paragraph" w:customStyle="1" w:styleId="Indexlevel3">
    <w:name w:val="Index level 3"/>
    <w:uiPriority w:val="99"/>
    <w:pPr>
      <w:widowControl w:val="0"/>
      <w:autoSpaceDE w:val="0"/>
      <w:autoSpaceDN w:val="0"/>
      <w:adjustRightInd w:val="0"/>
      <w:spacing w:after="0" w:line="240" w:lineRule="auto"/>
      <w:ind w:left="400"/>
    </w:pPr>
    <w:rPr>
      <w:rFonts w:ascii="Sanskrit-Times" w:hAnsi="Sanskrit-Times" w:cs="Sanskrit-Times"/>
      <w:sz w:val="18"/>
      <w:szCs w:val="18"/>
    </w:rPr>
  </w:style>
  <w:style w:type="paragraph" w:customStyle="1" w:styleId="Indexsection">
    <w:name w:val="Index section"/>
    <w:uiPriority w:val="99"/>
    <w:pPr>
      <w:keepNext/>
      <w:widowControl w:val="0"/>
      <w:autoSpaceDE w:val="0"/>
      <w:autoSpaceDN w:val="0"/>
      <w:adjustRightInd w:val="0"/>
      <w:spacing w:before="113" w:after="113" w:line="240" w:lineRule="auto"/>
    </w:pPr>
    <w:rPr>
      <w:rFonts w:ascii="Sanskrit-Palatino" w:hAnsi="Sanskrit-Palatino" w:cs="Sanskrit-Palatino"/>
      <w:b/>
      <w:bCs/>
    </w:rPr>
  </w:style>
  <w:style w:type="paragraph" w:customStyle="1" w:styleId="Indextitle">
    <w:name w:val="Index title"/>
    <w:uiPriority w:val="99"/>
    <w:pPr>
      <w:widowControl w:val="0"/>
      <w:autoSpaceDE w:val="0"/>
      <w:autoSpaceDN w:val="0"/>
      <w:adjustRightInd w:val="0"/>
      <w:spacing w:after="227" w:line="240" w:lineRule="auto"/>
      <w:jc w:val="center"/>
    </w:pPr>
    <w:rPr>
      <w:rFonts w:ascii="Sanskrit Benguiat" w:hAnsi="Sanskrit Benguiat" w:cs="Sanskrit Benguiat"/>
      <w:b/>
      <w:bCs/>
      <w:color w:val="000000"/>
      <w:sz w:val="24"/>
      <w:szCs w:val="24"/>
    </w:rPr>
  </w:style>
  <w:style w:type="paragraph" w:customStyle="1" w:styleId="InformationHeading">
    <w:name w:val="Information Heading"/>
    <w:uiPriority w:val="99"/>
    <w:pPr>
      <w:widowControl w:val="0"/>
      <w:pBdr>
        <w:top w:val="single" w:sz="24" w:space="4" w:color="000000"/>
      </w:pBdr>
      <w:tabs>
        <w:tab w:val="left" w:pos="360"/>
      </w:tabs>
      <w:autoSpaceDE w:val="0"/>
      <w:autoSpaceDN w:val="0"/>
      <w:adjustRightInd w:val="0"/>
      <w:spacing w:before="180" w:after="180" w:line="240" w:lineRule="auto"/>
      <w:jc w:val="center"/>
    </w:pPr>
    <w:rPr>
      <w:rFonts w:ascii="ScaGoudy" w:hAnsi="ScaGoudy"/>
      <w:b/>
      <w:bCs/>
      <w:sz w:val="36"/>
      <w:szCs w:val="36"/>
    </w:rPr>
  </w:style>
  <w:style w:type="paragraph" w:customStyle="1" w:styleId="Initialparagraph">
    <w:name w:val="Initial paragraph"/>
    <w:uiPriority w:val="99"/>
    <w:pPr>
      <w:keepLines/>
      <w:widowControl w:val="0"/>
      <w:autoSpaceDE w:val="0"/>
      <w:autoSpaceDN w:val="0"/>
      <w:adjustRightInd w:val="0"/>
      <w:spacing w:after="0" w:line="258" w:lineRule="auto"/>
      <w:ind w:firstLine="432"/>
    </w:pPr>
    <w:rPr>
      <w:rFonts w:ascii="New York" w:hAnsi="New York" w:cs="New York"/>
      <w:color w:val="000000"/>
    </w:rPr>
  </w:style>
  <w:style w:type="paragraph" w:customStyle="1" w:styleId="Insert">
    <w:name w:val="Insert"/>
    <w:uiPriority w:val="99"/>
    <w:pPr>
      <w:widowControl w:val="0"/>
      <w:pBdr>
        <w:top w:val="single" w:sz="8" w:space="2" w:color="000000"/>
        <w:left w:val="single" w:sz="8" w:space="2" w:color="000000"/>
        <w:bottom w:val="single" w:sz="8" w:space="2" w:color="000000"/>
        <w:right w:val="single" w:sz="8" w:space="2"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360" w:after="360" w:line="240" w:lineRule="auto"/>
      <w:ind w:left="2880" w:right="2880"/>
      <w:jc w:val="center"/>
    </w:pPr>
    <w:rPr>
      <w:rFonts w:ascii="Helv" w:hAnsi="Helv" w:cs="Helv"/>
      <w:sz w:val="24"/>
      <w:szCs w:val="24"/>
    </w:rPr>
  </w:style>
  <w:style w:type="paragraph" w:customStyle="1" w:styleId="Insetquotes">
    <w:name w:val="Inset quotes"/>
    <w:uiPriority w:val="99"/>
    <w:pPr>
      <w:widowControl w:val="0"/>
      <w:autoSpaceDE w:val="0"/>
      <w:autoSpaceDN w:val="0"/>
      <w:adjustRightInd w:val="0"/>
      <w:spacing w:after="227" w:line="240" w:lineRule="auto"/>
      <w:ind w:left="340" w:right="340" w:firstLine="340"/>
    </w:pPr>
    <w:rPr>
      <w:rFonts w:ascii="Times Roman" w:hAnsi="Times Roman" w:cs="Times Roman"/>
      <w:i/>
      <w:iCs/>
      <w:sz w:val="24"/>
      <w:szCs w:val="24"/>
    </w:rPr>
  </w:style>
  <w:style w:type="paragraph" w:customStyle="1" w:styleId="Insetquotes-1stpara">
    <w:name w:val="Inset quotes-1st para"/>
    <w:uiPriority w:val="99"/>
    <w:pPr>
      <w:widowControl w:val="0"/>
      <w:autoSpaceDE w:val="0"/>
      <w:autoSpaceDN w:val="0"/>
      <w:adjustRightInd w:val="0"/>
      <w:spacing w:before="180" w:after="228" w:line="240" w:lineRule="auto"/>
      <w:ind w:left="340" w:right="340"/>
    </w:pPr>
    <w:rPr>
      <w:rFonts w:ascii="ScaGoudy" w:hAnsi="ScaGoudy"/>
      <w:sz w:val="24"/>
      <w:szCs w:val="24"/>
    </w:rPr>
  </w:style>
  <w:style w:type="paragraph" w:styleId="IntenseQuote">
    <w:name w:val="Intense Quote"/>
    <w:basedOn w:val="Normal"/>
    <w:next w:val="Normal"/>
    <w:link w:val="IntenseQuoteChar"/>
    <w:uiPriority w:val="99"/>
    <w:qFormat/>
    <w:pPr>
      <w:spacing w:before="0" w:after="0"/>
      <w:ind w:left="720" w:right="720" w:firstLine="0"/>
    </w:pPr>
    <w:rPr>
      <w:rFonts w:ascii="Times New Roman" w:hAnsi="Times New Roman" w:cs="Times New Roman"/>
      <w:b/>
      <w:bCs/>
      <w:i/>
      <w:iCs/>
      <w:color w:val="auto"/>
      <w:sz w:val="24"/>
      <w:szCs w:val="24"/>
    </w:rPr>
  </w:style>
  <w:style w:type="character" w:customStyle="1" w:styleId="IntenseQuoteChar">
    <w:name w:val="Intense Quote Char"/>
    <w:basedOn w:val="DefaultParagraphFont"/>
    <w:link w:val="IntenseQuote"/>
    <w:uiPriority w:val="99"/>
    <w:rPr>
      <w:b/>
      <w:bCs/>
      <w:i/>
      <w:iCs/>
    </w:rPr>
  </w:style>
  <w:style w:type="paragraph" w:customStyle="1" w:styleId="intropara">
    <w:name w:val="intro para"/>
    <w:uiPriority w:val="99"/>
    <w:pPr>
      <w:widowControl w:val="0"/>
      <w:autoSpaceDE w:val="0"/>
      <w:autoSpaceDN w:val="0"/>
      <w:adjustRightInd w:val="0"/>
      <w:spacing w:after="0" w:line="258" w:lineRule="auto"/>
      <w:jc w:val="both"/>
    </w:pPr>
    <w:rPr>
      <w:rFonts w:ascii="Tamal" w:hAnsi="Tamal" w:cs="Tamal"/>
      <w:i/>
      <w:iCs/>
      <w:color w:val="000000"/>
    </w:rPr>
  </w:style>
  <w:style w:type="paragraph" w:customStyle="1" w:styleId="introparagraph">
    <w:name w:val="intro paragraph"/>
    <w:uiPriority w:val="99"/>
    <w:pPr>
      <w:widowControl w:val="0"/>
      <w:autoSpaceDE w:val="0"/>
      <w:autoSpaceDN w:val="0"/>
      <w:adjustRightInd w:val="0"/>
      <w:spacing w:before="180" w:after="180" w:line="240" w:lineRule="auto"/>
    </w:pPr>
    <w:rPr>
      <w:rFonts w:ascii="ScaGoudy" w:hAnsi="ScaGoudy"/>
      <w:i/>
      <w:iCs/>
      <w:color w:val="000080"/>
      <w:sz w:val="32"/>
      <w:szCs w:val="32"/>
    </w:rPr>
  </w:style>
  <w:style w:type="paragraph" w:customStyle="1" w:styleId="introtext">
    <w:name w:val="intro text"/>
    <w:uiPriority w:val="99"/>
    <w:pPr>
      <w:widowControl w:val="0"/>
      <w:autoSpaceDE w:val="0"/>
      <w:autoSpaceDN w:val="0"/>
      <w:adjustRightInd w:val="0"/>
      <w:spacing w:after="540" w:line="240" w:lineRule="auto"/>
      <w:ind w:left="720" w:right="720"/>
      <w:jc w:val="both"/>
    </w:pPr>
    <w:rPr>
      <w:rFonts w:ascii="ScaGoudy" w:hAnsi="ScaGoudy"/>
      <w:i/>
      <w:iCs/>
      <w:sz w:val="24"/>
      <w:szCs w:val="24"/>
    </w:rPr>
  </w:style>
  <w:style w:type="paragraph" w:customStyle="1" w:styleId="ion">
    <w:name w:val="ion"/>
    <w:uiPriority w:val="99"/>
    <w:pPr>
      <w:widowControl w:val="0"/>
      <w:autoSpaceDE w:val="0"/>
      <w:autoSpaceDN w:val="0"/>
      <w:adjustRightInd w:val="0"/>
      <w:spacing w:after="0" w:line="240" w:lineRule="auto"/>
    </w:pPr>
    <w:rPr>
      <w:rFonts w:ascii="ScaGoudy" w:hAnsi="ScaGoudy"/>
      <w:sz w:val="24"/>
      <w:szCs w:val="24"/>
    </w:rPr>
  </w:style>
  <w:style w:type="paragraph" w:customStyle="1" w:styleId="Italic">
    <w:name w:val="Italic"/>
    <w:uiPriority w:val="99"/>
    <w:pPr>
      <w:widowControl w:val="0"/>
      <w:autoSpaceDE w:val="0"/>
      <w:autoSpaceDN w:val="0"/>
      <w:adjustRightInd w:val="0"/>
      <w:spacing w:after="0" w:line="240" w:lineRule="auto"/>
      <w:jc w:val="both"/>
    </w:pPr>
    <w:rPr>
      <w:rFonts w:ascii="ScaGoudy" w:hAnsi="ScaGoudy"/>
      <w:i/>
      <w:iCs/>
      <w:sz w:val="24"/>
      <w:szCs w:val="24"/>
    </w:rPr>
  </w:style>
  <w:style w:type="paragraph" w:customStyle="1" w:styleId="italiccentre">
    <w:name w:val="italic centre"/>
    <w:uiPriority w:val="99"/>
    <w:pPr>
      <w:widowControl w:val="0"/>
      <w:tabs>
        <w:tab w:val="left" w:pos="576"/>
        <w:tab w:val="left" w:pos="2520"/>
        <w:tab w:val="left" w:pos="3960"/>
      </w:tabs>
      <w:autoSpaceDE w:val="0"/>
      <w:autoSpaceDN w:val="0"/>
      <w:adjustRightInd w:val="0"/>
      <w:spacing w:after="0" w:line="275" w:lineRule="auto"/>
      <w:jc w:val="center"/>
    </w:pPr>
    <w:rPr>
      <w:rFonts w:ascii="Adobe Garamond" w:hAnsi="Adobe Garamond" w:cs="Adobe Garamond"/>
      <w:i/>
      <w:iCs/>
      <w:sz w:val="20"/>
      <w:szCs w:val="20"/>
    </w:rPr>
  </w:style>
  <w:style w:type="paragraph" w:customStyle="1" w:styleId="ItalicChar">
    <w:name w:val="Italic:Char"/>
    <w:uiPriority w:val="99"/>
    <w:pPr>
      <w:widowControl w:val="0"/>
      <w:autoSpaceDE w:val="0"/>
      <w:autoSpaceDN w:val="0"/>
      <w:adjustRightInd w:val="0"/>
      <w:spacing w:after="0" w:line="287" w:lineRule="auto"/>
    </w:pPr>
    <w:rPr>
      <w:rFonts w:ascii="Times New Roman" w:hAnsi="Times New Roman" w:cs="Times New Roman"/>
      <w:i/>
      <w:iCs/>
      <w:color w:val="000000"/>
      <w:sz w:val="24"/>
      <w:szCs w:val="24"/>
    </w:rPr>
  </w:style>
  <w:style w:type="paragraph" w:customStyle="1" w:styleId="ItalicTextb">
    <w:name w:val="ItalicTextb"/>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JalaM">
    <w:name w:val="JalaM"/>
    <w:uiPriority w:val="99"/>
    <w:pPr>
      <w:widowControl w:val="0"/>
      <w:tabs>
        <w:tab w:val="left" w:pos="360"/>
      </w:tabs>
      <w:autoSpaceDE w:val="0"/>
      <w:autoSpaceDN w:val="0"/>
      <w:adjustRightInd w:val="0"/>
      <w:spacing w:before="360" w:after="180" w:line="240" w:lineRule="auto"/>
    </w:pPr>
    <w:rPr>
      <w:rFonts w:ascii="Tamal" w:hAnsi="Tamal" w:cs="Tamal"/>
      <w:b/>
      <w:bCs/>
      <w:color w:val="000000"/>
      <w:sz w:val="24"/>
      <w:szCs w:val="24"/>
    </w:rPr>
  </w:style>
  <w:style w:type="paragraph" w:customStyle="1" w:styleId="JalaText">
    <w:name w:val="JalaText"/>
    <w:uiPriority w:val="99"/>
    <w:pPr>
      <w:widowControl w:val="0"/>
      <w:tabs>
        <w:tab w:val="left" w:pos="360"/>
      </w:tabs>
      <w:autoSpaceDE w:val="0"/>
      <w:autoSpaceDN w:val="0"/>
      <w:adjustRightInd w:val="0"/>
      <w:spacing w:before="180" w:after="180" w:line="240" w:lineRule="auto"/>
      <w:jc w:val="both"/>
    </w:pPr>
    <w:rPr>
      <w:rFonts w:ascii="ScaGoudy" w:hAnsi="ScaGoudy"/>
      <w:sz w:val="24"/>
      <w:szCs w:val="24"/>
    </w:rPr>
  </w:style>
  <w:style w:type="paragraph" w:customStyle="1" w:styleId="JalaText3">
    <w:name w:val="JalaText3"/>
    <w:uiPriority w:val="99"/>
    <w:pPr>
      <w:widowControl w:val="0"/>
      <w:tabs>
        <w:tab w:val="left" w:pos="360"/>
      </w:tabs>
      <w:autoSpaceDE w:val="0"/>
      <w:autoSpaceDN w:val="0"/>
      <w:adjustRightInd w:val="0"/>
      <w:spacing w:before="180" w:after="180" w:line="240" w:lineRule="auto"/>
    </w:pPr>
    <w:rPr>
      <w:rFonts w:ascii="Times New Roman" w:hAnsi="Times New Roman" w:cs="Times New Roman"/>
      <w:sz w:val="24"/>
      <w:szCs w:val="24"/>
    </w:rPr>
  </w:style>
  <w:style w:type="paragraph" w:customStyle="1" w:styleId="JalaText1">
    <w:name w:val="JalaText1"/>
    <w:uiPriority w:val="99"/>
    <w:pPr>
      <w:widowControl w:val="0"/>
      <w:tabs>
        <w:tab w:val="left" w:pos="360"/>
      </w:tabs>
      <w:autoSpaceDE w:val="0"/>
      <w:autoSpaceDN w:val="0"/>
      <w:adjustRightInd w:val="0"/>
      <w:spacing w:before="180" w:after="180" w:line="240" w:lineRule="auto"/>
    </w:pPr>
    <w:rPr>
      <w:rFonts w:ascii="ScaGoudy" w:hAnsi="ScaGoudy"/>
      <w:color w:val="000000"/>
      <w:sz w:val="24"/>
      <w:szCs w:val="24"/>
    </w:rPr>
  </w:style>
  <w:style w:type="paragraph" w:customStyle="1" w:styleId="JalaText2">
    <w:name w:val="JalaText2"/>
    <w:uiPriority w:val="99"/>
    <w:pPr>
      <w:widowControl w:val="0"/>
      <w:tabs>
        <w:tab w:val="left" w:pos="360"/>
      </w:tabs>
      <w:autoSpaceDE w:val="0"/>
      <w:autoSpaceDN w:val="0"/>
      <w:adjustRightInd w:val="0"/>
      <w:spacing w:before="180" w:after="180" w:line="240" w:lineRule="auto"/>
    </w:pPr>
    <w:rPr>
      <w:rFonts w:ascii="Times New Roman" w:hAnsi="Times New Roman" w:cs="Times New Roman"/>
      <w:sz w:val="24"/>
      <w:szCs w:val="24"/>
    </w:rPr>
  </w:style>
  <w:style w:type="paragraph" w:customStyle="1" w:styleId="jegyzetek">
    <w:name w:val="jegyzetek"/>
    <w:uiPriority w:val="99"/>
    <w:pPr>
      <w:widowControl w:val="0"/>
      <w:tabs>
        <w:tab w:val="decimal" w:pos="255"/>
        <w:tab w:val="left" w:pos="306"/>
      </w:tabs>
      <w:autoSpaceDE w:val="0"/>
      <w:autoSpaceDN w:val="0"/>
      <w:adjustRightInd w:val="0"/>
      <w:spacing w:after="0" w:line="240" w:lineRule="auto"/>
      <w:jc w:val="both"/>
    </w:pPr>
    <w:rPr>
      <w:rFonts w:ascii="Palatino Sanskrit Hu 2" w:hAnsi="Palatino Sanskrit Hu 2" w:cs="Palatino Sanskrit Hu 2"/>
      <w:sz w:val="18"/>
      <w:szCs w:val="18"/>
    </w:rPr>
  </w:style>
  <w:style w:type="paragraph" w:customStyle="1" w:styleId="KI">
    <w:name w:val="KI"/>
    <w:uiPriority w:val="99"/>
    <w:pPr>
      <w:widowControl w:val="0"/>
      <w:autoSpaceDE w:val="0"/>
      <w:autoSpaceDN w:val="0"/>
      <w:adjustRightInd w:val="0"/>
      <w:spacing w:after="60" w:line="240" w:lineRule="auto"/>
    </w:pPr>
    <w:rPr>
      <w:rFonts w:ascii="Balaram" w:hAnsi="Balaram" w:cs="Balaram"/>
      <w:color w:val="000000"/>
      <w:sz w:val="20"/>
      <w:szCs w:val="20"/>
    </w:rPr>
  </w:style>
  <w:style w:type="paragraph" w:customStyle="1" w:styleId="Labels">
    <w:name w:val="Labels"/>
    <w:uiPriority w:val="99"/>
    <w:pPr>
      <w:widowControl w:val="0"/>
      <w:autoSpaceDE w:val="0"/>
      <w:autoSpaceDN w:val="0"/>
      <w:adjustRightInd w:val="0"/>
      <w:spacing w:before="62" w:after="62" w:line="300" w:lineRule="auto"/>
      <w:ind w:left="144"/>
    </w:pPr>
    <w:rPr>
      <w:rFonts w:ascii="ScaGoudy" w:hAnsi="ScaGoudy"/>
      <w:sz w:val="24"/>
      <w:szCs w:val="24"/>
    </w:rPr>
  </w:style>
  <w:style w:type="paragraph" w:customStyle="1" w:styleId="Labels3">
    <w:name w:val="Labels3"/>
    <w:uiPriority w:val="99"/>
    <w:pPr>
      <w:widowControl w:val="0"/>
      <w:autoSpaceDE w:val="0"/>
      <w:autoSpaceDN w:val="0"/>
      <w:adjustRightInd w:val="0"/>
      <w:spacing w:before="62" w:after="62" w:line="300" w:lineRule="auto"/>
      <w:ind w:left="144"/>
    </w:pPr>
    <w:rPr>
      <w:rFonts w:ascii="Times New Roman" w:hAnsi="Times New Roman" w:cs="Times New Roman"/>
      <w:sz w:val="24"/>
      <w:szCs w:val="24"/>
    </w:rPr>
  </w:style>
  <w:style w:type="paragraph" w:customStyle="1" w:styleId="Labels1">
    <w:name w:val="Labels1"/>
    <w:uiPriority w:val="99"/>
    <w:pPr>
      <w:widowControl w:val="0"/>
      <w:autoSpaceDE w:val="0"/>
      <w:autoSpaceDN w:val="0"/>
      <w:adjustRightInd w:val="0"/>
      <w:spacing w:before="62" w:after="62" w:line="300" w:lineRule="auto"/>
      <w:ind w:left="144"/>
    </w:pPr>
    <w:rPr>
      <w:rFonts w:ascii="ScaGoudy" w:hAnsi="ScaGoudy"/>
      <w:color w:val="000000"/>
      <w:sz w:val="24"/>
      <w:szCs w:val="24"/>
    </w:rPr>
  </w:style>
  <w:style w:type="paragraph" w:customStyle="1" w:styleId="Labels2">
    <w:name w:val="Labels2"/>
    <w:uiPriority w:val="99"/>
    <w:pPr>
      <w:widowControl w:val="0"/>
      <w:autoSpaceDE w:val="0"/>
      <w:autoSpaceDN w:val="0"/>
      <w:adjustRightInd w:val="0"/>
      <w:spacing w:before="62" w:after="62" w:line="300" w:lineRule="auto"/>
      <w:ind w:left="144"/>
    </w:pPr>
    <w:rPr>
      <w:rFonts w:ascii="Times New Roman" w:hAnsi="Times New Roman" w:cs="Times New Roman"/>
      <w:sz w:val="24"/>
      <w:szCs w:val="24"/>
    </w:rPr>
  </w:style>
  <w:style w:type="paragraph" w:customStyle="1" w:styleId="LastRecipy">
    <w:name w:val="Last Recipy"/>
    <w:uiPriority w:val="99"/>
    <w:pPr>
      <w:widowControl w:val="0"/>
      <w:tabs>
        <w:tab w:val="left" w:pos="360"/>
      </w:tabs>
      <w:autoSpaceDE w:val="0"/>
      <w:autoSpaceDN w:val="0"/>
      <w:adjustRightInd w:val="0"/>
      <w:spacing w:after="360" w:line="240" w:lineRule="auto"/>
    </w:pPr>
    <w:rPr>
      <w:rFonts w:ascii="Times New Roman" w:hAnsi="Times New Roman" w:cs="Times New Roman"/>
      <w:sz w:val="24"/>
      <w:szCs w:val="24"/>
    </w:rPr>
  </w:style>
  <w:style w:type="paragraph" w:customStyle="1" w:styleId="LastRecipy3">
    <w:name w:val="Last Recipy3"/>
    <w:uiPriority w:val="99"/>
    <w:pPr>
      <w:widowControl w:val="0"/>
      <w:tabs>
        <w:tab w:val="left" w:pos="360"/>
      </w:tabs>
      <w:autoSpaceDE w:val="0"/>
      <w:autoSpaceDN w:val="0"/>
      <w:adjustRightInd w:val="0"/>
      <w:spacing w:after="360" w:line="240" w:lineRule="auto"/>
      <w:jc w:val="both"/>
    </w:pPr>
    <w:rPr>
      <w:rFonts w:ascii="ScaGoudy" w:hAnsi="ScaGoudy"/>
      <w:sz w:val="24"/>
      <w:szCs w:val="24"/>
    </w:rPr>
  </w:style>
  <w:style w:type="paragraph" w:customStyle="1" w:styleId="LastRecipy1">
    <w:name w:val="Last Recipy1"/>
    <w:uiPriority w:val="99"/>
    <w:pPr>
      <w:widowControl w:val="0"/>
      <w:tabs>
        <w:tab w:val="left" w:pos="360"/>
      </w:tabs>
      <w:autoSpaceDE w:val="0"/>
      <w:autoSpaceDN w:val="0"/>
      <w:adjustRightInd w:val="0"/>
      <w:spacing w:after="360" w:line="240" w:lineRule="auto"/>
    </w:pPr>
    <w:rPr>
      <w:rFonts w:ascii="ScaGoudy" w:hAnsi="ScaGoudy"/>
      <w:color w:val="000000"/>
      <w:sz w:val="24"/>
      <w:szCs w:val="24"/>
    </w:rPr>
  </w:style>
  <w:style w:type="paragraph" w:customStyle="1" w:styleId="LastRecipy2">
    <w:name w:val="Last Recipy2"/>
    <w:uiPriority w:val="99"/>
    <w:pPr>
      <w:widowControl w:val="0"/>
      <w:tabs>
        <w:tab w:val="left" w:pos="360"/>
      </w:tabs>
      <w:autoSpaceDE w:val="0"/>
      <w:autoSpaceDN w:val="0"/>
      <w:adjustRightInd w:val="0"/>
      <w:spacing w:after="360" w:line="240" w:lineRule="auto"/>
      <w:jc w:val="both"/>
    </w:pPr>
    <w:rPr>
      <w:rFonts w:ascii="ScaGoudy" w:hAnsi="ScaGoudy"/>
      <w:sz w:val="24"/>
      <w:szCs w:val="24"/>
    </w:rPr>
  </w:style>
  <w:style w:type="paragraph" w:customStyle="1" w:styleId="Leadbefo1-linObsTit">
    <w:name w:val="Lead befo 1-lin Obs Tit"/>
    <w:uiPriority w:val="99"/>
    <w:pPr>
      <w:widowControl w:val="0"/>
      <w:autoSpaceDE w:val="0"/>
      <w:autoSpaceDN w:val="0"/>
      <w:adjustRightInd w:val="0"/>
      <w:spacing w:after="0" w:line="318" w:lineRule="auto"/>
      <w:ind w:firstLine="216"/>
    </w:pPr>
    <w:rPr>
      <w:rFonts w:ascii="Bhaskar" w:hAnsi="Bhaskar" w:cs="Bhaskar"/>
      <w:color w:val="000000"/>
      <w:sz w:val="20"/>
      <w:szCs w:val="20"/>
    </w:rPr>
  </w:style>
  <w:style w:type="paragraph" w:customStyle="1" w:styleId="LeadbeforBrekers">
    <w:name w:val="Lead befor Brekers"/>
    <w:uiPriority w:val="99"/>
    <w:pPr>
      <w:widowControl w:val="0"/>
      <w:autoSpaceDE w:val="0"/>
      <w:autoSpaceDN w:val="0"/>
      <w:adjustRightInd w:val="0"/>
      <w:spacing w:after="0" w:line="300" w:lineRule="auto"/>
      <w:jc w:val="both"/>
    </w:pPr>
    <w:rPr>
      <w:rFonts w:ascii="Bhaskar" w:hAnsi="Bhaskar" w:cs="Bhaskar"/>
      <w:sz w:val="20"/>
      <w:szCs w:val="20"/>
    </w:rPr>
  </w:style>
  <w:style w:type="paragraph" w:customStyle="1" w:styleId="LeadfolBrekers">
    <w:name w:val="Lead fol. Brekers"/>
    <w:uiPriority w:val="99"/>
    <w:pPr>
      <w:widowControl w:val="0"/>
      <w:tabs>
        <w:tab w:val="left" w:pos="3105"/>
      </w:tabs>
      <w:autoSpaceDE w:val="0"/>
      <w:autoSpaceDN w:val="0"/>
      <w:adjustRightInd w:val="0"/>
      <w:spacing w:after="0" w:line="240" w:lineRule="auto"/>
    </w:pPr>
    <w:rPr>
      <w:rFonts w:ascii="Bhaskar" w:hAnsi="Bhaskar" w:cs="Bhaskar"/>
      <w:sz w:val="20"/>
      <w:szCs w:val="20"/>
    </w:rPr>
  </w:style>
  <w:style w:type="paragraph" w:customStyle="1" w:styleId="Lecture">
    <w:name w:val="Lecture"/>
    <w:uiPriority w:val="99"/>
    <w:pPr>
      <w:widowControl w:val="0"/>
      <w:autoSpaceDE w:val="0"/>
      <w:autoSpaceDN w:val="0"/>
      <w:adjustRightInd w:val="0"/>
      <w:spacing w:after="0" w:line="240" w:lineRule="auto"/>
    </w:pPr>
    <w:rPr>
      <w:rFonts w:ascii="ScaGoudy" w:hAnsi="ScaGoudy"/>
      <w:sz w:val="24"/>
      <w:szCs w:val="24"/>
    </w:rPr>
  </w:style>
  <w:style w:type="paragraph" w:customStyle="1" w:styleId="Lecture3">
    <w:name w:val="Lecture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cture1">
    <w:name w:val="Lecture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cture2">
    <w:name w:val="Lecture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cturecode">
    <w:name w:val="Lecture code"/>
    <w:uiPriority w:val="99"/>
    <w:pPr>
      <w:widowControl w:val="0"/>
      <w:autoSpaceDE w:val="0"/>
      <w:autoSpaceDN w:val="0"/>
      <w:adjustRightInd w:val="0"/>
      <w:spacing w:after="0" w:line="240" w:lineRule="auto"/>
      <w:jc w:val="right"/>
    </w:pPr>
    <w:rPr>
      <w:rFonts w:ascii="ScaGoudy" w:hAnsi="ScaGoudy"/>
      <w:b/>
      <w:bCs/>
      <w:vanish/>
      <w:sz w:val="16"/>
      <w:szCs w:val="16"/>
    </w:rPr>
  </w:style>
  <w:style w:type="paragraph" w:customStyle="1" w:styleId="LectureHeading">
    <w:name w:val="Lecture Heading"/>
    <w:uiPriority w:val="99"/>
    <w:pPr>
      <w:widowControl w:val="0"/>
      <w:pBdr>
        <w:top w:val="single" w:sz="12" w:space="2" w:color="000000"/>
        <w:bottom w:val="single" w:sz="12" w:space="2" w:color="000000"/>
      </w:pBdr>
      <w:shd w:val="solid" w:color="00FFFF" w:fill="auto"/>
      <w:autoSpaceDE w:val="0"/>
      <w:autoSpaceDN w:val="0"/>
      <w:adjustRightInd w:val="0"/>
      <w:spacing w:before="540" w:after="540" w:line="240" w:lineRule="auto"/>
      <w:jc w:val="center"/>
    </w:pPr>
    <w:rPr>
      <w:rFonts w:ascii="ScaGoudy" w:hAnsi="ScaGoudy"/>
      <w:b/>
      <w:bCs/>
      <w:sz w:val="24"/>
      <w:szCs w:val="24"/>
    </w:rPr>
  </w:style>
  <w:style w:type="paragraph" w:customStyle="1" w:styleId="Leed-in">
    <w:name w:val="Leed-in"/>
    <w:uiPriority w:val="99"/>
    <w:pPr>
      <w:widowControl w:val="0"/>
      <w:tabs>
        <w:tab w:val="left" w:pos="240"/>
      </w:tabs>
      <w:autoSpaceDE w:val="0"/>
      <w:autoSpaceDN w:val="0"/>
      <w:adjustRightInd w:val="0"/>
      <w:spacing w:after="0" w:line="360" w:lineRule="auto"/>
      <w:jc w:val="center"/>
    </w:pPr>
    <w:rPr>
      <w:rFonts w:ascii="Tamalten" w:hAnsi="Tamalten" w:cs="Tamalten"/>
      <w:i/>
      <w:iCs/>
      <w:sz w:val="30"/>
      <w:szCs w:val="30"/>
    </w:rPr>
  </w:style>
  <w:style w:type="paragraph" w:customStyle="1" w:styleId="Letter">
    <w:name w:val="Letter"/>
    <w:uiPriority w:val="99"/>
    <w:pPr>
      <w:widowControl w:val="0"/>
      <w:autoSpaceDE w:val="0"/>
      <w:autoSpaceDN w:val="0"/>
      <w:adjustRightInd w:val="0"/>
      <w:spacing w:after="0" w:line="240" w:lineRule="auto"/>
    </w:pPr>
    <w:rPr>
      <w:rFonts w:ascii="ScaGoudy" w:hAnsi="ScaGoudy"/>
      <w:sz w:val="24"/>
      <w:szCs w:val="24"/>
    </w:rPr>
  </w:style>
  <w:style w:type="paragraph" w:customStyle="1" w:styleId="Letter4">
    <w:name w:val="Letter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1">
    <w:name w:val="Letter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tter10">
    <w:name w:val="letter 1"/>
    <w:uiPriority w:val="99"/>
    <w:pPr>
      <w:widowControl w:val="0"/>
      <w:autoSpaceDE w:val="0"/>
      <w:autoSpaceDN w:val="0"/>
      <w:adjustRightInd w:val="0"/>
      <w:spacing w:after="120" w:line="240" w:lineRule="auto"/>
      <w:jc w:val="both"/>
    </w:pPr>
    <w:rPr>
      <w:rFonts w:ascii="Tamal" w:hAnsi="Tamal" w:cs="Tamal"/>
    </w:rPr>
  </w:style>
  <w:style w:type="paragraph" w:customStyle="1" w:styleId="Letter2">
    <w:name w:val="Letter2"/>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pPr>
    <w:rPr>
      <w:rFonts w:ascii="Arial" w:hAnsi="Arial" w:cs="Arial"/>
      <w:sz w:val="18"/>
      <w:szCs w:val="18"/>
    </w:rPr>
  </w:style>
  <w:style w:type="paragraph" w:customStyle="1" w:styleId="letter20">
    <w:name w:val="letter 2"/>
    <w:uiPriority w:val="99"/>
    <w:pPr>
      <w:widowControl w:val="0"/>
      <w:autoSpaceDE w:val="0"/>
      <w:autoSpaceDN w:val="0"/>
      <w:adjustRightInd w:val="0"/>
      <w:spacing w:after="120" w:line="240" w:lineRule="auto"/>
      <w:ind w:right="1440"/>
      <w:jc w:val="both"/>
    </w:pPr>
    <w:rPr>
      <w:rFonts w:ascii="Tamal" w:hAnsi="Tamal" w:cs="Tamal"/>
      <w:sz w:val="36"/>
      <w:szCs w:val="36"/>
    </w:rPr>
  </w:style>
  <w:style w:type="paragraph" w:customStyle="1" w:styleId="Letter3">
    <w:name w:val="Letter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code">
    <w:name w:val="Letter code"/>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code3">
    <w:name w:val="Letter code3"/>
    <w:uiPriority w:val="99"/>
    <w:pPr>
      <w:widowControl w:val="0"/>
      <w:autoSpaceDE w:val="0"/>
      <w:autoSpaceDN w:val="0"/>
      <w:adjustRightInd w:val="0"/>
      <w:spacing w:after="0" w:line="240" w:lineRule="auto"/>
    </w:pPr>
    <w:rPr>
      <w:rFonts w:ascii="ScaGoudy" w:hAnsi="ScaGoudy"/>
      <w:sz w:val="24"/>
      <w:szCs w:val="24"/>
    </w:rPr>
  </w:style>
  <w:style w:type="paragraph" w:customStyle="1" w:styleId="Lettercode1">
    <w:name w:val="Letter code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ttercode2">
    <w:name w:val="Letter code2"/>
    <w:uiPriority w:val="99"/>
    <w:pPr>
      <w:widowControl w:val="0"/>
      <w:autoSpaceDE w:val="0"/>
      <w:autoSpaceDN w:val="0"/>
      <w:adjustRightInd w:val="0"/>
      <w:spacing w:after="0" w:line="240" w:lineRule="auto"/>
    </w:pPr>
    <w:rPr>
      <w:rFonts w:ascii="ScaGoudy" w:hAnsi="ScaGoudy"/>
      <w:sz w:val="24"/>
      <w:szCs w:val="24"/>
    </w:rPr>
  </w:style>
  <w:style w:type="paragraph" w:customStyle="1" w:styleId="Letter-content">
    <w:name w:val="Letter-content"/>
    <w:uiPriority w:val="99"/>
    <w:pPr>
      <w:widowControl w:val="0"/>
      <w:pBdr>
        <w:top w:val="single" w:sz="5" w:space="9" w:color="000000"/>
        <w:left w:val="single" w:sz="5" w:space="9" w:color="000000"/>
        <w:bottom w:val="single" w:sz="18" w:space="9" w:color="000000"/>
        <w:right w:val="single" w:sz="18" w:space="9" w:color="000000"/>
      </w:pBdr>
      <w:shd w:val="solid" w:color="FFFF00" w:fill="auto"/>
      <w:autoSpaceDE w:val="0"/>
      <w:autoSpaceDN w:val="0"/>
      <w:adjustRightInd w:val="0"/>
      <w:spacing w:before="446" w:after="446" w:line="240" w:lineRule="auto"/>
      <w:ind w:left="1080" w:right="1080"/>
      <w:jc w:val="both"/>
    </w:pPr>
    <w:rPr>
      <w:rFonts w:ascii="ScaKorinna" w:hAnsi="ScaKorinna" w:cs="ScaKorinna"/>
      <w:sz w:val="24"/>
      <w:szCs w:val="24"/>
    </w:rPr>
  </w:style>
  <w:style w:type="paragraph" w:customStyle="1" w:styleId="LetterFrom">
    <w:name w:val="LetterFrom"/>
    <w:uiPriority w:val="99"/>
    <w:pPr>
      <w:widowControl w:val="0"/>
      <w:autoSpaceDE w:val="0"/>
      <w:autoSpaceDN w:val="0"/>
      <w:adjustRightInd w:val="0"/>
      <w:spacing w:before="360" w:after="180" w:line="240" w:lineRule="auto"/>
    </w:pPr>
    <w:rPr>
      <w:rFonts w:ascii="ScaGoudy" w:hAnsi="ScaGoudy"/>
      <w:sz w:val="24"/>
      <w:szCs w:val="24"/>
    </w:rPr>
  </w:style>
  <w:style w:type="paragraph" w:customStyle="1" w:styleId="LetterFrom3">
    <w:name w:val="LetterFrom3"/>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From0">
    <w:name w:val="Letter From"/>
    <w:uiPriority w:val="99"/>
    <w:pPr>
      <w:widowControl w:val="0"/>
      <w:autoSpaceDE w:val="0"/>
      <w:autoSpaceDN w:val="0"/>
      <w:adjustRightInd w:val="0"/>
      <w:spacing w:after="0" w:line="240" w:lineRule="auto"/>
    </w:pPr>
    <w:rPr>
      <w:rFonts w:ascii="ScaGoudy" w:hAnsi="ScaGoudy"/>
      <w:sz w:val="24"/>
      <w:szCs w:val="24"/>
    </w:rPr>
  </w:style>
  <w:style w:type="paragraph" w:customStyle="1" w:styleId="LetterFrom1">
    <w:name w:val="LetterFrom1"/>
    <w:uiPriority w:val="99"/>
    <w:pPr>
      <w:widowControl w:val="0"/>
      <w:autoSpaceDE w:val="0"/>
      <w:autoSpaceDN w:val="0"/>
      <w:adjustRightInd w:val="0"/>
      <w:spacing w:before="360" w:after="180" w:line="240" w:lineRule="auto"/>
    </w:pPr>
    <w:rPr>
      <w:rFonts w:ascii="ScaGoudy" w:hAnsi="ScaGoudy"/>
      <w:color w:val="000000"/>
      <w:sz w:val="24"/>
      <w:szCs w:val="24"/>
    </w:rPr>
  </w:style>
  <w:style w:type="paragraph" w:customStyle="1" w:styleId="LetterFrom2">
    <w:name w:val="LetterFrom2"/>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Heading">
    <w:name w:val="Letter Heading"/>
    <w:uiPriority w:val="99"/>
    <w:pPr>
      <w:widowControl w:val="0"/>
      <w:pBdr>
        <w:top w:val="single" w:sz="48" w:space="2" w:color="800080"/>
      </w:pBdr>
      <w:autoSpaceDE w:val="0"/>
      <w:autoSpaceDN w:val="0"/>
      <w:adjustRightInd w:val="0"/>
      <w:spacing w:before="360" w:after="0" w:line="240" w:lineRule="auto"/>
    </w:pPr>
    <w:rPr>
      <w:rFonts w:ascii="Times New Roman" w:hAnsi="Times New Roman" w:cs="Times New Roman"/>
      <w:sz w:val="24"/>
      <w:szCs w:val="24"/>
    </w:rPr>
  </w:style>
  <w:style w:type="paragraph" w:customStyle="1" w:styleId="LetterHeading3">
    <w:name w:val="Letter Heading3"/>
    <w:uiPriority w:val="99"/>
    <w:pPr>
      <w:widowControl w:val="0"/>
      <w:pBdr>
        <w:top w:val="single" w:sz="48" w:space="2" w:color="800080"/>
      </w:pBdr>
      <w:autoSpaceDE w:val="0"/>
      <w:autoSpaceDN w:val="0"/>
      <w:adjustRightInd w:val="0"/>
      <w:spacing w:before="360" w:after="0" w:line="240" w:lineRule="auto"/>
    </w:pPr>
    <w:rPr>
      <w:rFonts w:ascii="ScaGoudy" w:hAnsi="ScaGoudy"/>
      <w:sz w:val="24"/>
      <w:szCs w:val="24"/>
    </w:rPr>
  </w:style>
  <w:style w:type="paragraph" w:customStyle="1" w:styleId="LetterHeading1">
    <w:name w:val="Letter Heading1"/>
    <w:uiPriority w:val="99"/>
    <w:pPr>
      <w:widowControl w:val="0"/>
      <w:pBdr>
        <w:top w:val="single" w:sz="48" w:space="2" w:color="800080"/>
      </w:pBdr>
      <w:autoSpaceDE w:val="0"/>
      <w:autoSpaceDN w:val="0"/>
      <w:adjustRightInd w:val="0"/>
      <w:spacing w:before="360" w:after="0" w:line="240" w:lineRule="auto"/>
    </w:pPr>
    <w:rPr>
      <w:rFonts w:ascii="ScaGoudy" w:hAnsi="ScaGoudy"/>
      <w:color w:val="000000"/>
      <w:sz w:val="24"/>
      <w:szCs w:val="24"/>
    </w:rPr>
  </w:style>
  <w:style w:type="paragraph" w:customStyle="1" w:styleId="LetterHeading2">
    <w:name w:val="Letter Heading2"/>
    <w:uiPriority w:val="99"/>
    <w:pPr>
      <w:widowControl w:val="0"/>
      <w:pBdr>
        <w:top w:val="single" w:sz="48" w:space="2" w:color="000000"/>
      </w:pBdr>
      <w:autoSpaceDE w:val="0"/>
      <w:autoSpaceDN w:val="0"/>
      <w:adjustRightInd w:val="0"/>
      <w:spacing w:before="360" w:after="0" w:line="240" w:lineRule="auto"/>
    </w:pPr>
    <w:rPr>
      <w:rFonts w:ascii="ScaGoudy" w:hAnsi="ScaGoudy"/>
      <w:sz w:val="24"/>
      <w:szCs w:val="24"/>
    </w:rPr>
  </w:style>
  <w:style w:type="paragraph" w:customStyle="1" w:styleId="LetterRef">
    <w:name w:val="Letter Ref"/>
    <w:uiPriority w:val="99"/>
    <w:pPr>
      <w:widowControl w:val="0"/>
      <w:autoSpaceDE w:val="0"/>
      <w:autoSpaceDN w:val="0"/>
      <w:adjustRightInd w:val="0"/>
      <w:spacing w:after="0" w:line="240" w:lineRule="auto"/>
    </w:pPr>
    <w:rPr>
      <w:rFonts w:ascii="ScaGoudy" w:hAnsi="ScaGoudy"/>
      <w:sz w:val="24"/>
      <w:szCs w:val="24"/>
    </w:rPr>
  </w:style>
  <w:style w:type="paragraph" w:customStyle="1" w:styleId="Letters">
    <w:name w:val="Letters"/>
    <w:uiPriority w:val="99"/>
    <w:pPr>
      <w:widowControl w:val="0"/>
      <w:tabs>
        <w:tab w:val="left" w:pos="720"/>
      </w:tabs>
      <w:autoSpaceDE w:val="0"/>
      <w:autoSpaceDN w:val="0"/>
      <w:adjustRightInd w:val="0"/>
      <w:spacing w:before="270" w:after="0" w:line="248" w:lineRule="auto"/>
      <w:ind w:left="260"/>
      <w:jc w:val="both"/>
    </w:pPr>
    <w:rPr>
      <w:rFonts w:ascii="New York" w:hAnsi="New York" w:cs="New York"/>
      <w:sz w:val="20"/>
      <w:szCs w:val="20"/>
    </w:rPr>
  </w:style>
  <w:style w:type="paragraph" w:customStyle="1" w:styleId="Letters0">
    <w:name w:val="Letters*"/>
    <w:uiPriority w:val="99"/>
    <w:pPr>
      <w:widowControl w:val="0"/>
      <w:autoSpaceDE w:val="0"/>
      <w:autoSpaceDN w:val="0"/>
      <w:adjustRightInd w:val="0"/>
      <w:spacing w:before="270" w:after="0" w:line="248" w:lineRule="auto"/>
      <w:ind w:left="260"/>
      <w:jc w:val="both"/>
    </w:pPr>
    <w:rPr>
      <w:rFonts w:ascii="New York" w:hAnsi="New York" w:cs="New York"/>
      <w:sz w:val="20"/>
      <w:szCs w:val="20"/>
    </w:rPr>
  </w:style>
  <w:style w:type="paragraph" w:customStyle="1" w:styleId="Letters2">
    <w:name w:val="Letters2"/>
    <w:uiPriority w:val="99"/>
    <w:pPr>
      <w:widowControl w:val="0"/>
      <w:tabs>
        <w:tab w:val="left" w:pos="720"/>
      </w:tabs>
      <w:autoSpaceDE w:val="0"/>
      <w:autoSpaceDN w:val="0"/>
      <w:adjustRightInd w:val="0"/>
      <w:spacing w:after="0" w:line="248" w:lineRule="auto"/>
      <w:ind w:left="260" w:firstLine="210"/>
      <w:jc w:val="both"/>
    </w:pPr>
    <w:rPr>
      <w:rFonts w:ascii="New York" w:hAnsi="New York" w:cs="New York"/>
      <w:sz w:val="20"/>
      <w:szCs w:val="20"/>
    </w:rPr>
  </w:style>
  <w:style w:type="paragraph" w:customStyle="1" w:styleId="Letters20">
    <w:name w:val="Letters2*"/>
    <w:uiPriority w:val="99"/>
    <w:pPr>
      <w:widowControl w:val="0"/>
      <w:tabs>
        <w:tab w:val="left" w:pos="720"/>
      </w:tabs>
      <w:autoSpaceDE w:val="0"/>
      <w:autoSpaceDN w:val="0"/>
      <w:adjustRightInd w:val="0"/>
      <w:spacing w:after="0" w:line="248" w:lineRule="auto"/>
      <w:ind w:left="260" w:firstLine="210"/>
      <w:jc w:val="both"/>
    </w:pPr>
    <w:rPr>
      <w:rFonts w:ascii="New York" w:hAnsi="New York" w:cs="New York"/>
      <w:sz w:val="20"/>
      <w:szCs w:val="20"/>
    </w:rPr>
  </w:style>
  <w:style w:type="paragraph" w:customStyle="1" w:styleId="lettersnormal">
    <w:name w:val="letters normal"/>
    <w:uiPriority w:val="99"/>
    <w:pPr>
      <w:widowControl w:val="0"/>
      <w:autoSpaceDE w:val="0"/>
      <w:autoSpaceDN w:val="0"/>
      <w:adjustRightInd w:val="0"/>
      <w:spacing w:after="0" w:line="278" w:lineRule="auto"/>
      <w:ind w:firstLine="259"/>
      <w:jc w:val="both"/>
    </w:pPr>
    <w:rPr>
      <w:rFonts w:ascii="Tamalten" w:hAnsi="Tamalten" w:cs="Tamalten"/>
    </w:rPr>
  </w:style>
  <w:style w:type="paragraph" w:customStyle="1" w:styleId="LetterTo">
    <w:name w:val="LetterTo"/>
    <w:uiPriority w:val="99"/>
    <w:pPr>
      <w:widowControl w:val="0"/>
      <w:autoSpaceDE w:val="0"/>
      <w:autoSpaceDN w:val="0"/>
      <w:adjustRightInd w:val="0"/>
      <w:spacing w:before="360" w:after="180" w:line="240" w:lineRule="auto"/>
    </w:pPr>
    <w:rPr>
      <w:rFonts w:ascii="ScaGoudy" w:hAnsi="ScaGoudy"/>
      <w:sz w:val="24"/>
      <w:szCs w:val="24"/>
    </w:rPr>
  </w:style>
  <w:style w:type="paragraph" w:customStyle="1" w:styleId="LetterTo3">
    <w:name w:val="LetterTo3"/>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To0">
    <w:name w:val="Letter To"/>
    <w:uiPriority w:val="99"/>
    <w:pPr>
      <w:widowControl w:val="0"/>
      <w:autoSpaceDE w:val="0"/>
      <w:autoSpaceDN w:val="0"/>
      <w:adjustRightInd w:val="0"/>
      <w:spacing w:after="0" w:line="240" w:lineRule="auto"/>
    </w:pPr>
    <w:rPr>
      <w:rFonts w:ascii="ScaGoudy" w:hAnsi="ScaGoudy"/>
      <w:sz w:val="24"/>
      <w:szCs w:val="24"/>
    </w:rPr>
  </w:style>
  <w:style w:type="paragraph" w:customStyle="1" w:styleId="LetterTo1">
    <w:name w:val="LetterTo1"/>
    <w:uiPriority w:val="99"/>
    <w:pPr>
      <w:widowControl w:val="0"/>
      <w:autoSpaceDE w:val="0"/>
      <w:autoSpaceDN w:val="0"/>
      <w:adjustRightInd w:val="0"/>
      <w:spacing w:before="360" w:after="180" w:line="240" w:lineRule="auto"/>
    </w:pPr>
    <w:rPr>
      <w:rFonts w:ascii="ScaGoudy" w:hAnsi="ScaGoudy"/>
      <w:color w:val="000000"/>
      <w:sz w:val="24"/>
      <w:szCs w:val="24"/>
    </w:rPr>
  </w:style>
  <w:style w:type="paragraph" w:customStyle="1" w:styleId="LetterTo2">
    <w:name w:val="LetterTo2"/>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vel-1">
    <w:name w:val="Level-1"/>
    <w:uiPriority w:val="99"/>
    <w:pPr>
      <w:widowControl w:val="0"/>
      <w:autoSpaceDE w:val="0"/>
      <w:autoSpaceDN w:val="0"/>
      <w:adjustRightInd w:val="0"/>
      <w:spacing w:after="0" w:line="240" w:lineRule="auto"/>
      <w:jc w:val="both"/>
    </w:pPr>
    <w:rPr>
      <w:rFonts w:ascii="Rama-Palatino" w:hAnsi="Rama-Palatino" w:cs="Rama-Palatino"/>
      <w:color w:val="000000"/>
      <w:sz w:val="40"/>
      <w:szCs w:val="40"/>
    </w:rPr>
  </w:style>
  <w:style w:type="paragraph" w:customStyle="1" w:styleId="Level1">
    <w:name w:val="Level_1"/>
    <w:uiPriority w:val="99"/>
    <w:pPr>
      <w:widowControl w:val="0"/>
      <w:autoSpaceDE w:val="0"/>
      <w:autoSpaceDN w:val="0"/>
      <w:adjustRightInd w:val="0"/>
      <w:spacing w:after="0" w:line="240" w:lineRule="auto"/>
    </w:pPr>
    <w:rPr>
      <w:rFonts w:ascii="ScaGoudy" w:hAnsi="ScaGoudy"/>
      <w:i/>
      <w:iCs/>
      <w:sz w:val="24"/>
      <w:szCs w:val="24"/>
    </w:rPr>
  </w:style>
  <w:style w:type="paragraph" w:customStyle="1" w:styleId="Level-2">
    <w:name w:val="Level-2"/>
    <w:uiPriority w:val="99"/>
    <w:pPr>
      <w:widowControl w:val="0"/>
      <w:autoSpaceDE w:val="0"/>
      <w:autoSpaceDN w:val="0"/>
      <w:adjustRightInd w:val="0"/>
      <w:spacing w:before="288" w:after="0" w:line="240" w:lineRule="auto"/>
      <w:jc w:val="both"/>
    </w:pPr>
    <w:rPr>
      <w:rFonts w:ascii="Rama-Palatino" w:hAnsi="Rama-Palatino" w:cs="Rama-Palatino"/>
      <w:color w:val="000000"/>
      <w:sz w:val="36"/>
      <w:szCs w:val="36"/>
    </w:rPr>
  </w:style>
  <w:style w:type="paragraph" w:customStyle="1" w:styleId="Level2">
    <w:name w:val="Level_2"/>
    <w:uiPriority w:val="99"/>
    <w:pPr>
      <w:widowControl w:val="0"/>
      <w:autoSpaceDE w:val="0"/>
      <w:autoSpaceDN w:val="0"/>
      <w:adjustRightInd w:val="0"/>
      <w:spacing w:after="0" w:line="240" w:lineRule="auto"/>
    </w:pPr>
    <w:rPr>
      <w:rFonts w:ascii="ScaGoudy" w:hAnsi="ScaGoudy"/>
      <w:i/>
      <w:iCs/>
      <w:sz w:val="24"/>
      <w:szCs w:val="24"/>
    </w:rPr>
  </w:style>
  <w:style w:type="paragraph" w:customStyle="1" w:styleId="level-3">
    <w:name w:val="level-3"/>
    <w:uiPriority w:val="99"/>
    <w:pPr>
      <w:widowControl w:val="0"/>
      <w:autoSpaceDE w:val="0"/>
      <w:autoSpaceDN w:val="0"/>
      <w:adjustRightInd w:val="0"/>
      <w:spacing w:before="288" w:after="144" w:line="240" w:lineRule="auto"/>
      <w:ind w:firstLine="170"/>
      <w:jc w:val="center"/>
    </w:pPr>
    <w:rPr>
      <w:rFonts w:ascii="Rama-Palatino" w:hAnsi="Rama-Palatino" w:cs="Rama-Palatino"/>
      <w:color w:val="000000"/>
      <w:sz w:val="30"/>
      <w:szCs w:val="30"/>
    </w:rPr>
  </w:style>
  <w:style w:type="paragraph" w:customStyle="1" w:styleId="Level3">
    <w:name w:val="Level_3"/>
    <w:uiPriority w:val="99"/>
    <w:pPr>
      <w:widowControl w:val="0"/>
      <w:autoSpaceDE w:val="0"/>
      <w:autoSpaceDN w:val="0"/>
      <w:adjustRightInd w:val="0"/>
      <w:spacing w:after="0" w:line="240" w:lineRule="auto"/>
    </w:pPr>
    <w:rPr>
      <w:rFonts w:ascii="ScaGoudy" w:hAnsi="ScaGoudy"/>
      <w:i/>
      <w:iCs/>
      <w:sz w:val="20"/>
      <w:szCs w:val="20"/>
    </w:rPr>
  </w:style>
  <w:style w:type="paragraph" w:customStyle="1" w:styleId="Level-4">
    <w:name w:val="Level-4"/>
    <w:uiPriority w:val="99"/>
    <w:pPr>
      <w:widowControl w:val="0"/>
      <w:autoSpaceDE w:val="0"/>
      <w:autoSpaceDN w:val="0"/>
      <w:adjustRightInd w:val="0"/>
      <w:spacing w:before="113" w:after="113" w:line="240" w:lineRule="auto"/>
      <w:jc w:val="center"/>
    </w:pPr>
    <w:rPr>
      <w:rFonts w:ascii="Rama-Palatino" w:hAnsi="Rama-Palatino" w:cs="Rama-Palatino"/>
      <w:b/>
      <w:bCs/>
    </w:rPr>
  </w:style>
  <w:style w:type="paragraph" w:customStyle="1" w:styleId="Level-5">
    <w:name w:val="Level-5"/>
    <w:uiPriority w:val="99"/>
    <w:pPr>
      <w:widowControl w:val="0"/>
      <w:autoSpaceDE w:val="0"/>
      <w:autoSpaceDN w:val="0"/>
      <w:adjustRightInd w:val="0"/>
      <w:spacing w:after="0" w:line="255" w:lineRule="auto"/>
      <w:ind w:firstLine="173"/>
      <w:jc w:val="center"/>
    </w:pPr>
    <w:rPr>
      <w:rFonts w:ascii="Rama-Palatino" w:hAnsi="Rama-Palatino" w:cs="Rama-Palatino"/>
      <w:b/>
      <w:bCs/>
      <w:color w:val="000000"/>
    </w:rPr>
  </w:style>
  <w:style w:type="paragraph" w:customStyle="1" w:styleId="levil">
    <w:name w:val="levil"/>
    <w:uiPriority w:val="99"/>
    <w:pPr>
      <w:widowControl w:val="0"/>
      <w:autoSpaceDE w:val="0"/>
      <w:autoSpaceDN w:val="0"/>
      <w:adjustRightInd w:val="0"/>
      <w:spacing w:after="0" w:line="240" w:lineRule="auto"/>
      <w:ind w:left="567"/>
      <w:jc w:val="both"/>
    </w:pPr>
    <w:rPr>
      <w:rFonts w:ascii="SnellBT Sanskrit" w:hAnsi="SnellBT Sanskrit" w:cs="SnellBT Sanskrit"/>
      <w:sz w:val="24"/>
      <w:szCs w:val="24"/>
    </w:rPr>
  </w:style>
  <w:style w:type="paragraph" w:styleId="List">
    <w:name w:val="List"/>
    <w:basedOn w:val="Normal"/>
    <w:uiPriority w:val="99"/>
    <w:pPr>
      <w:spacing w:before="180" w:after="180"/>
      <w:ind w:left="720" w:firstLine="0"/>
    </w:pPr>
    <w:rPr>
      <w:rFonts w:ascii="Times New Roman" w:hAnsi="Times New Roman" w:cs="Times New Roman"/>
      <w:color w:val="auto"/>
      <w:sz w:val="24"/>
      <w:szCs w:val="24"/>
    </w:rPr>
  </w:style>
  <w:style w:type="paragraph" w:customStyle="1" w:styleId="List1">
    <w:name w:val="List 1"/>
    <w:uiPriority w:val="99"/>
    <w:pPr>
      <w:widowControl w:val="0"/>
      <w:tabs>
        <w:tab w:val="left" w:pos="720"/>
        <w:tab w:val="left" w:pos="1080"/>
        <w:tab w:val="left" w:pos="1440"/>
        <w:tab w:val="left" w:pos="1800"/>
        <w:tab w:val="left" w:pos="2160"/>
        <w:tab w:val="left" w:pos="2520"/>
        <w:tab w:val="left" w:pos="2880"/>
      </w:tabs>
      <w:autoSpaceDE w:val="0"/>
      <w:autoSpaceDN w:val="0"/>
      <w:adjustRightInd w:val="0"/>
      <w:spacing w:before="101" w:after="0" w:line="240" w:lineRule="auto"/>
      <w:ind w:left="749" w:hanging="360"/>
    </w:pPr>
    <w:rPr>
      <w:rFonts w:ascii="ScaGoudy" w:hAnsi="ScaGoudy"/>
      <w:color w:val="000000"/>
      <w:sz w:val="24"/>
      <w:szCs w:val="24"/>
    </w:rPr>
  </w:style>
  <w:style w:type="paragraph" w:styleId="List2">
    <w:name w:val="List 2"/>
    <w:basedOn w:val="Normal"/>
    <w:uiPriority w:val="99"/>
    <w:pPr>
      <w:tabs>
        <w:tab w:val="left" w:pos="900"/>
        <w:tab w:val="left" w:pos="1080"/>
        <w:tab w:val="left" w:pos="1440"/>
        <w:tab w:val="left" w:pos="1800"/>
        <w:tab w:val="left" w:pos="2160"/>
        <w:tab w:val="left" w:pos="2520"/>
        <w:tab w:val="left" w:pos="2880"/>
      </w:tabs>
      <w:spacing w:before="72" w:after="0"/>
      <w:ind w:left="900" w:hanging="360"/>
    </w:pPr>
    <w:rPr>
      <w:rFonts w:ascii="Times New Roman" w:hAnsi="Times New Roman" w:cs="Times New Roman"/>
      <w:sz w:val="22"/>
      <w:szCs w:val="22"/>
    </w:rPr>
  </w:style>
  <w:style w:type="paragraph" w:styleId="List3">
    <w:name w:val="List 3"/>
    <w:basedOn w:val="Normal"/>
    <w:uiPriority w:val="99"/>
    <w:pPr>
      <w:tabs>
        <w:tab w:val="left" w:pos="1260"/>
        <w:tab w:val="left" w:pos="1440"/>
        <w:tab w:val="left" w:pos="1800"/>
        <w:tab w:val="left" w:pos="2160"/>
        <w:tab w:val="left" w:pos="2520"/>
        <w:tab w:val="left" w:pos="2880"/>
      </w:tabs>
      <w:spacing w:before="58" w:after="0"/>
      <w:ind w:left="1260" w:hanging="360"/>
    </w:pPr>
    <w:rPr>
      <w:rFonts w:ascii="Times New Roman" w:hAnsi="Times New Roman" w:cs="Times New Roman"/>
      <w:sz w:val="22"/>
      <w:szCs w:val="22"/>
    </w:rPr>
  </w:style>
  <w:style w:type="paragraph" w:styleId="List4">
    <w:name w:val="List 4"/>
    <w:basedOn w:val="Normal"/>
    <w:uiPriority w:val="99"/>
    <w:pPr>
      <w:spacing w:before="0" w:after="0"/>
      <w:ind w:left="1440" w:hanging="360"/>
    </w:pPr>
    <w:rPr>
      <w:rFonts w:ascii="Tamal" w:hAnsi="Tamal" w:cs="Tamal"/>
      <w:color w:val="auto"/>
      <w:sz w:val="24"/>
      <w:szCs w:val="24"/>
    </w:rPr>
  </w:style>
  <w:style w:type="paragraph" w:styleId="List5">
    <w:name w:val="List 5"/>
    <w:basedOn w:val="Normal"/>
    <w:uiPriority w:val="99"/>
    <w:pPr>
      <w:spacing w:before="0" w:after="0"/>
      <w:ind w:left="1800" w:hanging="360"/>
    </w:pPr>
    <w:rPr>
      <w:rFonts w:ascii="Tamal" w:hAnsi="Tamal" w:cs="Tamal"/>
      <w:color w:val="auto"/>
      <w:sz w:val="24"/>
      <w:szCs w:val="24"/>
    </w:rPr>
  </w:style>
  <w:style w:type="paragraph" w:customStyle="1" w:styleId="listbooks">
    <w:name w:val="list books"/>
    <w:uiPriority w:val="99"/>
    <w:pPr>
      <w:widowControl w:val="0"/>
      <w:autoSpaceDE w:val="0"/>
      <w:autoSpaceDN w:val="0"/>
      <w:adjustRightInd w:val="0"/>
      <w:spacing w:after="0" w:line="240" w:lineRule="auto"/>
      <w:ind w:left="720" w:hanging="720"/>
    </w:pPr>
    <w:rPr>
      <w:rFonts w:ascii="ScaGoudy" w:hAnsi="ScaGoudy"/>
      <w:sz w:val="24"/>
      <w:szCs w:val="24"/>
    </w:rPr>
  </w:style>
  <w:style w:type="paragraph" w:styleId="ListBullet">
    <w:name w:val="List Bullet"/>
    <w:basedOn w:val="Normal"/>
    <w:uiPriority w:val="99"/>
    <w:pPr>
      <w:tabs>
        <w:tab w:val="left" w:pos="360"/>
      </w:tabs>
      <w:spacing w:before="0" w:after="0"/>
      <w:ind w:left="360" w:hanging="360"/>
    </w:pPr>
    <w:rPr>
      <w:rFonts w:ascii="Times" w:hAnsi="Times" w:cs="Times"/>
      <w:color w:val="auto"/>
      <w:sz w:val="24"/>
      <w:szCs w:val="24"/>
    </w:rPr>
  </w:style>
  <w:style w:type="paragraph" w:styleId="ListBullet2">
    <w:name w:val="List Bullet 2"/>
    <w:basedOn w:val="Normal"/>
    <w:uiPriority w:val="99"/>
    <w:pPr>
      <w:tabs>
        <w:tab w:val="left" w:pos="720"/>
      </w:tabs>
      <w:spacing w:before="0" w:after="0"/>
      <w:ind w:left="720" w:hanging="360"/>
    </w:pPr>
    <w:rPr>
      <w:rFonts w:ascii="Tamal" w:hAnsi="Tamal" w:cs="Tamal"/>
      <w:color w:val="auto"/>
      <w:sz w:val="24"/>
      <w:szCs w:val="24"/>
    </w:rPr>
  </w:style>
  <w:style w:type="paragraph" w:styleId="ListBullet3">
    <w:name w:val="List Bullet 3"/>
    <w:basedOn w:val="Normal"/>
    <w:uiPriority w:val="99"/>
    <w:pPr>
      <w:tabs>
        <w:tab w:val="left" w:pos="1080"/>
      </w:tabs>
      <w:spacing w:before="0" w:after="0"/>
      <w:ind w:left="1080" w:hanging="360"/>
    </w:pPr>
    <w:rPr>
      <w:rFonts w:ascii="Tamal" w:hAnsi="Tamal" w:cs="Tamal"/>
      <w:color w:val="auto"/>
      <w:sz w:val="24"/>
      <w:szCs w:val="24"/>
    </w:rPr>
  </w:style>
  <w:style w:type="paragraph" w:styleId="ListBullet4">
    <w:name w:val="List Bullet 4"/>
    <w:basedOn w:val="Normal"/>
    <w:uiPriority w:val="99"/>
    <w:pPr>
      <w:tabs>
        <w:tab w:val="left" w:pos="1440"/>
      </w:tabs>
      <w:spacing w:before="0" w:after="0"/>
      <w:ind w:left="1440" w:hanging="360"/>
    </w:pPr>
    <w:rPr>
      <w:rFonts w:ascii="Tamal" w:hAnsi="Tamal" w:cs="Tamal"/>
      <w:color w:val="auto"/>
      <w:sz w:val="24"/>
      <w:szCs w:val="24"/>
    </w:rPr>
  </w:style>
  <w:style w:type="paragraph" w:styleId="ListBullet5">
    <w:name w:val="List Bullet 5"/>
    <w:basedOn w:val="Normal"/>
    <w:uiPriority w:val="99"/>
    <w:pPr>
      <w:tabs>
        <w:tab w:val="left" w:pos="1800"/>
      </w:tabs>
      <w:spacing w:before="0" w:after="0"/>
      <w:ind w:left="1800" w:hanging="360"/>
    </w:pPr>
    <w:rPr>
      <w:rFonts w:ascii="Tamal" w:hAnsi="Tamal" w:cs="Tamal"/>
      <w:color w:val="auto"/>
      <w:sz w:val="24"/>
      <w:szCs w:val="24"/>
    </w:rPr>
  </w:style>
  <w:style w:type="paragraph" w:styleId="ListContinue">
    <w:name w:val="List Continue"/>
    <w:basedOn w:val="Normal"/>
    <w:uiPriority w:val="99"/>
    <w:pPr>
      <w:spacing w:before="0" w:after="120"/>
      <w:ind w:left="360" w:firstLine="288"/>
    </w:pPr>
    <w:rPr>
      <w:rFonts w:ascii="Tamal" w:hAnsi="Tamal" w:cs="Tamal"/>
      <w:color w:val="auto"/>
      <w:sz w:val="24"/>
      <w:szCs w:val="24"/>
    </w:rPr>
  </w:style>
  <w:style w:type="paragraph" w:styleId="ListContinue2">
    <w:name w:val="List Continue 2"/>
    <w:basedOn w:val="Normal"/>
    <w:uiPriority w:val="99"/>
    <w:pPr>
      <w:spacing w:before="0" w:after="120"/>
      <w:ind w:left="720" w:firstLine="288"/>
    </w:pPr>
    <w:rPr>
      <w:rFonts w:ascii="Tamal" w:hAnsi="Tamal" w:cs="Tamal"/>
      <w:color w:val="auto"/>
      <w:sz w:val="24"/>
      <w:szCs w:val="24"/>
    </w:rPr>
  </w:style>
  <w:style w:type="paragraph" w:styleId="ListContinue3">
    <w:name w:val="List Continue 3"/>
    <w:basedOn w:val="Normal"/>
    <w:uiPriority w:val="99"/>
    <w:pPr>
      <w:spacing w:before="0" w:after="120"/>
      <w:ind w:left="1080" w:firstLine="288"/>
    </w:pPr>
    <w:rPr>
      <w:rFonts w:ascii="Tamal" w:hAnsi="Tamal" w:cs="Tamal"/>
      <w:color w:val="auto"/>
      <w:sz w:val="24"/>
      <w:szCs w:val="24"/>
    </w:rPr>
  </w:style>
  <w:style w:type="paragraph" w:styleId="ListContinue4">
    <w:name w:val="List Continue 4"/>
    <w:basedOn w:val="Normal"/>
    <w:uiPriority w:val="99"/>
    <w:pPr>
      <w:spacing w:before="0" w:after="120"/>
      <w:ind w:left="1440" w:firstLine="288"/>
    </w:pPr>
    <w:rPr>
      <w:rFonts w:ascii="Tamal" w:hAnsi="Tamal" w:cs="Tamal"/>
      <w:color w:val="auto"/>
      <w:sz w:val="24"/>
      <w:szCs w:val="24"/>
    </w:rPr>
  </w:style>
  <w:style w:type="paragraph" w:styleId="ListContinue5">
    <w:name w:val="List Continue 5"/>
    <w:basedOn w:val="Normal"/>
    <w:uiPriority w:val="99"/>
    <w:pPr>
      <w:spacing w:before="0" w:after="120"/>
      <w:ind w:left="1800" w:firstLine="288"/>
    </w:pPr>
    <w:rPr>
      <w:rFonts w:ascii="Tamal" w:hAnsi="Tamal" w:cs="Tamal"/>
      <w:color w:val="auto"/>
      <w:sz w:val="24"/>
      <w:szCs w:val="24"/>
    </w:rPr>
  </w:style>
  <w:style w:type="paragraph" w:customStyle="1" w:styleId="ListCursive">
    <w:name w:val="List Cursive"/>
    <w:uiPriority w:val="99"/>
    <w:pPr>
      <w:widowControl w:val="0"/>
      <w:tabs>
        <w:tab w:val="left" w:pos="259"/>
        <w:tab w:val="left" w:pos="360"/>
      </w:tabs>
      <w:autoSpaceDE w:val="0"/>
      <w:autoSpaceDN w:val="0"/>
      <w:adjustRightInd w:val="0"/>
      <w:spacing w:before="180" w:after="180" w:line="240" w:lineRule="auto"/>
      <w:ind w:left="720"/>
    </w:pPr>
    <w:rPr>
      <w:rFonts w:ascii="ScaGoudy" w:hAnsi="ScaGoudy"/>
      <w:i/>
      <w:iCs/>
      <w:sz w:val="24"/>
      <w:szCs w:val="24"/>
    </w:rPr>
  </w:style>
  <w:style w:type="paragraph" w:customStyle="1" w:styleId="Listinverted">
    <w:name w:val="List inverted"/>
    <w:uiPriority w:val="99"/>
    <w:pPr>
      <w:widowControl w:val="0"/>
      <w:autoSpaceDE w:val="0"/>
      <w:autoSpaceDN w:val="0"/>
      <w:adjustRightInd w:val="0"/>
      <w:spacing w:before="101" w:after="180" w:line="240" w:lineRule="auto"/>
      <w:ind w:left="720" w:hanging="331"/>
    </w:pPr>
    <w:rPr>
      <w:rFonts w:ascii="ScaGoudy" w:hAnsi="ScaGoudy"/>
      <w:sz w:val="24"/>
      <w:szCs w:val="24"/>
    </w:rPr>
  </w:style>
  <w:style w:type="paragraph" w:styleId="ListNumber">
    <w:name w:val="List Number"/>
    <w:basedOn w:val="Normal"/>
    <w:uiPriority w:val="99"/>
    <w:pPr>
      <w:tabs>
        <w:tab w:val="left" w:pos="360"/>
      </w:tabs>
      <w:spacing w:before="0" w:after="0"/>
      <w:ind w:left="360" w:hanging="360"/>
    </w:pPr>
    <w:rPr>
      <w:rFonts w:ascii="Tamal" w:hAnsi="Tamal" w:cs="Tamal"/>
      <w:color w:val="auto"/>
      <w:sz w:val="24"/>
      <w:szCs w:val="24"/>
    </w:rPr>
  </w:style>
  <w:style w:type="paragraph" w:styleId="ListNumber2">
    <w:name w:val="List Number 2"/>
    <w:basedOn w:val="Normal"/>
    <w:uiPriority w:val="99"/>
    <w:pPr>
      <w:tabs>
        <w:tab w:val="left" w:pos="720"/>
      </w:tabs>
      <w:spacing w:before="0" w:after="0"/>
      <w:ind w:left="720" w:hanging="360"/>
    </w:pPr>
    <w:rPr>
      <w:rFonts w:ascii="Tamal" w:hAnsi="Tamal" w:cs="Tamal"/>
      <w:color w:val="auto"/>
      <w:sz w:val="24"/>
      <w:szCs w:val="24"/>
    </w:rPr>
  </w:style>
  <w:style w:type="paragraph" w:styleId="ListNumber3">
    <w:name w:val="List Number 3"/>
    <w:basedOn w:val="Normal"/>
    <w:uiPriority w:val="99"/>
    <w:pPr>
      <w:tabs>
        <w:tab w:val="left" w:pos="1080"/>
      </w:tabs>
      <w:spacing w:before="0" w:after="0"/>
      <w:ind w:left="1080" w:hanging="360"/>
    </w:pPr>
    <w:rPr>
      <w:rFonts w:ascii="Tamal" w:hAnsi="Tamal" w:cs="Tamal"/>
      <w:color w:val="auto"/>
      <w:sz w:val="24"/>
      <w:szCs w:val="24"/>
    </w:rPr>
  </w:style>
  <w:style w:type="paragraph" w:styleId="ListNumber4">
    <w:name w:val="List Number 4"/>
    <w:basedOn w:val="Normal"/>
    <w:uiPriority w:val="99"/>
    <w:pPr>
      <w:tabs>
        <w:tab w:val="left" w:pos="1440"/>
      </w:tabs>
      <w:spacing w:before="0" w:after="0"/>
      <w:ind w:left="1440" w:hanging="360"/>
    </w:pPr>
    <w:rPr>
      <w:rFonts w:cstheme="minorBidi"/>
      <w:color w:val="auto"/>
      <w:sz w:val="24"/>
      <w:szCs w:val="24"/>
    </w:rPr>
  </w:style>
  <w:style w:type="paragraph" w:styleId="ListNumber5">
    <w:name w:val="List Number 5"/>
    <w:basedOn w:val="Normal"/>
    <w:uiPriority w:val="99"/>
    <w:pPr>
      <w:tabs>
        <w:tab w:val="left" w:pos="1800"/>
      </w:tabs>
      <w:spacing w:before="0" w:after="0"/>
      <w:ind w:left="1800" w:hanging="360"/>
    </w:pPr>
    <w:rPr>
      <w:rFonts w:ascii="Tamal" w:hAnsi="Tamal" w:cs="Tamal"/>
      <w:color w:val="auto"/>
      <w:sz w:val="24"/>
      <w:szCs w:val="24"/>
    </w:rPr>
  </w:style>
  <w:style w:type="paragraph" w:styleId="ListParagraph">
    <w:name w:val="List Paragraph"/>
    <w:basedOn w:val="Normal"/>
    <w:uiPriority w:val="99"/>
    <w:qFormat/>
    <w:pPr>
      <w:spacing w:before="0" w:after="200" w:line="275" w:lineRule="auto"/>
      <w:ind w:left="720" w:firstLine="0"/>
    </w:pPr>
    <w:rPr>
      <w:rFonts w:ascii="Calibri" w:hAnsi="Calibri" w:cs="Calibri"/>
      <w:color w:val="auto"/>
      <w:sz w:val="22"/>
      <w:szCs w:val="22"/>
    </w:rPr>
  </w:style>
  <w:style w:type="paragraph" w:customStyle="1" w:styleId="Lists">
    <w:name w:val="Lists"/>
    <w:uiPriority w:val="99"/>
    <w:pPr>
      <w:widowControl w:val="0"/>
      <w:autoSpaceDE w:val="0"/>
      <w:autoSpaceDN w:val="0"/>
      <w:adjustRightInd w:val="0"/>
      <w:spacing w:after="0" w:line="240" w:lineRule="auto"/>
      <w:ind w:left="426" w:hanging="284"/>
      <w:jc w:val="both"/>
    </w:pPr>
    <w:rPr>
      <w:rFonts w:ascii="Tamal" w:hAnsi="Tamal" w:cs="Tamal"/>
      <w:sz w:val="20"/>
      <w:szCs w:val="20"/>
    </w:rPr>
  </w:style>
  <w:style w:type="paragraph" w:customStyle="1" w:styleId="List-upfront">
    <w:name w:val="List - # upfront"/>
    <w:uiPriority w:val="99"/>
    <w:pPr>
      <w:widowControl w:val="0"/>
      <w:autoSpaceDE w:val="0"/>
      <w:autoSpaceDN w:val="0"/>
      <w:adjustRightInd w:val="0"/>
      <w:spacing w:before="180" w:after="0" w:line="240" w:lineRule="auto"/>
      <w:ind w:left="720" w:hanging="504"/>
    </w:pPr>
    <w:rPr>
      <w:rFonts w:ascii="ScaGoudy" w:hAnsi="ScaGoudy"/>
      <w:sz w:val="24"/>
      <w:szCs w:val="24"/>
    </w:rPr>
  </w:style>
  <w:style w:type="paragraph" w:customStyle="1" w:styleId="lobverse">
    <w:name w:val="lobverse"/>
    <w:uiPriority w:val="99"/>
    <w:pPr>
      <w:widowControl w:val="0"/>
      <w:autoSpaceDE w:val="0"/>
      <w:autoSpaceDN w:val="0"/>
      <w:adjustRightInd w:val="0"/>
      <w:spacing w:before="180" w:after="180" w:line="240" w:lineRule="auto"/>
      <w:ind w:left="2520" w:right="2520" w:firstLine="180"/>
    </w:pPr>
    <w:rPr>
      <w:rFonts w:ascii="Tamal" w:hAnsi="Tamal" w:cs="Tamal"/>
      <w:i/>
      <w:iCs/>
      <w:color w:val="000000"/>
      <w:sz w:val="24"/>
      <w:szCs w:val="24"/>
    </w:rPr>
  </w:style>
  <w:style w:type="paragraph" w:customStyle="1" w:styleId="Lodytext">
    <w:name w:val="Lody text"/>
    <w:uiPriority w:val="99"/>
    <w:pPr>
      <w:widowControl w:val="0"/>
      <w:tabs>
        <w:tab w:val="left" w:pos="180"/>
        <w:tab w:val="left" w:pos="360"/>
      </w:tabs>
      <w:autoSpaceDE w:val="0"/>
      <w:autoSpaceDN w:val="0"/>
      <w:adjustRightInd w:val="0"/>
      <w:spacing w:before="72" w:after="0" w:line="240" w:lineRule="auto"/>
      <w:jc w:val="both"/>
    </w:pPr>
    <w:rPr>
      <w:rFonts w:ascii="ScaGoudy" w:hAnsi="ScaGoudy"/>
      <w:color w:val="000000"/>
      <w:sz w:val="20"/>
      <w:szCs w:val="20"/>
    </w:rPr>
  </w:style>
  <w:style w:type="paragraph" w:customStyle="1" w:styleId="long">
    <w:name w:val="long"/>
    <w:uiPriority w:val="99"/>
    <w:pPr>
      <w:widowControl w:val="0"/>
      <w:autoSpaceDE w:val="0"/>
      <w:autoSpaceDN w:val="0"/>
      <w:adjustRightInd w:val="0"/>
      <w:spacing w:before="240" w:after="0" w:line="240" w:lineRule="auto"/>
      <w:ind w:left="1440" w:hanging="288"/>
    </w:pPr>
    <w:rPr>
      <w:rFonts w:ascii="Drona" w:hAnsi="Drona" w:cs="Drona"/>
      <w:i/>
      <w:iCs/>
      <w:sz w:val="24"/>
      <w:szCs w:val="24"/>
    </w:rPr>
  </w:style>
  <w:style w:type="paragraph" w:customStyle="1" w:styleId="longb">
    <w:name w:val="longb"/>
    <w:uiPriority w:val="99"/>
    <w:pPr>
      <w:widowControl w:val="0"/>
      <w:autoSpaceDE w:val="0"/>
      <w:autoSpaceDN w:val="0"/>
      <w:adjustRightInd w:val="0"/>
      <w:spacing w:after="240" w:line="240" w:lineRule="auto"/>
      <w:ind w:left="1440" w:hanging="288"/>
    </w:pPr>
    <w:rPr>
      <w:rFonts w:ascii="Drona" w:hAnsi="Drona" w:cs="Drona"/>
      <w:i/>
      <w:iCs/>
      <w:sz w:val="24"/>
      <w:szCs w:val="24"/>
    </w:rPr>
  </w:style>
  <w:style w:type="paragraph" w:customStyle="1" w:styleId="LongVerse">
    <w:name w:val="Long Verse"/>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187" w:hanging="187"/>
    </w:pPr>
    <w:rPr>
      <w:rFonts w:ascii="Sanskrit-Times" w:hAnsi="Sanskrit-Times" w:cs="Sanskrit-Times"/>
      <w:i/>
      <w:iCs/>
      <w:sz w:val="20"/>
      <w:szCs w:val="20"/>
    </w:rPr>
  </w:style>
  <w:style w:type="paragraph" w:customStyle="1" w:styleId="LSNAWP0">
    <w:name w:val="LSNAWP0"/>
    <w:uiPriority w:val="99"/>
    <w:pPr>
      <w:widowControl w:val="0"/>
      <w:autoSpaceDE w:val="0"/>
      <w:autoSpaceDN w:val="0"/>
      <w:adjustRightInd w:val="0"/>
      <w:spacing w:after="0" w:line="240" w:lineRule="auto"/>
    </w:pPr>
    <w:rPr>
      <w:rFonts w:ascii="Rama Garamond Plus" w:hAnsi="Rama Garamond Plus" w:cs="Rama Garamond Plus"/>
      <w:sz w:val="24"/>
      <w:szCs w:val="24"/>
    </w:rPr>
  </w:style>
  <w:style w:type="paragraph" w:customStyle="1" w:styleId="lucida">
    <w:name w:val="lucida"/>
    <w:uiPriority w:val="99"/>
    <w:pPr>
      <w:widowControl w:val="0"/>
      <w:autoSpaceDE w:val="0"/>
      <w:autoSpaceDN w:val="0"/>
      <w:adjustRightInd w:val="0"/>
      <w:spacing w:after="0" w:line="240" w:lineRule="auto"/>
      <w:ind w:firstLine="288"/>
    </w:pPr>
    <w:rPr>
      <w:rFonts w:ascii="Tamal" w:hAnsi="Tamal" w:cs="Tamal"/>
      <w:sz w:val="24"/>
      <w:szCs w:val="24"/>
    </w:rPr>
  </w:style>
  <w:style w:type="paragraph" w:styleId="MacroText">
    <w:name w:val="macro"/>
    <w:link w:val="MacroTextChar"/>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after="0" w:line="240" w:lineRule="auto"/>
      <w:ind w:firstLine="288"/>
    </w:pPr>
    <w:rPr>
      <w:rFonts w:ascii="Courier New" w:hAnsi="Courier New" w:cs="Courier New"/>
      <w:sz w:val="20"/>
      <w:szCs w:val="20"/>
    </w:rPr>
  </w:style>
  <w:style w:type="character" w:customStyle="1" w:styleId="MacroTextChar">
    <w:name w:val="Macro Text Char"/>
    <w:basedOn w:val="DefaultParagraphFont"/>
    <w:link w:val="MacroText"/>
    <w:uiPriority w:val="99"/>
    <w:rPr>
      <w:rFonts w:ascii="Courier New" w:hAnsi="Courier New" w:cs="Courier New"/>
      <w:color w:val="000000"/>
      <w:sz w:val="20"/>
      <w:szCs w:val="20"/>
    </w:rPr>
  </w:style>
  <w:style w:type="paragraph" w:customStyle="1" w:styleId="Mahamantra">
    <w:name w:val="Mahamantra"/>
    <w:uiPriority w:val="99"/>
    <w:pPr>
      <w:widowControl w:val="0"/>
      <w:autoSpaceDE w:val="0"/>
      <w:autoSpaceDN w:val="0"/>
      <w:adjustRightInd w:val="0"/>
      <w:spacing w:before="180" w:after="180" w:line="240" w:lineRule="auto"/>
      <w:jc w:val="center"/>
    </w:pPr>
    <w:rPr>
      <w:rFonts w:ascii="ScaGoudy" w:hAnsi="ScaGoudy"/>
      <w:sz w:val="24"/>
      <w:szCs w:val="24"/>
    </w:rPr>
  </w:style>
  <w:style w:type="paragraph" w:customStyle="1" w:styleId="Mahamantra3">
    <w:name w:val="Mahamantra3"/>
    <w:uiPriority w:val="99"/>
    <w:pPr>
      <w:widowControl w:val="0"/>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MahaMantra0">
    <w:name w:val="Maha Mantra"/>
    <w:uiPriority w:val="99"/>
    <w:pPr>
      <w:keepLines/>
      <w:widowControl w:val="0"/>
      <w:autoSpaceDE w:val="0"/>
      <w:autoSpaceDN w:val="0"/>
      <w:adjustRightInd w:val="0"/>
      <w:spacing w:before="113" w:after="113" w:line="240" w:lineRule="auto"/>
      <w:jc w:val="center"/>
    </w:pPr>
    <w:rPr>
      <w:rFonts w:ascii="Sanskrit-Palatino" w:hAnsi="Sanskrit-Palatino" w:cs="Sanskrit-Palatino"/>
      <w:i/>
      <w:iCs/>
    </w:rPr>
  </w:style>
  <w:style w:type="paragraph" w:customStyle="1" w:styleId="Mahamantra1">
    <w:name w:val="Mahamantra1"/>
    <w:uiPriority w:val="99"/>
    <w:pPr>
      <w:widowControl w:val="0"/>
      <w:autoSpaceDE w:val="0"/>
      <w:autoSpaceDN w:val="0"/>
      <w:adjustRightInd w:val="0"/>
      <w:spacing w:before="180" w:after="180" w:line="240" w:lineRule="auto"/>
      <w:jc w:val="center"/>
    </w:pPr>
    <w:rPr>
      <w:rFonts w:ascii="ScaGoudy" w:hAnsi="ScaGoudy"/>
      <w:color w:val="000000"/>
      <w:sz w:val="24"/>
      <w:szCs w:val="24"/>
    </w:rPr>
  </w:style>
  <w:style w:type="paragraph" w:customStyle="1" w:styleId="Mahamantra2">
    <w:name w:val="Mahamantra2"/>
    <w:uiPriority w:val="99"/>
    <w:pPr>
      <w:widowControl w:val="0"/>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Mainhead">
    <w:name w:val="Mainhead"/>
    <w:uiPriority w:val="99"/>
    <w:pPr>
      <w:widowControl w:val="0"/>
      <w:autoSpaceDE w:val="0"/>
      <w:autoSpaceDN w:val="0"/>
      <w:adjustRightInd w:val="0"/>
      <w:spacing w:after="0" w:line="240" w:lineRule="auto"/>
      <w:jc w:val="center"/>
    </w:pPr>
    <w:rPr>
      <w:rFonts w:ascii="Matura MT Script Capitals" w:hAnsi="Matura MT Script Capitals" w:cs="Matura MT Script Capitals"/>
      <w:b/>
      <w:bCs/>
      <w:color w:val="000000"/>
      <w:sz w:val="60"/>
      <w:szCs w:val="60"/>
    </w:rPr>
  </w:style>
  <w:style w:type="paragraph" w:customStyle="1" w:styleId="mainheading">
    <w:name w:val="main heading"/>
    <w:uiPriority w:val="99"/>
    <w:pPr>
      <w:widowControl w:val="0"/>
      <w:pBdr>
        <w:top w:val="single" w:sz="8" w:space="2" w:color="000000"/>
        <w:left w:val="single" w:sz="8" w:space="2" w:color="000000"/>
        <w:bottom w:val="single" w:sz="8" w:space="2" w:color="000000"/>
        <w:right w:val="single" w:sz="8" w:space="2" w:color="000000"/>
      </w:pBdr>
      <w:shd w:val="solid" w:color="00FFFF" w:fill="auto"/>
      <w:autoSpaceDE w:val="0"/>
      <w:autoSpaceDN w:val="0"/>
      <w:adjustRightInd w:val="0"/>
      <w:spacing w:before="180" w:after="180" w:line="240" w:lineRule="auto"/>
      <w:jc w:val="center"/>
    </w:pPr>
    <w:rPr>
      <w:rFonts w:ascii="ScaGoudy" w:hAnsi="ScaGoudy"/>
      <w:b/>
      <w:bCs/>
      <w:sz w:val="24"/>
      <w:szCs w:val="24"/>
    </w:rPr>
  </w:style>
  <w:style w:type="paragraph" w:customStyle="1" w:styleId="MangalaTransl">
    <w:name w:val="Mangala Transl"/>
    <w:uiPriority w:val="99"/>
    <w:pPr>
      <w:widowControl w:val="0"/>
      <w:autoSpaceDE w:val="0"/>
      <w:autoSpaceDN w:val="0"/>
      <w:adjustRightInd w:val="0"/>
      <w:spacing w:after="0" w:line="240" w:lineRule="auto"/>
    </w:pPr>
    <w:rPr>
      <w:rFonts w:ascii="Rama-Palatino" w:hAnsi="Rama-Palatino" w:cs="Rama-Palatino"/>
      <w:sz w:val="20"/>
      <w:szCs w:val="20"/>
    </w:rPr>
  </w:style>
  <w:style w:type="paragraph" w:customStyle="1" w:styleId="March16">
    <w:name w:val="March 16"/>
    <w:aliases w:val="1967."/>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asterPara">
    <w:name w:val="Master:Para"/>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MDS">
    <w:name w:val="MDS"/>
    <w:uiPriority w:val="99"/>
    <w:pPr>
      <w:widowControl w:val="0"/>
      <w:autoSpaceDE w:val="0"/>
      <w:autoSpaceDN w:val="0"/>
      <w:adjustRightInd w:val="0"/>
      <w:spacing w:after="0" w:line="278" w:lineRule="auto"/>
      <w:jc w:val="both"/>
    </w:pPr>
    <w:rPr>
      <w:rFonts w:ascii="Tamalten" w:hAnsi="Tamalten" w:cs="Tamalten"/>
    </w:rPr>
  </w:style>
  <w:style w:type="paragraph" w:customStyle="1" w:styleId="Menu-FirstItem">
    <w:name w:val="Menu-First Item"/>
    <w:uiPriority w:val="99"/>
    <w:pPr>
      <w:widowControl w:val="0"/>
      <w:pBdr>
        <w:top w:val="single" w:sz="8" w:space="0" w:color="808080"/>
        <w:left w:val="single" w:sz="8" w:space="2"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Header">
    <w:name w:val="Menu Header"/>
    <w:uiPriority w:val="99"/>
    <w:pPr>
      <w:widowControl w:val="0"/>
      <w:pBdr>
        <w:bottom w:val="single" w:sz="8" w:space="2" w:color="0000A0"/>
      </w:pBdr>
      <w:autoSpaceDE w:val="0"/>
      <w:autoSpaceDN w:val="0"/>
      <w:adjustRightInd w:val="0"/>
      <w:spacing w:before="144" w:after="0" w:line="240" w:lineRule="auto"/>
    </w:pPr>
    <w:rPr>
      <w:rFonts w:ascii="Arial" w:hAnsi="Arial" w:cs="Arial"/>
      <w:b/>
      <w:bCs/>
      <w:color w:val="000080"/>
      <w:sz w:val="20"/>
      <w:szCs w:val="20"/>
    </w:rPr>
  </w:style>
  <w:style w:type="paragraph" w:customStyle="1" w:styleId="Menu-LastItem">
    <w:name w:val="Menu-Last Item"/>
    <w:uiPriority w:val="99"/>
    <w:pPr>
      <w:widowControl w:val="0"/>
      <w:pBdr>
        <w:left w:val="single" w:sz="8" w:space="2" w:color="808080"/>
        <w:bottom w:val="single" w:sz="8" w:space="0"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MenuName">
    <w:name w:val="Menu-Menu Name"/>
    <w:uiPriority w:val="99"/>
    <w:pPr>
      <w:widowControl w:val="0"/>
      <w:pBdr>
        <w:top w:val="single" w:sz="8" w:space="0" w:color="808080"/>
        <w:left w:val="single" w:sz="8" w:space="2" w:color="808080"/>
        <w:right w:val="single" w:sz="8" w:space="0" w:color="808080"/>
      </w:pBdr>
      <w:shd w:val="solid" w:color="C0C0C0" w:fill="auto"/>
      <w:tabs>
        <w:tab w:val="decimal" w:pos="3600"/>
      </w:tabs>
      <w:autoSpaceDE w:val="0"/>
      <w:autoSpaceDN w:val="0"/>
      <w:adjustRightInd w:val="0"/>
      <w:spacing w:before="144" w:after="0" w:line="240" w:lineRule="auto"/>
      <w:ind w:left="720"/>
    </w:pPr>
    <w:rPr>
      <w:rFonts w:ascii="Arial" w:hAnsi="Arial" w:cs="Arial"/>
      <w:color w:val="000000"/>
      <w:sz w:val="20"/>
      <w:szCs w:val="20"/>
    </w:rPr>
  </w:style>
  <w:style w:type="paragraph" w:customStyle="1" w:styleId="Menu-NoSeparator">
    <w:name w:val="Menu-No Separator"/>
    <w:uiPriority w:val="99"/>
    <w:pPr>
      <w:widowControl w:val="0"/>
      <w:pBdr>
        <w:left w:val="single" w:sz="8" w:space="2"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SeparatorBelow">
    <w:name w:val="Menu-Separator (Below)"/>
    <w:uiPriority w:val="99"/>
    <w:pPr>
      <w:widowControl w:val="0"/>
      <w:pBdr>
        <w:left w:val="single" w:sz="8" w:space="2" w:color="808080"/>
        <w:bottom w:val="single" w:sz="8" w:space="0"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TopLevel">
    <w:name w:val="Menu-Top Level"/>
    <w:uiPriority w:val="99"/>
    <w:pPr>
      <w:widowControl w:val="0"/>
      <w:pBdr>
        <w:top w:val="single" w:sz="5" w:space="0" w:color="808080"/>
        <w:left w:val="single" w:sz="5" w:space="0" w:color="808080"/>
        <w:bottom w:val="single" w:sz="5" w:space="0" w:color="808080"/>
        <w:right w:val="single" w:sz="5" w:space="0" w:color="808080"/>
      </w:pBdr>
      <w:shd w:val="solid" w:color="C0C0C0" w:fill="auto"/>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s>
      <w:autoSpaceDE w:val="0"/>
      <w:autoSpaceDN w:val="0"/>
      <w:adjustRightInd w:val="0"/>
      <w:spacing w:before="144" w:after="0" w:line="240" w:lineRule="auto"/>
      <w:ind w:left="360"/>
    </w:pPr>
    <w:rPr>
      <w:rFonts w:ascii="MS Sans Serif" w:hAnsi="MS Sans Serif" w:cs="MS Sans Serif"/>
      <w:color w:val="000000"/>
      <w:sz w:val="20"/>
      <w:szCs w:val="20"/>
    </w:rPr>
  </w:style>
  <w:style w:type="paragraph" w:styleId="MessageHeader">
    <w:name w:val="Message Header"/>
    <w:basedOn w:val="Normal"/>
    <w:link w:val="MessageHeaderChar"/>
    <w:uiPriority w:val="99"/>
    <w:pPr>
      <w:pBdr>
        <w:top w:val="single" w:sz="6" w:space="1" w:color="000000"/>
        <w:left w:val="single" w:sz="6" w:space="1" w:color="000000"/>
        <w:bottom w:val="single" w:sz="6" w:space="1" w:color="000000"/>
        <w:right w:val="single" w:sz="6" w:space="1" w:color="000000"/>
      </w:pBdr>
      <w:shd w:val="solid" w:color="CCCCCC" w:fill="auto"/>
      <w:spacing w:before="0" w:after="0"/>
      <w:ind w:left="1080" w:hanging="1080"/>
    </w:pPr>
    <w:rPr>
      <w:rFonts w:ascii="Arial" w:hAnsi="Arial" w:cs="Arial"/>
      <w:color w:val="auto"/>
      <w:sz w:val="24"/>
      <w:szCs w:val="24"/>
    </w:rPr>
  </w:style>
  <w:style w:type="character" w:customStyle="1" w:styleId="MessageHeaderChar">
    <w:name w:val="Message Header Char"/>
    <w:basedOn w:val="DefaultParagraphFont"/>
    <w:link w:val="MessageHeader"/>
    <w:uiPriority w:val="99"/>
    <w:rPr>
      <w:rFonts w:ascii="Times New Roman" w:hAnsi="Times New Roman" w:cs="Times New Roman"/>
      <w:color w:val="000000"/>
    </w:rPr>
  </w:style>
  <w:style w:type="paragraph" w:customStyle="1" w:styleId="MinistryHeadings">
    <w:name w:val="Ministry Headings"/>
    <w:uiPriority w:val="99"/>
    <w:pPr>
      <w:widowControl w:val="0"/>
      <w:autoSpaceDE w:val="0"/>
      <w:autoSpaceDN w:val="0"/>
      <w:adjustRightInd w:val="0"/>
      <w:spacing w:before="120" w:after="120" w:line="240" w:lineRule="auto"/>
      <w:jc w:val="center"/>
    </w:pPr>
    <w:rPr>
      <w:rFonts w:ascii="ScaGoudy" w:hAnsi="ScaGoudy"/>
      <w:b/>
      <w:bCs/>
      <w:color w:val="00FFFF"/>
      <w:sz w:val="40"/>
      <w:szCs w:val="40"/>
    </w:rPr>
  </w:style>
  <w:style w:type="paragraph" w:customStyle="1" w:styleId="Monolg">
    <w:name w:val="Monológ"/>
    <w:uiPriority w:val="99"/>
    <w:pPr>
      <w:widowControl w:val="0"/>
      <w:autoSpaceDE w:val="0"/>
      <w:autoSpaceDN w:val="0"/>
      <w:adjustRightInd w:val="0"/>
      <w:spacing w:after="0" w:line="240" w:lineRule="auto"/>
      <w:ind w:left="567" w:firstLine="227"/>
      <w:jc w:val="both"/>
    </w:pPr>
    <w:rPr>
      <w:rFonts w:ascii="Palatino Sanskrit Hu 2" w:hAnsi="Palatino Sanskrit Hu 2" w:cs="Palatino Sanskrit Hu 2"/>
      <w:sz w:val="20"/>
      <w:szCs w:val="20"/>
    </w:rPr>
  </w:style>
  <w:style w:type="paragraph" w:customStyle="1" w:styleId="Month">
    <w:name w:val="Month"/>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Month3">
    <w:name w:val="Month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onth1">
    <w:name w:val="Month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Month2">
    <w:name w:val="Month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yHeader">
    <w:name w:val="My Header"/>
    <w:uiPriority w:val="99"/>
    <w:pPr>
      <w:widowControl w:val="0"/>
      <w:tabs>
        <w:tab w:val="decimal" w:pos="4536"/>
        <w:tab w:val="decimal" w:pos="9072"/>
      </w:tabs>
      <w:autoSpaceDE w:val="0"/>
      <w:autoSpaceDN w:val="0"/>
      <w:adjustRightInd w:val="0"/>
      <w:spacing w:after="0" w:line="240" w:lineRule="auto"/>
      <w:jc w:val="center"/>
    </w:pPr>
    <w:rPr>
      <w:rFonts w:ascii="Tamal" w:hAnsi="Tamal" w:cs="Tamal"/>
      <w:b/>
      <w:bCs/>
      <w:sz w:val="26"/>
      <w:szCs w:val="26"/>
    </w:rPr>
  </w:style>
  <w:style w:type="paragraph" w:customStyle="1" w:styleId="mypagenumber">
    <w:name w:val="my page number"/>
    <w:uiPriority w:val="99"/>
    <w:pPr>
      <w:widowControl w:val="0"/>
      <w:tabs>
        <w:tab w:val="decimal" w:pos="4536"/>
        <w:tab w:val="decimal" w:pos="9072"/>
      </w:tabs>
      <w:autoSpaceDE w:val="0"/>
      <w:autoSpaceDN w:val="0"/>
      <w:adjustRightInd w:val="0"/>
      <w:spacing w:after="0" w:line="240" w:lineRule="auto"/>
      <w:jc w:val="both"/>
    </w:pPr>
    <w:rPr>
      <w:rFonts w:ascii="Tamal" w:hAnsi="Tamal" w:cs="Tamal"/>
      <w:sz w:val="24"/>
      <w:szCs w:val="24"/>
    </w:rPr>
  </w:style>
  <w:style w:type="paragraph" w:customStyle="1" w:styleId="n">
    <w:name w:val="n"/>
    <w:uiPriority w:val="99"/>
    <w:pPr>
      <w:widowControl w:val="0"/>
      <w:autoSpaceDE w:val="0"/>
      <w:autoSpaceDN w:val="0"/>
      <w:adjustRightInd w:val="0"/>
      <w:spacing w:before="100" w:after="100" w:line="240" w:lineRule="auto"/>
    </w:pPr>
    <w:rPr>
      <w:rFonts w:ascii="Times New Roman" w:hAnsi="Times New Roman" w:cs="Times New Roman"/>
      <w:sz w:val="20"/>
      <w:szCs w:val="20"/>
    </w:rPr>
  </w:style>
  <w:style w:type="paragraph" w:customStyle="1" w:styleId="N0">
    <w:name w:val="?????????????????????????????????????????????????????????????????????????????????????????????????????????????????N?????????????"/>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NewBengali">
    <w:name w:val="New Bengali"/>
    <w:uiPriority w:val="99"/>
    <w:pPr>
      <w:widowControl w:val="0"/>
      <w:autoSpaceDE w:val="0"/>
      <w:autoSpaceDN w:val="0"/>
      <w:adjustRightInd w:val="0"/>
      <w:spacing w:before="113" w:after="113" w:line="240" w:lineRule="auto"/>
      <w:ind w:left="619"/>
    </w:pPr>
    <w:rPr>
      <w:rFonts w:ascii="ScaGoudy" w:hAnsi="ScaGoudy"/>
      <w:i/>
      <w:iCs/>
      <w:color w:val="000000"/>
      <w:sz w:val="18"/>
      <w:szCs w:val="18"/>
    </w:rPr>
  </w:style>
  <w:style w:type="paragraph" w:customStyle="1" w:styleId="NewLetters">
    <w:name w:val="New_Letters_"/>
    <w:uiPriority w:val="99"/>
    <w:pPr>
      <w:widowControl w:val="0"/>
      <w:pBdr>
        <w:top w:val="single" w:sz="30" w:space="7" w:color="800080"/>
        <w:left w:val="single" w:sz="12" w:space="7" w:color="000000"/>
        <w:bottom w:val="single" w:sz="12" w:space="7" w:color="000000"/>
        <w:right w:val="single" w:sz="12" w:space="7" w:color="000000"/>
      </w:pBdr>
      <w:shd w:val="solid" w:color="00FFFF" w:fill="auto"/>
      <w:autoSpaceDE w:val="0"/>
      <w:autoSpaceDN w:val="0"/>
      <w:adjustRightInd w:val="0"/>
      <w:spacing w:after="0" w:line="240" w:lineRule="auto"/>
      <w:ind w:left="360"/>
    </w:pPr>
    <w:rPr>
      <w:rFonts w:ascii="ScaGoudy" w:hAnsi="ScaGoudy"/>
      <w:b/>
      <w:bCs/>
      <w:sz w:val="24"/>
      <w:szCs w:val="24"/>
    </w:rPr>
  </w:style>
  <w:style w:type="paragraph" w:customStyle="1" w:styleId="NewQuote">
    <w:name w:val="New Quote"/>
    <w:uiPriority w:val="99"/>
    <w:pPr>
      <w:widowControl w:val="0"/>
      <w:autoSpaceDE w:val="0"/>
      <w:autoSpaceDN w:val="0"/>
      <w:adjustRightInd w:val="0"/>
      <w:spacing w:after="113" w:line="240" w:lineRule="auto"/>
      <w:ind w:left="173" w:right="173"/>
    </w:pPr>
    <w:rPr>
      <w:rFonts w:ascii="ScaGoudy" w:hAnsi="ScaGoudy"/>
      <w:sz w:val="18"/>
      <w:szCs w:val="18"/>
    </w:rPr>
  </w:style>
  <w:style w:type="paragraph" w:customStyle="1" w:styleId="NewSlokaMed">
    <w:name w:val="New Sloka Med"/>
    <w:uiPriority w:val="99"/>
    <w:pPr>
      <w:widowControl w:val="0"/>
      <w:autoSpaceDE w:val="0"/>
      <w:autoSpaceDN w:val="0"/>
      <w:adjustRightInd w:val="0"/>
      <w:spacing w:before="113" w:after="0" w:line="240" w:lineRule="auto"/>
      <w:ind w:left="907" w:hanging="230"/>
    </w:pPr>
    <w:rPr>
      <w:rFonts w:ascii="ScaGoudy" w:hAnsi="ScaGoudy"/>
      <w:i/>
      <w:iCs/>
      <w:color w:val="000000"/>
      <w:sz w:val="18"/>
      <w:szCs w:val="18"/>
    </w:rPr>
  </w:style>
  <w:style w:type="paragraph" w:customStyle="1" w:styleId="NewSlokaNormal">
    <w:name w:val="New Sloka Normal"/>
    <w:uiPriority w:val="99"/>
    <w:pPr>
      <w:widowControl w:val="0"/>
      <w:autoSpaceDE w:val="0"/>
      <w:autoSpaceDN w:val="0"/>
      <w:adjustRightInd w:val="0"/>
      <w:spacing w:before="113" w:after="113" w:line="240" w:lineRule="auto"/>
      <w:ind w:left="86"/>
    </w:pPr>
    <w:rPr>
      <w:rFonts w:ascii="ScaGoudy" w:hAnsi="ScaGoudy"/>
      <w:i/>
      <w:iCs/>
      <w:sz w:val="18"/>
      <w:szCs w:val="18"/>
    </w:rPr>
  </w:style>
  <w:style w:type="paragraph" w:customStyle="1" w:styleId="Newspaper">
    <w:name w:val="Newspaper"/>
    <w:uiPriority w:val="99"/>
    <w:pPr>
      <w:widowControl w:val="0"/>
      <w:tabs>
        <w:tab w:val="left" w:pos="115"/>
      </w:tabs>
      <w:autoSpaceDE w:val="0"/>
      <w:autoSpaceDN w:val="0"/>
      <w:adjustRightInd w:val="0"/>
      <w:spacing w:after="0" w:line="240" w:lineRule="auto"/>
      <w:ind w:left="1296" w:right="1296"/>
      <w:jc w:val="both"/>
    </w:pPr>
    <w:rPr>
      <w:rFonts w:ascii="Arial" w:hAnsi="Arial" w:cs="Arial"/>
      <w:sz w:val="20"/>
      <w:szCs w:val="20"/>
    </w:rPr>
  </w:style>
  <w:style w:type="paragraph" w:customStyle="1" w:styleId="NewSub">
    <w:name w:val="New Sub"/>
    <w:uiPriority w:val="99"/>
    <w:pPr>
      <w:widowControl w:val="0"/>
      <w:autoSpaceDE w:val="0"/>
      <w:autoSpaceDN w:val="0"/>
      <w:adjustRightInd w:val="0"/>
      <w:spacing w:before="113" w:after="113" w:line="240" w:lineRule="auto"/>
      <w:jc w:val="center"/>
    </w:pPr>
    <w:rPr>
      <w:rFonts w:ascii="ScaGoudy" w:hAnsi="ScaGoudy"/>
      <w:b/>
      <w:bCs/>
      <w:sz w:val="24"/>
      <w:szCs w:val="24"/>
    </w:rPr>
  </w:style>
  <w:style w:type="paragraph" w:customStyle="1" w:styleId="NewTitle">
    <w:name w:val="New Title"/>
    <w:uiPriority w:val="99"/>
    <w:pPr>
      <w:widowControl w:val="0"/>
      <w:autoSpaceDE w:val="0"/>
      <w:autoSpaceDN w:val="0"/>
      <w:adjustRightInd w:val="0"/>
      <w:spacing w:before="240" w:after="60" w:line="240" w:lineRule="auto"/>
      <w:ind w:firstLine="160"/>
      <w:jc w:val="center"/>
    </w:pPr>
    <w:rPr>
      <w:rFonts w:ascii="ScaGoudy" w:hAnsi="ScaGoudy"/>
      <w:b/>
      <w:bCs/>
      <w:color w:val="000000"/>
      <w:sz w:val="32"/>
      <w:szCs w:val="32"/>
    </w:rPr>
  </w:style>
  <w:style w:type="paragraph" w:customStyle="1" w:styleId="NewTranscriptions">
    <w:name w:val="New_Transcriptions"/>
    <w:uiPriority w:val="99"/>
    <w:pPr>
      <w:widowControl w:val="0"/>
      <w:pBdr>
        <w:top w:val="single" w:sz="24" w:space="7" w:color="800080"/>
        <w:left w:val="single" w:sz="2" w:space="7" w:color="000000"/>
        <w:bottom w:val="single" w:sz="2" w:space="7" w:color="000000"/>
        <w:right w:val="single" w:sz="2" w:space="7" w:color="000000"/>
      </w:pBdr>
      <w:shd w:val="solid" w:color="FFFF00" w:fill="auto"/>
      <w:autoSpaceDE w:val="0"/>
      <w:autoSpaceDN w:val="0"/>
      <w:adjustRightInd w:val="0"/>
      <w:spacing w:after="0" w:line="240" w:lineRule="auto"/>
      <w:ind w:left="360"/>
    </w:pPr>
    <w:rPr>
      <w:rFonts w:ascii="ScaGoudy" w:hAnsi="ScaGoudy"/>
      <w:b/>
      <w:bCs/>
      <w:sz w:val="24"/>
      <w:szCs w:val="24"/>
    </w:rPr>
  </w:style>
  <w:style w:type="paragraph" w:customStyle="1" w:styleId="NoIndent">
    <w:name w:val="NoIndent"/>
    <w:uiPriority w:val="99"/>
    <w:pPr>
      <w:widowControl w:val="0"/>
      <w:autoSpaceDE w:val="0"/>
      <w:autoSpaceDN w:val="0"/>
      <w:adjustRightInd w:val="0"/>
      <w:spacing w:after="0" w:line="240" w:lineRule="auto"/>
    </w:pPr>
    <w:rPr>
      <w:rFonts w:ascii="ScaGoudy" w:hAnsi="ScaGoudy"/>
      <w:sz w:val="24"/>
      <w:szCs w:val="24"/>
    </w:rPr>
  </w:style>
  <w:style w:type="paragraph" w:customStyle="1" w:styleId="NoneIcon">
    <w:name w:val="(None)+Icon"/>
    <w:uiPriority w:val="99"/>
    <w:pPr>
      <w:widowControl w:val="0"/>
      <w:tabs>
        <w:tab w:val="left" w:pos="360"/>
      </w:tabs>
      <w:autoSpaceDE w:val="0"/>
      <w:autoSpaceDN w:val="0"/>
      <w:adjustRightInd w:val="0"/>
      <w:spacing w:before="58" w:after="0" w:line="240" w:lineRule="auto"/>
      <w:ind w:left="360" w:hanging="360"/>
    </w:pPr>
    <w:rPr>
      <w:rFonts w:ascii="Tamal" w:hAnsi="Tamal" w:cs="Tamal"/>
    </w:rPr>
  </w:style>
  <w:style w:type="paragraph" w:customStyle="1" w:styleId="Non-formatChinese">
    <w:name w:val="Non-format Chinese"/>
    <w:uiPriority w:val="99"/>
    <w:pPr>
      <w:widowControl w:val="0"/>
      <w:autoSpaceDE w:val="0"/>
      <w:autoSpaceDN w:val="0"/>
      <w:adjustRightInd w:val="0"/>
      <w:spacing w:after="240" w:line="360" w:lineRule="auto"/>
      <w:jc w:val="both"/>
    </w:pPr>
    <w:rPr>
      <w:rFonts w:ascii="Chn JSong SG" w:hAnsi="Chn JSong SG" w:cs="Chn JSong SG"/>
      <w:sz w:val="24"/>
      <w:szCs w:val="24"/>
    </w:rPr>
  </w:style>
  <w:style w:type="paragraph" w:customStyle="1" w:styleId="non-formatpara">
    <w:name w:val="non-format para"/>
    <w:uiPriority w:val="99"/>
    <w:pPr>
      <w:widowControl w:val="0"/>
      <w:autoSpaceDE w:val="0"/>
      <w:autoSpaceDN w:val="0"/>
      <w:adjustRightInd w:val="0"/>
      <w:spacing w:after="0" w:line="360" w:lineRule="auto"/>
      <w:jc w:val="both"/>
    </w:pPr>
    <w:rPr>
      <w:rFonts w:ascii="Tamal" w:hAnsi="Tamal" w:cs="Tamal"/>
      <w:sz w:val="24"/>
      <w:szCs w:val="24"/>
    </w:rPr>
  </w:style>
  <w:style w:type="paragraph" w:customStyle="1" w:styleId="Noparagraphstyle">
    <w:name w:val="[No paragraph style]"/>
    <w:uiPriority w:val="99"/>
    <w:pPr>
      <w:widowControl w:val="0"/>
      <w:autoSpaceDE w:val="0"/>
      <w:autoSpaceDN w:val="0"/>
      <w:adjustRightInd w:val="0"/>
      <w:spacing w:after="0" w:line="285" w:lineRule="auto"/>
    </w:pPr>
    <w:rPr>
      <w:rFonts w:ascii="Rama-Palatino" w:hAnsi="Rama-Palatino" w:cs="Rama-Palatino"/>
      <w:sz w:val="18"/>
      <w:szCs w:val="18"/>
    </w:rPr>
  </w:style>
  <w:style w:type="paragraph" w:customStyle="1" w:styleId="noproof">
    <w:name w:val="noproof"/>
    <w:uiPriority w:val="99"/>
    <w:pPr>
      <w:widowControl w:val="0"/>
      <w:autoSpaceDE w:val="0"/>
      <w:autoSpaceDN w:val="0"/>
      <w:adjustRightInd w:val="0"/>
      <w:spacing w:after="0" w:line="240" w:lineRule="auto"/>
    </w:pPr>
    <w:rPr>
      <w:rFonts w:ascii="Balaram" w:hAnsi="Balaram" w:cs="Balaram"/>
      <w:sz w:val="24"/>
      <w:szCs w:val="24"/>
      <w14:shadow w14:blurRad="50800" w14:dist="38100" w14:dir="2700000" w14:sx="100000" w14:sy="100000" w14:kx="0" w14:ky="0" w14:algn="tl">
        <w14:srgbClr w14:val="000000">
          <w14:alpha w14:val="60000"/>
        </w14:srgbClr>
      </w14:shadow>
    </w:rPr>
  </w:style>
  <w:style w:type="paragraph" w:customStyle="1" w:styleId="noproofing">
    <w:name w:val="noproofing"/>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NormalPara">
    <w:name w:val="Normal: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Normal1">
    <w:name w:val="Normal1"/>
    <w:uiPriority w:val="99"/>
    <w:pPr>
      <w:widowControl w:val="0"/>
      <w:autoSpaceDE w:val="0"/>
      <w:autoSpaceDN w:val="0"/>
      <w:adjustRightInd w:val="0"/>
      <w:spacing w:after="0" w:line="240" w:lineRule="auto"/>
    </w:pPr>
    <w:rPr>
      <w:rFonts w:ascii="ScaGoudy" w:hAnsi="ScaGoudy"/>
      <w:sz w:val="24"/>
      <w:szCs w:val="24"/>
    </w:rPr>
  </w:style>
  <w:style w:type="paragraph" w:customStyle="1" w:styleId="NormalChinese">
    <w:name w:val="Normal Chinese"/>
    <w:uiPriority w:val="99"/>
    <w:pPr>
      <w:widowControl w:val="0"/>
      <w:autoSpaceDE w:val="0"/>
      <w:autoSpaceDN w:val="0"/>
      <w:adjustRightInd w:val="0"/>
      <w:spacing w:after="240" w:line="360" w:lineRule="auto"/>
      <w:jc w:val="both"/>
    </w:pPr>
    <w:rPr>
      <w:rFonts w:ascii="Chn JSong SG" w:hAnsi="Chn JSong SG" w:cs="Chn JSong SG"/>
      <w:sz w:val="24"/>
      <w:szCs w:val="24"/>
    </w:rPr>
  </w:style>
  <w:style w:type="paragraph" w:customStyle="1" w:styleId="NormalChineseJustified">
    <w:name w:val="Normal Chinese Justified"/>
    <w:uiPriority w:val="99"/>
    <w:pPr>
      <w:widowControl w:val="0"/>
      <w:autoSpaceDE w:val="0"/>
      <w:autoSpaceDN w:val="0"/>
      <w:adjustRightInd w:val="0"/>
      <w:spacing w:after="240" w:line="360" w:lineRule="auto"/>
      <w:jc w:val="both"/>
    </w:pPr>
    <w:rPr>
      <w:rFonts w:ascii="Chn JSong SG" w:hAnsi="Chn JSong SG" w:cs="Chn JSong SG"/>
      <w:sz w:val="32"/>
      <w:szCs w:val="32"/>
    </w:rPr>
  </w:style>
  <w:style w:type="paragraph" w:customStyle="1" w:styleId="NormalClose">
    <w:name w:val="Normal Close"/>
    <w:uiPriority w:val="99"/>
    <w:pPr>
      <w:widowControl w:val="0"/>
      <w:autoSpaceDE w:val="0"/>
      <w:autoSpaceDN w:val="0"/>
      <w:adjustRightInd w:val="0"/>
      <w:spacing w:after="0" w:line="240" w:lineRule="auto"/>
      <w:ind w:firstLine="288"/>
      <w:jc w:val="both"/>
    </w:pPr>
    <w:rPr>
      <w:rFonts w:ascii="Sanskrit-Times" w:hAnsi="Sanskrit-Times" w:cs="Sanskrit-Times"/>
      <w:sz w:val="20"/>
      <w:szCs w:val="20"/>
    </w:rPr>
  </w:style>
  <w:style w:type="paragraph" w:styleId="NormalIndent">
    <w:name w:val="Normal Indent"/>
    <w:basedOn w:val="Normal"/>
    <w:uiPriority w:val="99"/>
    <w:pPr>
      <w:spacing w:before="0" w:after="0"/>
      <w:ind w:left="720" w:firstLine="0"/>
    </w:pPr>
    <w:rPr>
      <w:rFonts w:cstheme="minorBidi"/>
      <w:color w:val="auto"/>
      <w:sz w:val="24"/>
      <w:szCs w:val="24"/>
    </w:rPr>
  </w:style>
  <w:style w:type="paragraph" w:customStyle="1" w:styleId="NormalNoIndent">
    <w:name w:val="NormalNoIndent"/>
    <w:uiPriority w:val="99"/>
    <w:pPr>
      <w:widowControl w:val="0"/>
      <w:autoSpaceDE w:val="0"/>
      <w:autoSpaceDN w:val="0"/>
      <w:adjustRightInd w:val="0"/>
      <w:spacing w:after="0" w:line="240" w:lineRule="auto"/>
      <w:ind w:firstLine="288"/>
    </w:pPr>
    <w:rPr>
      <w:rFonts w:ascii="ScaGoudy" w:hAnsi="ScaGoudy"/>
      <w:sz w:val="24"/>
      <w:szCs w:val="24"/>
    </w:rPr>
  </w:style>
  <w:style w:type="paragraph" w:customStyle="1" w:styleId="Normalnoindent0">
    <w:name w:val="Normal no indent"/>
    <w:uiPriority w:val="99"/>
    <w:pPr>
      <w:widowControl w:val="0"/>
      <w:autoSpaceDE w:val="0"/>
      <w:autoSpaceDN w:val="0"/>
      <w:adjustRightInd w:val="0"/>
      <w:spacing w:after="0" w:line="240" w:lineRule="auto"/>
    </w:pPr>
    <w:rPr>
      <w:rFonts w:ascii="New York" w:hAnsi="New York" w:cs="New York"/>
    </w:rPr>
  </w:style>
  <w:style w:type="paragraph" w:customStyle="1" w:styleId="NormalParaPara">
    <w:name w:val="Normal: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graphStyle">
    <w:name w:val="NormalParagraphStyle"/>
    <w:uiPriority w:val="99"/>
    <w:pPr>
      <w:widowControl w:val="0"/>
      <w:autoSpaceDE w:val="0"/>
      <w:autoSpaceDN w:val="0"/>
      <w:adjustRightInd w:val="0"/>
      <w:spacing w:after="227" w:line="287" w:lineRule="auto"/>
    </w:pPr>
    <w:rPr>
      <w:rFonts w:ascii="Times" w:hAnsi="Times" w:cs="Times"/>
      <w:color w:val="000000"/>
      <w:sz w:val="24"/>
      <w:szCs w:val="24"/>
    </w:rPr>
  </w:style>
  <w:style w:type="paragraph" w:customStyle="1" w:styleId="NormalParaParaPara">
    <w:name w:val="Normal: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
    <w:name w:val="Normal:Para: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Para">
    <w:name w:val="Normal:Para:Para: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ParaPara">
    <w:name w:val="Normal:Para:Para:Para:Para:Para:Para"/>
    <w:uiPriority w:val="99"/>
    <w:pPr>
      <w:widowControl w:val="0"/>
      <w:autoSpaceDE w:val="0"/>
      <w:autoSpaceDN w:val="0"/>
      <w:adjustRightInd w:val="0"/>
      <w:spacing w:after="0" w:line="240" w:lineRule="auto"/>
    </w:pPr>
    <w:rPr>
      <w:rFonts w:ascii="Tamal" w:hAnsi="Tamal" w:cs="Tamal"/>
      <w:color w:val="000000"/>
      <w:sz w:val="36"/>
      <w:szCs w:val="36"/>
    </w:rPr>
  </w:style>
  <w:style w:type="paragraph" w:customStyle="1" w:styleId="NormalParaParaParaParaParaParaPara">
    <w:name w:val="Normal:Para:Para:Para:Para:Para:Para:Para"/>
    <w:uiPriority w:val="99"/>
    <w:pPr>
      <w:widowControl w:val="0"/>
      <w:autoSpaceDE w:val="0"/>
      <w:autoSpaceDN w:val="0"/>
      <w:adjustRightInd w:val="0"/>
      <w:spacing w:after="0" w:line="240" w:lineRule="auto"/>
    </w:pPr>
    <w:rPr>
      <w:rFonts w:ascii="Tamal" w:hAnsi="Tamal" w:cs="Tamal"/>
      <w:color w:val="000000"/>
      <w:sz w:val="36"/>
      <w:szCs w:val="36"/>
    </w:rPr>
  </w:style>
  <w:style w:type="paragraph" w:customStyle="1" w:styleId="NormalRama">
    <w:name w:val="Normal Rama"/>
    <w:uiPriority w:val="99"/>
    <w:pPr>
      <w:widowControl w:val="0"/>
      <w:autoSpaceDE w:val="0"/>
      <w:autoSpaceDN w:val="0"/>
      <w:adjustRightInd w:val="0"/>
      <w:spacing w:after="0" w:line="240" w:lineRule="auto"/>
      <w:ind w:firstLine="283"/>
    </w:pPr>
    <w:rPr>
      <w:rFonts w:ascii="Rama-Palatino" w:hAnsi="Rama-Palatino" w:cs="Rama-Palatino"/>
    </w:rPr>
  </w:style>
  <w:style w:type="paragraph" w:customStyle="1" w:styleId="Normalspace">
    <w:name w:val="Normal + space"/>
    <w:uiPriority w:val="99"/>
    <w:pPr>
      <w:widowControl w:val="0"/>
      <w:autoSpaceDE w:val="0"/>
      <w:autoSpaceDN w:val="0"/>
      <w:adjustRightInd w:val="0"/>
      <w:spacing w:before="270" w:after="0" w:line="240" w:lineRule="auto"/>
    </w:pPr>
    <w:rPr>
      <w:rFonts w:ascii="New York" w:hAnsi="New York" w:cs="New York"/>
    </w:rPr>
  </w:style>
  <w:style w:type="paragraph" w:customStyle="1" w:styleId="Normalspace0">
    <w:name w:val="Normal + space*"/>
    <w:uiPriority w:val="99"/>
    <w:pPr>
      <w:widowControl w:val="0"/>
      <w:autoSpaceDE w:val="0"/>
      <w:autoSpaceDN w:val="0"/>
      <w:adjustRightInd w:val="0"/>
      <w:spacing w:before="270" w:after="0" w:line="240" w:lineRule="auto"/>
    </w:pPr>
    <w:rPr>
      <w:rFonts w:ascii="New York" w:hAnsi="New York" w:cs="New York"/>
    </w:rPr>
  </w:style>
  <w:style w:type="paragraph" w:styleId="NormalWeb">
    <w:name w:val="Normal (Web)"/>
    <w:basedOn w:val="Normal"/>
    <w:uiPriority w:val="99"/>
    <w:pPr>
      <w:spacing w:before="100" w:after="100"/>
      <w:ind w:firstLine="0"/>
    </w:pPr>
    <w:rPr>
      <w:rFonts w:ascii="Times New Roman" w:hAnsi="Times New Roman" w:cs="Times New Roman"/>
      <w:color w:val="auto"/>
      <w:sz w:val="24"/>
      <w:szCs w:val="24"/>
    </w:rPr>
  </w:style>
  <w:style w:type="paragraph" w:styleId="NoSpacing">
    <w:name w:val="No Spacing"/>
    <w:uiPriority w:val="99"/>
    <w:qFormat/>
    <w:pPr>
      <w:widowControl w:val="0"/>
      <w:autoSpaceDE w:val="0"/>
      <w:autoSpaceDN w:val="0"/>
      <w:adjustRightInd w:val="0"/>
      <w:spacing w:after="0" w:line="240" w:lineRule="auto"/>
    </w:pPr>
    <w:rPr>
      <w:rFonts w:ascii="Times New Roman" w:hAnsi="Times New Roman" w:cs="Times New Roman"/>
    </w:rPr>
  </w:style>
  <w:style w:type="paragraph" w:customStyle="1" w:styleId="Note">
    <w:name w:val="Note"/>
    <w:uiPriority w:val="99"/>
    <w:pPr>
      <w:widowControl w:val="0"/>
      <w:pBdr>
        <w:top w:val="single" w:sz="8" w:space="2" w:color="FF0000"/>
        <w:left w:val="single" w:sz="8" w:space="2" w:color="FF0000"/>
        <w:bottom w:val="single" w:sz="8" w:space="2" w:color="FF0000"/>
        <w:right w:val="single" w:sz="8" w:space="2" w:color="FF0000"/>
      </w:pBdr>
      <w:autoSpaceDE w:val="0"/>
      <w:autoSpaceDN w:val="0"/>
      <w:adjustRightInd w:val="0"/>
      <w:spacing w:before="144" w:after="0" w:line="240" w:lineRule="auto"/>
      <w:ind w:left="360"/>
    </w:pPr>
    <w:rPr>
      <w:rFonts w:ascii="Times New Roman" w:hAnsi="Times New Roman" w:cs="Times New Roman"/>
      <w:color w:val="000000"/>
    </w:rPr>
  </w:style>
  <w:style w:type="paragraph" w:styleId="NoteHeading">
    <w:name w:val="Note Heading"/>
    <w:basedOn w:val="Normal"/>
    <w:next w:val="Normal"/>
    <w:link w:val="NoteHeadingChar"/>
    <w:uiPriority w:val="99"/>
    <w:pPr>
      <w:spacing w:before="0" w:after="0"/>
      <w:ind w:firstLine="288"/>
    </w:pPr>
    <w:rPr>
      <w:rFonts w:ascii="Tamal" w:hAnsi="Tamal" w:cs="Tamal"/>
      <w:color w:val="auto"/>
      <w:sz w:val="24"/>
      <w:szCs w:val="24"/>
    </w:rPr>
  </w:style>
  <w:style w:type="character" w:customStyle="1" w:styleId="NoteHeadingChar">
    <w:name w:val="Note Heading Char"/>
    <w:basedOn w:val="DefaultParagraphFont"/>
    <w:link w:val="NoteHeading"/>
    <w:uiPriority w:val="99"/>
    <w:rPr>
      <w:rFonts w:cs="ScaGoudy"/>
      <w:color w:val="000000"/>
      <w:sz w:val="28"/>
      <w:szCs w:val="28"/>
    </w:rPr>
  </w:style>
  <w:style w:type="paragraph" w:customStyle="1" w:styleId="Notes">
    <w:name w:val="Notes"/>
    <w:uiPriority w:val="99"/>
    <w:pPr>
      <w:widowControl w:val="0"/>
      <w:tabs>
        <w:tab w:val="left" w:pos="360"/>
      </w:tabs>
      <w:autoSpaceDE w:val="0"/>
      <w:autoSpaceDN w:val="0"/>
      <w:adjustRightInd w:val="0"/>
      <w:spacing w:before="180" w:after="0" w:line="240" w:lineRule="auto"/>
    </w:pPr>
    <w:rPr>
      <w:rFonts w:ascii="ScaGoudy" w:hAnsi="ScaGoudy"/>
      <w:sz w:val="24"/>
      <w:szCs w:val="24"/>
    </w:rPr>
  </w:style>
  <w:style w:type="paragraph" w:customStyle="1" w:styleId="Notes3">
    <w:name w:val="Notes3"/>
    <w:uiPriority w:val="99"/>
    <w:pPr>
      <w:widowControl w:val="0"/>
      <w:tabs>
        <w:tab w:val="left" w:pos="360"/>
      </w:tabs>
      <w:autoSpaceDE w:val="0"/>
      <w:autoSpaceDN w:val="0"/>
      <w:adjustRightInd w:val="0"/>
      <w:spacing w:before="180" w:after="0" w:line="240" w:lineRule="auto"/>
    </w:pPr>
    <w:rPr>
      <w:rFonts w:ascii="Times New Roman" w:hAnsi="Times New Roman" w:cs="Times New Roman"/>
      <w:sz w:val="24"/>
      <w:szCs w:val="24"/>
    </w:rPr>
  </w:style>
  <w:style w:type="paragraph" w:customStyle="1" w:styleId="Notes1">
    <w:name w:val="Notes1"/>
    <w:uiPriority w:val="99"/>
    <w:pPr>
      <w:widowControl w:val="0"/>
      <w:tabs>
        <w:tab w:val="left" w:pos="360"/>
      </w:tabs>
      <w:autoSpaceDE w:val="0"/>
      <w:autoSpaceDN w:val="0"/>
      <w:adjustRightInd w:val="0"/>
      <w:spacing w:before="180" w:after="0" w:line="240" w:lineRule="auto"/>
    </w:pPr>
    <w:rPr>
      <w:rFonts w:ascii="ScaGoudy" w:hAnsi="ScaGoudy"/>
      <w:color w:val="000000"/>
      <w:sz w:val="24"/>
      <w:szCs w:val="24"/>
    </w:rPr>
  </w:style>
  <w:style w:type="paragraph" w:customStyle="1" w:styleId="Notes2">
    <w:name w:val="Notes2"/>
    <w:uiPriority w:val="99"/>
    <w:pPr>
      <w:widowControl w:val="0"/>
      <w:tabs>
        <w:tab w:val="left" w:pos="360"/>
      </w:tabs>
      <w:autoSpaceDE w:val="0"/>
      <w:autoSpaceDN w:val="0"/>
      <w:adjustRightInd w:val="0"/>
      <w:spacing w:before="180" w:after="0" w:line="240" w:lineRule="auto"/>
    </w:pPr>
    <w:rPr>
      <w:rFonts w:ascii="Times New Roman" w:hAnsi="Times New Roman" w:cs="Times New Roman"/>
      <w:sz w:val="24"/>
      <w:szCs w:val="24"/>
    </w:rPr>
  </w:style>
  <w:style w:type="paragraph" w:customStyle="1" w:styleId="Numberedlistparafirstlinew">
    <w:name w:val="Numbered list para/ first line w/#"/>
    <w:uiPriority w:val="99"/>
    <w:pPr>
      <w:widowControl w:val="0"/>
      <w:autoSpaceDE w:val="0"/>
      <w:autoSpaceDN w:val="0"/>
      <w:adjustRightInd w:val="0"/>
      <w:spacing w:after="227" w:line="240" w:lineRule="auto"/>
      <w:ind w:left="1020" w:hanging="510"/>
    </w:pPr>
    <w:rPr>
      <w:rFonts w:ascii="Lucida Grande" w:hAnsi="Lucida Grande" w:cs="Lucida Grande"/>
      <w:sz w:val="24"/>
      <w:szCs w:val="24"/>
    </w:rPr>
  </w:style>
  <w:style w:type="paragraph" w:customStyle="1" w:styleId="NumberedlistparaNOindent">
    <w:name w:val="Numbered list para NO indent"/>
    <w:uiPriority w:val="99"/>
    <w:pPr>
      <w:widowControl w:val="0"/>
      <w:autoSpaceDE w:val="0"/>
      <w:autoSpaceDN w:val="0"/>
      <w:adjustRightInd w:val="0"/>
      <w:spacing w:after="227" w:line="240" w:lineRule="auto"/>
      <w:ind w:left="340"/>
    </w:pPr>
    <w:rPr>
      <w:rFonts w:ascii="Lucida Grande" w:hAnsi="Lucida Grande" w:cs="Lucida Grande"/>
      <w:sz w:val="24"/>
      <w:szCs w:val="24"/>
    </w:rPr>
  </w:style>
  <w:style w:type="paragraph" w:customStyle="1" w:styleId="Numberedlistparawindent">
    <w:name w:val="Numbered list para w/indent"/>
    <w:uiPriority w:val="99"/>
    <w:pPr>
      <w:widowControl w:val="0"/>
      <w:autoSpaceDE w:val="0"/>
      <w:autoSpaceDN w:val="0"/>
      <w:adjustRightInd w:val="0"/>
      <w:spacing w:after="227" w:line="240" w:lineRule="auto"/>
      <w:ind w:left="340" w:firstLine="340"/>
    </w:pPr>
    <w:rPr>
      <w:rFonts w:ascii="Lucida Grande" w:hAnsi="Lucida Grande" w:cs="Lucida Grande"/>
      <w:sz w:val="24"/>
      <w:szCs w:val="24"/>
    </w:rPr>
  </w:style>
  <w:style w:type="paragraph" w:customStyle="1" w:styleId="Numberedlistquote">
    <w:name w:val="Numbered list quote"/>
    <w:uiPriority w:val="99"/>
    <w:pPr>
      <w:widowControl w:val="0"/>
      <w:autoSpaceDE w:val="0"/>
      <w:autoSpaceDN w:val="0"/>
      <w:adjustRightInd w:val="0"/>
      <w:spacing w:after="227" w:line="240" w:lineRule="auto"/>
      <w:ind w:left="1814" w:right="1020"/>
    </w:pPr>
    <w:rPr>
      <w:rFonts w:ascii="Lucida Grande" w:hAnsi="Lucida Grande" w:cs="Lucida Grande"/>
      <w:sz w:val="24"/>
      <w:szCs w:val="24"/>
    </w:rPr>
  </w:style>
  <w:style w:type="paragraph" w:customStyle="1" w:styleId="Objects">
    <w:name w:val="Objects"/>
    <w:uiPriority w:val="99"/>
    <w:pPr>
      <w:widowControl w:val="0"/>
      <w:tabs>
        <w:tab w:val="left" w:pos="360"/>
        <w:tab w:val="left" w:pos="720"/>
        <w:tab w:val="left" w:pos="1080"/>
        <w:tab w:val="left" w:pos="1440"/>
      </w:tabs>
      <w:autoSpaceDE w:val="0"/>
      <w:autoSpaceDN w:val="0"/>
      <w:adjustRightInd w:val="0"/>
      <w:spacing w:before="144" w:after="0" w:line="240" w:lineRule="auto"/>
      <w:jc w:val="center"/>
    </w:pPr>
    <w:rPr>
      <w:rFonts w:ascii="Times New Roman" w:hAnsi="Times New Roman" w:cs="Times New Roman"/>
      <w:color w:val="000000"/>
    </w:rPr>
  </w:style>
  <w:style w:type="paragraph" w:customStyle="1" w:styleId="onbe">
    <w:name w:val="on be"/>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Onelineverse">
    <w:name w:val="One line verse"/>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Onelineverseinpurp">
    <w:name w:val="One line verse in purp"/>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onJune291">
    <w:name w:val="on June 291"/>
    <w:aliases w:val="1974.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onJune29">
    <w:name w:val="on June 29"/>
    <w:aliases w:val="197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onJune292">
    <w:name w:val="on June 292"/>
    <w:aliases w:val="1974.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OnlyEpub">
    <w:name w:val="Only Epub"/>
    <w:uiPriority w:val="99"/>
    <w:pPr>
      <w:widowControl w:val="0"/>
      <w:autoSpaceDE w:val="0"/>
      <w:autoSpaceDN w:val="0"/>
      <w:adjustRightInd w:val="0"/>
      <w:spacing w:after="227" w:line="240" w:lineRule="auto"/>
    </w:pPr>
    <w:rPr>
      <w:rFonts w:ascii="Times Roman" w:hAnsi="Times Roman" w:cs="Times Roman"/>
      <w:color w:val="FF0000"/>
      <w:sz w:val="24"/>
      <w:szCs w:val="24"/>
    </w:rPr>
  </w:style>
  <w:style w:type="paragraph" w:customStyle="1" w:styleId="OnlyHTML">
    <w:name w:val="Only HTML"/>
    <w:uiPriority w:val="99"/>
    <w:pPr>
      <w:widowControl w:val="0"/>
      <w:autoSpaceDE w:val="0"/>
      <w:autoSpaceDN w:val="0"/>
      <w:adjustRightInd w:val="0"/>
      <w:spacing w:after="227" w:line="240" w:lineRule="auto"/>
    </w:pPr>
    <w:rPr>
      <w:rFonts w:ascii="Times Roman" w:hAnsi="Times Roman" w:cs="Times Roman"/>
      <w:color w:val="00FFFF"/>
      <w:sz w:val="24"/>
      <w:szCs w:val="24"/>
    </w:rPr>
  </w:style>
  <w:style w:type="paragraph" w:customStyle="1" w:styleId="OnlyMobipocket">
    <w:name w:val="Only Mobipocket"/>
    <w:uiPriority w:val="99"/>
    <w:pPr>
      <w:widowControl w:val="0"/>
      <w:autoSpaceDE w:val="0"/>
      <w:autoSpaceDN w:val="0"/>
      <w:adjustRightInd w:val="0"/>
      <w:spacing w:after="227" w:line="240" w:lineRule="auto"/>
    </w:pPr>
    <w:rPr>
      <w:rFonts w:ascii="Times Roman" w:hAnsi="Times Roman" w:cs="Times Roman"/>
      <w:color w:val="00FF00"/>
      <w:sz w:val="24"/>
      <w:szCs w:val="24"/>
    </w:rPr>
  </w:style>
  <w:style w:type="paragraph" w:customStyle="1" w:styleId="OnlyOpenDocument">
    <w:name w:val="Only OpenDocument"/>
    <w:uiPriority w:val="99"/>
    <w:pPr>
      <w:widowControl w:val="0"/>
      <w:autoSpaceDE w:val="0"/>
      <w:autoSpaceDN w:val="0"/>
      <w:adjustRightInd w:val="0"/>
      <w:spacing w:after="227" w:line="240" w:lineRule="auto"/>
    </w:pPr>
    <w:rPr>
      <w:rFonts w:ascii="Times Roman" w:hAnsi="Times Roman" w:cs="Times Roman"/>
      <w:color w:val="0000FF"/>
      <w:sz w:val="24"/>
      <w:szCs w:val="24"/>
    </w:rPr>
  </w:style>
  <w:style w:type="paragraph" w:customStyle="1" w:styleId="OnlyText">
    <w:name w:val="Only Text"/>
    <w:uiPriority w:val="99"/>
    <w:pPr>
      <w:widowControl w:val="0"/>
      <w:autoSpaceDE w:val="0"/>
      <w:autoSpaceDN w:val="0"/>
      <w:adjustRightInd w:val="0"/>
      <w:spacing w:after="227" w:line="240" w:lineRule="auto"/>
    </w:pPr>
    <w:rPr>
      <w:rFonts w:ascii="Times Roman" w:hAnsi="Times Roman" w:cs="Times Roman"/>
      <w:color w:val="FFFF00"/>
      <w:sz w:val="24"/>
      <w:szCs w:val="24"/>
    </w:rPr>
  </w:style>
  <w:style w:type="paragraph" w:customStyle="1" w:styleId="Pa19">
    <w:name w:val="Pa19"/>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4">
    <w:name w:val="Pa4"/>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9">
    <w:name w:val="Pa9"/>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geBreak">
    <w:name w:val="Page Break"/>
    <w:uiPriority w:val="99"/>
    <w:pPr>
      <w:widowControl w:val="0"/>
      <w:autoSpaceDE w:val="0"/>
      <w:autoSpaceDN w:val="0"/>
      <w:adjustRightInd w:val="0"/>
      <w:spacing w:after="0" w:line="240" w:lineRule="auto"/>
      <w:jc w:val="center"/>
    </w:pPr>
    <w:rPr>
      <w:rFonts w:ascii="Gaudiya" w:hAnsi="Gaudiya" w:cs="Gaudiya"/>
      <w:b/>
      <w:bCs/>
      <w:sz w:val="20"/>
      <w:szCs w:val="20"/>
      <w14:shadow w14:blurRad="50800" w14:dist="38100" w14:dir="2700000" w14:sx="100000" w14:sy="100000" w14:kx="0" w14:ky="0" w14:algn="tl">
        <w14:srgbClr w14:val="000000">
          <w14:alpha w14:val="60000"/>
        </w14:srgbClr>
      </w14:shadow>
    </w:rPr>
  </w:style>
  <w:style w:type="paragraph" w:customStyle="1" w:styleId="part">
    <w:name w:val="part"/>
    <w:uiPriority w:val="99"/>
    <w:pPr>
      <w:widowControl w:val="0"/>
      <w:autoSpaceDE w:val="0"/>
      <w:autoSpaceDN w:val="0"/>
      <w:adjustRightInd w:val="0"/>
      <w:spacing w:after="0" w:line="240" w:lineRule="auto"/>
      <w:jc w:val="both"/>
    </w:pPr>
    <w:rPr>
      <w:rFonts w:ascii="Tamal" w:hAnsi="Tamal" w:cs="Tamal"/>
      <w:b/>
      <w:bCs/>
      <w:sz w:val="24"/>
      <w:szCs w:val="24"/>
    </w:rPr>
  </w:style>
  <w:style w:type="paragraph" w:customStyle="1" w:styleId="part0">
    <w:name w:val="part #"/>
    <w:uiPriority w:val="99"/>
    <w:pPr>
      <w:widowControl w:val="0"/>
      <w:autoSpaceDE w:val="0"/>
      <w:autoSpaceDN w:val="0"/>
      <w:adjustRightInd w:val="0"/>
      <w:spacing w:after="240" w:line="375" w:lineRule="auto"/>
      <w:jc w:val="center"/>
    </w:pPr>
    <w:rPr>
      <w:rFonts w:ascii="Tamal" w:hAnsi="Tamal" w:cs="Tamal"/>
      <w:sz w:val="36"/>
      <w:szCs w:val="36"/>
    </w:rPr>
  </w:style>
  <w:style w:type="paragraph" w:customStyle="1" w:styleId="Part1">
    <w:name w:val="Part..."/>
    <w:uiPriority w:val="99"/>
    <w:pPr>
      <w:widowControl w:val="0"/>
      <w:autoSpaceDE w:val="0"/>
      <w:autoSpaceDN w:val="0"/>
      <w:adjustRightInd w:val="0"/>
      <w:spacing w:after="567" w:line="287" w:lineRule="auto"/>
      <w:jc w:val="center"/>
    </w:pPr>
    <w:rPr>
      <w:rFonts w:ascii="HGoudyOldStyleBTBoldItalic" w:hAnsi="HGoudyOldStyleBTBoldItalic" w:cs="HGoudyOldStyleBTBoldItalic"/>
      <w:b/>
      <w:bCs/>
      <w:i/>
      <w:iCs/>
      <w:color w:val="000000"/>
      <w:sz w:val="24"/>
      <w:szCs w:val="24"/>
    </w:rPr>
  </w:style>
  <w:style w:type="paragraph" w:customStyle="1" w:styleId="partlap2">
    <w:name w:val="part lap 2"/>
    <w:uiPriority w:val="99"/>
    <w:pPr>
      <w:widowControl w:val="0"/>
      <w:autoSpaceDE w:val="0"/>
      <w:autoSpaceDN w:val="0"/>
      <w:adjustRightInd w:val="0"/>
      <w:spacing w:after="0" w:line="287" w:lineRule="auto"/>
      <w:jc w:val="center"/>
    </w:pPr>
    <w:rPr>
      <w:rFonts w:ascii="HGoudyOldStyleBTBoldItalic" w:hAnsi="HGoudyOldStyleBTBoldItalic" w:cs="HGoudyOldStyleBTBoldItalic"/>
      <w:b/>
      <w:bCs/>
      <w:i/>
      <w:iCs/>
      <w:color w:val="000000"/>
      <w:sz w:val="54"/>
      <w:szCs w:val="54"/>
    </w:rPr>
  </w:style>
  <w:style w:type="paragraph" w:customStyle="1" w:styleId="Partsectionquotes">
    <w:name w:val="Part section quotes"/>
    <w:uiPriority w:val="99"/>
    <w:pPr>
      <w:widowControl w:val="0"/>
      <w:autoSpaceDE w:val="0"/>
      <w:autoSpaceDN w:val="0"/>
      <w:adjustRightInd w:val="0"/>
      <w:spacing w:after="227" w:line="480" w:lineRule="auto"/>
      <w:jc w:val="center"/>
    </w:pPr>
    <w:rPr>
      <w:rFonts w:ascii="Times New Roman" w:hAnsi="Times New Roman" w:cs="Times New Roman"/>
      <w:i/>
      <w:iCs/>
      <w:sz w:val="24"/>
      <w:szCs w:val="24"/>
    </w:rPr>
  </w:style>
  <w:style w:type="paragraph" w:customStyle="1" w:styleId="Pheading-chapter">
    <w:name w:val="P heading- chapter"/>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Philcode">
    <w:name w:val="Phil code"/>
    <w:uiPriority w:val="99"/>
    <w:pPr>
      <w:widowControl w:val="0"/>
      <w:autoSpaceDE w:val="0"/>
      <w:autoSpaceDN w:val="0"/>
      <w:adjustRightInd w:val="0"/>
      <w:spacing w:before="180" w:after="360" w:line="240" w:lineRule="auto"/>
      <w:jc w:val="right"/>
    </w:pPr>
    <w:rPr>
      <w:rFonts w:ascii="ScaGoudy" w:hAnsi="ScaGoudy"/>
      <w:vanish/>
      <w:sz w:val="20"/>
      <w:szCs w:val="20"/>
    </w:rPr>
  </w:style>
  <w:style w:type="paragraph" w:customStyle="1" w:styleId="PhilHeader">
    <w:name w:val="Phil Header"/>
    <w:uiPriority w:val="99"/>
    <w:pPr>
      <w:widowControl w:val="0"/>
      <w:pBdr>
        <w:top w:val="single" w:sz="16" w:space="15" w:color="000000"/>
      </w:pBdr>
      <w:autoSpaceDE w:val="0"/>
      <w:autoSpaceDN w:val="0"/>
      <w:adjustRightInd w:val="0"/>
      <w:spacing w:before="540" w:after="180" w:line="240" w:lineRule="auto"/>
      <w:jc w:val="center"/>
    </w:pPr>
    <w:rPr>
      <w:rFonts w:ascii="Tamal" w:hAnsi="Tamal" w:cs="Tamal"/>
      <w:b/>
      <w:bCs/>
      <w:color w:val="000000"/>
      <w:sz w:val="24"/>
      <w:szCs w:val="24"/>
    </w:rPr>
  </w:style>
  <w:style w:type="paragraph" w:styleId="PlainText">
    <w:name w:val="Plain Text"/>
    <w:basedOn w:val="Normal"/>
    <w:link w:val="PlainTextChar"/>
    <w:uiPriority w:val="99"/>
    <w:pPr>
      <w:spacing w:before="0" w:after="0"/>
      <w:ind w:firstLine="0"/>
    </w:pPr>
    <w:rPr>
      <w:rFonts w:ascii="Courier New" w:hAnsi="Courier New" w:cs="Courier New"/>
      <w:sz w:val="20"/>
      <w:szCs w:val="20"/>
    </w:rPr>
  </w:style>
  <w:style w:type="character" w:customStyle="1" w:styleId="PlainTextChar">
    <w:name w:val="Plain Text Char"/>
    <w:basedOn w:val="DefaultParagraphFont"/>
    <w:link w:val="PlainText"/>
    <w:uiPriority w:val="99"/>
    <w:rPr>
      <w:rFonts w:ascii="Courier New" w:hAnsi="Courier New" w:cs="Courier New"/>
      <w:sz w:val="20"/>
      <w:szCs w:val="20"/>
    </w:rPr>
  </w:style>
  <w:style w:type="paragraph" w:customStyle="1" w:styleId="pmrb">
    <w:name w:val="pmrb"/>
    <w:uiPriority w:val="99"/>
    <w:pPr>
      <w:widowControl w:val="0"/>
      <w:autoSpaceDE w:val="0"/>
      <w:autoSpaceDN w:val="0"/>
      <w:adjustRightInd w:val="0"/>
      <w:spacing w:after="0" w:line="278" w:lineRule="auto"/>
      <w:ind w:firstLine="260"/>
      <w:jc w:val="both"/>
    </w:pPr>
    <w:rPr>
      <w:rFonts w:ascii="Gaudiya" w:hAnsi="Gaudiya" w:cs="Gaudiya"/>
    </w:rPr>
  </w:style>
  <w:style w:type="paragraph" w:customStyle="1" w:styleId="Poem">
    <w:name w:val="Poem"/>
    <w:uiPriority w:val="99"/>
    <w:pPr>
      <w:widowControl w:val="0"/>
      <w:tabs>
        <w:tab w:val="left" w:pos="360"/>
      </w:tabs>
      <w:autoSpaceDE w:val="0"/>
      <w:autoSpaceDN w:val="0"/>
      <w:adjustRightInd w:val="0"/>
      <w:spacing w:after="0" w:line="240" w:lineRule="auto"/>
      <w:ind w:left="2880"/>
    </w:pPr>
    <w:rPr>
      <w:rFonts w:ascii="ScaGoudy" w:hAnsi="ScaGoudy"/>
      <w:sz w:val="24"/>
      <w:szCs w:val="24"/>
    </w:rPr>
  </w:style>
  <w:style w:type="paragraph" w:customStyle="1" w:styleId="Poem3">
    <w:name w:val="Poem3"/>
    <w:uiPriority w:val="99"/>
    <w:pPr>
      <w:widowControl w:val="0"/>
      <w:tabs>
        <w:tab w:val="left" w:pos="360"/>
      </w:tabs>
      <w:autoSpaceDE w:val="0"/>
      <w:autoSpaceDN w:val="0"/>
      <w:adjustRightInd w:val="0"/>
      <w:spacing w:after="0" w:line="240" w:lineRule="auto"/>
      <w:ind w:left="2880"/>
    </w:pPr>
    <w:rPr>
      <w:rFonts w:ascii="Times New Roman" w:hAnsi="Times New Roman" w:cs="Times New Roman"/>
      <w:sz w:val="24"/>
      <w:szCs w:val="24"/>
    </w:rPr>
  </w:style>
  <w:style w:type="paragraph" w:customStyle="1" w:styleId="Poem1">
    <w:name w:val="Poem1"/>
    <w:uiPriority w:val="99"/>
    <w:pPr>
      <w:widowControl w:val="0"/>
      <w:tabs>
        <w:tab w:val="left" w:pos="360"/>
      </w:tabs>
      <w:autoSpaceDE w:val="0"/>
      <w:autoSpaceDN w:val="0"/>
      <w:adjustRightInd w:val="0"/>
      <w:spacing w:after="0" w:line="240" w:lineRule="auto"/>
      <w:ind w:left="2880"/>
    </w:pPr>
    <w:rPr>
      <w:rFonts w:ascii="ScaGoudy" w:hAnsi="ScaGoudy"/>
      <w:color w:val="000000"/>
      <w:sz w:val="24"/>
      <w:szCs w:val="24"/>
    </w:rPr>
  </w:style>
  <w:style w:type="paragraph" w:customStyle="1" w:styleId="Poem2">
    <w:name w:val="Poem2"/>
    <w:uiPriority w:val="99"/>
    <w:pPr>
      <w:widowControl w:val="0"/>
      <w:tabs>
        <w:tab w:val="left" w:pos="360"/>
      </w:tabs>
      <w:autoSpaceDE w:val="0"/>
      <w:autoSpaceDN w:val="0"/>
      <w:adjustRightInd w:val="0"/>
      <w:spacing w:after="0" w:line="240" w:lineRule="auto"/>
      <w:ind w:left="2880"/>
    </w:pPr>
    <w:rPr>
      <w:rFonts w:ascii="Times New Roman" w:hAnsi="Times New Roman" w:cs="Times New Roman"/>
      <w:sz w:val="24"/>
      <w:szCs w:val="24"/>
    </w:rPr>
  </w:style>
  <w:style w:type="paragraph" w:customStyle="1" w:styleId="popup">
    <w:name w:val="popup"/>
    <w:uiPriority w:val="99"/>
    <w:pPr>
      <w:widowControl w:val="0"/>
      <w:autoSpaceDE w:val="0"/>
      <w:autoSpaceDN w:val="0"/>
      <w:adjustRightInd w:val="0"/>
      <w:spacing w:after="0" w:line="240" w:lineRule="auto"/>
    </w:pPr>
    <w:rPr>
      <w:rFonts w:ascii="ScaGoudy" w:hAnsi="ScaGoudy"/>
      <w:sz w:val="24"/>
      <w:szCs w:val="24"/>
    </w:rPr>
  </w:style>
  <w:style w:type="paragraph" w:customStyle="1" w:styleId="popup3">
    <w:name w:val="popup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opup1">
    <w:name w:val="popup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opup2">
    <w:name w:val="popup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opupNoteWindows">
    <w:name w:val="Popup/Note Windows"/>
    <w:uiPriority w:val="99"/>
    <w:pPr>
      <w:widowControl w:val="0"/>
      <w:shd w:val="solid" w:color="FFFF00" w:fill="auto"/>
      <w:autoSpaceDE w:val="0"/>
      <w:autoSpaceDN w:val="0"/>
      <w:adjustRightInd w:val="0"/>
      <w:spacing w:after="0" w:line="240" w:lineRule="auto"/>
      <w:ind w:left="144" w:hanging="144"/>
    </w:pPr>
    <w:rPr>
      <w:rFonts w:ascii="Times New Roman" w:hAnsi="Times New Roman" w:cs="Times New Roman"/>
      <w:color w:val="000000"/>
      <w:sz w:val="20"/>
      <w:szCs w:val="20"/>
    </w:rPr>
  </w:style>
  <w:style w:type="paragraph" w:customStyle="1" w:styleId="popupverse">
    <w:name w:val="popup verse"/>
    <w:uiPriority w:val="99"/>
    <w:pPr>
      <w:widowControl w:val="0"/>
      <w:autoSpaceDE w:val="0"/>
      <w:autoSpaceDN w:val="0"/>
      <w:adjustRightInd w:val="0"/>
      <w:spacing w:after="0" w:line="240" w:lineRule="auto"/>
      <w:jc w:val="center"/>
    </w:pPr>
    <w:rPr>
      <w:rFonts w:ascii="Tamal" w:hAnsi="Tamal" w:cs="Tamal"/>
      <w:i/>
      <w:iCs/>
      <w:color w:val="000000"/>
      <w:sz w:val="24"/>
      <w:szCs w:val="24"/>
    </w:rPr>
  </w:style>
  <w:style w:type="paragraph" w:customStyle="1" w:styleId="PPBullet">
    <w:name w:val="PP Bullet"/>
    <w:uiPriority w:val="99"/>
    <w:pPr>
      <w:widowControl w:val="0"/>
      <w:autoSpaceDE w:val="0"/>
      <w:autoSpaceDN w:val="0"/>
      <w:adjustRightInd w:val="0"/>
      <w:spacing w:before="180" w:after="0" w:line="240" w:lineRule="auto"/>
      <w:ind w:left="360"/>
    </w:pPr>
    <w:rPr>
      <w:rFonts w:ascii="Times New Roman" w:hAnsi="Times New Roman" w:cs="Times New Roman"/>
      <w:sz w:val="24"/>
      <w:szCs w:val="24"/>
    </w:rPr>
  </w:style>
  <w:style w:type="paragraph" w:customStyle="1" w:styleId="PPBullet3">
    <w:name w:val="PP Bullet3"/>
    <w:uiPriority w:val="99"/>
    <w:pPr>
      <w:widowControl w:val="0"/>
      <w:autoSpaceDE w:val="0"/>
      <w:autoSpaceDN w:val="0"/>
      <w:adjustRightInd w:val="0"/>
      <w:spacing w:before="180" w:after="0" w:line="240" w:lineRule="auto"/>
      <w:ind w:left="360"/>
    </w:pPr>
    <w:rPr>
      <w:rFonts w:ascii="ScaGoudy" w:hAnsi="ScaGoudy"/>
      <w:sz w:val="24"/>
      <w:szCs w:val="24"/>
    </w:rPr>
  </w:style>
  <w:style w:type="paragraph" w:customStyle="1" w:styleId="PPBullet1">
    <w:name w:val="PP Bullet1"/>
    <w:uiPriority w:val="99"/>
    <w:pPr>
      <w:widowControl w:val="0"/>
      <w:autoSpaceDE w:val="0"/>
      <w:autoSpaceDN w:val="0"/>
      <w:adjustRightInd w:val="0"/>
      <w:spacing w:before="180" w:after="0" w:line="240" w:lineRule="auto"/>
      <w:ind w:left="360"/>
    </w:pPr>
    <w:rPr>
      <w:rFonts w:ascii="ScaGoudy" w:hAnsi="ScaGoudy"/>
      <w:color w:val="000000"/>
      <w:sz w:val="24"/>
      <w:szCs w:val="24"/>
    </w:rPr>
  </w:style>
  <w:style w:type="paragraph" w:customStyle="1" w:styleId="PPBullet2">
    <w:name w:val="PP Bullet2"/>
    <w:uiPriority w:val="99"/>
    <w:pPr>
      <w:widowControl w:val="0"/>
      <w:autoSpaceDE w:val="0"/>
      <w:autoSpaceDN w:val="0"/>
      <w:adjustRightInd w:val="0"/>
      <w:spacing w:before="180" w:after="0" w:line="240" w:lineRule="auto"/>
      <w:ind w:left="360"/>
    </w:pPr>
    <w:rPr>
      <w:rFonts w:ascii="ScaGoudy" w:hAnsi="ScaGoudy"/>
      <w:sz w:val="24"/>
      <w:szCs w:val="24"/>
    </w:rPr>
  </w:style>
  <w:style w:type="paragraph" w:customStyle="1" w:styleId="PPHeader1">
    <w:name w:val="PP Header1"/>
    <w:uiPriority w:val="99"/>
    <w:pPr>
      <w:widowControl w:val="0"/>
      <w:tabs>
        <w:tab w:val="left" w:pos="360"/>
      </w:tabs>
      <w:autoSpaceDE w:val="0"/>
      <w:autoSpaceDN w:val="0"/>
      <w:adjustRightInd w:val="0"/>
      <w:spacing w:before="360" w:after="0" w:line="240" w:lineRule="auto"/>
    </w:pPr>
    <w:rPr>
      <w:rFonts w:ascii="ScaGoudy" w:hAnsi="ScaGoudy"/>
      <w:b/>
      <w:bCs/>
      <w:sz w:val="24"/>
      <w:szCs w:val="24"/>
    </w:rPr>
  </w:style>
  <w:style w:type="paragraph" w:customStyle="1" w:styleId="Pranam">
    <w:name w:val="Pranam"/>
    <w:uiPriority w:val="99"/>
    <w:pPr>
      <w:widowControl w:val="0"/>
      <w:autoSpaceDE w:val="0"/>
      <w:autoSpaceDN w:val="0"/>
      <w:adjustRightInd w:val="0"/>
      <w:spacing w:after="0" w:line="240" w:lineRule="auto"/>
      <w:jc w:val="center"/>
    </w:pPr>
    <w:rPr>
      <w:rFonts w:ascii="Tamal" w:hAnsi="Tamal" w:cs="Tamal"/>
      <w:i/>
      <w:iCs/>
      <w:color w:val="FFFF00"/>
      <w:sz w:val="36"/>
      <w:szCs w:val="36"/>
    </w:rPr>
  </w:style>
  <w:style w:type="paragraph" w:customStyle="1" w:styleId="PrefinalMatter">
    <w:name w:val="Pre&amp;final Matter"/>
    <w:uiPriority w:val="99"/>
    <w:pPr>
      <w:keepNext/>
      <w:widowControl w:val="0"/>
      <w:autoSpaceDE w:val="0"/>
      <w:autoSpaceDN w:val="0"/>
      <w:adjustRightInd w:val="0"/>
      <w:spacing w:after="0" w:line="240" w:lineRule="auto"/>
      <w:ind w:left="170"/>
    </w:pPr>
    <w:rPr>
      <w:rFonts w:ascii="Rama-Palatino" w:hAnsi="Rama-Palatino" w:cs="Rama-Palatino"/>
      <w:i/>
      <w:iCs/>
      <w:sz w:val="18"/>
      <w:szCs w:val="18"/>
    </w:rPr>
  </w:style>
  <w:style w:type="paragraph" w:customStyle="1" w:styleId="Preformatted">
    <w:name w:val="Preformatted"/>
    <w:uiPriority w:val="99"/>
    <w:pPr>
      <w:widowControl w:val="0"/>
      <w:autoSpaceDE w:val="0"/>
      <w:autoSpaceDN w:val="0"/>
      <w:adjustRightInd w:val="0"/>
      <w:spacing w:after="0" w:line="240" w:lineRule="auto"/>
    </w:pPr>
    <w:rPr>
      <w:rFonts w:ascii="Courier" w:hAnsi="Courier" w:cs="Courier"/>
      <w:sz w:val="20"/>
      <w:szCs w:val="20"/>
    </w:rPr>
  </w:style>
  <w:style w:type="paragraph" w:customStyle="1" w:styleId="PreformattedText">
    <w:name w:val="Preformatted Text"/>
    <w:uiPriority w:val="99"/>
    <w:pPr>
      <w:widowControl w:val="0"/>
      <w:autoSpaceDE w:val="0"/>
      <w:autoSpaceDN w:val="0"/>
      <w:adjustRightInd w:val="0"/>
      <w:spacing w:after="0" w:line="240" w:lineRule="auto"/>
    </w:pPr>
    <w:rPr>
      <w:rFonts w:ascii="Times New Roman" w:hAnsi="Times New Roman" w:cs="Times New Roman"/>
      <w:sz w:val="20"/>
      <w:szCs w:val="20"/>
    </w:rPr>
  </w:style>
  <w:style w:type="paragraph" w:customStyle="1" w:styleId="Prema-DhvaniTranslation">
    <w:name w:val="Prema-Dhvani Translation"/>
    <w:uiPriority w:val="99"/>
    <w:pPr>
      <w:widowControl w:val="0"/>
      <w:autoSpaceDE w:val="0"/>
      <w:autoSpaceDN w:val="0"/>
      <w:adjustRightInd w:val="0"/>
      <w:spacing w:before="60" w:after="60" w:line="240" w:lineRule="auto"/>
    </w:pPr>
    <w:rPr>
      <w:rFonts w:ascii="Balaram" w:hAnsi="Balaram" w:cs="Balaram"/>
      <w:b/>
      <w:bCs/>
      <w:color w:val="000000"/>
      <w:sz w:val="24"/>
      <w:szCs w:val="24"/>
    </w:rPr>
  </w:style>
  <w:style w:type="paragraph" w:customStyle="1" w:styleId="Prema-Dhvaniverse">
    <w:name w:val="Prema-Dhvani verse"/>
    <w:uiPriority w:val="99"/>
    <w:pPr>
      <w:widowControl w:val="0"/>
      <w:autoSpaceDE w:val="0"/>
      <w:autoSpaceDN w:val="0"/>
      <w:adjustRightInd w:val="0"/>
      <w:spacing w:before="120" w:after="120" w:line="240" w:lineRule="auto"/>
      <w:jc w:val="center"/>
    </w:pPr>
    <w:rPr>
      <w:rFonts w:ascii="Balaram" w:hAnsi="Balaram" w:cs="Balaram"/>
      <w:i/>
      <w:iCs/>
      <w:color w:val="000000"/>
      <w:sz w:val="24"/>
      <w:szCs w:val="24"/>
    </w:rPr>
  </w:style>
  <w:style w:type="paragraph" w:customStyle="1" w:styleId="PreparationSummary">
    <w:name w:val="Preparation Summary"/>
    <w:uiPriority w:val="99"/>
    <w:pPr>
      <w:widowControl w:val="0"/>
      <w:autoSpaceDE w:val="0"/>
      <w:autoSpaceDN w:val="0"/>
      <w:adjustRightInd w:val="0"/>
      <w:spacing w:before="180" w:after="180" w:line="240" w:lineRule="auto"/>
      <w:ind w:left="1080" w:right="1080"/>
      <w:jc w:val="both"/>
    </w:pPr>
    <w:rPr>
      <w:rFonts w:ascii="ScaGoudy" w:hAnsi="ScaGoudy"/>
      <w:i/>
      <w:iCs/>
      <w:sz w:val="24"/>
      <w:szCs w:val="24"/>
    </w:rPr>
  </w:style>
  <w:style w:type="paragraph" w:customStyle="1" w:styleId="Principle">
    <w:name w:val="Principle"/>
    <w:uiPriority w:val="99"/>
    <w:pPr>
      <w:widowControl w:val="0"/>
      <w:autoSpaceDE w:val="0"/>
      <w:autoSpaceDN w:val="0"/>
      <w:adjustRightInd w:val="0"/>
      <w:spacing w:after="227" w:line="240" w:lineRule="auto"/>
      <w:jc w:val="center"/>
    </w:pPr>
    <w:rPr>
      <w:rFonts w:ascii="Calibri" w:hAnsi="Calibri" w:cs="Calibri"/>
      <w:b/>
      <w:bCs/>
      <w:sz w:val="32"/>
      <w:szCs w:val="32"/>
    </w:rPr>
  </w:style>
  <w:style w:type="paragraph" w:customStyle="1" w:styleId="Prose">
    <w:name w:val="Prose"/>
    <w:uiPriority w:val="99"/>
    <w:pPr>
      <w:widowControl w:val="0"/>
      <w:autoSpaceDE w:val="0"/>
      <w:autoSpaceDN w:val="0"/>
      <w:adjustRightInd w:val="0"/>
      <w:spacing w:before="85" w:after="85" w:line="240" w:lineRule="auto"/>
      <w:ind w:left="170" w:right="170"/>
    </w:pPr>
    <w:rPr>
      <w:rFonts w:ascii="Rama-Palatino" w:hAnsi="Rama-Palatino" w:cs="Rama-Palatino"/>
      <w:i/>
      <w:iCs/>
      <w:color w:val="000000"/>
      <w:sz w:val="20"/>
      <w:szCs w:val="20"/>
    </w:rPr>
  </w:style>
  <w:style w:type="paragraph" w:customStyle="1" w:styleId="ProseDev">
    <w:name w:val="Prose Dev"/>
    <w:uiPriority w:val="99"/>
    <w:pPr>
      <w:widowControl w:val="0"/>
      <w:autoSpaceDE w:val="0"/>
      <w:autoSpaceDN w:val="0"/>
      <w:adjustRightInd w:val="0"/>
      <w:spacing w:after="360" w:line="240" w:lineRule="auto"/>
      <w:ind w:left="360"/>
      <w:jc w:val="center"/>
    </w:pPr>
    <w:rPr>
      <w:rFonts w:ascii="Indevr" w:hAnsi="Indevr" w:cs="Indevr"/>
      <w:b/>
      <w:bCs/>
      <w:color w:val="800000"/>
      <w:sz w:val="24"/>
      <w:szCs w:val="24"/>
    </w:rPr>
  </w:style>
  <w:style w:type="paragraph" w:customStyle="1" w:styleId="ProseVerse">
    <w:name w:val="ProseVerse"/>
    <w:uiPriority w:val="99"/>
    <w:pPr>
      <w:widowControl w:val="0"/>
      <w:autoSpaceDE w:val="0"/>
      <w:autoSpaceDN w:val="0"/>
      <w:adjustRightInd w:val="0"/>
      <w:spacing w:after="0" w:line="240" w:lineRule="auto"/>
      <w:ind w:firstLine="251"/>
    </w:pPr>
    <w:rPr>
      <w:rFonts w:ascii="ScaGoudy" w:hAnsi="ScaGoudy"/>
      <w:i/>
      <w:iCs/>
      <w:sz w:val="24"/>
      <w:szCs w:val="24"/>
    </w:rPr>
  </w:style>
  <w:style w:type="paragraph" w:customStyle="1" w:styleId="ProseVerse0">
    <w:name w:val="Prose Verse"/>
    <w:uiPriority w:val="99"/>
    <w:pPr>
      <w:widowControl w:val="0"/>
      <w:autoSpaceDE w:val="0"/>
      <w:autoSpaceDN w:val="0"/>
      <w:adjustRightInd w:val="0"/>
      <w:spacing w:after="0" w:line="240" w:lineRule="auto"/>
      <w:ind w:left="251"/>
    </w:pPr>
    <w:rPr>
      <w:rFonts w:ascii="ScaGoudy" w:hAnsi="ScaGoudy"/>
      <w:i/>
      <w:iCs/>
      <w:sz w:val="24"/>
      <w:szCs w:val="24"/>
    </w:rPr>
  </w:style>
  <w:style w:type="paragraph" w:customStyle="1" w:styleId="ProseVerseinpurp">
    <w:name w:val="Prose Verse in purp"/>
    <w:uiPriority w:val="99"/>
    <w:pPr>
      <w:widowControl w:val="0"/>
      <w:autoSpaceDE w:val="0"/>
      <w:autoSpaceDN w:val="0"/>
      <w:adjustRightInd w:val="0"/>
      <w:spacing w:before="180" w:after="0" w:line="240" w:lineRule="auto"/>
      <w:ind w:firstLine="251"/>
    </w:pPr>
    <w:rPr>
      <w:rFonts w:ascii="ScaGoudy" w:hAnsi="ScaGoudy"/>
      <w:i/>
      <w:iCs/>
      <w:color w:val="FF0000"/>
      <w:sz w:val="24"/>
      <w:szCs w:val="24"/>
    </w:rPr>
  </w:style>
  <w:style w:type="paragraph" w:customStyle="1" w:styleId="purp">
    <w:name w:val="purp"/>
    <w:uiPriority w:val="99"/>
    <w:pPr>
      <w:widowControl w:val="0"/>
      <w:autoSpaceDE w:val="0"/>
      <w:autoSpaceDN w:val="0"/>
      <w:adjustRightInd w:val="0"/>
      <w:spacing w:after="0" w:line="240" w:lineRule="auto"/>
      <w:jc w:val="both"/>
    </w:pPr>
    <w:rPr>
      <w:rFonts w:ascii="Sanskrit-Palatino" w:hAnsi="Sanskrit-Palatino" w:cs="Sanskrit-Palatino"/>
      <w:sz w:val="24"/>
      <w:szCs w:val="24"/>
    </w:rPr>
  </w:style>
  <w:style w:type="paragraph" w:customStyle="1" w:styleId="PurpleBGTranslations">
    <w:name w:val="Purple_BG_Translations"/>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Purport">
    <w:name w:val="Purport"/>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ort4">
    <w:name w:val="Purport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ort1">
    <w:name w:val="Purport1"/>
    <w:uiPriority w:val="99"/>
    <w:pPr>
      <w:widowControl w:val="0"/>
      <w:autoSpaceDE w:val="0"/>
      <w:autoSpaceDN w:val="0"/>
      <w:adjustRightInd w:val="0"/>
      <w:spacing w:after="0" w:line="240" w:lineRule="auto"/>
    </w:pPr>
    <w:rPr>
      <w:rFonts w:ascii="ScaGoudy" w:hAnsi="ScaGoudy"/>
      <w:sz w:val="24"/>
      <w:szCs w:val="24"/>
    </w:rPr>
  </w:style>
  <w:style w:type="paragraph" w:customStyle="1" w:styleId="Purport2">
    <w:name w:val="Purport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urport3">
    <w:name w:val="Purpor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ortTextPara">
    <w:name w:val="Purport_Text:Para"/>
    <w:uiPriority w:val="99"/>
    <w:pPr>
      <w:widowControl w:val="0"/>
      <w:autoSpaceDE w:val="0"/>
      <w:autoSpaceDN w:val="0"/>
      <w:adjustRightInd w:val="0"/>
      <w:spacing w:before="180" w:after="0" w:line="240" w:lineRule="auto"/>
      <w:jc w:val="both"/>
    </w:pPr>
    <w:rPr>
      <w:rFonts w:ascii="ScaGoudy" w:hAnsi="ScaGoudy"/>
      <w:sz w:val="24"/>
      <w:szCs w:val="24"/>
    </w:rPr>
  </w:style>
  <w:style w:type="paragraph" w:customStyle="1" w:styleId="PurportTextPara3">
    <w:name w:val="Purport_Text:Para3"/>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PurportTextParaPara">
    <w:name w:val="Purport_Text:Para:Para"/>
    <w:uiPriority w:val="99"/>
    <w:pPr>
      <w:widowControl w:val="0"/>
      <w:autoSpaceDE w:val="0"/>
      <w:autoSpaceDN w:val="0"/>
      <w:adjustRightInd w:val="0"/>
      <w:spacing w:before="180" w:after="0" w:line="240" w:lineRule="auto"/>
    </w:pPr>
    <w:rPr>
      <w:rFonts w:ascii="Tamal" w:hAnsi="Tamal" w:cs="Tamal"/>
      <w:color w:val="000000"/>
      <w:sz w:val="24"/>
      <w:szCs w:val="24"/>
    </w:rPr>
  </w:style>
  <w:style w:type="paragraph" w:customStyle="1" w:styleId="PurportTextPara1">
    <w:name w:val="Purport_Text:Para1"/>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ortTextPara2">
    <w:name w:val="Purport_Text:Para2"/>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PurportTextParaParaPara">
    <w:name w:val="Purport_Text: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
    <w:name w:val="Purport_Text:Para: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Para">
    <w:name w:val="Purport_Text:Para:Para: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ParaPara">
    <w:name w:val="Purport_Text:Para:Para:Para:Para:Para:Para"/>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ortTextParaParaParaParaParaParaPara">
    <w:name w:val="Purport_Text:Para:Para:Para:Para:Para:Para:Para"/>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para">
    <w:name w:val="Purp 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para3">
    <w:name w:val="Purp para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para1">
    <w:name w:val="Purp para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urppara2">
    <w:name w:val="Purp para2"/>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space">
    <w:name w:val="purp space"/>
    <w:uiPriority w:val="99"/>
    <w:pPr>
      <w:widowControl w:val="0"/>
      <w:autoSpaceDE w:val="0"/>
      <w:autoSpaceDN w:val="0"/>
      <w:adjustRightInd w:val="0"/>
      <w:spacing w:before="360" w:after="0" w:line="240" w:lineRule="auto"/>
    </w:pPr>
    <w:rPr>
      <w:rFonts w:ascii="Times New Roman" w:hAnsi="Times New Roman" w:cs="Times New Roman"/>
      <w:sz w:val="24"/>
      <w:szCs w:val="24"/>
    </w:rPr>
  </w:style>
  <w:style w:type="paragraph" w:customStyle="1" w:styleId="purpspace3">
    <w:name w:val="purp space3"/>
    <w:uiPriority w:val="99"/>
    <w:pPr>
      <w:widowControl w:val="0"/>
      <w:autoSpaceDE w:val="0"/>
      <w:autoSpaceDN w:val="0"/>
      <w:adjustRightInd w:val="0"/>
      <w:spacing w:before="360" w:after="0" w:line="240" w:lineRule="auto"/>
      <w:jc w:val="both"/>
    </w:pPr>
    <w:rPr>
      <w:rFonts w:ascii="ScaGoudy" w:hAnsi="ScaGoudy"/>
      <w:sz w:val="24"/>
      <w:szCs w:val="24"/>
    </w:rPr>
  </w:style>
  <w:style w:type="paragraph" w:customStyle="1" w:styleId="purpspace1">
    <w:name w:val="purp space1"/>
    <w:uiPriority w:val="99"/>
    <w:pPr>
      <w:widowControl w:val="0"/>
      <w:autoSpaceDE w:val="0"/>
      <w:autoSpaceDN w:val="0"/>
      <w:adjustRightInd w:val="0"/>
      <w:spacing w:before="360" w:after="0" w:line="240" w:lineRule="auto"/>
    </w:pPr>
    <w:rPr>
      <w:rFonts w:ascii="ScaGoudy" w:hAnsi="ScaGoudy"/>
      <w:color w:val="000000"/>
      <w:sz w:val="24"/>
      <w:szCs w:val="24"/>
    </w:rPr>
  </w:style>
  <w:style w:type="paragraph" w:customStyle="1" w:styleId="purpspace2">
    <w:name w:val="purp space2"/>
    <w:uiPriority w:val="99"/>
    <w:pPr>
      <w:widowControl w:val="0"/>
      <w:autoSpaceDE w:val="0"/>
      <w:autoSpaceDN w:val="0"/>
      <w:adjustRightInd w:val="0"/>
      <w:spacing w:before="360" w:after="0" w:line="240" w:lineRule="auto"/>
      <w:jc w:val="both"/>
    </w:pPr>
    <w:rPr>
      <w:rFonts w:ascii="ScaGoudy" w:hAnsi="ScaGoudy"/>
      <w:sz w:val="24"/>
      <w:szCs w:val="24"/>
    </w:rPr>
  </w:style>
  <w:style w:type="paragraph" w:customStyle="1" w:styleId="purptitle">
    <w:name w:val="purp title"/>
    <w:uiPriority w:val="99"/>
    <w:pPr>
      <w:widowControl w:val="0"/>
      <w:autoSpaceDE w:val="0"/>
      <w:autoSpaceDN w:val="0"/>
      <w:adjustRightInd w:val="0"/>
      <w:spacing w:before="240" w:after="240" w:line="240" w:lineRule="auto"/>
      <w:jc w:val="center"/>
    </w:pPr>
    <w:rPr>
      <w:rFonts w:ascii="Sanskrit-Palatino" w:hAnsi="Sanskrit-Palatino" w:cs="Sanskrit-Palatino"/>
      <w:b/>
      <w:bCs/>
      <w:sz w:val="24"/>
      <w:szCs w:val="24"/>
    </w:rPr>
  </w:style>
  <w:style w:type="paragraph" w:customStyle="1" w:styleId="QA">
    <w:name w:val="QA"/>
    <w:uiPriority w:val="99"/>
    <w:pPr>
      <w:widowControl w:val="0"/>
      <w:autoSpaceDE w:val="0"/>
      <w:autoSpaceDN w:val="0"/>
      <w:adjustRightInd w:val="0"/>
      <w:spacing w:before="227" w:after="57" w:line="287" w:lineRule="auto"/>
    </w:pPr>
    <w:rPr>
      <w:rFonts w:ascii="Times" w:hAnsi="Times" w:cs="Times"/>
      <w:color w:val="FF00FF"/>
      <w:sz w:val="20"/>
      <w:szCs w:val="20"/>
    </w:rPr>
  </w:style>
  <w:style w:type="paragraph" w:customStyle="1" w:styleId="QA0">
    <w:name w:val="Q&amp;A"/>
    <w:uiPriority w:val="99"/>
    <w:pPr>
      <w:widowControl w:val="0"/>
      <w:autoSpaceDE w:val="0"/>
      <w:autoSpaceDN w:val="0"/>
      <w:adjustRightInd w:val="0"/>
      <w:spacing w:after="113" w:line="240" w:lineRule="auto"/>
    </w:pPr>
    <w:rPr>
      <w:rFonts w:ascii="Calibri" w:hAnsi="Calibri" w:cs="Calibri"/>
      <w:b/>
      <w:bCs/>
      <w:sz w:val="24"/>
      <w:szCs w:val="24"/>
    </w:rPr>
  </w:style>
  <w:style w:type="paragraph" w:customStyle="1" w:styleId="QAparagraph">
    <w:name w:val="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QouteRef">
    <w:name w:val="Qoute Ref"/>
    <w:uiPriority w:val="99"/>
    <w:pPr>
      <w:widowControl w:val="0"/>
      <w:autoSpaceDE w:val="0"/>
      <w:autoSpaceDN w:val="0"/>
      <w:adjustRightInd w:val="0"/>
      <w:spacing w:after="540" w:line="240" w:lineRule="auto"/>
      <w:ind w:left="3240"/>
    </w:pPr>
    <w:rPr>
      <w:rFonts w:ascii="Times New Roman" w:hAnsi="Times New Roman" w:cs="Times New Roman"/>
      <w:sz w:val="24"/>
      <w:szCs w:val="24"/>
    </w:rPr>
  </w:style>
  <w:style w:type="paragraph" w:customStyle="1" w:styleId="QouteRef3">
    <w:name w:val="Qoute Ref3"/>
    <w:uiPriority w:val="99"/>
    <w:pPr>
      <w:widowControl w:val="0"/>
      <w:autoSpaceDE w:val="0"/>
      <w:autoSpaceDN w:val="0"/>
      <w:adjustRightInd w:val="0"/>
      <w:spacing w:after="540" w:line="240" w:lineRule="auto"/>
      <w:ind w:left="3240"/>
    </w:pPr>
    <w:rPr>
      <w:rFonts w:ascii="ScaGoudy" w:hAnsi="ScaGoudy"/>
      <w:sz w:val="24"/>
      <w:szCs w:val="24"/>
    </w:rPr>
  </w:style>
  <w:style w:type="paragraph" w:customStyle="1" w:styleId="QouteRef1">
    <w:name w:val="Qoute Ref1"/>
    <w:uiPriority w:val="99"/>
    <w:pPr>
      <w:widowControl w:val="0"/>
      <w:autoSpaceDE w:val="0"/>
      <w:autoSpaceDN w:val="0"/>
      <w:adjustRightInd w:val="0"/>
      <w:spacing w:after="540" w:line="240" w:lineRule="auto"/>
      <w:ind w:left="3240"/>
    </w:pPr>
    <w:rPr>
      <w:rFonts w:ascii="ScaGoudy" w:hAnsi="ScaGoudy"/>
      <w:color w:val="000000"/>
      <w:sz w:val="24"/>
      <w:szCs w:val="24"/>
    </w:rPr>
  </w:style>
  <w:style w:type="paragraph" w:customStyle="1" w:styleId="QouteRef2">
    <w:name w:val="Qoute Ref2"/>
    <w:uiPriority w:val="99"/>
    <w:pPr>
      <w:widowControl w:val="0"/>
      <w:autoSpaceDE w:val="0"/>
      <w:autoSpaceDN w:val="0"/>
      <w:adjustRightInd w:val="0"/>
      <w:spacing w:after="540" w:line="240" w:lineRule="auto"/>
      <w:ind w:left="3240"/>
    </w:pPr>
    <w:rPr>
      <w:rFonts w:ascii="ScaGoudy" w:hAnsi="ScaGoudy"/>
      <w:sz w:val="24"/>
      <w:szCs w:val="24"/>
    </w:rPr>
  </w:style>
  <w:style w:type="paragraph" w:customStyle="1" w:styleId="QuestionAnswer">
    <w:name w:val="Question/Answer"/>
    <w:uiPriority w:val="99"/>
    <w:pPr>
      <w:widowControl w:val="0"/>
      <w:autoSpaceDE w:val="0"/>
      <w:autoSpaceDN w:val="0"/>
      <w:adjustRightInd w:val="0"/>
      <w:spacing w:after="113" w:line="240" w:lineRule="auto"/>
      <w:ind w:firstLine="340"/>
    </w:pPr>
    <w:rPr>
      <w:rFonts w:ascii="Times New Roman" w:hAnsi="Times New Roman" w:cs="Times New Roman"/>
      <w:b/>
      <w:bCs/>
      <w:sz w:val="20"/>
      <w:szCs w:val="20"/>
      <w:u w:val="single"/>
    </w:rPr>
  </w:style>
  <w:style w:type="paragraph" w:customStyle="1" w:styleId="Questions">
    <w:name w:val="Questions"/>
    <w:uiPriority w:val="99"/>
    <w:pPr>
      <w:widowControl w:val="0"/>
      <w:autoSpaceDE w:val="0"/>
      <w:autoSpaceDN w:val="0"/>
      <w:adjustRightInd w:val="0"/>
      <w:spacing w:before="113" w:after="68" w:line="240" w:lineRule="auto"/>
    </w:pPr>
    <w:rPr>
      <w:rFonts w:ascii="Rama-Palatino" w:hAnsi="Rama-Palatino" w:cs="Rama-Palatino"/>
      <w:b/>
      <w:bCs/>
      <w:i/>
      <w:iCs/>
    </w:rPr>
  </w:style>
  <w:style w:type="paragraph" w:customStyle="1" w:styleId="QuickKeys">
    <w:name w:val="Quick Keys"/>
    <w:uiPriority w:val="99"/>
    <w:pPr>
      <w:widowControl w:val="0"/>
      <w:tabs>
        <w:tab w:val="left" w:pos="2880"/>
      </w:tabs>
      <w:autoSpaceDE w:val="0"/>
      <w:autoSpaceDN w:val="0"/>
      <w:adjustRightInd w:val="0"/>
      <w:spacing w:before="58" w:after="0" w:line="240" w:lineRule="auto"/>
      <w:ind w:left="360"/>
    </w:pPr>
    <w:rPr>
      <w:rFonts w:ascii="Times New Roman" w:hAnsi="Times New Roman" w:cs="Times New Roman"/>
      <w:color w:val="000000"/>
    </w:rPr>
  </w:style>
  <w:style w:type="paragraph" w:styleId="Quote">
    <w:name w:val="Quote"/>
    <w:basedOn w:val="Normal"/>
    <w:next w:val="Normal"/>
    <w:link w:val="QuoteChar"/>
    <w:uiPriority w:val="99"/>
    <w:qFormat/>
    <w:pPr>
      <w:spacing w:before="180" w:after="180"/>
      <w:ind w:firstLine="0"/>
      <w:jc w:val="both"/>
    </w:pPr>
    <w:rPr>
      <w:rFonts w:cstheme="minorBidi"/>
      <w:b/>
      <w:bCs/>
      <w:color w:val="auto"/>
      <w:sz w:val="24"/>
      <w:szCs w:val="24"/>
    </w:rPr>
  </w:style>
  <w:style w:type="character" w:customStyle="1" w:styleId="QuoteChar">
    <w:name w:val="Quote Char"/>
    <w:basedOn w:val="DefaultParagraphFont"/>
    <w:link w:val="Quote"/>
    <w:uiPriority w:val="29"/>
    <w:rPr>
      <w:rFonts w:ascii="ScaGoudy" w:hAnsi="ScaGoudy" w:cs="ScaGoudy"/>
      <w:i/>
      <w:iCs/>
      <w:color w:val="404040" w:themeColor="text1" w:themeTint="BF"/>
      <w:sz w:val="28"/>
      <w:szCs w:val="28"/>
    </w:rPr>
  </w:style>
  <w:style w:type="paragraph" w:customStyle="1" w:styleId="QuoteCharChar">
    <w:name w:val="Quote Char Char"/>
    <w:uiPriority w:val="99"/>
    <w:pPr>
      <w:widowControl w:val="0"/>
      <w:autoSpaceDE w:val="0"/>
      <w:autoSpaceDN w:val="0"/>
      <w:adjustRightInd w:val="0"/>
      <w:spacing w:after="113" w:line="285" w:lineRule="auto"/>
      <w:ind w:left="173" w:right="173"/>
    </w:pPr>
    <w:rPr>
      <w:rFonts w:ascii="Rama Garamond Plus" w:hAnsi="Rama Garamond Plus" w:cs="Rama Garamond Plus"/>
      <w:sz w:val="18"/>
      <w:szCs w:val="18"/>
    </w:rPr>
  </w:style>
  <w:style w:type="paragraph" w:customStyle="1" w:styleId="QuoteCharCharChar">
    <w:name w:val="Quote Char Char Char"/>
    <w:uiPriority w:val="99"/>
    <w:pPr>
      <w:widowControl w:val="0"/>
      <w:autoSpaceDE w:val="0"/>
      <w:autoSpaceDN w:val="0"/>
      <w:adjustRightInd w:val="0"/>
      <w:spacing w:after="113" w:line="285" w:lineRule="auto"/>
      <w:ind w:left="173" w:right="173"/>
    </w:pPr>
    <w:rPr>
      <w:rFonts w:ascii="Rama-Palatino" w:hAnsi="Rama-Palatino" w:cs="Rama-Palatino"/>
      <w:sz w:val="20"/>
      <w:szCs w:val="20"/>
    </w:rPr>
  </w:style>
  <w:style w:type="paragraph" w:customStyle="1" w:styleId="QuoteCitation">
    <w:name w:val="Quote Citation"/>
    <w:uiPriority w:val="99"/>
    <w:pPr>
      <w:widowControl w:val="0"/>
      <w:autoSpaceDE w:val="0"/>
      <w:autoSpaceDN w:val="0"/>
      <w:adjustRightInd w:val="0"/>
      <w:spacing w:after="227" w:line="240" w:lineRule="auto"/>
      <w:ind w:left="1134" w:right="1134"/>
      <w:jc w:val="right"/>
    </w:pPr>
    <w:rPr>
      <w:rFonts w:ascii="ScaGoudy" w:hAnsi="ScaGoudy"/>
      <w:sz w:val="24"/>
      <w:szCs w:val="24"/>
    </w:rPr>
  </w:style>
  <w:style w:type="paragraph" w:customStyle="1" w:styleId="QuoteCitationlastline">
    <w:name w:val="Quote Citation (last line)"/>
    <w:uiPriority w:val="99"/>
    <w:pPr>
      <w:widowControl w:val="0"/>
      <w:autoSpaceDE w:val="0"/>
      <w:autoSpaceDN w:val="0"/>
      <w:adjustRightInd w:val="0"/>
      <w:spacing w:after="227" w:line="240" w:lineRule="auto"/>
      <w:ind w:left="567" w:right="1134"/>
      <w:jc w:val="right"/>
    </w:pPr>
    <w:rPr>
      <w:rFonts w:ascii="Times New Roman" w:hAnsi="Times New Roman" w:cs="Times New Roman"/>
      <w:b/>
      <w:bCs/>
      <w:sz w:val="20"/>
      <w:szCs w:val="20"/>
    </w:rPr>
  </w:style>
  <w:style w:type="paragraph" w:customStyle="1" w:styleId="Quotedmaterial">
    <w:name w:val="Quoted material"/>
    <w:uiPriority w:val="99"/>
    <w:pPr>
      <w:widowControl w:val="0"/>
      <w:autoSpaceDE w:val="0"/>
      <w:autoSpaceDN w:val="0"/>
      <w:adjustRightInd w:val="0"/>
      <w:spacing w:after="0" w:line="240" w:lineRule="auto"/>
      <w:ind w:left="720" w:right="720"/>
      <w:jc w:val="both"/>
    </w:pPr>
    <w:rPr>
      <w:rFonts w:ascii="ScaGoudy" w:hAnsi="ScaGoudy"/>
      <w:i/>
      <w:iCs/>
      <w:sz w:val="24"/>
      <w:szCs w:val="24"/>
    </w:rPr>
  </w:style>
  <w:style w:type="paragraph" w:customStyle="1" w:styleId="quotedpara">
    <w:name w:val="quoted para"/>
    <w:uiPriority w:val="99"/>
    <w:pPr>
      <w:widowControl w:val="0"/>
      <w:tabs>
        <w:tab w:val="left" w:pos="360"/>
      </w:tabs>
      <w:autoSpaceDE w:val="0"/>
      <w:autoSpaceDN w:val="0"/>
      <w:adjustRightInd w:val="0"/>
      <w:spacing w:before="180" w:after="180" w:line="240" w:lineRule="auto"/>
      <w:ind w:left="360" w:right="360"/>
      <w:jc w:val="both"/>
    </w:pPr>
    <w:rPr>
      <w:rFonts w:ascii="ScaGoudy" w:hAnsi="ScaGoudy"/>
      <w:sz w:val="24"/>
      <w:szCs w:val="24"/>
    </w:rPr>
  </w:style>
  <w:style w:type="paragraph" w:customStyle="1" w:styleId="Quote-FirstIndent">
    <w:name w:val="Quote - First Indent"/>
    <w:uiPriority w:val="99"/>
    <w:pPr>
      <w:widowControl w:val="0"/>
      <w:autoSpaceDE w:val="0"/>
      <w:autoSpaceDN w:val="0"/>
      <w:adjustRightInd w:val="0"/>
      <w:spacing w:after="227" w:line="240" w:lineRule="auto"/>
      <w:ind w:left="340" w:right="340" w:firstLine="340"/>
      <w:jc w:val="both"/>
    </w:pPr>
    <w:rPr>
      <w:rFonts w:ascii="Times New Roman" w:hAnsi="Times New Roman" w:cs="Times New Roman"/>
      <w:i/>
      <w:iCs/>
      <w:sz w:val="24"/>
      <w:szCs w:val="24"/>
    </w:rPr>
  </w:style>
  <w:style w:type="paragraph" w:customStyle="1" w:styleId="QuoteInd">
    <w:name w:val="QuoteInd"/>
    <w:uiPriority w:val="99"/>
    <w:pPr>
      <w:widowControl w:val="0"/>
      <w:autoSpaceDE w:val="0"/>
      <w:autoSpaceDN w:val="0"/>
      <w:adjustRightInd w:val="0"/>
      <w:spacing w:after="113" w:line="287" w:lineRule="auto"/>
      <w:ind w:left="680" w:right="170" w:firstLine="283"/>
    </w:pPr>
    <w:rPr>
      <w:rFonts w:ascii="Times" w:hAnsi="Times" w:cs="Times"/>
      <w:i/>
      <w:iCs/>
      <w:color w:val="000000"/>
      <w:sz w:val="20"/>
      <w:szCs w:val="20"/>
    </w:rPr>
  </w:style>
  <w:style w:type="paragraph" w:customStyle="1" w:styleId="QuoteInd-centerednospace">
    <w:name w:val="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QuoteInd-centeredw2fsp">
    <w:name w:val="QuoteInd-centered w_2f_sp"/>
    <w:uiPriority w:val="99"/>
    <w:pPr>
      <w:widowControl w:val="0"/>
      <w:autoSpaceDE w:val="0"/>
      <w:autoSpaceDN w:val="0"/>
      <w:adjustRightInd w:val="0"/>
      <w:spacing w:after="113" w:line="287" w:lineRule="auto"/>
      <w:ind w:left="170" w:right="170"/>
      <w:jc w:val="center"/>
    </w:pPr>
    <w:rPr>
      <w:rFonts w:ascii="Times" w:hAnsi="Times" w:cs="Times"/>
      <w:i/>
      <w:iCs/>
      <w:color w:val="000000"/>
      <w:sz w:val="20"/>
      <w:szCs w:val="20"/>
    </w:rPr>
  </w:style>
  <w:style w:type="paragraph" w:customStyle="1" w:styleId="QuoteInd-english">
    <w:name w:val="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rPr>
  </w:style>
  <w:style w:type="paragraph" w:customStyle="1" w:styleId="Quote-list">
    <w:name w:val="Quote - # list"/>
    <w:uiPriority w:val="99"/>
    <w:pPr>
      <w:widowControl w:val="0"/>
      <w:autoSpaceDE w:val="0"/>
      <w:autoSpaceDN w:val="0"/>
      <w:adjustRightInd w:val="0"/>
      <w:spacing w:after="227" w:line="240" w:lineRule="auto"/>
      <w:ind w:left="2268" w:right="1134"/>
    </w:pPr>
    <w:rPr>
      <w:rFonts w:ascii="Calibri" w:hAnsi="Calibri" w:cs="Calibri"/>
      <w:sz w:val="24"/>
      <w:szCs w:val="24"/>
    </w:rPr>
  </w:style>
  <w:style w:type="paragraph" w:customStyle="1" w:styleId="quotepara">
    <w:name w:val="quote para"/>
    <w:uiPriority w:val="99"/>
    <w:pPr>
      <w:widowControl w:val="0"/>
      <w:autoSpaceDE w:val="0"/>
      <w:autoSpaceDN w:val="0"/>
      <w:adjustRightInd w:val="0"/>
      <w:spacing w:before="180" w:after="180" w:line="240" w:lineRule="auto"/>
      <w:ind w:left="360" w:right="360"/>
      <w:jc w:val="both"/>
    </w:pPr>
    <w:rPr>
      <w:rFonts w:ascii="ScaGoudy" w:hAnsi="ScaGoudy"/>
      <w:i/>
      <w:iCs/>
      <w:sz w:val="24"/>
      <w:szCs w:val="24"/>
    </w:rPr>
  </w:style>
  <w:style w:type="paragraph" w:customStyle="1" w:styleId="QuoteReference">
    <w:name w:val="Quote Reference"/>
    <w:uiPriority w:val="99"/>
    <w:pPr>
      <w:widowControl w:val="0"/>
      <w:autoSpaceDE w:val="0"/>
      <w:autoSpaceDN w:val="0"/>
      <w:adjustRightInd w:val="0"/>
      <w:spacing w:after="227" w:line="240" w:lineRule="auto"/>
      <w:ind w:left="1134" w:right="1134"/>
      <w:jc w:val="right"/>
    </w:pPr>
    <w:rPr>
      <w:rFonts w:ascii="Calibri" w:hAnsi="Calibri" w:cs="Calibri"/>
      <w:b/>
      <w:bCs/>
      <w:sz w:val="20"/>
      <w:szCs w:val="20"/>
    </w:rPr>
  </w:style>
  <w:style w:type="paragraph" w:customStyle="1" w:styleId="quotes">
    <w:name w:val="quotes"/>
    <w:uiPriority w:val="99"/>
    <w:pPr>
      <w:widowControl w:val="0"/>
      <w:autoSpaceDE w:val="0"/>
      <w:autoSpaceDN w:val="0"/>
      <w:adjustRightInd w:val="0"/>
      <w:spacing w:after="0" w:line="240" w:lineRule="auto"/>
    </w:pPr>
    <w:rPr>
      <w:rFonts w:ascii="Sanskrit-Palatino" w:hAnsi="Sanskrit-Palatino" w:cs="Sanskrit-Palatino"/>
      <w:i/>
      <w:iCs/>
      <w:color w:val="000000"/>
    </w:rPr>
  </w:style>
  <w:style w:type="paragraph" w:customStyle="1" w:styleId="Recipe">
    <w:name w:val="Recipe"/>
    <w:uiPriority w:val="99"/>
    <w:pPr>
      <w:widowControl w:val="0"/>
      <w:tabs>
        <w:tab w:val="left" w:pos="360"/>
      </w:tabs>
      <w:autoSpaceDE w:val="0"/>
      <w:autoSpaceDN w:val="0"/>
      <w:adjustRightInd w:val="0"/>
      <w:spacing w:before="180" w:after="180" w:line="240" w:lineRule="auto"/>
      <w:ind w:left="360" w:right="360"/>
    </w:pPr>
    <w:rPr>
      <w:rFonts w:ascii="Tamal" w:hAnsi="Tamal" w:cs="Tamal"/>
      <w:color w:val="000000"/>
      <w:sz w:val="24"/>
      <w:szCs w:val="24"/>
    </w:rPr>
  </w:style>
  <w:style w:type="paragraph" w:customStyle="1" w:styleId="Recipe3">
    <w:name w:val="Recipe3"/>
    <w:uiPriority w:val="99"/>
    <w:pPr>
      <w:widowControl w:val="0"/>
      <w:tabs>
        <w:tab w:val="left" w:pos="360"/>
      </w:tabs>
      <w:autoSpaceDE w:val="0"/>
      <w:autoSpaceDN w:val="0"/>
      <w:adjustRightInd w:val="0"/>
      <w:spacing w:before="180" w:after="180" w:line="240" w:lineRule="auto"/>
      <w:ind w:left="360" w:right="360"/>
    </w:pPr>
    <w:rPr>
      <w:rFonts w:ascii="Times New Roman" w:hAnsi="Times New Roman" w:cs="Times New Roman"/>
      <w:sz w:val="24"/>
      <w:szCs w:val="24"/>
    </w:rPr>
  </w:style>
  <w:style w:type="paragraph" w:customStyle="1" w:styleId="Recipe1">
    <w:name w:val="Recipe1"/>
    <w:uiPriority w:val="99"/>
    <w:pPr>
      <w:widowControl w:val="0"/>
      <w:tabs>
        <w:tab w:val="left" w:pos="360"/>
      </w:tabs>
      <w:autoSpaceDE w:val="0"/>
      <w:autoSpaceDN w:val="0"/>
      <w:adjustRightInd w:val="0"/>
      <w:spacing w:before="180" w:after="180" w:line="240" w:lineRule="auto"/>
      <w:ind w:left="360" w:right="360"/>
    </w:pPr>
    <w:rPr>
      <w:rFonts w:ascii="ScaGoudy" w:hAnsi="ScaGoudy"/>
      <w:color w:val="000000"/>
      <w:sz w:val="24"/>
      <w:szCs w:val="24"/>
    </w:rPr>
  </w:style>
  <w:style w:type="paragraph" w:customStyle="1" w:styleId="Recipe2">
    <w:name w:val="Recipe2"/>
    <w:uiPriority w:val="99"/>
    <w:pPr>
      <w:widowControl w:val="0"/>
      <w:tabs>
        <w:tab w:val="left" w:pos="360"/>
      </w:tabs>
      <w:autoSpaceDE w:val="0"/>
      <w:autoSpaceDN w:val="0"/>
      <w:adjustRightInd w:val="0"/>
      <w:spacing w:before="180" w:after="180" w:line="240" w:lineRule="auto"/>
      <w:ind w:left="360" w:right="360"/>
    </w:pPr>
    <w:rPr>
      <w:rFonts w:ascii="Times New Roman" w:hAnsi="Times New Roman" w:cs="Times New Roman"/>
      <w:sz w:val="24"/>
      <w:szCs w:val="24"/>
    </w:rPr>
  </w:style>
  <w:style w:type="paragraph" w:customStyle="1" w:styleId="recipies">
    <w:name w:val="recipies"/>
    <w:uiPriority w:val="99"/>
    <w:pPr>
      <w:widowControl w:val="0"/>
      <w:pBdr>
        <w:top w:val="single" w:sz="6" w:space="7" w:color="000000"/>
        <w:left w:val="single" w:sz="6" w:space="7" w:color="000000"/>
        <w:bottom w:val="single" w:sz="18" w:space="7" w:color="000000"/>
        <w:right w:val="single" w:sz="18" w:space="7" w:color="000000"/>
      </w:pBdr>
      <w:shd w:val="solid" w:color="00FFFF" w:fill="auto"/>
      <w:tabs>
        <w:tab w:val="left" w:pos="360"/>
      </w:tabs>
      <w:autoSpaceDE w:val="0"/>
      <w:autoSpaceDN w:val="0"/>
      <w:adjustRightInd w:val="0"/>
      <w:spacing w:before="180" w:after="180" w:line="240" w:lineRule="auto"/>
      <w:ind w:left="720" w:right="720"/>
    </w:pPr>
    <w:rPr>
      <w:rFonts w:ascii="ScaGoudy" w:hAnsi="ScaGoudy"/>
      <w:b/>
      <w:bCs/>
      <w:color w:val="000080"/>
      <w:sz w:val="24"/>
      <w:szCs w:val="24"/>
    </w:rPr>
  </w:style>
  <w:style w:type="paragraph" w:customStyle="1" w:styleId="Recipies2">
    <w:name w:val="Recipies2"/>
    <w:uiPriority w:val="99"/>
    <w:pPr>
      <w:widowControl w:val="0"/>
      <w:pBdr>
        <w:top w:val="single" w:sz="6" w:space="2" w:color="000000"/>
        <w:left w:val="single" w:sz="6" w:space="2" w:color="000000"/>
        <w:bottom w:val="single" w:sz="12" w:space="2" w:color="000000"/>
        <w:right w:val="single" w:sz="12" w:space="2" w:color="000000"/>
      </w:pBdr>
      <w:shd w:val="solid" w:color="FFFF00" w:fill="auto"/>
      <w:tabs>
        <w:tab w:val="left" w:pos="360"/>
      </w:tabs>
      <w:autoSpaceDE w:val="0"/>
      <w:autoSpaceDN w:val="0"/>
      <w:adjustRightInd w:val="0"/>
      <w:spacing w:before="180" w:after="180" w:line="240" w:lineRule="auto"/>
      <w:ind w:left="1440" w:right="1440"/>
      <w:jc w:val="center"/>
    </w:pPr>
    <w:rPr>
      <w:rFonts w:ascii="ScaGoudy" w:hAnsi="ScaGoudy"/>
      <w:sz w:val="32"/>
      <w:szCs w:val="32"/>
    </w:rPr>
  </w:style>
  <w:style w:type="paragraph" w:customStyle="1" w:styleId="Reciters">
    <w:name w:val="Reciters"/>
    <w:uiPriority w:val="99"/>
    <w:pPr>
      <w:widowControl w:val="0"/>
      <w:tabs>
        <w:tab w:val="left" w:pos="259"/>
        <w:tab w:val="left" w:pos="360"/>
      </w:tabs>
      <w:autoSpaceDE w:val="0"/>
      <w:autoSpaceDN w:val="0"/>
      <w:adjustRightInd w:val="0"/>
      <w:spacing w:before="180" w:after="180" w:line="240" w:lineRule="auto"/>
      <w:ind w:left="360" w:right="360"/>
      <w:jc w:val="both"/>
    </w:pPr>
    <w:rPr>
      <w:rFonts w:ascii="ScaGoudy" w:hAnsi="ScaGoudy"/>
      <w:i/>
      <w:iCs/>
      <w:color w:val="000080"/>
      <w:sz w:val="24"/>
      <w:szCs w:val="24"/>
    </w:rPr>
  </w:style>
  <w:style w:type="paragraph" w:customStyle="1" w:styleId="ref">
    <w:name w:val="ref"/>
    <w:uiPriority w:val="99"/>
    <w:pPr>
      <w:widowControl w:val="0"/>
      <w:autoSpaceDE w:val="0"/>
      <w:autoSpaceDN w:val="0"/>
      <w:adjustRightInd w:val="0"/>
      <w:spacing w:after="360" w:line="240" w:lineRule="auto"/>
      <w:jc w:val="right"/>
    </w:pPr>
    <w:rPr>
      <w:rFonts w:ascii="ScaGoudy" w:hAnsi="ScaGoudy"/>
      <w:i/>
      <w:iCs/>
      <w:sz w:val="24"/>
      <w:szCs w:val="24"/>
    </w:rPr>
  </w:style>
  <w:style w:type="paragraph" w:customStyle="1" w:styleId="Reference">
    <w:name w:val="Reference"/>
    <w:uiPriority w:val="99"/>
    <w:pPr>
      <w:widowControl w:val="0"/>
      <w:tabs>
        <w:tab w:val="left" w:pos="360"/>
      </w:tabs>
      <w:autoSpaceDE w:val="0"/>
      <w:autoSpaceDN w:val="0"/>
      <w:adjustRightInd w:val="0"/>
      <w:spacing w:after="360" w:line="240" w:lineRule="auto"/>
      <w:ind w:right="720"/>
      <w:jc w:val="right"/>
    </w:pPr>
    <w:rPr>
      <w:rFonts w:ascii="ScaGoudy" w:hAnsi="ScaGoudy"/>
      <w:i/>
      <w:iCs/>
      <w:sz w:val="24"/>
      <w:szCs w:val="24"/>
    </w:rPr>
  </w:style>
  <w:style w:type="paragraph" w:customStyle="1" w:styleId="Reference3">
    <w:name w:val="Reference3"/>
    <w:uiPriority w:val="99"/>
    <w:pPr>
      <w:widowControl w:val="0"/>
      <w:tabs>
        <w:tab w:val="left" w:pos="360"/>
      </w:tabs>
      <w:autoSpaceDE w:val="0"/>
      <w:autoSpaceDN w:val="0"/>
      <w:adjustRightInd w:val="0"/>
      <w:spacing w:before="180" w:after="360" w:line="240" w:lineRule="auto"/>
      <w:jc w:val="right"/>
    </w:pPr>
    <w:rPr>
      <w:rFonts w:ascii="Times New Roman" w:hAnsi="Times New Roman" w:cs="Times New Roman"/>
      <w:sz w:val="24"/>
      <w:szCs w:val="24"/>
    </w:rPr>
  </w:style>
  <w:style w:type="paragraph" w:customStyle="1" w:styleId="Reference1">
    <w:name w:val="Reference1"/>
    <w:uiPriority w:val="99"/>
    <w:pPr>
      <w:widowControl w:val="0"/>
      <w:tabs>
        <w:tab w:val="left" w:pos="360"/>
      </w:tabs>
      <w:autoSpaceDE w:val="0"/>
      <w:autoSpaceDN w:val="0"/>
      <w:adjustRightInd w:val="0"/>
      <w:spacing w:before="180" w:after="360" w:line="240" w:lineRule="auto"/>
      <w:jc w:val="right"/>
    </w:pPr>
    <w:rPr>
      <w:rFonts w:ascii="ScaGoudy" w:hAnsi="ScaGoudy"/>
      <w:color w:val="000000"/>
      <w:sz w:val="24"/>
      <w:szCs w:val="24"/>
    </w:rPr>
  </w:style>
  <w:style w:type="paragraph" w:customStyle="1" w:styleId="Reference2">
    <w:name w:val="Reference2"/>
    <w:uiPriority w:val="99"/>
    <w:pPr>
      <w:widowControl w:val="0"/>
      <w:tabs>
        <w:tab w:val="left" w:pos="360"/>
      </w:tabs>
      <w:autoSpaceDE w:val="0"/>
      <w:autoSpaceDN w:val="0"/>
      <w:adjustRightInd w:val="0"/>
      <w:spacing w:before="180" w:after="360" w:line="240" w:lineRule="auto"/>
      <w:jc w:val="right"/>
    </w:pPr>
    <w:rPr>
      <w:rFonts w:ascii="Times New Roman" w:hAnsi="Times New Roman" w:cs="Times New Roman"/>
      <w:sz w:val="24"/>
      <w:szCs w:val="24"/>
    </w:rPr>
  </w:style>
  <w:style w:type="paragraph" w:customStyle="1" w:styleId="ReferenceRight">
    <w:name w:val="Reference_Right"/>
    <w:uiPriority w:val="99"/>
    <w:pPr>
      <w:widowControl w:val="0"/>
      <w:autoSpaceDE w:val="0"/>
      <w:autoSpaceDN w:val="0"/>
      <w:adjustRightInd w:val="0"/>
      <w:spacing w:after="180" w:line="240" w:lineRule="auto"/>
      <w:ind w:right="720"/>
      <w:jc w:val="right"/>
    </w:pPr>
    <w:rPr>
      <w:rFonts w:ascii="ScaTimes" w:hAnsi="ScaTimes" w:cs="ScaTimes"/>
      <w:i/>
      <w:iCs/>
      <w:color w:val="000000"/>
      <w:sz w:val="24"/>
      <w:szCs w:val="24"/>
    </w:rPr>
  </w:style>
  <w:style w:type="paragraph" w:customStyle="1" w:styleId="references">
    <w:name w:val="references"/>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ind w:firstLine="227"/>
      <w:jc w:val="both"/>
    </w:pPr>
    <w:rPr>
      <w:rFonts w:ascii="Palatino Sanskrit 2" w:hAnsi="Palatino Sanskrit 2" w:cs="Palatino Sanskrit 2"/>
      <w:sz w:val="20"/>
      <w:szCs w:val="20"/>
    </w:rPr>
  </w:style>
  <w:style w:type="paragraph" w:customStyle="1" w:styleId="regular">
    <w:name w:val="regular"/>
    <w:uiPriority w:val="99"/>
    <w:pPr>
      <w:widowControl w:val="0"/>
      <w:autoSpaceDE w:val="0"/>
      <w:autoSpaceDN w:val="0"/>
      <w:adjustRightInd w:val="0"/>
      <w:spacing w:after="0" w:line="360" w:lineRule="auto"/>
      <w:jc w:val="both"/>
    </w:pPr>
    <w:rPr>
      <w:rFonts w:ascii="Dravida" w:hAnsi="Dravida" w:cs="Dravida"/>
      <w:sz w:val="20"/>
      <w:szCs w:val="20"/>
    </w:rPr>
  </w:style>
  <w:style w:type="paragraph" w:customStyle="1" w:styleId="Reporter3">
    <w:name w:val="Reporter 3:"/>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Reporter32">
    <w:name w:val="Reporter 3:2"/>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Reporter31">
    <w:name w:val="Reporter 3:1"/>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Return">
    <w:name w:val="Return"/>
    <w:uiPriority w:val="99"/>
    <w:pPr>
      <w:widowControl w:val="0"/>
      <w:autoSpaceDE w:val="0"/>
      <w:autoSpaceDN w:val="0"/>
      <w:adjustRightInd w:val="0"/>
      <w:spacing w:after="0" w:line="240" w:lineRule="auto"/>
    </w:pPr>
    <w:rPr>
      <w:rFonts w:ascii="Arial" w:hAnsi="Arial" w:cs="Arial"/>
      <w:i/>
      <w:iCs/>
      <w:sz w:val="20"/>
      <w:szCs w:val="20"/>
    </w:rPr>
  </w:style>
  <w:style w:type="paragraph" w:styleId="Revision">
    <w:name w:val="Revision"/>
    <w:uiPriority w:val="99"/>
    <w:pPr>
      <w:widowControl w:val="0"/>
      <w:autoSpaceDE w:val="0"/>
      <w:autoSpaceDN w:val="0"/>
      <w:adjustRightInd w:val="0"/>
      <w:spacing w:after="0" w:line="240" w:lineRule="auto"/>
    </w:pPr>
    <w:rPr>
      <w:rFonts w:ascii="Calibri" w:hAnsi="Calibri" w:cs="Calibri"/>
    </w:rPr>
  </w:style>
  <w:style w:type="paragraph" w:customStyle="1" w:styleId="Right">
    <w:name w:val="Right"/>
    <w:uiPriority w:val="99"/>
    <w:pPr>
      <w:widowControl w:val="0"/>
      <w:tabs>
        <w:tab w:val="left" w:pos="360"/>
      </w:tabs>
      <w:autoSpaceDE w:val="0"/>
      <w:autoSpaceDN w:val="0"/>
      <w:adjustRightInd w:val="0"/>
      <w:spacing w:before="180" w:after="180" w:line="240" w:lineRule="auto"/>
      <w:jc w:val="right"/>
    </w:pPr>
    <w:rPr>
      <w:rFonts w:ascii="ScaGoudy" w:hAnsi="ScaGoudy"/>
      <w:sz w:val="24"/>
      <w:szCs w:val="24"/>
    </w:rPr>
  </w:style>
  <w:style w:type="paragraph" w:customStyle="1" w:styleId="Right3">
    <w:name w:val="Right3"/>
    <w:uiPriority w:val="99"/>
    <w:pPr>
      <w:widowControl w:val="0"/>
      <w:tabs>
        <w:tab w:val="left" w:pos="360"/>
      </w:tabs>
      <w:autoSpaceDE w:val="0"/>
      <w:autoSpaceDN w:val="0"/>
      <w:adjustRightInd w:val="0"/>
      <w:spacing w:before="180" w:after="180" w:line="240" w:lineRule="auto"/>
      <w:jc w:val="right"/>
    </w:pPr>
    <w:rPr>
      <w:rFonts w:ascii="Times New Roman" w:hAnsi="Times New Roman" w:cs="Times New Roman"/>
      <w:sz w:val="24"/>
      <w:szCs w:val="24"/>
    </w:rPr>
  </w:style>
  <w:style w:type="paragraph" w:customStyle="1" w:styleId="Right1">
    <w:name w:val="Right1"/>
    <w:uiPriority w:val="99"/>
    <w:pPr>
      <w:widowControl w:val="0"/>
      <w:tabs>
        <w:tab w:val="left" w:pos="360"/>
      </w:tabs>
      <w:autoSpaceDE w:val="0"/>
      <w:autoSpaceDN w:val="0"/>
      <w:adjustRightInd w:val="0"/>
      <w:spacing w:before="180" w:after="180" w:line="240" w:lineRule="auto"/>
      <w:jc w:val="right"/>
    </w:pPr>
    <w:rPr>
      <w:rFonts w:ascii="ScaGoudy" w:hAnsi="ScaGoudy"/>
      <w:color w:val="000000"/>
      <w:sz w:val="24"/>
      <w:szCs w:val="24"/>
    </w:rPr>
  </w:style>
  <w:style w:type="paragraph" w:customStyle="1" w:styleId="Right2">
    <w:name w:val="Right2"/>
    <w:uiPriority w:val="99"/>
    <w:pPr>
      <w:widowControl w:val="0"/>
      <w:tabs>
        <w:tab w:val="left" w:pos="360"/>
      </w:tabs>
      <w:autoSpaceDE w:val="0"/>
      <w:autoSpaceDN w:val="0"/>
      <w:adjustRightInd w:val="0"/>
      <w:spacing w:before="180" w:after="180" w:line="240" w:lineRule="auto"/>
      <w:jc w:val="right"/>
    </w:pPr>
    <w:rPr>
      <w:rFonts w:ascii="Times New Roman" w:hAnsi="Times New Roman" w:cs="Times New Roman"/>
      <w:sz w:val="24"/>
      <w:szCs w:val="24"/>
    </w:rPr>
  </w:style>
  <w:style w:type="paragraph" w:customStyle="1" w:styleId="RomanList">
    <w:name w:val="Roman List"/>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RootLevel">
    <w:name w:val="Root Level"/>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RootSub">
    <w:name w:val="Root Sub"/>
    <w:uiPriority w:val="99"/>
    <w:pPr>
      <w:widowControl w:val="0"/>
      <w:autoSpaceDE w:val="0"/>
      <w:autoSpaceDN w:val="0"/>
      <w:adjustRightInd w:val="0"/>
      <w:spacing w:before="120" w:after="120" w:line="240" w:lineRule="auto"/>
      <w:ind w:left="432"/>
    </w:pPr>
    <w:rPr>
      <w:rFonts w:ascii="ScaGoudy" w:hAnsi="ScaGoudy"/>
      <w:b/>
      <w:bCs/>
      <w:color w:val="993366"/>
      <w:sz w:val="32"/>
      <w:szCs w:val="32"/>
    </w:rPr>
  </w:style>
  <w:style w:type="paragraph" w:customStyle="1" w:styleId="RunHeadleft">
    <w:name w:val="Run Head lef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87" w:lineRule="auto"/>
      <w:jc w:val="right"/>
    </w:pPr>
    <w:rPr>
      <w:rFonts w:ascii="Times Italic" w:hAnsi="Times Italic" w:cs="Times Italic"/>
      <w:i/>
      <w:iCs/>
      <w:color w:val="000000"/>
      <w:sz w:val="20"/>
      <w:szCs w:val="20"/>
    </w:rPr>
  </w:style>
  <w:style w:type="paragraph" w:customStyle="1" w:styleId="Runin">
    <w:name w:val="Runin"/>
    <w:uiPriority w:val="99"/>
    <w:pPr>
      <w:widowControl w:val="0"/>
      <w:tabs>
        <w:tab w:val="left" w:pos="360"/>
      </w:tabs>
      <w:autoSpaceDE w:val="0"/>
      <w:autoSpaceDN w:val="0"/>
      <w:adjustRightInd w:val="0"/>
      <w:spacing w:before="180" w:after="180" w:line="240" w:lineRule="auto"/>
      <w:jc w:val="both"/>
    </w:pPr>
    <w:rPr>
      <w:rFonts w:ascii="ScaGoudy" w:hAnsi="ScaGoudy"/>
      <w:i/>
      <w:iCs/>
      <w:sz w:val="24"/>
      <w:szCs w:val="24"/>
    </w:rPr>
  </w:style>
  <w:style w:type="paragraph" w:customStyle="1" w:styleId="Said">
    <w:name w:val="Said"/>
    <w:uiPriority w:val="99"/>
    <w:pPr>
      <w:widowControl w:val="0"/>
      <w:autoSpaceDE w:val="0"/>
      <w:autoSpaceDN w:val="0"/>
      <w:adjustRightInd w:val="0"/>
      <w:spacing w:before="120" w:after="0" w:line="240" w:lineRule="auto"/>
      <w:jc w:val="both"/>
    </w:pPr>
    <w:rPr>
      <w:rFonts w:ascii="Tamal" w:hAnsi="Tamal" w:cs="Tamal"/>
      <w:i/>
      <w:iCs/>
      <w:sz w:val="36"/>
      <w:szCs w:val="36"/>
    </w:rPr>
  </w:style>
  <w:style w:type="paragraph" w:styleId="Salutation">
    <w:name w:val="Salutation"/>
    <w:basedOn w:val="Normal"/>
    <w:next w:val="Normal"/>
    <w:link w:val="SalutationChar"/>
    <w:uiPriority w:val="99"/>
    <w:pPr>
      <w:spacing w:before="0" w:after="0"/>
      <w:ind w:firstLine="0"/>
    </w:pPr>
    <w:rPr>
      <w:rFonts w:ascii="Bold PS 12cpi" w:hAnsi="Bold PS 12cpi" w:cs="Bold PS 12cpi"/>
      <w:b/>
      <w:bCs/>
      <w:color w:val="auto"/>
      <w:sz w:val="20"/>
      <w:szCs w:val="20"/>
    </w:rPr>
  </w:style>
  <w:style w:type="character" w:customStyle="1" w:styleId="SalutationChar">
    <w:name w:val="Salutation Char"/>
    <w:basedOn w:val="DefaultParagraphFont"/>
    <w:link w:val="Salutation"/>
    <w:uiPriority w:val="99"/>
    <w:rPr>
      <w:rFonts w:cs="ScaGoudy"/>
      <w:color w:val="000000"/>
      <w:sz w:val="28"/>
      <w:szCs w:val="28"/>
    </w:rPr>
  </w:style>
  <w:style w:type="paragraph" w:customStyle="1" w:styleId="Salutation1">
    <w:name w:val="Salutation1"/>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customStyle="1" w:styleId="Sans">
    <w:name w:val="Sans"/>
    <w:uiPriority w:val="99"/>
    <w:pPr>
      <w:keepNext/>
      <w:keepLines/>
      <w:widowControl w:val="0"/>
      <w:autoSpaceDE w:val="0"/>
      <w:autoSpaceDN w:val="0"/>
      <w:adjustRightInd w:val="0"/>
      <w:spacing w:before="60" w:after="60" w:line="300" w:lineRule="auto"/>
      <w:ind w:left="113" w:right="113"/>
      <w:jc w:val="center"/>
    </w:pPr>
    <w:rPr>
      <w:rFonts w:ascii="Sanskrit-New Caledonia" w:hAnsi="Sanskrit-New Caledonia" w:cs="Sanskrit-New Caledonia"/>
      <w:i/>
      <w:iCs/>
      <w:sz w:val="20"/>
      <w:szCs w:val="20"/>
    </w:rPr>
  </w:style>
  <w:style w:type="paragraph" w:customStyle="1" w:styleId="sanskrit">
    <w:name w:val="sanskrit"/>
    <w:uiPriority w:val="99"/>
    <w:pPr>
      <w:widowControl w:val="0"/>
      <w:tabs>
        <w:tab w:val="left" w:pos="240"/>
      </w:tabs>
      <w:autoSpaceDE w:val="0"/>
      <w:autoSpaceDN w:val="0"/>
      <w:adjustRightInd w:val="0"/>
      <w:spacing w:before="170" w:after="0" w:line="240" w:lineRule="auto"/>
      <w:ind w:left="283" w:hanging="283"/>
    </w:pPr>
    <w:rPr>
      <w:rFonts w:ascii="Sanskrit-Palatino" w:hAnsi="Sanskrit-Palatino" w:cs="Sanskrit-Palatino"/>
      <w:i/>
      <w:iCs/>
      <w:color w:val="000000"/>
    </w:rPr>
  </w:style>
  <w:style w:type="paragraph" w:customStyle="1" w:styleId="SanskritProse">
    <w:name w:val="Sanskrit Prose"/>
    <w:uiPriority w:val="99"/>
    <w:pPr>
      <w:widowControl w:val="0"/>
      <w:autoSpaceDE w:val="0"/>
      <w:autoSpaceDN w:val="0"/>
      <w:adjustRightInd w:val="0"/>
      <w:spacing w:before="113" w:after="113" w:line="242" w:lineRule="auto"/>
      <w:ind w:left="170" w:right="170"/>
    </w:pPr>
    <w:rPr>
      <w:rFonts w:ascii="Rama Garamond Plus" w:hAnsi="Rama Garamond Plus" w:cs="Rama Garamond Plus"/>
      <w:i/>
      <w:iCs/>
      <w:sz w:val="18"/>
      <w:szCs w:val="18"/>
    </w:rPr>
  </w:style>
  <w:style w:type="paragraph" w:customStyle="1" w:styleId="SBCCTransListFormat">
    <w:name w:val="SB_CC_Trans_List_Format"/>
    <w:uiPriority w:val="99"/>
    <w:pPr>
      <w:widowControl w:val="0"/>
      <w:pBdr>
        <w:top w:val="single" w:sz="18" w:space="2" w:color="008000"/>
        <w:left w:val="single" w:sz="42" w:space="2" w:color="FF0000"/>
        <w:right w:val="single" w:sz="42" w:space="2" w:color="FF0000"/>
      </w:pBdr>
      <w:shd w:val="solid" w:color="FFFFFF" w:fill="auto"/>
      <w:autoSpaceDE w:val="0"/>
      <w:autoSpaceDN w:val="0"/>
      <w:adjustRightInd w:val="0"/>
      <w:spacing w:before="43" w:after="43" w:line="240" w:lineRule="auto"/>
      <w:ind w:left="1440" w:hanging="1440"/>
    </w:pPr>
    <w:rPr>
      <w:rFonts w:ascii="Tamal" w:hAnsi="Tamal" w:cs="Tamal"/>
      <w:b/>
      <w:bCs/>
      <w:color w:val="000000"/>
      <w:sz w:val="24"/>
      <w:szCs w:val="24"/>
    </w:rPr>
  </w:style>
  <w:style w:type="paragraph" w:customStyle="1" w:styleId="SBChaptersTranslations">
    <w:name w:val="SB Chapters Translations"/>
    <w:uiPriority w:val="99"/>
    <w:pPr>
      <w:widowControl w:val="0"/>
      <w:pBdr>
        <w:top w:val="single" w:sz="12" w:space="2" w:color="000000"/>
        <w:bottom w:val="single" w:sz="12" w:space="2" w:color="000000"/>
      </w:pBdr>
      <w:shd w:val="solid" w:color="C0C0C0" w:fill="auto"/>
      <w:autoSpaceDE w:val="0"/>
      <w:autoSpaceDN w:val="0"/>
      <w:adjustRightInd w:val="0"/>
      <w:spacing w:before="360" w:after="0" w:line="240" w:lineRule="auto"/>
      <w:jc w:val="center"/>
    </w:pPr>
    <w:rPr>
      <w:rFonts w:ascii="Tamal" w:hAnsi="Tamal" w:cs="Tamal"/>
      <w:b/>
      <w:bCs/>
      <w:color w:val="FF0000"/>
      <w:sz w:val="40"/>
      <w:szCs w:val="40"/>
    </w:rPr>
  </w:style>
  <w:style w:type="paragraph" w:customStyle="1" w:styleId="SecondLevel">
    <w:name w:val="Second Level"/>
    <w:uiPriority w:val="99"/>
    <w:pPr>
      <w:widowControl w:val="0"/>
      <w:autoSpaceDE w:val="0"/>
      <w:autoSpaceDN w:val="0"/>
      <w:adjustRightInd w:val="0"/>
      <w:spacing w:after="0" w:line="240" w:lineRule="auto"/>
      <w:ind w:left="576"/>
    </w:pPr>
    <w:rPr>
      <w:rFonts w:ascii="ScaGoudy" w:hAnsi="ScaGoudy"/>
      <w:b/>
      <w:bCs/>
      <w:color w:val="008000"/>
      <w:sz w:val="24"/>
      <w:szCs w:val="24"/>
    </w:rPr>
  </w:style>
  <w:style w:type="paragraph" w:customStyle="1" w:styleId="SectionPara">
    <w:name w:val="Section: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header">
    <w:name w:val="Section header"/>
    <w:uiPriority w:val="99"/>
    <w:pPr>
      <w:widowControl w:val="0"/>
      <w:autoSpaceDE w:val="0"/>
      <w:autoSpaceDN w:val="0"/>
      <w:adjustRightInd w:val="0"/>
      <w:spacing w:after="0" w:line="240" w:lineRule="auto"/>
      <w:ind w:firstLine="432"/>
      <w:jc w:val="center"/>
    </w:pPr>
    <w:rPr>
      <w:rFonts w:ascii="New York" w:hAnsi="New York" w:cs="New York"/>
      <w:b/>
      <w:bCs/>
      <w:color w:val="000000"/>
      <w:sz w:val="32"/>
      <w:szCs w:val="32"/>
    </w:rPr>
  </w:style>
  <w:style w:type="paragraph" w:customStyle="1" w:styleId="SectionParaPara">
    <w:name w:val="Section: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
    <w:name w:val="Section: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
    <w:name w:val="Section:Para: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Para">
    <w:name w:val="Section:Para:Para: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ParaPara">
    <w:name w:val="Section:Para:Para:Para:Para:Para:Para"/>
    <w:uiPriority w:val="99"/>
    <w:pPr>
      <w:widowControl w:val="0"/>
      <w:autoSpaceDE w:val="0"/>
      <w:autoSpaceDN w:val="0"/>
      <w:adjustRightInd w:val="0"/>
      <w:spacing w:before="180" w:after="180" w:line="240" w:lineRule="auto"/>
    </w:pPr>
    <w:rPr>
      <w:rFonts w:ascii="ScaGoudy" w:hAnsi="ScaGoudy"/>
      <w:b/>
      <w:bCs/>
      <w:color w:val="000000"/>
      <w:sz w:val="24"/>
      <w:szCs w:val="24"/>
    </w:rPr>
  </w:style>
  <w:style w:type="paragraph" w:customStyle="1" w:styleId="SectionParaParaParaParaParaParaPara">
    <w:name w:val="Section:Para:Para:Para:Para:Para:Para:Para"/>
    <w:uiPriority w:val="99"/>
    <w:pPr>
      <w:widowControl w:val="0"/>
      <w:autoSpaceDE w:val="0"/>
      <w:autoSpaceDN w:val="0"/>
      <w:adjustRightInd w:val="0"/>
      <w:spacing w:before="180" w:after="180" w:line="240" w:lineRule="auto"/>
    </w:pPr>
    <w:rPr>
      <w:rFonts w:ascii="ScaGoudy" w:hAnsi="ScaGoudy"/>
      <w:b/>
      <w:bCs/>
      <w:color w:val="000000"/>
      <w:sz w:val="24"/>
      <w:szCs w:val="24"/>
    </w:rPr>
  </w:style>
  <w:style w:type="paragraph" w:customStyle="1" w:styleId="Selection">
    <w:name w:val="Selection #"/>
    <w:uiPriority w:val="99"/>
    <w:pPr>
      <w:keepLines/>
      <w:widowControl w:val="0"/>
      <w:autoSpaceDE w:val="0"/>
      <w:autoSpaceDN w:val="0"/>
      <w:adjustRightInd w:val="0"/>
      <w:spacing w:after="0" w:line="278" w:lineRule="auto"/>
      <w:jc w:val="both"/>
    </w:pPr>
    <w:rPr>
      <w:rFonts w:ascii="New York" w:hAnsi="New York" w:cs="New York"/>
      <w:sz w:val="24"/>
      <w:szCs w:val="24"/>
    </w:rPr>
  </w:style>
  <w:style w:type="paragraph" w:customStyle="1" w:styleId="Separators">
    <w:name w:val="Separators"/>
    <w:uiPriority w:val="99"/>
    <w:pPr>
      <w:widowControl w:val="0"/>
      <w:pBdr>
        <w:top w:val="single" w:sz="12" w:space="2" w:color="000000"/>
        <w:bottom w:val="single" w:sz="12" w:space="2" w:color="000000"/>
      </w:pBdr>
      <w:shd w:val="solid" w:color="808000" w:fill="auto"/>
      <w:tabs>
        <w:tab w:val="left" w:pos="360"/>
      </w:tabs>
      <w:autoSpaceDE w:val="0"/>
      <w:autoSpaceDN w:val="0"/>
      <w:adjustRightInd w:val="0"/>
      <w:spacing w:before="180" w:after="180" w:line="240" w:lineRule="auto"/>
      <w:jc w:val="center"/>
    </w:pPr>
    <w:rPr>
      <w:rFonts w:ascii="ScaGoudy" w:hAnsi="ScaGoudy"/>
      <w:b/>
      <w:bCs/>
      <w:color w:val="C0C0C0"/>
      <w:sz w:val="24"/>
      <w:szCs w:val="24"/>
    </w:rPr>
  </w:style>
  <w:style w:type="paragraph" w:customStyle="1" w:styleId="S-ExampleInput">
    <w:name w:val="S-Example Input"/>
    <w:uiPriority w:val="99"/>
    <w:pPr>
      <w:widowControl w:val="0"/>
      <w:autoSpaceDE w:val="0"/>
      <w:autoSpaceDN w:val="0"/>
      <w:adjustRightInd w:val="0"/>
      <w:spacing w:before="144" w:after="72" w:line="240" w:lineRule="auto"/>
      <w:ind w:left="1584"/>
    </w:pPr>
    <w:rPr>
      <w:rFonts w:ascii="Arial" w:hAnsi="Arial" w:cs="Arial"/>
      <w:b/>
      <w:bCs/>
      <w:color w:val="000000"/>
      <w:sz w:val="18"/>
      <w:szCs w:val="18"/>
    </w:rPr>
  </w:style>
  <w:style w:type="paragraph" w:customStyle="1" w:styleId="SideAB">
    <w:name w:val="SideA&amp;B"/>
    <w:uiPriority w:val="99"/>
    <w:pPr>
      <w:widowControl w:val="0"/>
      <w:autoSpaceDE w:val="0"/>
      <w:autoSpaceDN w:val="0"/>
      <w:adjustRightInd w:val="0"/>
      <w:spacing w:before="120" w:after="120" w:line="240" w:lineRule="auto"/>
      <w:jc w:val="center"/>
    </w:pPr>
    <w:rPr>
      <w:rFonts w:ascii="Balaram" w:hAnsi="Balaram" w:cs="Balaram"/>
      <w:b/>
      <w:bCs/>
      <w:sz w:val="24"/>
      <w:szCs w:val="24"/>
    </w:rPr>
  </w:style>
  <w:style w:type="paragraph" w:styleId="Signature">
    <w:name w:val="Signature"/>
    <w:basedOn w:val="Normal"/>
    <w:link w:val="SignatureChar"/>
    <w:uiPriority w:val="99"/>
    <w:pPr>
      <w:spacing w:before="0" w:after="0"/>
      <w:ind w:left="4320" w:firstLine="288"/>
    </w:pPr>
    <w:rPr>
      <w:rFonts w:ascii="Tamal" w:hAnsi="Tamal" w:cs="Tamal"/>
      <w:color w:val="auto"/>
      <w:sz w:val="24"/>
      <w:szCs w:val="24"/>
    </w:rPr>
  </w:style>
  <w:style w:type="character" w:customStyle="1" w:styleId="SignatureChar">
    <w:name w:val="Signature Char"/>
    <w:basedOn w:val="DefaultParagraphFont"/>
    <w:link w:val="Signature"/>
    <w:uiPriority w:val="99"/>
    <w:rPr>
      <w:rFonts w:cs="ScaGoudy"/>
      <w:color w:val="000000"/>
      <w:sz w:val="28"/>
      <w:szCs w:val="28"/>
    </w:rPr>
  </w:style>
  <w:style w:type="paragraph" w:customStyle="1" w:styleId="Signaturelastline">
    <w:name w:val="Signature (last line)"/>
    <w:uiPriority w:val="99"/>
    <w:pPr>
      <w:widowControl w:val="0"/>
      <w:autoSpaceDE w:val="0"/>
      <w:autoSpaceDN w:val="0"/>
      <w:adjustRightInd w:val="0"/>
      <w:spacing w:after="227" w:line="240" w:lineRule="auto"/>
      <w:ind w:left="1134"/>
    </w:pPr>
    <w:rPr>
      <w:rFonts w:ascii="Times New Roman" w:hAnsi="Times New Roman" w:cs="Times New Roman"/>
      <w:sz w:val="20"/>
      <w:szCs w:val="20"/>
    </w:rPr>
  </w:style>
  <w:style w:type="paragraph" w:customStyle="1" w:styleId="Siksastakaverse">
    <w:name w:val="Siksastaka verse"/>
    <w:uiPriority w:val="99"/>
    <w:pPr>
      <w:widowControl w:val="0"/>
      <w:autoSpaceDE w:val="0"/>
      <w:autoSpaceDN w:val="0"/>
      <w:adjustRightInd w:val="0"/>
      <w:spacing w:after="227" w:line="240" w:lineRule="auto"/>
      <w:jc w:val="center"/>
    </w:pPr>
    <w:rPr>
      <w:rFonts w:ascii="Lucida Grande" w:hAnsi="Lucida Grande" w:cs="Lucida Grande"/>
      <w:b/>
      <w:bCs/>
      <w:sz w:val="24"/>
      <w:szCs w:val="24"/>
    </w:rPr>
  </w:style>
  <w:style w:type="paragraph" w:customStyle="1" w:styleId="Sincerely">
    <w:name w:val="Sincerely"/>
    <w:uiPriority w:val="99"/>
    <w:pPr>
      <w:widowControl w:val="0"/>
      <w:autoSpaceDE w:val="0"/>
      <w:autoSpaceDN w:val="0"/>
      <w:adjustRightInd w:val="0"/>
      <w:spacing w:after="0" w:line="240" w:lineRule="auto"/>
      <w:ind w:left="360"/>
    </w:pPr>
    <w:rPr>
      <w:rFonts w:ascii="ScaGoudy" w:hAnsi="ScaGoudy"/>
      <w:color w:val="408080"/>
      <w:sz w:val="24"/>
      <w:szCs w:val="24"/>
    </w:rPr>
  </w:style>
  <w:style w:type="paragraph" w:customStyle="1" w:styleId="SingleColumn">
    <w:name w:val="Single Column"/>
    <w:uiPriority w:val="99"/>
    <w:pPr>
      <w:widowControl w:val="0"/>
      <w:tabs>
        <w:tab w:val="left" w:pos="240"/>
      </w:tabs>
      <w:autoSpaceDE w:val="0"/>
      <w:autoSpaceDN w:val="0"/>
      <w:adjustRightInd w:val="0"/>
      <w:spacing w:after="0" w:line="240" w:lineRule="auto"/>
      <w:jc w:val="both"/>
    </w:pPr>
    <w:rPr>
      <w:rFonts w:ascii="Bhaskar" w:hAnsi="Bhaskar" w:cs="Bhaskar"/>
      <w:color w:val="000000"/>
      <w:sz w:val="20"/>
      <w:szCs w:val="20"/>
    </w:rPr>
  </w:style>
  <w:style w:type="paragraph" w:customStyle="1" w:styleId="singlelineverse6befor7after">
    <w:name w:val="single line verse 6 befor 7 after"/>
    <w:uiPriority w:val="99"/>
    <w:pPr>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Sloka">
    <w:name w:val="Slok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SlokaBengali">
    <w:name w:val="Sloka Bengali"/>
    <w:uiPriority w:val="99"/>
    <w:pPr>
      <w:keepLines/>
      <w:widowControl w:val="0"/>
      <w:autoSpaceDE w:val="0"/>
      <w:autoSpaceDN w:val="0"/>
      <w:adjustRightInd w:val="0"/>
      <w:spacing w:before="113" w:after="113" w:line="240" w:lineRule="auto"/>
      <w:ind w:left="1020"/>
    </w:pPr>
    <w:rPr>
      <w:rFonts w:ascii="Sanskrit-Palatino" w:hAnsi="Sanskrit-Palatino" w:cs="Sanskrit-Palatino"/>
      <w:i/>
      <w:iCs/>
    </w:rPr>
  </w:style>
  <w:style w:type="paragraph" w:customStyle="1" w:styleId="SlokaCCPoem">
    <w:name w:val="Sloka CC Poem"/>
    <w:uiPriority w:val="99"/>
    <w:pPr>
      <w:widowControl w:val="0"/>
      <w:autoSpaceDE w:val="0"/>
      <w:autoSpaceDN w:val="0"/>
      <w:adjustRightInd w:val="0"/>
      <w:spacing w:before="113" w:after="113" w:line="240" w:lineRule="auto"/>
      <w:ind w:left="2041" w:hanging="510"/>
    </w:pPr>
    <w:rPr>
      <w:rFonts w:ascii="Sanskrit-Palatino" w:hAnsi="Sanskrit-Palatino" w:cs="Sanskrit-Palatino"/>
      <w:i/>
      <w:iCs/>
    </w:rPr>
  </w:style>
  <w:style w:type="paragraph" w:customStyle="1" w:styleId="SlokaLarge">
    <w:name w:val="Sloka Large"/>
    <w:uiPriority w:val="99"/>
    <w:pPr>
      <w:widowControl w:val="0"/>
      <w:autoSpaceDE w:val="0"/>
      <w:autoSpaceDN w:val="0"/>
      <w:adjustRightInd w:val="0"/>
      <w:spacing w:before="85" w:after="85" w:line="240" w:lineRule="auto"/>
      <w:ind w:left="227" w:hanging="113"/>
    </w:pPr>
    <w:rPr>
      <w:rFonts w:ascii="Rama-Palatino" w:hAnsi="Rama-Palatino" w:cs="Rama-Palatino"/>
      <w:i/>
      <w:iCs/>
      <w:color w:val="000000"/>
      <w:sz w:val="20"/>
      <w:szCs w:val="20"/>
    </w:rPr>
  </w:style>
  <w:style w:type="paragraph" w:customStyle="1" w:styleId="Slokalastline">
    <w:name w:val="Sloka (last line)"/>
    <w:uiPriority w:val="99"/>
    <w:pPr>
      <w:widowControl w:val="0"/>
      <w:autoSpaceDE w:val="0"/>
      <w:autoSpaceDN w:val="0"/>
      <w:adjustRightInd w:val="0"/>
      <w:spacing w:after="227" w:line="240" w:lineRule="auto"/>
      <w:ind w:left="1134" w:right="1134"/>
      <w:jc w:val="center"/>
    </w:pPr>
    <w:rPr>
      <w:rFonts w:ascii="Calibri" w:hAnsi="Calibri" w:cs="Calibri"/>
      <w:i/>
      <w:iCs/>
      <w:sz w:val="24"/>
      <w:szCs w:val="24"/>
    </w:rPr>
  </w:style>
  <w:style w:type="paragraph" w:customStyle="1" w:styleId="Sloka-LastLine">
    <w:name w:val="Sloka-Last Line"/>
    <w:uiPriority w:val="99"/>
    <w:pPr>
      <w:widowControl w:val="0"/>
      <w:autoSpaceDE w:val="0"/>
      <w:autoSpaceDN w:val="0"/>
      <w:adjustRightInd w:val="0"/>
      <w:spacing w:after="227" w:line="240" w:lineRule="auto"/>
      <w:jc w:val="center"/>
    </w:pPr>
    <w:rPr>
      <w:rFonts w:ascii="Times Roman" w:hAnsi="Times Roman" w:cs="Times Roman"/>
      <w:i/>
      <w:iCs/>
      <w:sz w:val="24"/>
      <w:szCs w:val="24"/>
    </w:rPr>
  </w:style>
  <w:style w:type="paragraph" w:customStyle="1" w:styleId="slokalong">
    <w:name w:val="sloka long"/>
    <w:uiPriority w:val="99"/>
    <w:pPr>
      <w:widowControl w:val="0"/>
      <w:autoSpaceDE w:val="0"/>
      <w:autoSpaceDN w:val="0"/>
      <w:adjustRightInd w:val="0"/>
      <w:spacing w:before="113" w:after="0" w:line="240" w:lineRule="auto"/>
      <w:ind w:left="227" w:hanging="113"/>
    </w:pPr>
    <w:rPr>
      <w:rFonts w:ascii="Rama-Palatino" w:hAnsi="Rama-Palatino" w:cs="Rama-Palatino"/>
      <w:i/>
      <w:iCs/>
      <w:sz w:val="20"/>
      <w:szCs w:val="20"/>
    </w:rPr>
  </w:style>
  <w:style w:type="paragraph" w:customStyle="1" w:styleId="SlokaMedium">
    <w:name w:val="Sloka Medium"/>
    <w:uiPriority w:val="99"/>
    <w:pPr>
      <w:keepNext/>
      <w:widowControl w:val="0"/>
      <w:autoSpaceDE w:val="0"/>
      <w:autoSpaceDN w:val="0"/>
      <w:adjustRightInd w:val="0"/>
      <w:spacing w:after="113" w:line="240" w:lineRule="auto"/>
      <w:ind w:left="1587" w:hanging="340"/>
    </w:pPr>
    <w:rPr>
      <w:rFonts w:ascii="Sanskrit-Palatino" w:hAnsi="Sanskrit-Palatino" w:cs="Sanskrit-Palatino"/>
      <w:i/>
      <w:iCs/>
    </w:rPr>
  </w:style>
  <w:style w:type="paragraph" w:customStyle="1" w:styleId="Slokamiddle">
    <w:name w:val="Sloka middle"/>
    <w:uiPriority w:val="99"/>
    <w:pPr>
      <w:keepLines/>
      <w:widowControl w:val="0"/>
      <w:autoSpaceDE w:val="0"/>
      <w:autoSpaceDN w:val="0"/>
      <w:adjustRightInd w:val="0"/>
      <w:spacing w:after="113" w:line="240" w:lineRule="auto"/>
      <w:ind w:left="3515" w:hanging="454"/>
    </w:pPr>
    <w:rPr>
      <w:rFonts w:ascii="Sanskrit-Palatino" w:hAnsi="Sanskrit-Palatino" w:cs="Sanskrit-Palatino"/>
      <w:i/>
      <w:iCs/>
      <w:color w:val="000000"/>
    </w:rPr>
  </w:style>
  <w:style w:type="paragraph" w:customStyle="1" w:styleId="slokanew">
    <w:name w:val="sloka new"/>
    <w:uiPriority w:val="99"/>
    <w:pPr>
      <w:widowControl w:val="0"/>
      <w:autoSpaceDE w:val="0"/>
      <w:autoSpaceDN w:val="0"/>
      <w:adjustRightInd w:val="0"/>
      <w:spacing w:before="113" w:after="0" w:line="285" w:lineRule="auto"/>
      <w:ind w:left="360" w:hanging="170"/>
    </w:pPr>
    <w:rPr>
      <w:rFonts w:ascii="Rama Garamond Plus" w:hAnsi="Rama Garamond Plus" w:cs="Rama Garamond Plus"/>
      <w:i/>
      <w:iCs/>
      <w:sz w:val="18"/>
      <w:szCs w:val="18"/>
    </w:rPr>
  </w:style>
  <w:style w:type="paragraph" w:customStyle="1" w:styleId="SlokaNormal">
    <w:name w:val="Sloka Normal"/>
    <w:uiPriority w:val="99"/>
    <w:pPr>
      <w:widowControl w:val="0"/>
      <w:autoSpaceDE w:val="0"/>
      <w:autoSpaceDN w:val="0"/>
      <w:adjustRightInd w:val="0"/>
      <w:spacing w:before="85" w:after="85" w:line="240" w:lineRule="auto"/>
      <w:ind w:left="86"/>
    </w:pPr>
    <w:rPr>
      <w:rFonts w:ascii="Rama-Palatino" w:hAnsi="Rama-Palatino" w:cs="Rama-Palatino"/>
      <w:i/>
      <w:iCs/>
      <w:color w:val="000000"/>
      <w:sz w:val="20"/>
      <w:szCs w:val="20"/>
    </w:rPr>
  </w:style>
  <w:style w:type="paragraph" w:customStyle="1" w:styleId="SlokaNormalChar">
    <w:name w:val="Sloka Normal Char"/>
    <w:uiPriority w:val="99"/>
    <w:pPr>
      <w:widowControl w:val="0"/>
      <w:autoSpaceDE w:val="0"/>
      <w:autoSpaceDN w:val="0"/>
      <w:adjustRightInd w:val="0"/>
      <w:spacing w:before="113" w:after="113" w:line="242" w:lineRule="auto"/>
      <w:ind w:left="85"/>
    </w:pPr>
    <w:rPr>
      <w:rFonts w:ascii="Rama Garamond Plus" w:hAnsi="Rama Garamond Plus" w:cs="Rama Garamond Plus"/>
      <w:i/>
      <w:iCs/>
      <w:sz w:val="18"/>
      <w:szCs w:val="18"/>
    </w:rPr>
  </w:style>
  <w:style w:type="paragraph" w:customStyle="1" w:styleId="SlokaNumber">
    <w:name w:val="Sloka Number"/>
    <w:uiPriority w:val="99"/>
    <w:pPr>
      <w:keepNext/>
      <w:widowControl w:val="0"/>
      <w:autoSpaceDE w:val="0"/>
      <w:autoSpaceDN w:val="0"/>
      <w:adjustRightInd w:val="0"/>
      <w:spacing w:before="173" w:after="0" w:line="240" w:lineRule="auto"/>
      <w:jc w:val="center"/>
    </w:pPr>
    <w:rPr>
      <w:rFonts w:ascii="Balaram" w:hAnsi="Balaram" w:cs="Balaram"/>
      <w:b/>
      <w:bCs/>
      <w:sz w:val="20"/>
      <w:szCs w:val="20"/>
    </w:rPr>
  </w:style>
  <w:style w:type="paragraph" w:customStyle="1" w:styleId="SlokaReference">
    <w:name w:val="Sloka Reference"/>
    <w:uiPriority w:val="99"/>
    <w:pPr>
      <w:widowControl w:val="0"/>
      <w:autoSpaceDE w:val="0"/>
      <w:autoSpaceDN w:val="0"/>
      <w:adjustRightInd w:val="0"/>
      <w:spacing w:after="85" w:line="240" w:lineRule="auto"/>
      <w:jc w:val="right"/>
    </w:pPr>
    <w:rPr>
      <w:rFonts w:ascii="Rama-Palatino" w:hAnsi="Rama-Palatino" w:cs="Rama-Palatino"/>
      <w:color w:val="000000"/>
      <w:sz w:val="20"/>
      <w:szCs w:val="20"/>
    </w:rPr>
  </w:style>
  <w:style w:type="paragraph" w:customStyle="1" w:styleId="slokashort">
    <w:name w:val="sloka short"/>
    <w:uiPriority w:val="99"/>
    <w:pPr>
      <w:widowControl w:val="0"/>
      <w:autoSpaceDE w:val="0"/>
      <w:autoSpaceDN w:val="0"/>
      <w:adjustRightInd w:val="0"/>
      <w:spacing w:before="113" w:after="0" w:line="240" w:lineRule="auto"/>
      <w:ind w:left="1474" w:hanging="340"/>
    </w:pPr>
    <w:rPr>
      <w:rFonts w:ascii="Sanskrit-Palatino" w:hAnsi="Sanskrit-Palatino" w:cs="Sanskrit-Palatino"/>
      <w:i/>
      <w:iCs/>
      <w:color w:val="000000"/>
    </w:rPr>
  </w:style>
  <w:style w:type="paragraph" w:customStyle="1" w:styleId="SlokaSmall">
    <w:name w:val="Sloka Small"/>
    <w:uiPriority w:val="99"/>
    <w:pPr>
      <w:keepLines/>
      <w:widowControl w:val="0"/>
      <w:autoSpaceDE w:val="0"/>
      <w:autoSpaceDN w:val="0"/>
      <w:adjustRightInd w:val="0"/>
      <w:spacing w:after="113" w:line="240" w:lineRule="auto"/>
      <w:ind w:left="2041" w:hanging="340"/>
    </w:pPr>
    <w:rPr>
      <w:rFonts w:ascii="Sanskrit-Palatino" w:hAnsi="Sanskrit-Palatino" w:cs="Sanskrit-Palatino"/>
      <w:i/>
      <w:iCs/>
    </w:rPr>
  </w:style>
  <w:style w:type="paragraph" w:customStyle="1" w:styleId="SlokaTranslation">
    <w:name w:val="Sloka Translation"/>
    <w:uiPriority w:val="99"/>
    <w:pPr>
      <w:widowControl w:val="0"/>
      <w:autoSpaceDE w:val="0"/>
      <w:autoSpaceDN w:val="0"/>
      <w:adjustRightInd w:val="0"/>
      <w:spacing w:after="227" w:line="240" w:lineRule="auto"/>
      <w:ind w:left="680" w:right="680"/>
      <w:jc w:val="both"/>
    </w:pPr>
    <w:rPr>
      <w:rFonts w:ascii="Times New Roman" w:hAnsi="Times New Roman" w:cs="Times New Roman"/>
      <w:color w:val="800000"/>
      <w:sz w:val="24"/>
      <w:szCs w:val="24"/>
    </w:rPr>
  </w:style>
  <w:style w:type="paragraph" w:customStyle="1" w:styleId="sloka-verse">
    <w:name w:val="sloka-verse"/>
    <w:uiPriority w:val="99"/>
    <w:pPr>
      <w:widowControl w:val="0"/>
      <w:autoSpaceDE w:val="0"/>
      <w:autoSpaceDN w:val="0"/>
      <w:adjustRightInd w:val="0"/>
      <w:spacing w:after="144" w:line="240" w:lineRule="auto"/>
      <w:jc w:val="center"/>
    </w:pPr>
    <w:rPr>
      <w:rFonts w:ascii="Balaram" w:hAnsi="Balaram" w:cs="Balaram"/>
      <w:i/>
      <w:iCs/>
      <w:sz w:val="20"/>
      <w:szCs w:val="20"/>
    </w:rPr>
  </w:style>
  <w:style w:type="paragraph" w:customStyle="1" w:styleId="smallheading">
    <w:name w:val="small heading"/>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smallspace">
    <w:name w:val="small space"/>
    <w:uiPriority w:val="99"/>
    <w:pPr>
      <w:keepLines/>
      <w:widowControl w:val="0"/>
      <w:autoSpaceDE w:val="0"/>
      <w:autoSpaceDN w:val="0"/>
      <w:adjustRightInd w:val="0"/>
      <w:spacing w:after="0" w:line="240" w:lineRule="auto"/>
      <w:ind w:firstLine="261"/>
      <w:jc w:val="both"/>
    </w:pPr>
    <w:rPr>
      <w:rFonts w:ascii="New York" w:hAnsi="New York" w:cs="New York"/>
      <w:b/>
      <w:bCs/>
      <w:sz w:val="10"/>
      <w:szCs w:val="10"/>
    </w:rPr>
  </w:style>
  <w:style w:type="paragraph" w:customStyle="1" w:styleId="smBodyText">
    <w:name w:val="sm Body Text"/>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smbodytextglossary">
    <w:name w:val="sm 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customStyle="1" w:styleId="smbodytextw2fdropcap">
    <w:name w:val="sm body text w_2f_drop cap"/>
    <w:uiPriority w:val="99"/>
    <w:pPr>
      <w:widowControl w:val="0"/>
      <w:autoSpaceDE w:val="0"/>
      <w:autoSpaceDN w:val="0"/>
      <w:adjustRightInd w:val="0"/>
      <w:spacing w:after="227" w:line="287" w:lineRule="auto"/>
      <w:jc w:val="both"/>
    </w:pPr>
    <w:rPr>
      <w:rFonts w:ascii="Times" w:hAnsi="Times" w:cs="Times"/>
      <w:color w:val="000000"/>
      <w:sz w:val="20"/>
      <w:szCs w:val="20"/>
    </w:rPr>
  </w:style>
  <w:style w:type="paragraph" w:customStyle="1" w:styleId="smcite">
    <w:name w:val="sm cite"/>
    <w:uiPriority w:val="99"/>
    <w:pPr>
      <w:widowControl w:val="0"/>
      <w:autoSpaceDE w:val="0"/>
      <w:autoSpaceDN w:val="0"/>
      <w:adjustRightInd w:val="0"/>
      <w:spacing w:after="170" w:line="287" w:lineRule="auto"/>
      <w:ind w:left="680" w:right="680" w:firstLine="283"/>
      <w:jc w:val="right"/>
    </w:pPr>
    <w:rPr>
      <w:rFonts w:ascii="Times" w:hAnsi="Times" w:cs="Times"/>
      <w:i/>
      <w:iCs/>
      <w:color w:val="000000"/>
      <w:sz w:val="20"/>
      <w:szCs w:val="20"/>
    </w:rPr>
  </w:style>
  <w:style w:type="paragraph" w:customStyle="1" w:styleId="smendnotereference">
    <w:name w:val="sm endnote reference"/>
    <w:uiPriority w:val="99"/>
    <w:pPr>
      <w:widowControl w:val="0"/>
      <w:autoSpaceDE w:val="0"/>
      <w:autoSpaceDN w:val="0"/>
      <w:adjustRightInd w:val="0"/>
      <w:spacing w:after="227" w:line="287" w:lineRule="auto"/>
      <w:ind w:left="340" w:hanging="340"/>
    </w:pPr>
    <w:rPr>
      <w:rFonts w:ascii="Times" w:hAnsi="Times" w:cs="Times"/>
      <w:color w:val="000000"/>
      <w:sz w:val="20"/>
      <w:szCs w:val="20"/>
    </w:rPr>
  </w:style>
  <w:style w:type="paragraph" w:customStyle="1" w:styleId="smendorsement">
    <w:name w:val="sm endorsement"/>
    <w:uiPriority w:val="99"/>
    <w:pPr>
      <w:widowControl w:val="0"/>
      <w:autoSpaceDE w:val="0"/>
      <w:autoSpaceDN w:val="0"/>
      <w:adjustRightInd w:val="0"/>
      <w:spacing w:before="113" w:after="0" w:line="287" w:lineRule="auto"/>
      <w:ind w:firstLine="283"/>
    </w:pPr>
    <w:rPr>
      <w:rFonts w:ascii="Times" w:hAnsi="Times" w:cs="Times"/>
      <w:color w:val="000000"/>
      <w:sz w:val="20"/>
      <w:szCs w:val="20"/>
    </w:rPr>
  </w:style>
  <w:style w:type="paragraph" w:customStyle="1" w:styleId="smHeading1">
    <w:name w:val="sm Heading 1"/>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smPbodytext-citation">
    <w:name w:val="sm P body text- citation"/>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smPbodytext-numberlist">
    <w:name w:val="sm P body text- number list"/>
    <w:uiPriority w:val="99"/>
    <w:pPr>
      <w:widowControl w:val="0"/>
      <w:autoSpaceDE w:val="0"/>
      <w:autoSpaceDN w:val="0"/>
      <w:adjustRightInd w:val="0"/>
      <w:spacing w:after="0" w:line="287" w:lineRule="auto"/>
      <w:ind w:left="227" w:hanging="227"/>
      <w:jc w:val="both"/>
    </w:pPr>
    <w:rPr>
      <w:rFonts w:ascii="Times" w:hAnsi="Times" w:cs="Times"/>
      <w:color w:val="000000"/>
      <w:sz w:val="20"/>
      <w:szCs w:val="20"/>
    </w:rPr>
  </w:style>
  <w:style w:type="paragraph" w:customStyle="1" w:styleId="smPbodytext-principle">
    <w:name w:val="sm P body text- principle"/>
    <w:uiPriority w:val="99"/>
    <w:pPr>
      <w:widowControl w:val="0"/>
      <w:autoSpaceDE w:val="0"/>
      <w:autoSpaceDN w:val="0"/>
      <w:adjustRightInd w:val="0"/>
      <w:spacing w:after="0" w:line="287" w:lineRule="auto"/>
      <w:ind w:firstLine="283"/>
      <w:jc w:val="both"/>
    </w:pPr>
    <w:rPr>
      <w:rFonts w:ascii="Times" w:hAnsi="Times" w:cs="Times"/>
      <w:i/>
      <w:iCs/>
      <w:color w:val="000000"/>
      <w:sz w:val="20"/>
      <w:szCs w:val="20"/>
    </w:rPr>
  </w:style>
  <w:style w:type="paragraph" w:customStyle="1" w:styleId="smPbodytext-principlew2fdropcap">
    <w:name w:val="sm P body text- principle w_2f_drop cap"/>
    <w:uiPriority w:val="99"/>
    <w:pPr>
      <w:widowControl w:val="0"/>
      <w:autoSpaceDE w:val="0"/>
      <w:autoSpaceDN w:val="0"/>
      <w:adjustRightInd w:val="0"/>
      <w:spacing w:after="0" w:line="287" w:lineRule="auto"/>
      <w:jc w:val="both"/>
    </w:pPr>
    <w:rPr>
      <w:rFonts w:ascii="Times" w:hAnsi="Times" w:cs="Times"/>
      <w:i/>
      <w:iCs/>
      <w:color w:val="000000"/>
      <w:sz w:val="20"/>
      <w:szCs w:val="20"/>
    </w:rPr>
  </w:style>
  <w:style w:type="paragraph" w:customStyle="1" w:styleId="smPbodytext-QAparagraph">
    <w:name w:val="sm P body text- 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smPbodytext-quoteInd">
    <w:name w:val="sm P body text- quoteInd"/>
    <w:uiPriority w:val="99"/>
    <w:pPr>
      <w:widowControl w:val="0"/>
      <w:autoSpaceDE w:val="0"/>
      <w:autoSpaceDN w:val="0"/>
      <w:adjustRightInd w:val="0"/>
      <w:spacing w:after="113" w:line="287" w:lineRule="auto"/>
      <w:ind w:left="680" w:right="170" w:firstLine="283"/>
    </w:pPr>
    <w:rPr>
      <w:rFonts w:ascii="Times" w:hAnsi="Times" w:cs="Times"/>
      <w:i/>
      <w:iCs/>
      <w:color w:val="000000"/>
      <w:sz w:val="20"/>
      <w:szCs w:val="20"/>
    </w:rPr>
  </w:style>
  <w:style w:type="paragraph" w:customStyle="1" w:styleId="smPbodytext-quoteIndcenterednospace">
    <w:name w:val="sm P body text- quoteInd 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smPbodytext-quoteIndcenteredw2fsp">
    <w:name w:val="sm P body text- quoteInd centered w_2f_sp"/>
    <w:uiPriority w:val="99"/>
    <w:pPr>
      <w:widowControl w:val="0"/>
      <w:autoSpaceDE w:val="0"/>
      <w:autoSpaceDN w:val="0"/>
      <w:adjustRightInd w:val="0"/>
      <w:spacing w:after="113" w:line="287" w:lineRule="auto"/>
      <w:ind w:left="170" w:right="170"/>
      <w:jc w:val="center"/>
    </w:pPr>
    <w:rPr>
      <w:rFonts w:ascii="Times" w:hAnsi="Times" w:cs="Times"/>
      <w:i/>
      <w:iCs/>
      <w:color w:val="000000"/>
      <w:sz w:val="20"/>
      <w:szCs w:val="20"/>
    </w:rPr>
  </w:style>
  <w:style w:type="paragraph" w:customStyle="1" w:styleId="smPbodytext-quoteInd-english">
    <w:name w:val="sm P body text-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smPbodytext-regular">
    <w:name w:val="sm P body text- regular"/>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smPbodytext-regularw2fdropcap">
    <w:name w:val="sm P body text- regular w_2f_drop cap"/>
    <w:uiPriority w:val="99"/>
    <w:pPr>
      <w:widowControl w:val="0"/>
      <w:autoSpaceDE w:val="0"/>
      <w:autoSpaceDN w:val="0"/>
      <w:adjustRightInd w:val="0"/>
      <w:spacing w:after="227" w:line="287" w:lineRule="auto"/>
      <w:jc w:val="both"/>
    </w:pPr>
    <w:rPr>
      <w:rFonts w:ascii="Times" w:hAnsi="Times" w:cs="Times"/>
      <w:color w:val="000000"/>
      <w:sz w:val="20"/>
      <w:szCs w:val="20"/>
    </w:rPr>
  </w:style>
  <w:style w:type="paragraph" w:customStyle="1" w:styleId="smPheading-small">
    <w:name w:val="sm P heading- small"/>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smQAparagraph">
    <w:name w:val="sm 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smQuoteInd">
    <w:name w:val="sm QuoteInd"/>
    <w:uiPriority w:val="99"/>
    <w:pPr>
      <w:widowControl w:val="0"/>
      <w:autoSpaceDE w:val="0"/>
      <w:autoSpaceDN w:val="0"/>
      <w:adjustRightInd w:val="0"/>
      <w:spacing w:after="57" w:line="287" w:lineRule="auto"/>
      <w:ind w:left="680" w:right="170" w:firstLine="283"/>
    </w:pPr>
    <w:rPr>
      <w:rFonts w:ascii="Times" w:hAnsi="Times" w:cs="Times"/>
      <w:i/>
      <w:iCs/>
      <w:color w:val="000000"/>
      <w:sz w:val="20"/>
      <w:szCs w:val="20"/>
    </w:rPr>
  </w:style>
  <w:style w:type="paragraph" w:customStyle="1" w:styleId="smQuoteInd-centerednospace">
    <w:name w:val="sm 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smQuoteInd-centeredw2fsp">
    <w:name w:val="sm QuoteInd-centered w_2f_sp"/>
    <w:uiPriority w:val="99"/>
    <w:pPr>
      <w:widowControl w:val="0"/>
      <w:autoSpaceDE w:val="0"/>
      <w:autoSpaceDN w:val="0"/>
      <w:adjustRightInd w:val="0"/>
      <w:spacing w:after="57" w:line="287" w:lineRule="auto"/>
      <w:ind w:left="170" w:right="170"/>
      <w:jc w:val="center"/>
    </w:pPr>
    <w:rPr>
      <w:rFonts w:ascii="Times" w:hAnsi="Times" w:cs="Times"/>
      <w:i/>
      <w:iCs/>
      <w:color w:val="000000"/>
      <w:sz w:val="20"/>
      <w:szCs w:val="20"/>
    </w:rPr>
  </w:style>
  <w:style w:type="paragraph" w:customStyle="1" w:styleId="smQuoteInd-english">
    <w:name w:val="sm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FF0000"/>
      <w:sz w:val="20"/>
      <w:szCs w:val="20"/>
    </w:rPr>
  </w:style>
  <w:style w:type="paragraph" w:customStyle="1" w:styleId="song">
    <w:name w:val="song"/>
    <w:uiPriority w:val="99"/>
    <w:pPr>
      <w:widowControl w:val="0"/>
      <w:tabs>
        <w:tab w:val="left" w:pos="2494"/>
      </w:tabs>
      <w:autoSpaceDE w:val="0"/>
      <w:autoSpaceDN w:val="0"/>
      <w:adjustRightInd w:val="0"/>
      <w:spacing w:after="0" w:line="240" w:lineRule="auto"/>
      <w:ind w:left="1417" w:hanging="1332"/>
    </w:pPr>
    <w:rPr>
      <w:rFonts w:ascii="Rama-Palatino" w:hAnsi="Rama-Palatino" w:cs="Rama-Palatino"/>
      <w:i/>
      <w:iCs/>
      <w:color w:val="000000"/>
      <w:sz w:val="20"/>
      <w:szCs w:val="20"/>
    </w:rPr>
  </w:style>
  <w:style w:type="paragraph" w:customStyle="1" w:styleId="SongDivine">
    <w:name w:val="Song Divine"/>
    <w:uiPriority w:val="99"/>
    <w:pPr>
      <w:widowControl w:val="0"/>
      <w:autoSpaceDE w:val="0"/>
      <w:autoSpaceDN w:val="0"/>
      <w:adjustRightInd w:val="0"/>
      <w:spacing w:before="36" w:after="36" w:line="240" w:lineRule="auto"/>
      <w:jc w:val="center"/>
    </w:pPr>
    <w:rPr>
      <w:rFonts w:ascii="ScaGoudy" w:hAnsi="ScaGoudy"/>
      <w:b/>
      <w:bCs/>
      <w:color w:val="800000"/>
      <w:sz w:val="24"/>
      <w:szCs w:val="24"/>
    </w:rPr>
  </w:style>
  <w:style w:type="paragraph" w:customStyle="1" w:styleId="SongHead">
    <w:name w:val="Song Head"/>
    <w:uiPriority w:val="99"/>
    <w:pPr>
      <w:keepNext/>
      <w:widowControl w:val="0"/>
      <w:autoSpaceDE w:val="0"/>
      <w:autoSpaceDN w:val="0"/>
      <w:adjustRightInd w:val="0"/>
      <w:spacing w:before="240" w:after="0" w:line="240" w:lineRule="auto"/>
      <w:jc w:val="center"/>
    </w:pPr>
    <w:rPr>
      <w:rFonts w:ascii="Sanskrit-Helvetica" w:hAnsi="Sanskrit-Helvetica" w:cs="Sanskrit-Helvetica"/>
      <w:b/>
      <w:bCs/>
      <w:sz w:val="30"/>
      <w:szCs w:val="30"/>
    </w:rPr>
  </w:style>
  <w:style w:type="paragraph" w:customStyle="1" w:styleId="SongsTrans">
    <w:name w:val="Songs Trans"/>
    <w:uiPriority w:val="99"/>
    <w:pPr>
      <w:widowControl w:val="0"/>
      <w:tabs>
        <w:tab w:val="left" w:pos="360"/>
      </w:tabs>
      <w:autoSpaceDE w:val="0"/>
      <w:autoSpaceDN w:val="0"/>
      <w:adjustRightInd w:val="0"/>
      <w:spacing w:before="360" w:after="0" w:line="240" w:lineRule="auto"/>
    </w:pPr>
    <w:rPr>
      <w:rFonts w:ascii="Times New Roman" w:hAnsi="Times New Roman" w:cs="Times New Roman"/>
      <w:sz w:val="24"/>
      <w:szCs w:val="24"/>
    </w:rPr>
  </w:style>
  <w:style w:type="paragraph" w:customStyle="1" w:styleId="SongsTrans3">
    <w:name w:val="Songs Trans3"/>
    <w:uiPriority w:val="99"/>
    <w:pPr>
      <w:widowControl w:val="0"/>
      <w:tabs>
        <w:tab w:val="left" w:pos="360"/>
      </w:tabs>
      <w:autoSpaceDE w:val="0"/>
      <w:autoSpaceDN w:val="0"/>
      <w:adjustRightInd w:val="0"/>
      <w:spacing w:before="360" w:after="0" w:line="240" w:lineRule="auto"/>
      <w:jc w:val="both"/>
    </w:pPr>
    <w:rPr>
      <w:rFonts w:ascii="ScaGoudy" w:hAnsi="ScaGoudy"/>
      <w:sz w:val="24"/>
      <w:szCs w:val="24"/>
    </w:rPr>
  </w:style>
  <w:style w:type="paragraph" w:customStyle="1" w:styleId="SongsTrans1">
    <w:name w:val="Songs Trans1"/>
    <w:uiPriority w:val="99"/>
    <w:pPr>
      <w:widowControl w:val="0"/>
      <w:tabs>
        <w:tab w:val="left" w:pos="360"/>
      </w:tabs>
      <w:autoSpaceDE w:val="0"/>
      <w:autoSpaceDN w:val="0"/>
      <w:adjustRightInd w:val="0"/>
      <w:spacing w:before="360" w:after="0" w:line="240" w:lineRule="auto"/>
    </w:pPr>
    <w:rPr>
      <w:rFonts w:ascii="ScaGoudy" w:hAnsi="ScaGoudy"/>
      <w:color w:val="000000"/>
      <w:sz w:val="24"/>
      <w:szCs w:val="24"/>
    </w:rPr>
  </w:style>
  <w:style w:type="paragraph" w:customStyle="1" w:styleId="SongsTrans2">
    <w:name w:val="Songs Trans2"/>
    <w:uiPriority w:val="99"/>
    <w:pPr>
      <w:widowControl w:val="0"/>
      <w:tabs>
        <w:tab w:val="left" w:pos="360"/>
      </w:tabs>
      <w:autoSpaceDE w:val="0"/>
      <w:autoSpaceDN w:val="0"/>
      <w:adjustRightInd w:val="0"/>
      <w:spacing w:before="360" w:after="0" w:line="240" w:lineRule="auto"/>
      <w:jc w:val="both"/>
    </w:pPr>
    <w:rPr>
      <w:rFonts w:ascii="ScaGoudy" w:hAnsi="ScaGoudy"/>
      <w:sz w:val="24"/>
      <w:szCs w:val="24"/>
    </w:rPr>
  </w:style>
  <w:style w:type="paragraph" w:customStyle="1" w:styleId="SongsVerNum">
    <w:name w:val="Songs VerNum"/>
    <w:uiPriority w:val="99"/>
    <w:pPr>
      <w:widowControl w:val="0"/>
      <w:tabs>
        <w:tab w:val="left" w:pos="360"/>
      </w:tabs>
      <w:autoSpaceDE w:val="0"/>
      <w:autoSpaceDN w:val="0"/>
      <w:adjustRightInd w:val="0"/>
      <w:spacing w:before="360" w:after="0" w:line="240" w:lineRule="auto"/>
      <w:jc w:val="center"/>
    </w:pPr>
    <w:rPr>
      <w:rFonts w:ascii="ScaGoudy" w:hAnsi="ScaGoudy"/>
      <w:b/>
      <w:bCs/>
      <w:sz w:val="24"/>
      <w:szCs w:val="24"/>
    </w:rPr>
  </w:style>
  <w:style w:type="paragraph" w:customStyle="1" w:styleId="SongsVerse">
    <w:name w:val="Songs Verse"/>
    <w:uiPriority w:val="99"/>
    <w:pPr>
      <w:widowControl w:val="0"/>
      <w:tabs>
        <w:tab w:val="left" w:pos="360"/>
      </w:tabs>
      <w:autoSpaceDE w:val="0"/>
      <w:autoSpaceDN w:val="0"/>
      <w:adjustRightInd w:val="0"/>
      <w:spacing w:before="180" w:after="180" w:line="240" w:lineRule="auto"/>
      <w:jc w:val="center"/>
    </w:pPr>
    <w:rPr>
      <w:rFonts w:ascii="ScaGoudy" w:hAnsi="ScaGoudy"/>
      <w:i/>
      <w:iCs/>
      <w:sz w:val="24"/>
      <w:szCs w:val="24"/>
    </w:rPr>
  </w:style>
  <w:style w:type="paragraph" w:customStyle="1" w:styleId="songtitlePara">
    <w:name w:val="song title:Para"/>
    <w:uiPriority w:val="99"/>
    <w:pPr>
      <w:widowControl w:val="0"/>
      <w:pBdr>
        <w:top w:val="single" w:sz="42" w:space="7" w:color="FF0000"/>
        <w:bottom w:val="single" w:sz="42" w:space="7" w:color="000000"/>
      </w:pBdr>
      <w:shd w:val="solid" w:color="0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ngtitle2Para">
    <w:name w:val="song title 2:Para"/>
    <w:uiPriority w:val="99"/>
    <w:pPr>
      <w:widowControl w:val="0"/>
      <w:pBdr>
        <w:top w:val="single" w:sz="42" w:space="7" w:color="C0C0C0"/>
        <w:bottom w:val="single" w:sz="42" w:space="7" w:color="000000"/>
      </w:pBdr>
      <w:shd w:val="solid" w:color="80000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ngtitle3Para">
    <w:name w:val="song title 3:Para"/>
    <w:uiPriority w:val="99"/>
    <w:pPr>
      <w:widowControl w:val="0"/>
      <w:pBdr>
        <w:top w:val="single" w:sz="42" w:space="7" w:color="800080"/>
        <w:bottom w:val="single" w:sz="42" w:space="7" w:color="000000"/>
      </w:pBdr>
      <w:shd w:val="solid" w:color="8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urcestext">
    <w:name w:val="Sources text"/>
    <w:uiPriority w:val="99"/>
    <w:pPr>
      <w:widowControl w:val="0"/>
      <w:autoSpaceDE w:val="0"/>
      <w:autoSpaceDN w:val="0"/>
      <w:adjustRightInd w:val="0"/>
      <w:spacing w:before="57" w:after="57" w:line="240" w:lineRule="auto"/>
      <w:ind w:left="170" w:hanging="170"/>
      <w:jc w:val="both"/>
    </w:pPr>
    <w:rPr>
      <w:rFonts w:ascii="Rama-Palatino" w:hAnsi="Rama-Palatino" w:cs="Rama-Palatino"/>
      <w:sz w:val="18"/>
      <w:szCs w:val="18"/>
    </w:rPr>
  </w:style>
  <w:style w:type="paragraph" w:customStyle="1" w:styleId="Soweareliving">
    <w:name w:val="So we are living"/>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oweareliving2">
    <w:name w:val="So we are living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areliving1">
    <w:name w:val="So we are living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needdivinelight">
    <w:name w:val="So we need divine ligh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oweneeddivinelight2">
    <w:name w:val="So we need divine light.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needdivinelight1">
    <w:name w:val="So we need divine ligh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pacearound">
    <w:name w:val="space_around"/>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imes New Roman" w:hAnsi="Times New Roman" w:cs="Times New Roman"/>
      <w:sz w:val="24"/>
      <w:szCs w:val="24"/>
    </w:rPr>
  </w:style>
  <w:style w:type="paragraph" w:customStyle="1" w:styleId="spacearound3">
    <w:name w:val="space_around3"/>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acearound1">
    <w:name w:val="space_around1"/>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acearound2">
    <w:name w:val="space_around2"/>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ecformula">
    <w:name w:val="spec formula"/>
    <w:uiPriority w:val="99"/>
    <w:pPr>
      <w:widowControl w:val="0"/>
      <w:tabs>
        <w:tab w:val="left" w:pos="2160"/>
      </w:tabs>
      <w:autoSpaceDE w:val="0"/>
      <w:autoSpaceDN w:val="0"/>
      <w:adjustRightInd w:val="0"/>
      <w:spacing w:before="360" w:after="360" w:line="14" w:lineRule="auto"/>
    </w:pPr>
    <w:rPr>
      <w:rFonts w:ascii="ScaGoudy" w:hAnsi="ScaGoudy"/>
      <w:position w:val="18"/>
      <w:sz w:val="24"/>
      <w:szCs w:val="24"/>
    </w:rPr>
  </w:style>
  <w:style w:type="paragraph" w:customStyle="1" w:styleId="specindnt">
    <w:name w:val="spec indnt"/>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pPr>
    <w:rPr>
      <w:rFonts w:ascii="Times New Roman" w:hAnsi="Times New Roman" w:cs="Times New Roman"/>
      <w:sz w:val="24"/>
      <w:szCs w:val="24"/>
    </w:rPr>
  </w:style>
  <w:style w:type="paragraph" w:customStyle="1" w:styleId="specindnt3">
    <w:name w:val="spec indnt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jc w:val="both"/>
    </w:pPr>
    <w:rPr>
      <w:rFonts w:ascii="ScaGoudy" w:hAnsi="ScaGoudy"/>
      <w:sz w:val="24"/>
      <w:szCs w:val="24"/>
    </w:rPr>
  </w:style>
  <w:style w:type="paragraph" w:customStyle="1" w:styleId="specindnt1">
    <w:name w:val="spec indnt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pPr>
    <w:rPr>
      <w:rFonts w:ascii="ScaGoudy" w:hAnsi="ScaGoudy"/>
      <w:color w:val="000000"/>
      <w:sz w:val="24"/>
      <w:szCs w:val="24"/>
    </w:rPr>
  </w:style>
  <w:style w:type="paragraph" w:customStyle="1" w:styleId="specindnt2">
    <w:name w:val="spec indnt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jc w:val="both"/>
    </w:pPr>
    <w:rPr>
      <w:rFonts w:ascii="ScaGoudy" w:hAnsi="ScaGoudy"/>
      <w:sz w:val="24"/>
      <w:szCs w:val="24"/>
    </w:rPr>
  </w:style>
  <w:style w:type="paragraph" w:customStyle="1" w:styleId="specpara">
    <w:name w:val="spec para"/>
    <w:uiPriority w:val="99"/>
    <w:pPr>
      <w:widowControl w:val="0"/>
      <w:tabs>
        <w:tab w:val="left" w:pos="360"/>
      </w:tabs>
      <w:autoSpaceDE w:val="0"/>
      <w:autoSpaceDN w:val="0"/>
      <w:adjustRightInd w:val="0"/>
      <w:spacing w:after="0" w:line="240" w:lineRule="auto"/>
      <w:ind w:left="360" w:right="360"/>
    </w:pPr>
    <w:rPr>
      <w:rFonts w:ascii="Times New Roman" w:hAnsi="Times New Roman" w:cs="Times New Roman"/>
      <w:sz w:val="24"/>
      <w:szCs w:val="24"/>
    </w:rPr>
  </w:style>
  <w:style w:type="paragraph" w:customStyle="1" w:styleId="specpara3">
    <w:name w:val="spec para3"/>
    <w:uiPriority w:val="99"/>
    <w:pPr>
      <w:widowControl w:val="0"/>
      <w:tabs>
        <w:tab w:val="left" w:pos="360"/>
      </w:tabs>
      <w:autoSpaceDE w:val="0"/>
      <w:autoSpaceDN w:val="0"/>
      <w:adjustRightInd w:val="0"/>
      <w:spacing w:after="0" w:line="240" w:lineRule="auto"/>
      <w:ind w:left="360" w:right="360"/>
      <w:jc w:val="both"/>
    </w:pPr>
    <w:rPr>
      <w:rFonts w:ascii="ScaGoudy" w:hAnsi="ScaGoudy"/>
      <w:sz w:val="24"/>
      <w:szCs w:val="24"/>
    </w:rPr>
  </w:style>
  <w:style w:type="paragraph" w:customStyle="1" w:styleId="specpara1">
    <w:name w:val="spec para1"/>
    <w:uiPriority w:val="99"/>
    <w:pPr>
      <w:widowControl w:val="0"/>
      <w:tabs>
        <w:tab w:val="left" w:pos="360"/>
      </w:tabs>
      <w:autoSpaceDE w:val="0"/>
      <w:autoSpaceDN w:val="0"/>
      <w:adjustRightInd w:val="0"/>
      <w:spacing w:after="0" w:line="240" w:lineRule="auto"/>
      <w:ind w:left="360" w:right="360"/>
    </w:pPr>
    <w:rPr>
      <w:rFonts w:ascii="ScaGoudy" w:hAnsi="ScaGoudy"/>
      <w:color w:val="000000"/>
      <w:sz w:val="24"/>
      <w:szCs w:val="24"/>
    </w:rPr>
  </w:style>
  <w:style w:type="paragraph" w:customStyle="1" w:styleId="specpara2">
    <w:name w:val="spec para2"/>
    <w:uiPriority w:val="99"/>
    <w:pPr>
      <w:widowControl w:val="0"/>
      <w:tabs>
        <w:tab w:val="left" w:pos="360"/>
      </w:tabs>
      <w:autoSpaceDE w:val="0"/>
      <w:autoSpaceDN w:val="0"/>
      <w:adjustRightInd w:val="0"/>
      <w:spacing w:after="0" w:line="240" w:lineRule="auto"/>
      <w:ind w:left="360" w:right="360"/>
      <w:jc w:val="both"/>
    </w:pPr>
    <w:rPr>
      <w:rFonts w:ascii="ScaGoudy" w:hAnsi="ScaGoudy"/>
      <w:sz w:val="24"/>
      <w:szCs w:val="24"/>
    </w:rPr>
  </w:style>
  <w:style w:type="paragraph" w:customStyle="1" w:styleId="SpecTranslation">
    <w:name w:val="Spec Translation"/>
    <w:uiPriority w:val="99"/>
    <w:pPr>
      <w:widowControl w:val="0"/>
      <w:autoSpaceDE w:val="0"/>
      <w:autoSpaceDN w:val="0"/>
      <w:adjustRightInd w:val="0"/>
      <w:spacing w:before="180" w:after="0" w:line="240" w:lineRule="auto"/>
    </w:pPr>
    <w:rPr>
      <w:rFonts w:ascii="ScaGoudy" w:hAnsi="ScaGoudy"/>
      <w:b/>
      <w:bCs/>
      <w:color w:val="800000"/>
      <w:sz w:val="24"/>
      <w:szCs w:val="24"/>
    </w:rPr>
  </w:style>
  <w:style w:type="paragraph" w:customStyle="1" w:styleId="S-Rationale">
    <w:name w:val="S-Rationale"/>
    <w:uiPriority w:val="99"/>
    <w:pPr>
      <w:widowControl w:val="0"/>
      <w:autoSpaceDE w:val="0"/>
      <w:autoSpaceDN w:val="0"/>
      <w:adjustRightInd w:val="0"/>
      <w:spacing w:before="58" w:after="0" w:line="240" w:lineRule="auto"/>
      <w:ind w:left="1296" w:hanging="72"/>
    </w:pPr>
    <w:rPr>
      <w:rFonts w:ascii="Arial" w:hAnsi="Arial" w:cs="Arial"/>
      <w:color w:val="000000"/>
      <w:sz w:val="18"/>
      <w:szCs w:val="18"/>
    </w:rPr>
  </w:style>
  <w:style w:type="paragraph" w:customStyle="1" w:styleId="SrilaPrabhupada">
    <w:name w:val="Srila Prabhupada"/>
    <w:uiPriority w:val="99"/>
    <w:pPr>
      <w:widowControl w:val="0"/>
      <w:autoSpaceDE w:val="0"/>
      <w:autoSpaceDN w:val="0"/>
      <w:adjustRightInd w:val="0"/>
      <w:spacing w:after="0" w:line="300" w:lineRule="auto"/>
      <w:ind w:firstLine="397"/>
      <w:jc w:val="both"/>
    </w:pPr>
    <w:rPr>
      <w:rFonts w:ascii="Sanskrit-New Caledonia" w:hAnsi="Sanskrit-New Caledonia" w:cs="Sanskrit-New Caledonia"/>
      <w:sz w:val="20"/>
      <w:szCs w:val="20"/>
    </w:rPr>
  </w:style>
  <w:style w:type="paragraph" w:customStyle="1" w:styleId="SrilaPrabhupada0">
    <w:name w:val="Srila Prabhupad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rilaPrabhupada2">
    <w:name w:val="Srila Prabhupada:2"/>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SrilaPrabhupada1">
    <w:name w:val="Srila Prabhupada:1"/>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SRILAPRABHUPADASPEAKSOUT">
    <w:name w:val="SRILA PRABHUPADA SPEAKS OUT"/>
    <w:uiPriority w:val="99"/>
    <w:pPr>
      <w:widowControl w:val="0"/>
      <w:autoSpaceDE w:val="0"/>
      <w:autoSpaceDN w:val="0"/>
      <w:adjustRightInd w:val="0"/>
      <w:spacing w:after="0" w:line="240" w:lineRule="auto"/>
    </w:pPr>
    <w:rPr>
      <w:rFonts w:ascii="ScaGoudy" w:hAnsi="ScaGoudy"/>
      <w:sz w:val="24"/>
      <w:szCs w:val="24"/>
    </w:rPr>
  </w:style>
  <w:style w:type="paragraph" w:customStyle="1" w:styleId="SRILAPRABHUPADASPEAKSOUT3">
    <w:name w:val="SRILA PRABHUPADA SPEAKS OU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RILAPRABHUPADASPEAKSOUT1">
    <w:name w:val="SRILA PRABHUPADA SPEAKS OU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RILAPRABHUPADASPEAKSOUT2">
    <w:name w:val="SRILA PRABHUPADA SPEAKS OU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Step1">
    <w:name w:val="S-Step 1"/>
    <w:uiPriority w:val="99"/>
    <w:pPr>
      <w:widowControl w:val="0"/>
      <w:tabs>
        <w:tab w:val="left" w:pos="1224"/>
      </w:tabs>
      <w:autoSpaceDE w:val="0"/>
      <w:autoSpaceDN w:val="0"/>
      <w:adjustRightInd w:val="0"/>
      <w:spacing w:before="115" w:after="0" w:line="240" w:lineRule="auto"/>
      <w:ind w:left="1224" w:hanging="864"/>
    </w:pPr>
    <w:rPr>
      <w:rFonts w:ascii="Arial" w:hAnsi="Arial" w:cs="Arial"/>
      <w:color w:val="0000FF"/>
    </w:rPr>
  </w:style>
  <w:style w:type="paragraph" w:customStyle="1" w:styleId="S-Step1a">
    <w:name w:val="S-Step 1a"/>
    <w:uiPriority w:val="99"/>
    <w:pPr>
      <w:widowControl w:val="0"/>
      <w:tabs>
        <w:tab w:val="left" w:pos="1224"/>
      </w:tabs>
      <w:autoSpaceDE w:val="0"/>
      <w:autoSpaceDN w:val="0"/>
      <w:adjustRightInd w:val="0"/>
      <w:spacing w:before="72" w:after="0" w:line="240" w:lineRule="auto"/>
      <w:ind w:left="1224" w:hanging="360"/>
    </w:pPr>
    <w:rPr>
      <w:rFonts w:ascii="Arial" w:hAnsi="Arial" w:cs="Arial"/>
      <w:color w:val="0000FF"/>
    </w:rPr>
  </w:style>
  <w:style w:type="paragraph" w:customStyle="1" w:styleId="S-Step1Icon">
    <w:name w:val="S-Step 1+Icon"/>
    <w:uiPriority w:val="99"/>
    <w:pPr>
      <w:widowControl w:val="0"/>
      <w:tabs>
        <w:tab w:val="left" w:pos="360"/>
        <w:tab w:val="left" w:pos="1224"/>
      </w:tabs>
      <w:autoSpaceDE w:val="0"/>
      <w:autoSpaceDN w:val="0"/>
      <w:adjustRightInd w:val="0"/>
      <w:spacing w:before="144" w:after="0" w:line="240" w:lineRule="auto"/>
      <w:ind w:left="1584" w:hanging="1584"/>
    </w:pPr>
    <w:rPr>
      <w:rFonts w:ascii="Arial" w:hAnsi="Arial" w:cs="Arial"/>
      <w:color w:val="0000FF"/>
    </w:rPr>
  </w:style>
  <w:style w:type="paragraph" w:customStyle="1" w:styleId="Standard">
    <w:name w:val="Standard"/>
    <w:uiPriority w:val="99"/>
    <w:pPr>
      <w:widowControl w:val="0"/>
      <w:autoSpaceDE w:val="0"/>
      <w:autoSpaceDN w:val="0"/>
      <w:adjustRightInd w:val="0"/>
      <w:spacing w:after="180" w:line="240" w:lineRule="auto"/>
    </w:pPr>
    <w:rPr>
      <w:rFonts w:ascii="ScaGoudy" w:hAnsi="ScaGoudy"/>
      <w:sz w:val="20"/>
      <w:szCs w:val="20"/>
    </w:rPr>
  </w:style>
  <w:style w:type="paragraph" w:customStyle="1" w:styleId="StanNdard">
    <w:name w:val="StanNdard"/>
    <w:uiPriority w:val="99"/>
    <w:pPr>
      <w:widowControl w:val="0"/>
      <w:autoSpaceDE w:val="0"/>
      <w:autoSpaceDN w:val="0"/>
      <w:adjustRightInd w:val="0"/>
      <w:spacing w:after="180" w:line="240" w:lineRule="auto"/>
      <w:ind w:left="720"/>
    </w:pPr>
    <w:rPr>
      <w:rFonts w:ascii="ScaGoudy" w:hAnsi="ScaGoudy"/>
      <w:sz w:val="20"/>
      <w:szCs w:val="20"/>
    </w:rPr>
  </w:style>
  <w:style w:type="paragraph" w:customStyle="1" w:styleId="STAR">
    <w:name w:val="STAR"/>
    <w:uiPriority w:val="99"/>
    <w:pPr>
      <w:widowControl w:val="0"/>
      <w:tabs>
        <w:tab w:val="left" w:pos="720"/>
      </w:tabs>
      <w:autoSpaceDE w:val="0"/>
      <w:autoSpaceDN w:val="0"/>
      <w:adjustRightInd w:val="0"/>
      <w:spacing w:before="310" w:after="230" w:line="270" w:lineRule="auto"/>
      <w:jc w:val="center"/>
    </w:pPr>
    <w:rPr>
      <w:rFonts w:ascii="Font13399" w:hAnsi="Font13399" w:cs="Font13399"/>
    </w:rPr>
  </w:style>
  <w:style w:type="paragraph" w:customStyle="1" w:styleId="STAR0">
    <w:name w:val="STAR*"/>
    <w:uiPriority w:val="99"/>
    <w:pPr>
      <w:widowControl w:val="0"/>
      <w:tabs>
        <w:tab w:val="left" w:pos="720"/>
      </w:tabs>
      <w:autoSpaceDE w:val="0"/>
      <w:autoSpaceDN w:val="0"/>
      <w:adjustRightInd w:val="0"/>
      <w:spacing w:before="310" w:after="230" w:line="270" w:lineRule="auto"/>
      <w:jc w:val="center"/>
    </w:pPr>
    <w:rPr>
      <w:rFonts w:ascii="Font13399" w:hAnsi="Font13399" w:cs="Font13399"/>
    </w:rPr>
  </w:style>
  <w:style w:type="paragraph" w:customStyle="1" w:styleId="Storyhead">
    <w:name w:val="Story head"/>
    <w:uiPriority w:val="99"/>
    <w:pPr>
      <w:widowControl w:val="0"/>
      <w:autoSpaceDE w:val="0"/>
      <w:autoSpaceDN w:val="0"/>
      <w:adjustRightInd w:val="0"/>
      <w:spacing w:before="240" w:after="0" w:line="360" w:lineRule="auto"/>
    </w:pPr>
    <w:rPr>
      <w:rFonts w:ascii="New York" w:hAnsi="New York" w:cs="New York"/>
      <w:sz w:val="24"/>
      <w:szCs w:val="24"/>
    </w:rPr>
  </w:style>
  <w:style w:type="paragraph" w:customStyle="1" w:styleId="StructureHeading">
    <w:name w:val="Structure Heading"/>
    <w:uiPriority w:val="99"/>
    <w:pPr>
      <w:widowControl w:val="0"/>
      <w:pBdr>
        <w:top w:val="single" w:sz="8" w:space="6" w:color="000000"/>
      </w:pBdr>
      <w:autoSpaceDE w:val="0"/>
      <w:autoSpaceDN w:val="0"/>
      <w:adjustRightInd w:val="0"/>
      <w:spacing w:before="180" w:after="180" w:line="240" w:lineRule="auto"/>
    </w:pPr>
    <w:rPr>
      <w:rFonts w:ascii="Arial" w:hAnsi="Arial" w:cs="Arial"/>
      <w:sz w:val="24"/>
      <w:szCs w:val="24"/>
    </w:rPr>
  </w:style>
  <w:style w:type="paragraph" w:customStyle="1" w:styleId="Style122">
    <w:name w:val="Style122"/>
    <w:uiPriority w:val="99"/>
    <w:pPr>
      <w:widowControl w:val="0"/>
      <w:autoSpaceDE w:val="0"/>
      <w:autoSpaceDN w:val="0"/>
      <w:adjustRightInd w:val="0"/>
      <w:spacing w:after="0" w:line="240" w:lineRule="auto"/>
    </w:pPr>
    <w:rPr>
      <w:rFonts w:ascii="New York" w:hAnsi="New York" w:cs="New York"/>
      <w:sz w:val="24"/>
      <w:szCs w:val="24"/>
    </w:rPr>
  </w:style>
  <w:style w:type="paragraph" w:customStyle="1" w:styleId="Style10">
    <w:name w:val="Style1"/>
    <w:uiPriority w:val="99"/>
    <w:pPr>
      <w:widowControl w:val="0"/>
      <w:autoSpaceDE w:val="0"/>
      <w:autoSpaceDN w:val="0"/>
      <w:adjustRightInd w:val="0"/>
      <w:spacing w:after="0" w:line="240" w:lineRule="auto"/>
      <w:ind w:left="720"/>
      <w:jc w:val="both"/>
    </w:pPr>
    <w:rPr>
      <w:rFonts w:ascii="Tamal" w:hAnsi="Tamal" w:cs="Tamal"/>
      <w:sz w:val="36"/>
      <w:szCs w:val="36"/>
    </w:rPr>
  </w:style>
  <w:style w:type="paragraph" w:customStyle="1" w:styleId="Style1Para">
    <w:name w:val="Style 1:Para"/>
    <w:uiPriority w:val="99"/>
    <w:pPr>
      <w:widowControl w:val="0"/>
      <w:autoSpaceDE w:val="0"/>
      <w:autoSpaceDN w:val="0"/>
      <w:adjustRightInd w:val="0"/>
      <w:spacing w:after="0" w:line="240" w:lineRule="auto"/>
      <w:jc w:val="both"/>
    </w:pPr>
    <w:rPr>
      <w:rFonts w:ascii="ScaGoudy" w:hAnsi="ScaGoudy"/>
      <w:b/>
      <w:bCs/>
      <w:sz w:val="24"/>
      <w:szCs w:val="24"/>
    </w:rPr>
  </w:style>
  <w:style w:type="paragraph" w:customStyle="1" w:styleId="Style100">
    <w:name w:val="Style10"/>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1000">
    <w:name w:val="Style100"/>
    <w:uiPriority w:val="99"/>
    <w:pPr>
      <w:widowControl w:val="0"/>
      <w:autoSpaceDE w:val="0"/>
      <w:autoSpaceDN w:val="0"/>
      <w:adjustRightInd w:val="0"/>
      <w:spacing w:after="0" w:line="270" w:lineRule="auto"/>
      <w:ind w:firstLine="2041"/>
    </w:pPr>
    <w:rPr>
      <w:rFonts w:ascii="ScaGoudy" w:hAnsi="ScaGoudy"/>
      <w:sz w:val="24"/>
      <w:szCs w:val="24"/>
    </w:rPr>
  </w:style>
  <w:style w:type="paragraph" w:customStyle="1" w:styleId="Style101">
    <w:name w:val="Style101"/>
    <w:uiPriority w:val="99"/>
    <w:pPr>
      <w:widowControl w:val="0"/>
      <w:autoSpaceDE w:val="0"/>
      <w:autoSpaceDN w:val="0"/>
      <w:adjustRightInd w:val="0"/>
      <w:spacing w:after="0" w:line="258" w:lineRule="auto"/>
    </w:pPr>
    <w:rPr>
      <w:rFonts w:ascii="ScaGoudy" w:hAnsi="ScaGoudy"/>
      <w:sz w:val="24"/>
      <w:szCs w:val="24"/>
    </w:rPr>
  </w:style>
  <w:style w:type="paragraph" w:customStyle="1" w:styleId="Style102">
    <w:name w:val="Style102"/>
    <w:uiPriority w:val="99"/>
    <w:pPr>
      <w:widowControl w:val="0"/>
      <w:autoSpaceDE w:val="0"/>
      <w:autoSpaceDN w:val="0"/>
      <w:adjustRightInd w:val="0"/>
      <w:spacing w:after="0" w:line="240" w:lineRule="auto"/>
    </w:pPr>
    <w:rPr>
      <w:rFonts w:ascii="ScaGoudy" w:hAnsi="ScaGoudy"/>
      <w:sz w:val="24"/>
      <w:szCs w:val="24"/>
    </w:rPr>
  </w:style>
  <w:style w:type="paragraph" w:customStyle="1" w:styleId="Style103">
    <w:name w:val="Style103"/>
    <w:uiPriority w:val="99"/>
    <w:pPr>
      <w:widowControl w:val="0"/>
      <w:autoSpaceDE w:val="0"/>
      <w:autoSpaceDN w:val="0"/>
      <w:adjustRightInd w:val="0"/>
      <w:spacing w:after="0" w:line="240" w:lineRule="auto"/>
    </w:pPr>
    <w:rPr>
      <w:rFonts w:ascii="ScaGoudy" w:hAnsi="ScaGoudy"/>
      <w:sz w:val="24"/>
      <w:szCs w:val="24"/>
    </w:rPr>
  </w:style>
  <w:style w:type="paragraph" w:customStyle="1" w:styleId="Style104">
    <w:name w:val="Style104"/>
    <w:uiPriority w:val="99"/>
    <w:pPr>
      <w:widowControl w:val="0"/>
      <w:autoSpaceDE w:val="0"/>
      <w:autoSpaceDN w:val="0"/>
      <w:adjustRightInd w:val="0"/>
      <w:spacing w:after="0" w:line="240" w:lineRule="auto"/>
      <w:ind w:firstLine="101"/>
      <w:jc w:val="both"/>
    </w:pPr>
    <w:rPr>
      <w:rFonts w:ascii="ScaGoudy" w:hAnsi="ScaGoudy"/>
      <w:sz w:val="24"/>
      <w:szCs w:val="24"/>
    </w:rPr>
  </w:style>
  <w:style w:type="paragraph" w:customStyle="1" w:styleId="Style105">
    <w:name w:val="Style105"/>
    <w:uiPriority w:val="99"/>
    <w:pPr>
      <w:widowControl w:val="0"/>
      <w:autoSpaceDE w:val="0"/>
      <w:autoSpaceDN w:val="0"/>
      <w:adjustRightInd w:val="0"/>
      <w:spacing w:after="0" w:line="260" w:lineRule="auto"/>
      <w:ind w:firstLine="2414"/>
      <w:jc w:val="both"/>
    </w:pPr>
    <w:rPr>
      <w:rFonts w:ascii="ScaGoudy" w:hAnsi="ScaGoudy"/>
      <w:sz w:val="24"/>
      <w:szCs w:val="24"/>
    </w:rPr>
  </w:style>
  <w:style w:type="paragraph" w:customStyle="1" w:styleId="Style106">
    <w:name w:val="Style106"/>
    <w:uiPriority w:val="99"/>
    <w:pPr>
      <w:widowControl w:val="0"/>
      <w:autoSpaceDE w:val="0"/>
      <w:autoSpaceDN w:val="0"/>
      <w:adjustRightInd w:val="0"/>
      <w:spacing w:after="0" w:line="240" w:lineRule="auto"/>
      <w:ind w:firstLine="1450"/>
    </w:pPr>
    <w:rPr>
      <w:rFonts w:ascii="ScaGoudy" w:hAnsi="ScaGoudy"/>
      <w:sz w:val="24"/>
      <w:szCs w:val="24"/>
    </w:rPr>
  </w:style>
  <w:style w:type="paragraph" w:customStyle="1" w:styleId="Style107">
    <w:name w:val="Style107"/>
    <w:uiPriority w:val="99"/>
    <w:pPr>
      <w:widowControl w:val="0"/>
      <w:autoSpaceDE w:val="0"/>
      <w:autoSpaceDN w:val="0"/>
      <w:adjustRightInd w:val="0"/>
      <w:spacing w:after="0" w:line="240" w:lineRule="auto"/>
      <w:ind w:firstLine="86"/>
    </w:pPr>
    <w:rPr>
      <w:rFonts w:ascii="ScaGoudy" w:hAnsi="ScaGoudy"/>
      <w:sz w:val="24"/>
      <w:szCs w:val="24"/>
    </w:rPr>
  </w:style>
  <w:style w:type="paragraph" w:customStyle="1" w:styleId="Style108">
    <w:name w:val="Style108"/>
    <w:uiPriority w:val="99"/>
    <w:pPr>
      <w:widowControl w:val="0"/>
      <w:autoSpaceDE w:val="0"/>
      <w:autoSpaceDN w:val="0"/>
      <w:adjustRightInd w:val="0"/>
      <w:spacing w:after="0" w:line="262" w:lineRule="auto"/>
      <w:ind w:firstLine="2079"/>
      <w:jc w:val="both"/>
    </w:pPr>
    <w:rPr>
      <w:rFonts w:ascii="ScaGoudy" w:hAnsi="ScaGoudy"/>
      <w:sz w:val="24"/>
      <w:szCs w:val="24"/>
    </w:rPr>
  </w:style>
  <w:style w:type="paragraph" w:customStyle="1" w:styleId="Style109">
    <w:name w:val="Style109"/>
    <w:uiPriority w:val="99"/>
    <w:pPr>
      <w:widowControl w:val="0"/>
      <w:autoSpaceDE w:val="0"/>
      <w:autoSpaceDN w:val="0"/>
      <w:adjustRightInd w:val="0"/>
      <w:spacing w:after="0" w:line="255" w:lineRule="auto"/>
      <w:ind w:firstLine="157"/>
    </w:pPr>
    <w:rPr>
      <w:rFonts w:ascii="ScaGoudy" w:hAnsi="ScaGoudy"/>
      <w:sz w:val="24"/>
      <w:szCs w:val="24"/>
    </w:rPr>
  </w:style>
  <w:style w:type="paragraph" w:customStyle="1" w:styleId="Style11">
    <w:name w:val="Style11"/>
    <w:uiPriority w:val="99"/>
    <w:pPr>
      <w:widowControl w:val="0"/>
      <w:autoSpaceDE w:val="0"/>
      <w:autoSpaceDN w:val="0"/>
      <w:adjustRightInd w:val="0"/>
      <w:spacing w:after="0" w:line="240" w:lineRule="auto"/>
      <w:ind w:firstLine="1505"/>
      <w:jc w:val="both"/>
    </w:pPr>
    <w:rPr>
      <w:rFonts w:ascii="ScaGoudy" w:hAnsi="ScaGoudy"/>
      <w:sz w:val="24"/>
      <w:szCs w:val="24"/>
    </w:rPr>
  </w:style>
  <w:style w:type="paragraph" w:customStyle="1" w:styleId="Style110">
    <w:name w:val="Style110"/>
    <w:uiPriority w:val="99"/>
    <w:pPr>
      <w:widowControl w:val="0"/>
      <w:autoSpaceDE w:val="0"/>
      <w:autoSpaceDN w:val="0"/>
      <w:adjustRightInd w:val="0"/>
      <w:spacing w:after="0" w:line="258" w:lineRule="auto"/>
    </w:pPr>
    <w:rPr>
      <w:rFonts w:ascii="ScaGoudy" w:hAnsi="ScaGoudy"/>
      <w:sz w:val="24"/>
      <w:szCs w:val="24"/>
    </w:rPr>
  </w:style>
  <w:style w:type="paragraph" w:customStyle="1" w:styleId="Style111">
    <w:name w:val="Style111"/>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2">
    <w:name w:val="Style112"/>
    <w:uiPriority w:val="99"/>
    <w:pPr>
      <w:widowControl w:val="0"/>
      <w:autoSpaceDE w:val="0"/>
      <w:autoSpaceDN w:val="0"/>
      <w:adjustRightInd w:val="0"/>
      <w:spacing w:after="0" w:line="258" w:lineRule="auto"/>
      <w:ind w:firstLine="336"/>
    </w:pPr>
    <w:rPr>
      <w:rFonts w:ascii="ScaGoudy" w:hAnsi="ScaGoudy"/>
      <w:sz w:val="24"/>
      <w:szCs w:val="24"/>
    </w:rPr>
  </w:style>
  <w:style w:type="paragraph" w:customStyle="1" w:styleId="Style113">
    <w:name w:val="Style113"/>
    <w:uiPriority w:val="99"/>
    <w:pPr>
      <w:widowControl w:val="0"/>
      <w:autoSpaceDE w:val="0"/>
      <w:autoSpaceDN w:val="0"/>
      <w:adjustRightInd w:val="0"/>
      <w:spacing w:after="0" w:line="240" w:lineRule="auto"/>
      <w:ind w:firstLine="65"/>
      <w:jc w:val="both"/>
    </w:pPr>
    <w:rPr>
      <w:rFonts w:ascii="ScaGoudy" w:hAnsi="ScaGoudy"/>
      <w:sz w:val="24"/>
      <w:szCs w:val="24"/>
    </w:rPr>
  </w:style>
  <w:style w:type="paragraph" w:customStyle="1" w:styleId="Style114">
    <w:name w:val="Style114"/>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5">
    <w:name w:val="Style115"/>
    <w:uiPriority w:val="99"/>
    <w:pPr>
      <w:widowControl w:val="0"/>
      <w:autoSpaceDE w:val="0"/>
      <w:autoSpaceDN w:val="0"/>
      <w:adjustRightInd w:val="0"/>
      <w:spacing w:after="0" w:line="260" w:lineRule="auto"/>
      <w:ind w:firstLine="1489"/>
      <w:jc w:val="both"/>
    </w:pPr>
    <w:rPr>
      <w:rFonts w:ascii="ScaGoudy" w:hAnsi="ScaGoudy"/>
      <w:sz w:val="24"/>
      <w:szCs w:val="24"/>
    </w:rPr>
  </w:style>
  <w:style w:type="paragraph" w:customStyle="1" w:styleId="Style116">
    <w:name w:val="Style116"/>
    <w:uiPriority w:val="99"/>
    <w:pPr>
      <w:widowControl w:val="0"/>
      <w:autoSpaceDE w:val="0"/>
      <w:autoSpaceDN w:val="0"/>
      <w:adjustRightInd w:val="0"/>
      <w:spacing w:after="0" w:line="260" w:lineRule="auto"/>
      <w:ind w:firstLine="909"/>
    </w:pPr>
    <w:rPr>
      <w:rFonts w:ascii="ScaGoudy" w:hAnsi="ScaGoudy"/>
      <w:sz w:val="24"/>
      <w:szCs w:val="24"/>
    </w:rPr>
  </w:style>
  <w:style w:type="paragraph" w:customStyle="1" w:styleId="Style117">
    <w:name w:val="Style117"/>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8">
    <w:name w:val="Style118"/>
    <w:uiPriority w:val="99"/>
    <w:pPr>
      <w:widowControl w:val="0"/>
      <w:autoSpaceDE w:val="0"/>
      <w:autoSpaceDN w:val="0"/>
      <w:adjustRightInd w:val="0"/>
      <w:spacing w:after="0" w:line="258" w:lineRule="auto"/>
      <w:ind w:firstLine="260"/>
      <w:jc w:val="both"/>
    </w:pPr>
    <w:rPr>
      <w:rFonts w:ascii="ScaGoudy" w:hAnsi="ScaGoudy"/>
      <w:sz w:val="24"/>
      <w:szCs w:val="24"/>
    </w:rPr>
  </w:style>
  <w:style w:type="paragraph" w:customStyle="1" w:styleId="Style119">
    <w:name w:val="Style119"/>
    <w:uiPriority w:val="99"/>
    <w:pPr>
      <w:widowControl w:val="0"/>
      <w:autoSpaceDE w:val="0"/>
      <w:autoSpaceDN w:val="0"/>
      <w:adjustRightInd w:val="0"/>
      <w:spacing w:after="0" w:line="262" w:lineRule="auto"/>
      <w:ind w:firstLine="1045"/>
      <w:jc w:val="both"/>
    </w:pPr>
    <w:rPr>
      <w:rFonts w:ascii="ScaGoudy" w:hAnsi="ScaGoudy"/>
      <w:sz w:val="24"/>
      <w:szCs w:val="24"/>
    </w:rPr>
  </w:style>
  <w:style w:type="paragraph" w:customStyle="1" w:styleId="Style12">
    <w:name w:val="Style12"/>
    <w:uiPriority w:val="99"/>
    <w:pPr>
      <w:widowControl w:val="0"/>
      <w:autoSpaceDE w:val="0"/>
      <w:autoSpaceDN w:val="0"/>
      <w:adjustRightInd w:val="0"/>
      <w:spacing w:after="0" w:line="557" w:lineRule="auto"/>
    </w:pPr>
    <w:rPr>
      <w:rFonts w:ascii="ScaGoudy" w:hAnsi="ScaGoudy"/>
      <w:sz w:val="24"/>
      <w:szCs w:val="24"/>
    </w:rPr>
  </w:style>
  <w:style w:type="paragraph" w:customStyle="1" w:styleId="Style120">
    <w:name w:val="Style120"/>
    <w:uiPriority w:val="99"/>
    <w:pPr>
      <w:widowControl w:val="0"/>
      <w:autoSpaceDE w:val="0"/>
      <w:autoSpaceDN w:val="0"/>
      <w:adjustRightInd w:val="0"/>
      <w:spacing w:after="0" w:line="240" w:lineRule="auto"/>
    </w:pPr>
    <w:rPr>
      <w:rFonts w:ascii="ScaGoudy" w:hAnsi="ScaGoudy"/>
      <w:sz w:val="24"/>
      <w:szCs w:val="24"/>
    </w:rPr>
  </w:style>
  <w:style w:type="paragraph" w:customStyle="1" w:styleId="Style121">
    <w:name w:val="Style121"/>
    <w:uiPriority w:val="99"/>
    <w:pPr>
      <w:widowControl w:val="0"/>
      <w:autoSpaceDE w:val="0"/>
      <w:autoSpaceDN w:val="0"/>
      <w:adjustRightInd w:val="0"/>
      <w:spacing w:after="0" w:line="240" w:lineRule="auto"/>
    </w:pPr>
    <w:rPr>
      <w:rFonts w:ascii="ScaGoudy" w:hAnsi="ScaGoudy"/>
      <w:sz w:val="24"/>
      <w:szCs w:val="24"/>
    </w:rPr>
  </w:style>
  <w:style w:type="paragraph" w:customStyle="1" w:styleId="Style13">
    <w:name w:val="Style13"/>
    <w:uiPriority w:val="99"/>
    <w:pPr>
      <w:widowControl w:val="0"/>
      <w:autoSpaceDE w:val="0"/>
      <w:autoSpaceDN w:val="0"/>
      <w:adjustRightInd w:val="0"/>
      <w:spacing w:after="0" w:line="258" w:lineRule="auto"/>
      <w:ind w:firstLine="227"/>
    </w:pPr>
    <w:rPr>
      <w:rFonts w:ascii="ScaGoudy" w:hAnsi="ScaGoudy"/>
      <w:sz w:val="24"/>
      <w:szCs w:val="24"/>
    </w:rPr>
  </w:style>
  <w:style w:type="paragraph" w:customStyle="1" w:styleId="Style14">
    <w:name w:val="Style14"/>
    <w:uiPriority w:val="99"/>
    <w:pPr>
      <w:widowControl w:val="0"/>
      <w:autoSpaceDE w:val="0"/>
      <w:autoSpaceDN w:val="0"/>
      <w:adjustRightInd w:val="0"/>
      <w:spacing w:after="0" w:line="240" w:lineRule="auto"/>
    </w:pPr>
    <w:rPr>
      <w:rFonts w:ascii="ScaGoudy" w:hAnsi="ScaGoudy"/>
      <w:sz w:val="24"/>
      <w:szCs w:val="24"/>
    </w:rPr>
  </w:style>
  <w:style w:type="paragraph" w:customStyle="1" w:styleId="Style15">
    <w:name w:val="Style15"/>
    <w:uiPriority w:val="99"/>
    <w:pPr>
      <w:widowControl w:val="0"/>
      <w:autoSpaceDE w:val="0"/>
      <w:autoSpaceDN w:val="0"/>
      <w:adjustRightInd w:val="0"/>
      <w:spacing w:after="0" w:line="240" w:lineRule="auto"/>
    </w:pPr>
    <w:rPr>
      <w:rFonts w:ascii="ScaGoudy" w:hAnsi="ScaGoudy"/>
      <w:sz w:val="24"/>
      <w:szCs w:val="24"/>
    </w:rPr>
  </w:style>
  <w:style w:type="paragraph" w:customStyle="1" w:styleId="Style16">
    <w:name w:val="Style16"/>
    <w:uiPriority w:val="99"/>
    <w:pPr>
      <w:widowControl w:val="0"/>
      <w:autoSpaceDE w:val="0"/>
      <w:autoSpaceDN w:val="0"/>
      <w:adjustRightInd w:val="0"/>
      <w:spacing w:after="0" w:line="240" w:lineRule="auto"/>
    </w:pPr>
    <w:rPr>
      <w:rFonts w:ascii="ScaGoudy" w:hAnsi="ScaGoudy"/>
      <w:sz w:val="24"/>
      <w:szCs w:val="24"/>
    </w:rPr>
  </w:style>
  <w:style w:type="paragraph" w:customStyle="1" w:styleId="Style17">
    <w:name w:val="Style17"/>
    <w:uiPriority w:val="99"/>
    <w:pPr>
      <w:widowControl w:val="0"/>
      <w:autoSpaceDE w:val="0"/>
      <w:autoSpaceDN w:val="0"/>
      <w:adjustRightInd w:val="0"/>
      <w:spacing w:after="0" w:line="240" w:lineRule="auto"/>
    </w:pPr>
    <w:rPr>
      <w:rFonts w:ascii="ScaGoudy" w:hAnsi="ScaGoudy"/>
      <w:sz w:val="24"/>
      <w:szCs w:val="24"/>
    </w:rPr>
  </w:style>
  <w:style w:type="paragraph" w:customStyle="1" w:styleId="Style18">
    <w:name w:val="Style18"/>
    <w:uiPriority w:val="99"/>
    <w:pPr>
      <w:widowControl w:val="0"/>
      <w:autoSpaceDE w:val="0"/>
      <w:autoSpaceDN w:val="0"/>
      <w:adjustRightInd w:val="0"/>
      <w:spacing w:after="0" w:line="260" w:lineRule="auto"/>
      <w:ind w:firstLine="141"/>
    </w:pPr>
    <w:rPr>
      <w:rFonts w:ascii="ScaGoudy" w:hAnsi="ScaGoudy"/>
      <w:sz w:val="24"/>
      <w:szCs w:val="24"/>
    </w:rPr>
  </w:style>
  <w:style w:type="paragraph" w:customStyle="1" w:styleId="Style19">
    <w:name w:val="Style19"/>
    <w:uiPriority w:val="99"/>
    <w:pPr>
      <w:widowControl w:val="0"/>
      <w:autoSpaceDE w:val="0"/>
      <w:autoSpaceDN w:val="0"/>
      <w:adjustRightInd w:val="0"/>
      <w:spacing w:after="0" w:line="260" w:lineRule="auto"/>
      <w:ind w:firstLine="141"/>
      <w:jc w:val="both"/>
    </w:pPr>
    <w:rPr>
      <w:rFonts w:ascii="ScaGoudy" w:hAnsi="ScaGoudy"/>
      <w:sz w:val="24"/>
      <w:szCs w:val="24"/>
    </w:rPr>
  </w:style>
  <w:style w:type="paragraph" w:customStyle="1" w:styleId="Style1ParaPara">
    <w:name w:val="Style 1:Para:Par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1ParaParaPara">
    <w:name w:val="Style 1:Para:Para:Par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20">
    <w:name w:val="Style2"/>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Style2Para">
    <w:name w:val="Style 2: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200">
    <w:name w:val="Style20"/>
    <w:uiPriority w:val="99"/>
    <w:pPr>
      <w:widowControl w:val="0"/>
      <w:autoSpaceDE w:val="0"/>
      <w:autoSpaceDN w:val="0"/>
      <w:adjustRightInd w:val="0"/>
      <w:spacing w:after="0" w:line="356" w:lineRule="auto"/>
      <w:ind w:firstLine="563"/>
    </w:pPr>
    <w:rPr>
      <w:rFonts w:ascii="ScaGoudy" w:hAnsi="ScaGoudy"/>
      <w:sz w:val="24"/>
      <w:szCs w:val="24"/>
    </w:rPr>
  </w:style>
  <w:style w:type="paragraph" w:customStyle="1" w:styleId="Style21">
    <w:name w:val="Style21"/>
    <w:uiPriority w:val="99"/>
    <w:pPr>
      <w:widowControl w:val="0"/>
      <w:autoSpaceDE w:val="0"/>
      <w:autoSpaceDN w:val="0"/>
      <w:adjustRightInd w:val="0"/>
      <w:spacing w:after="0" w:line="262" w:lineRule="auto"/>
      <w:ind w:firstLine="70"/>
    </w:pPr>
    <w:rPr>
      <w:rFonts w:ascii="ScaGoudy" w:hAnsi="ScaGoudy"/>
      <w:sz w:val="24"/>
      <w:szCs w:val="24"/>
    </w:rPr>
  </w:style>
  <w:style w:type="paragraph" w:customStyle="1" w:styleId="Style22">
    <w:name w:val="Style22"/>
    <w:uiPriority w:val="99"/>
    <w:pPr>
      <w:widowControl w:val="0"/>
      <w:autoSpaceDE w:val="0"/>
      <w:autoSpaceDN w:val="0"/>
      <w:adjustRightInd w:val="0"/>
      <w:spacing w:after="0" w:line="240" w:lineRule="auto"/>
    </w:pPr>
    <w:rPr>
      <w:rFonts w:ascii="ScaGoudy" w:hAnsi="ScaGoudy"/>
      <w:sz w:val="24"/>
      <w:szCs w:val="24"/>
    </w:rPr>
  </w:style>
  <w:style w:type="paragraph" w:customStyle="1" w:styleId="Style23">
    <w:name w:val="Style23"/>
    <w:uiPriority w:val="99"/>
    <w:pPr>
      <w:widowControl w:val="0"/>
      <w:autoSpaceDE w:val="0"/>
      <w:autoSpaceDN w:val="0"/>
      <w:adjustRightInd w:val="0"/>
      <w:spacing w:after="0" w:line="240" w:lineRule="auto"/>
      <w:ind w:firstLine="1570"/>
      <w:jc w:val="both"/>
    </w:pPr>
    <w:rPr>
      <w:rFonts w:ascii="ScaGoudy" w:hAnsi="ScaGoudy"/>
      <w:sz w:val="24"/>
      <w:szCs w:val="24"/>
    </w:rPr>
  </w:style>
  <w:style w:type="paragraph" w:customStyle="1" w:styleId="Style24">
    <w:name w:val="Style24"/>
    <w:uiPriority w:val="99"/>
    <w:pPr>
      <w:widowControl w:val="0"/>
      <w:autoSpaceDE w:val="0"/>
      <w:autoSpaceDN w:val="0"/>
      <w:adjustRightInd w:val="0"/>
      <w:spacing w:after="0" w:line="373" w:lineRule="auto"/>
      <w:ind w:firstLine="428"/>
    </w:pPr>
    <w:rPr>
      <w:rFonts w:ascii="ScaGoudy" w:hAnsi="ScaGoudy"/>
      <w:sz w:val="24"/>
      <w:szCs w:val="24"/>
    </w:rPr>
  </w:style>
  <w:style w:type="paragraph" w:customStyle="1" w:styleId="Style25">
    <w:name w:val="Style25"/>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26">
    <w:name w:val="Style26"/>
    <w:uiPriority w:val="99"/>
    <w:pPr>
      <w:widowControl w:val="0"/>
      <w:autoSpaceDE w:val="0"/>
      <w:autoSpaceDN w:val="0"/>
      <w:adjustRightInd w:val="0"/>
      <w:spacing w:after="0" w:line="258" w:lineRule="auto"/>
      <w:ind w:firstLine="233"/>
      <w:jc w:val="both"/>
    </w:pPr>
    <w:rPr>
      <w:rFonts w:ascii="ScaGoudy" w:hAnsi="ScaGoudy"/>
      <w:sz w:val="24"/>
      <w:szCs w:val="24"/>
    </w:rPr>
  </w:style>
  <w:style w:type="paragraph" w:customStyle="1" w:styleId="Style27">
    <w:name w:val="Style27"/>
    <w:uiPriority w:val="99"/>
    <w:pPr>
      <w:widowControl w:val="0"/>
      <w:autoSpaceDE w:val="0"/>
      <w:autoSpaceDN w:val="0"/>
      <w:adjustRightInd w:val="0"/>
      <w:spacing w:after="0" w:line="632" w:lineRule="auto"/>
      <w:jc w:val="center"/>
    </w:pPr>
    <w:rPr>
      <w:rFonts w:ascii="ScaGoudy" w:hAnsi="ScaGoudy"/>
      <w:sz w:val="24"/>
      <w:szCs w:val="24"/>
    </w:rPr>
  </w:style>
  <w:style w:type="paragraph" w:customStyle="1" w:styleId="Style28">
    <w:name w:val="Style28"/>
    <w:uiPriority w:val="99"/>
    <w:pPr>
      <w:widowControl w:val="0"/>
      <w:autoSpaceDE w:val="0"/>
      <w:autoSpaceDN w:val="0"/>
      <w:adjustRightInd w:val="0"/>
      <w:spacing w:after="0" w:line="258" w:lineRule="auto"/>
      <w:jc w:val="both"/>
    </w:pPr>
    <w:rPr>
      <w:rFonts w:ascii="ScaGoudy" w:hAnsi="ScaGoudy"/>
      <w:sz w:val="24"/>
      <w:szCs w:val="24"/>
    </w:rPr>
  </w:style>
  <w:style w:type="paragraph" w:customStyle="1" w:styleId="Style29">
    <w:name w:val="Style29"/>
    <w:uiPriority w:val="99"/>
    <w:pPr>
      <w:widowControl w:val="0"/>
      <w:autoSpaceDE w:val="0"/>
      <w:autoSpaceDN w:val="0"/>
      <w:adjustRightInd w:val="0"/>
      <w:spacing w:after="0" w:line="240" w:lineRule="auto"/>
    </w:pPr>
    <w:rPr>
      <w:rFonts w:ascii="ScaGoudy" w:hAnsi="ScaGoudy"/>
      <w:sz w:val="24"/>
      <w:szCs w:val="24"/>
    </w:rPr>
  </w:style>
  <w:style w:type="paragraph" w:customStyle="1" w:styleId="Style2ParaPara">
    <w:name w:val="Style 2:Para: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30">
    <w:name w:val="Style3"/>
    <w:uiPriority w:val="99"/>
    <w:pPr>
      <w:widowControl w:val="0"/>
      <w:autoSpaceDE w:val="0"/>
      <w:autoSpaceDN w:val="0"/>
      <w:adjustRightInd w:val="0"/>
      <w:spacing w:after="0" w:line="240" w:lineRule="auto"/>
    </w:pPr>
    <w:rPr>
      <w:rFonts w:ascii="New York" w:hAnsi="New York" w:cs="New York"/>
      <w:color w:val="000000"/>
      <w:sz w:val="24"/>
      <w:szCs w:val="24"/>
    </w:rPr>
  </w:style>
  <w:style w:type="paragraph" w:customStyle="1" w:styleId="Style3Para">
    <w:name w:val="Style 3:Para"/>
    <w:uiPriority w:val="99"/>
    <w:pPr>
      <w:widowControl w:val="0"/>
      <w:tabs>
        <w:tab w:val="left" w:pos="4896"/>
        <w:tab w:val="left" w:pos="6192"/>
      </w:tabs>
      <w:autoSpaceDE w:val="0"/>
      <w:autoSpaceDN w:val="0"/>
      <w:adjustRightInd w:val="0"/>
      <w:spacing w:before="288" w:after="0" w:line="240" w:lineRule="auto"/>
    </w:pPr>
    <w:rPr>
      <w:rFonts w:ascii="Times New Roman" w:hAnsi="Times New Roman" w:cs="Times New Roman"/>
      <w:color w:val="000000"/>
      <w:sz w:val="20"/>
      <w:szCs w:val="20"/>
    </w:rPr>
  </w:style>
  <w:style w:type="paragraph" w:customStyle="1" w:styleId="Style300">
    <w:name w:val="Style30"/>
    <w:uiPriority w:val="99"/>
    <w:pPr>
      <w:widowControl w:val="0"/>
      <w:autoSpaceDE w:val="0"/>
      <w:autoSpaceDN w:val="0"/>
      <w:adjustRightInd w:val="0"/>
      <w:spacing w:after="0" w:line="258" w:lineRule="auto"/>
      <w:jc w:val="both"/>
    </w:pPr>
    <w:rPr>
      <w:rFonts w:ascii="ScaGoudy" w:hAnsi="ScaGoudy"/>
      <w:sz w:val="24"/>
      <w:szCs w:val="24"/>
    </w:rPr>
  </w:style>
  <w:style w:type="paragraph" w:customStyle="1" w:styleId="Style31">
    <w:name w:val="Style31"/>
    <w:uiPriority w:val="99"/>
    <w:pPr>
      <w:widowControl w:val="0"/>
      <w:autoSpaceDE w:val="0"/>
      <w:autoSpaceDN w:val="0"/>
      <w:adjustRightInd w:val="0"/>
      <w:spacing w:after="0" w:line="240" w:lineRule="auto"/>
      <w:ind w:firstLine="154"/>
      <w:jc w:val="both"/>
    </w:pPr>
    <w:rPr>
      <w:rFonts w:ascii="ScaGoudy" w:hAnsi="ScaGoudy"/>
      <w:sz w:val="24"/>
      <w:szCs w:val="24"/>
    </w:rPr>
  </w:style>
  <w:style w:type="paragraph" w:customStyle="1" w:styleId="Style32">
    <w:name w:val="Style32"/>
    <w:uiPriority w:val="99"/>
    <w:pPr>
      <w:widowControl w:val="0"/>
      <w:autoSpaceDE w:val="0"/>
      <w:autoSpaceDN w:val="0"/>
      <w:adjustRightInd w:val="0"/>
      <w:spacing w:after="0" w:line="240" w:lineRule="auto"/>
      <w:ind w:firstLine="206"/>
      <w:jc w:val="both"/>
    </w:pPr>
    <w:rPr>
      <w:rFonts w:ascii="ScaGoudy" w:hAnsi="ScaGoudy"/>
      <w:sz w:val="24"/>
      <w:szCs w:val="24"/>
    </w:rPr>
  </w:style>
  <w:style w:type="paragraph" w:customStyle="1" w:styleId="Style33">
    <w:name w:val="Style3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34">
    <w:name w:val="Style34"/>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5">
    <w:name w:val="Style35"/>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6">
    <w:name w:val="Style36"/>
    <w:uiPriority w:val="99"/>
    <w:pPr>
      <w:widowControl w:val="0"/>
      <w:autoSpaceDE w:val="0"/>
      <w:autoSpaceDN w:val="0"/>
      <w:adjustRightInd w:val="0"/>
      <w:spacing w:after="0" w:line="258" w:lineRule="auto"/>
    </w:pPr>
    <w:rPr>
      <w:rFonts w:ascii="ScaGoudy" w:hAnsi="ScaGoudy"/>
      <w:sz w:val="24"/>
      <w:szCs w:val="24"/>
    </w:rPr>
  </w:style>
  <w:style w:type="paragraph" w:customStyle="1" w:styleId="Style37">
    <w:name w:val="Style37"/>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38">
    <w:name w:val="Style38"/>
    <w:uiPriority w:val="99"/>
    <w:pPr>
      <w:widowControl w:val="0"/>
      <w:autoSpaceDE w:val="0"/>
      <w:autoSpaceDN w:val="0"/>
      <w:adjustRightInd w:val="0"/>
      <w:spacing w:after="0" w:line="240" w:lineRule="auto"/>
    </w:pPr>
    <w:rPr>
      <w:rFonts w:ascii="ScaGoudy" w:hAnsi="ScaGoudy"/>
      <w:sz w:val="24"/>
      <w:szCs w:val="24"/>
    </w:rPr>
  </w:style>
  <w:style w:type="paragraph" w:customStyle="1" w:styleId="Style39">
    <w:name w:val="Style39"/>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ParaPara">
    <w:name w:val="Style 3:Para:Para"/>
    <w:uiPriority w:val="99"/>
    <w:pPr>
      <w:widowControl w:val="0"/>
      <w:tabs>
        <w:tab w:val="left" w:pos="4896"/>
        <w:tab w:val="left" w:pos="6192"/>
      </w:tabs>
      <w:autoSpaceDE w:val="0"/>
      <w:autoSpaceDN w:val="0"/>
      <w:adjustRightInd w:val="0"/>
      <w:spacing w:before="288" w:after="0" w:line="240" w:lineRule="auto"/>
    </w:pPr>
    <w:rPr>
      <w:rFonts w:ascii="Times New Roman" w:hAnsi="Times New Roman" w:cs="Times New Roman"/>
      <w:color w:val="000000"/>
      <w:sz w:val="20"/>
      <w:szCs w:val="20"/>
    </w:rPr>
  </w:style>
  <w:style w:type="paragraph" w:customStyle="1" w:styleId="Style3ParaParaPara">
    <w:name w:val="Style 3:Para:Para:Para"/>
    <w:uiPriority w:val="99"/>
    <w:pPr>
      <w:widowControl w:val="0"/>
      <w:autoSpaceDE w:val="0"/>
      <w:autoSpaceDN w:val="0"/>
      <w:adjustRightInd w:val="0"/>
      <w:spacing w:before="180" w:after="180" w:line="240" w:lineRule="auto"/>
      <w:jc w:val="center"/>
    </w:pPr>
    <w:rPr>
      <w:rFonts w:ascii="Tamal" w:hAnsi="Tamal" w:cs="Tamal"/>
      <w:b/>
      <w:bCs/>
      <w:sz w:val="24"/>
      <w:szCs w:val="24"/>
    </w:rPr>
  </w:style>
  <w:style w:type="paragraph" w:customStyle="1" w:styleId="Style3UsualparagraphFirstline0cm">
    <w:name w:val="Style 3: Usual paragraph + First line:  0 cm"/>
    <w:uiPriority w:val="99"/>
    <w:pPr>
      <w:widowControl w:val="0"/>
      <w:autoSpaceDE w:val="0"/>
      <w:autoSpaceDN w:val="0"/>
      <w:adjustRightInd w:val="0"/>
      <w:spacing w:after="0" w:line="240" w:lineRule="auto"/>
      <w:ind w:firstLine="720"/>
      <w:jc w:val="both"/>
    </w:pPr>
    <w:rPr>
      <w:rFonts w:ascii="Tamal" w:hAnsi="Tamal" w:cs="Tamal"/>
      <w:sz w:val="24"/>
      <w:szCs w:val="24"/>
    </w:rPr>
  </w:style>
  <w:style w:type="paragraph" w:customStyle="1" w:styleId="Style3Usualparagraphi">
    <w:name w:val="Style 3: Usual paragraphi"/>
    <w:uiPriority w:val="99"/>
    <w:pPr>
      <w:widowControl w:val="0"/>
      <w:autoSpaceDE w:val="0"/>
      <w:autoSpaceDN w:val="0"/>
      <w:adjustRightInd w:val="0"/>
      <w:spacing w:after="0" w:line="240" w:lineRule="auto"/>
      <w:ind w:firstLine="720"/>
      <w:jc w:val="both"/>
    </w:pPr>
    <w:rPr>
      <w:rFonts w:ascii="Tamal" w:hAnsi="Tamal" w:cs="Tamal"/>
      <w:sz w:val="24"/>
      <w:szCs w:val="24"/>
    </w:rPr>
  </w:style>
  <w:style w:type="paragraph" w:customStyle="1" w:styleId="Style40">
    <w:name w:val="Style4"/>
    <w:uiPriority w:val="99"/>
    <w:pPr>
      <w:widowControl w:val="0"/>
      <w:autoSpaceDE w:val="0"/>
      <w:autoSpaceDN w:val="0"/>
      <w:adjustRightInd w:val="0"/>
      <w:spacing w:after="0" w:line="240" w:lineRule="auto"/>
    </w:pPr>
    <w:rPr>
      <w:rFonts w:ascii="New York" w:hAnsi="New York" w:cs="New York"/>
      <w:sz w:val="24"/>
      <w:szCs w:val="24"/>
    </w:rPr>
  </w:style>
  <w:style w:type="paragraph" w:customStyle="1" w:styleId="Style4Para">
    <w:name w:val="Style 4:Para"/>
    <w:uiPriority w:val="99"/>
    <w:pPr>
      <w:widowControl w:val="0"/>
      <w:tabs>
        <w:tab w:val="left" w:pos="2448"/>
      </w:tabs>
      <w:autoSpaceDE w:val="0"/>
      <w:autoSpaceDN w:val="0"/>
      <w:adjustRightInd w:val="0"/>
      <w:spacing w:after="0" w:line="263" w:lineRule="auto"/>
      <w:ind w:firstLine="864"/>
    </w:pPr>
    <w:rPr>
      <w:rFonts w:ascii="Times New Roman" w:hAnsi="Times New Roman" w:cs="Times New Roman"/>
      <w:color w:val="000000"/>
      <w:sz w:val="20"/>
      <w:szCs w:val="20"/>
    </w:rPr>
  </w:style>
  <w:style w:type="paragraph" w:customStyle="1" w:styleId="Style400">
    <w:name w:val="Style40"/>
    <w:uiPriority w:val="99"/>
    <w:pPr>
      <w:widowControl w:val="0"/>
      <w:autoSpaceDE w:val="0"/>
      <w:autoSpaceDN w:val="0"/>
      <w:adjustRightInd w:val="0"/>
      <w:spacing w:after="0" w:line="260" w:lineRule="auto"/>
      <w:ind w:firstLine="1765"/>
      <w:jc w:val="both"/>
    </w:pPr>
    <w:rPr>
      <w:rFonts w:ascii="ScaGoudy" w:hAnsi="ScaGoudy"/>
      <w:sz w:val="24"/>
      <w:szCs w:val="24"/>
    </w:rPr>
  </w:style>
  <w:style w:type="paragraph" w:customStyle="1" w:styleId="Style41">
    <w:name w:val="Style41"/>
    <w:uiPriority w:val="99"/>
    <w:pPr>
      <w:widowControl w:val="0"/>
      <w:autoSpaceDE w:val="0"/>
      <w:autoSpaceDN w:val="0"/>
      <w:adjustRightInd w:val="0"/>
      <w:spacing w:after="0" w:line="258" w:lineRule="auto"/>
      <w:ind w:firstLine="352"/>
    </w:pPr>
    <w:rPr>
      <w:rFonts w:ascii="ScaGoudy" w:hAnsi="ScaGoudy"/>
      <w:sz w:val="24"/>
      <w:szCs w:val="24"/>
    </w:rPr>
  </w:style>
  <w:style w:type="paragraph" w:customStyle="1" w:styleId="Style42">
    <w:name w:val="Style42"/>
    <w:uiPriority w:val="99"/>
    <w:pPr>
      <w:widowControl w:val="0"/>
      <w:autoSpaceDE w:val="0"/>
      <w:autoSpaceDN w:val="0"/>
      <w:adjustRightInd w:val="0"/>
      <w:spacing w:after="0" w:line="240" w:lineRule="auto"/>
    </w:pPr>
    <w:rPr>
      <w:rFonts w:ascii="ScaGoudy" w:hAnsi="ScaGoudy"/>
      <w:sz w:val="24"/>
      <w:szCs w:val="24"/>
    </w:rPr>
  </w:style>
  <w:style w:type="paragraph" w:customStyle="1" w:styleId="Style43">
    <w:name w:val="Style4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44">
    <w:name w:val="Style44"/>
    <w:uiPriority w:val="99"/>
    <w:pPr>
      <w:widowControl w:val="0"/>
      <w:autoSpaceDE w:val="0"/>
      <w:autoSpaceDN w:val="0"/>
      <w:adjustRightInd w:val="0"/>
      <w:spacing w:after="0" w:line="263" w:lineRule="auto"/>
      <w:ind w:firstLine="87"/>
    </w:pPr>
    <w:rPr>
      <w:rFonts w:ascii="ScaGoudy" w:hAnsi="ScaGoudy"/>
      <w:sz w:val="24"/>
      <w:szCs w:val="24"/>
    </w:rPr>
  </w:style>
  <w:style w:type="paragraph" w:customStyle="1" w:styleId="Style45">
    <w:name w:val="Style45"/>
    <w:uiPriority w:val="99"/>
    <w:pPr>
      <w:widowControl w:val="0"/>
      <w:autoSpaceDE w:val="0"/>
      <w:autoSpaceDN w:val="0"/>
      <w:adjustRightInd w:val="0"/>
      <w:spacing w:after="0" w:line="258" w:lineRule="auto"/>
    </w:pPr>
    <w:rPr>
      <w:rFonts w:ascii="ScaGoudy" w:hAnsi="ScaGoudy"/>
      <w:sz w:val="24"/>
      <w:szCs w:val="24"/>
    </w:rPr>
  </w:style>
  <w:style w:type="paragraph" w:customStyle="1" w:styleId="Style46">
    <w:name w:val="Style46"/>
    <w:uiPriority w:val="99"/>
    <w:pPr>
      <w:widowControl w:val="0"/>
      <w:autoSpaceDE w:val="0"/>
      <w:autoSpaceDN w:val="0"/>
      <w:adjustRightInd w:val="0"/>
      <w:spacing w:after="0" w:line="257" w:lineRule="auto"/>
      <w:jc w:val="both"/>
    </w:pPr>
    <w:rPr>
      <w:rFonts w:ascii="ScaGoudy" w:hAnsi="ScaGoudy"/>
      <w:sz w:val="24"/>
      <w:szCs w:val="24"/>
    </w:rPr>
  </w:style>
  <w:style w:type="paragraph" w:customStyle="1" w:styleId="Style47">
    <w:name w:val="Style47"/>
    <w:uiPriority w:val="99"/>
    <w:pPr>
      <w:widowControl w:val="0"/>
      <w:autoSpaceDE w:val="0"/>
      <w:autoSpaceDN w:val="0"/>
      <w:adjustRightInd w:val="0"/>
      <w:spacing w:after="0" w:line="258" w:lineRule="auto"/>
      <w:ind w:firstLine="217"/>
    </w:pPr>
    <w:rPr>
      <w:rFonts w:ascii="ScaGoudy" w:hAnsi="ScaGoudy"/>
      <w:sz w:val="24"/>
      <w:szCs w:val="24"/>
    </w:rPr>
  </w:style>
  <w:style w:type="paragraph" w:customStyle="1" w:styleId="Style48">
    <w:name w:val="Style48"/>
    <w:uiPriority w:val="99"/>
    <w:pPr>
      <w:widowControl w:val="0"/>
      <w:autoSpaceDE w:val="0"/>
      <w:autoSpaceDN w:val="0"/>
      <w:adjustRightInd w:val="0"/>
      <w:spacing w:after="0" w:line="356" w:lineRule="auto"/>
      <w:jc w:val="center"/>
    </w:pPr>
    <w:rPr>
      <w:rFonts w:ascii="ScaGoudy" w:hAnsi="ScaGoudy"/>
      <w:sz w:val="24"/>
      <w:szCs w:val="24"/>
    </w:rPr>
  </w:style>
  <w:style w:type="paragraph" w:customStyle="1" w:styleId="Style49">
    <w:name w:val="Style49"/>
    <w:uiPriority w:val="99"/>
    <w:pPr>
      <w:widowControl w:val="0"/>
      <w:autoSpaceDE w:val="0"/>
      <w:autoSpaceDN w:val="0"/>
      <w:adjustRightInd w:val="0"/>
      <w:spacing w:after="0" w:line="240" w:lineRule="auto"/>
    </w:pPr>
    <w:rPr>
      <w:rFonts w:ascii="ScaGoudy" w:hAnsi="ScaGoudy"/>
      <w:sz w:val="24"/>
      <w:szCs w:val="24"/>
    </w:rPr>
  </w:style>
  <w:style w:type="paragraph" w:customStyle="1" w:styleId="Style4ParaPara">
    <w:name w:val="Style 4:Para:Para"/>
    <w:uiPriority w:val="99"/>
    <w:pPr>
      <w:widowControl w:val="0"/>
      <w:tabs>
        <w:tab w:val="left" w:pos="2448"/>
      </w:tabs>
      <w:autoSpaceDE w:val="0"/>
      <w:autoSpaceDN w:val="0"/>
      <w:adjustRightInd w:val="0"/>
      <w:spacing w:after="0" w:line="262" w:lineRule="auto"/>
      <w:ind w:firstLine="864"/>
    </w:pPr>
    <w:rPr>
      <w:rFonts w:ascii="Times New Roman" w:hAnsi="Times New Roman" w:cs="Times New Roman"/>
      <w:color w:val="000000"/>
      <w:sz w:val="20"/>
      <w:szCs w:val="20"/>
    </w:rPr>
  </w:style>
  <w:style w:type="paragraph" w:customStyle="1" w:styleId="Style5">
    <w:name w:val="Style5"/>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50">
    <w:name w:val="Style50"/>
    <w:uiPriority w:val="99"/>
    <w:pPr>
      <w:widowControl w:val="0"/>
      <w:autoSpaceDE w:val="0"/>
      <w:autoSpaceDN w:val="0"/>
      <w:adjustRightInd w:val="0"/>
      <w:spacing w:after="0" w:line="265" w:lineRule="auto"/>
      <w:ind w:firstLine="1971"/>
      <w:jc w:val="both"/>
    </w:pPr>
    <w:rPr>
      <w:rFonts w:ascii="ScaGoudy" w:hAnsi="ScaGoudy"/>
      <w:sz w:val="24"/>
      <w:szCs w:val="24"/>
    </w:rPr>
  </w:style>
  <w:style w:type="paragraph" w:customStyle="1" w:styleId="Style51">
    <w:name w:val="Style51"/>
    <w:uiPriority w:val="99"/>
    <w:pPr>
      <w:widowControl w:val="0"/>
      <w:autoSpaceDE w:val="0"/>
      <w:autoSpaceDN w:val="0"/>
      <w:adjustRightInd w:val="0"/>
      <w:spacing w:after="0" w:line="253" w:lineRule="auto"/>
    </w:pPr>
    <w:rPr>
      <w:rFonts w:ascii="ScaGoudy" w:hAnsi="ScaGoudy"/>
      <w:sz w:val="24"/>
      <w:szCs w:val="24"/>
    </w:rPr>
  </w:style>
  <w:style w:type="paragraph" w:customStyle="1" w:styleId="Style52">
    <w:name w:val="Style52"/>
    <w:uiPriority w:val="99"/>
    <w:pPr>
      <w:widowControl w:val="0"/>
      <w:autoSpaceDE w:val="0"/>
      <w:autoSpaceDN w:val="0"/>
      <w:adjustRightInd w:val="0"/>
      <w:spacing w:after="0" w:line="240" w:lineRule="auto"/>
    </w:pPr>
    <w:rPr>
      <w:rFonts w:ascii="ScaGoudy" w:hAnsi="ScaGoudy"/>
      <w:sz w:val="24"/>
      <w:szCs w:val="24"/>
    </w:rPr>
  </w:style>
  <w:style w:type="paragraph" w:customStyle="1" w:styleId="Style53">
    <w:name w:val="Style53"/>
    <w:uiPriority w:val="99"/>
    <w:pPr>
      <w:widowControl w:val="0"/>
      <w:autoSpaceDE w:val="0"/>
      <w:autoSpaceDN w:val="0"/>
      <w:adjustRightInd w:val="0"/>
      <w:spacing w:after="0" w:line="240" w:lineRule="auto"/>
    </w:pPr>
    <w:rPr>
      <w:rFonts w:ascii="ScaGoudy" w:hAnsi="ScaGoudy"/>
      <w:sz w:val="24"/>
      <w:szCs w:val="24"/>
    </w:rPr>
  </w:style>
  <w:style w:type="paragraph" w:customStyle="1" w:styleId="Style54">
    <w:name w:val="Style54"/>
    <w:uiPriority w:val="99"/>
    <w:pPr>
      <w:widowControl w:val="0"/>
      <w:autoSpaceDE w:val="0"/>
      <w:autoSpaceDN w:val="0"/>
      <w:adjustRightInd w:val="0"/>
      <w:spacing w:after="0" w:line="240" w:lineRule="auto"/>
    </w:pPr>
    <w:rPr>
      <w:rFonts w:ascii="ScaGoudy" w:hAnsi="ScaGoudy"/>
      <w:sz w:val="24"/>
      <w:szCs w:val="24"/>
    </w:rPr>
  </w:style>
  <w:style w:type="paragraph" w:customStyle="1" w:styleId="Style55">
    <w:name w:val="Style55"/>
    <w:uiPriority w:val="99"/>
    <w:pPr>
      <w:widowControl w:val="0"/>
      <w:autoSpaceDE w:val="0"/>
      <w:autoSpaceDN w:val="0"/>
      <w:adjustRightInd w:val="0"/>
      <w:spacing w:after="0" w:line="258" w:lineRule="auto"/>
      <w:jc w:val="center"/>
    </w:pPr>
    <w:rPr>
      <w:rFonts w:ascii="ScaGoudy" w:hAnsi="ScaGoudy"/>
      <w:sz w:val="24"/>
      <w:szCs w:val="24"/>
    </w:rPr>
  </w:style>
  <w:style w:type="paragraph" w:customStyle="1" w:styleId="Style56">
    <w:name w:val="Style56"/>
    <w:uiPriority w:val="99"/>
    <w:pPr>
      <w:widowControl w:val="0"/>
      <w:autoSpaceDE w:val="0"/>
      <w:autoSpaceDN w:val="0"/>
      <w:adjustRightInd w:val="0"/>
      <w:spacing w:after="0" w:line="263" w:lineRule="auto"/>
      <w:ind w:firstLine="2252"/>
      <w:jc w:val="both"/>
    </w:pPr>
    <w:rPr>
      <w:rFonts w:ascii="ScaGoudy" w:hAnsi="ScaGoudy"/>
      <w:sz w:val="24"/>
      <w:szCs w:val="24"/>
    </w:rPr>
  </w:style>
  <w:style w:type="paragraph" w:customStyle="1" w:styleId="Style57">
    <w:name w:val="Style57"/>
    <w:uiPriority w:val="99"/>
    <w:pPr>
      <w:widowControl w:val="0"/>
      <w:autoSpaceDE w:val="0"/>
      <w:autoSpaceDN w:val="0"/>
      <w:adjustRightInd w:val="0"/>
      <w:spacing w:after="0" w:line="262" w:lineRule="auto"/>
      <w:ind w:firstLine="2301"/>
    </w:pPr>
    <w:rPr>
      <w:rFonts w:ascii="ScaGoudy" w:hAnsi="ScaGoudy"/>
      <w:sz w:val="24"/>
      <w:szCs w:val="24"/>
    </w:rPr>
  </w:style>
  <w:style w:type="paragraph" w:customStyle="1" w:styleId="Style58">
    <w:name w:val="Style58"/>
    <w:uiPriority w:val="99"/>
    <w:pPr>
      <w:widowControl w:val="0"/>
      <w:autoSpaceDE w:val="0"/>
      <w:autoSpaceDN w:val="0"/>
      <w:adjustRightInd w:val="0"/>
      <w:spacing w:after="0" w:line="260" w:lineRule="auto"/>
      <w:jc w:val="center"/>
    </w:pPr>
    <w:rPr>
      <w:rFonts w:ascii="ScaGoudy" w:hAnsi="ScaGoudy"/>
      <w:sz w:val="24"/>
      <w:szCs w:val="24"/>
    </w:rPr>
  </w:style>
  <w:style w:type="paragraph" w:customStyle="1" w:styleId="Style59">
    <w:name w:val="Style59"/>
    <w:uiPriority w:val="99"/>
    <w:pPr>
      <w:widowControl w:val="0"/>
      <w:autoSpaceDE w:val="0"/>
      <w:autoSpaceDN w:val="0"/>
      <w:adjustRightInd w:val="0"/>
      <w:spacing w:after="0" w:line="240" w:lineRule="auto"/>
      <w:ind w:firstLine="218"/>
    </w:pPr>
    <w:rPr>
      <w:rFonts w:ascii="ScaGoudy" w:hAnsi="ScaGoudy"/>
      <w:sz w:val="24"/>
      <w:szCs w:val="24"/>
    </w:rPr>
  </w:style>
  <w:style w:type="paragraph" w:customStyle="1" w:styleId="Style6">
    <w:name w:val="Style6"/>
    <w:uiPriority w:val="99"/>
    <w:pPr>
      <w:widowControl w:val="0"/>
      <w:autoSpaceDE w:val="0"/>
      <w:autoSpaceDN w:val="0"/>
      <w:adjustRightInd w:val="0"/>
      <w:spacing w:after="0" w:line="240" w:lineRule="auto"/>
    </w:pPr>
    <w:rPr>
      <w:rFonts w:ascii="ScaGoudy" w:hAnsi="ScaGoudy"/>
      <w:sz w:val="24"/>
      <w:szCs w:val="24"/>
    </w:rPr>
  </w:style>
  <w:style w:type="paragraph" w:customStyle="1" w:styleId="Style60">
    <w:name w:val="Style60"/>
    <w:uiPriority w:val="99"/>
    <w:pPr>
      <w:widowControl w:val="0"/>
      <w:autoSpaceDE w:val="0"/>
      <w:autoSpaceDN w:val="0"/>
      <w:adjustRightInd w:val="0"/>
      <w:spacing w:after="0" w:line="350" w:lineRule="auto"/>
      <w:jc w:val="both"/>
    </w:pPr>
    <w:rPr>
      <w:rFonts w:ascii="ScaGoudy" w:hAnsi="ScaGoudy"/>
      <w:sz w:val="24"/>
      <w:szCs w:val="24"/>
    </w:rPr>
  </w:style>
  <w:style w:type="paragraph" w:customStyle="1" w:styleId="Style61">
    <w:name w:val="Style61"/>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62">
    <w:name w:val="Style62"/>
    <w:uiPriority w:val="99"/>
    <w:pPr>
      <w:widowControl w:val="0"/>
      <w:autoSpaceDE w:val="0"/>
      <w:autoSpaceDN w:val="0"/>
      <w:adjustRightInd w:val="0"/>
      <w:spacing w:after="0" w:line="240" w:lineRule="auto"/>
      <w:ind w:firstLine="139"/>
    </w:pPr>
    <w:rPr>
      <w:rFonts w:ascii="ScaGoudy" w:hAnsi="ScaGoudy"/>
      <w:sz w:val="24"/>
      <w:szCs w:val="24"/>
    </w:rPr>
  </w:style>
  <w:style w:type="paragraph" w:customStyle="1" w:styleId="Style63">
    <w:name w:val="Style63"/>
    <w:uiPriority w:val="99"/>
    <w:pPr>
      <w:widowControl w:val="0"/>
      <w:autoSpaceDE w:val="0"/>
      <w:autoSpaceDN w:val="0"/>
      <w:adjustRightInd w:val="0"/>
      <w:spacing w:after="0" w:line="258" w:lineRule="auto"/>
      <w:ind w:firstLine="154"/>
    </w:pPr>
    <w:rPr>
      <w:rFonts w:ascii="ScaGoudy" w:hAnsi="ScaGoudy"/>
      <w:sz w:val="24"/>
      <w:szCs w:val="24"/>
    </w:rPr>
  </w:style>
  <w:style w:type="paragraph" w:customStyle="1" w:styleId="Style64">
    <w:name w:val="Style64"/>
    <w:uiPriority w:val="99"/>
    <w:pPr>
      <w:widowControl w:val="0"/>
      <w:autoSpaceDE w:val="0"/>
      <w:autoSpaceDN w:val="0"/>
      <w:adjustRightInd w:val="0"/>
      <w:spacing w:after="0" w:line="240" w:lineRule="auto"/>
    </w:pPr>
    <w:rPr>
      <w:rFonts w:ascii="ScaGoudy" w:hAnsi="ScaGoudy"/>
      <w:sz w:val="24"/>
      <w:szCs w:val="24"/>
    </w:rPr>
  </w:style>
  <w:style w:type="paragraph" w:customStyle="1" w:styleId="Style65">
    <w:name w:val="Style65"/>
    <w:uiPriority w:val="99"/>
    <w:pPr>
      <w:widowControl w:val="0"/>
      <w:autoSpaceDE w:val="0"/>
      <w:autoSpaceDN w:val="0"/>
      <w:adjustRightInd w:val="0"/>
      <w:spacing w:after="0" w:line="240" w:lineRule="auto"/>
    </w:pPr>
    <w:rPr>
      <w:rFonts w:ascii="ScaGoudy" w:hAnsi="ScaGoudy"/>
      <w:sz w:val="24"/>
      <w:szCs w:val="24"/>
    </w:rPr>
  </w:style>
  <w:style w:type="paragraph" w:customStyle="1" w:styleId="Style66">
    <w:name w:val="Style66"/>
    <w:uiPriority w:val="99"/>
    <w:pPr>
      <w:widowControl w:val="0"/>
      <w:autoSpaceDE w:val="0"/>
      <w:autoSpaceDN w:val="0"/>
      <w:adjustRightInd w:val="0"/>
      <w:spacing w:after="0" w:line="255" w:lineRule="auto"/>
    </w:pPr>
    <w:rPr>
      <w:rFonts w:ascii="ScaGoudy" w:hAnsi="ScaGoudy"/>
      <w:sz w:val="24"/>
      <w:szCs w:val="24"/>
    </w:rPr>
  </w:style>
  <w:style w:type="paragraph" w:customStyle="1" w:styleId="Style67">
    <w:name w:val="Style67"/>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68">
    <w:name w:val="Style68"/>
    <w:uiPriority w:val="99"/>
    <w:pPr>
      <w:widowControl w:val="0"/>
      <w:autoSpaceDE w:val="0"/>
      <w:autoSpaceDN w:val="0"/>
      <w:adjustRightInd w:val="0"/>
      <w:spacing w:after="0" w:line="240" w:lineRule="auto"/>
      <w:ind w:firstLine="346"/>
    </w:pPr>
    <w:rPr>
      <w:rFonts w:ascii="ScaGoudy" w:hAnsi="ScaGoudy"/>
      <w:sz w:val="24"/>
      <w:szCs w:val="24"/>
    </w:rPr>
  </w:style>
  <w:style w:type="paragraph" w:customStyle="1" w:styleId="Style69">
    <w:name w:val="Style69"/>
    <w:uiPriority w:val="99"/>
    <w:pPr>
      <w:widowControl w:val="0"/>
      <w:autoSpaceDE w:val="0"/>
      <w:autoSpaceDN w:val="0"/>
      <w:adjustRightInd w:val="0"/>
      <w:spacing w:after="0" w:line="260" w:lineRule="auto"/>
      <w:ind w:firstLine="2322"/>
      <w:jc w:val="both"/>
    </w:pPr>
    <w:rPr>
      <w:rFonts w:ascii="ScaGoudy" w:hAnsi="ScaGoudy"/>
      <w:sz w:val="24"/>
      <w:szCs w:val="24"/>
    </w:rPr>
  </w:style>
  <w:style w:type="paragraph" w:customStyle="1" w:styleId="Style7">
    <w:name w:val="Style7"/>
    <w:uiPriority w:val="99"/>
    <w:pPr>
      <w:widowControl w:val="0"/>
      <w:autoSpaceDE w:val="0"/>
      <w:autoSpaceDN w:val="0"/>
      <w:adjustRightInd w:val="0"/>
      <w:spacing w:after="0" w:line="257" w:lineRule="auto"/>
      <w:ind w:firstLine="65"/>
      <w:jc w:val="both"/>
    </w:pPr>
    <w:rPr>
      <w:rFonts w:ascii="ScaGoudy" w:hAnsi="ScaGoudy"/>
      <w:sz w:val="24"/>
      <w:szCs w:val="24"/>
    </w:rPr>
  </w:style>
  <w:style w:type="paragraph" w:customStyle="1" w:styleId="Style70">
    <w:name w:val="Style70"/>
    <w:uiPriority w:val="99"/>
    <w:pPr>
      <w:widowControl w:val="0"/>
      <w:autoSpaceDE w:val="0"/>
      <w:autoSpaceDN w:val="0"/>
      <w:adjustRightInd w:val="0"/>
      <w:spacing w:after="0" w:line="257" w:lineRule="auto"/>
      <w:jc w:val="center"/>
    </w:pPr>
    <w:rPr>
      <w:rFonts w:ascii="ScaGoudy" w:hAnsi="ScaGoudy"/>
      <w:sz w:val="24"/>
      <w:szCs w:val="24"/>
    </w:rPr>
  </w:style>
  <w:style w:type="paragraph" w:customStyle="1" w:styleId="Style71">
    <w:name w:val="Style71"/>
    <w:uiPriority w:val="99"/>
    <w:pPr>
      <w:widowControl w:val="0"/>
      <w:autoSpaceDE w:val="0"/>
      <w:autoSpaceDN w:val="0"/>
      <w:adjustRightInd w:val="0"/>
      <w:spacing w:after="0" w:line="240" w:lineRule="auto"/>
      <w:ind w:firstLine="1236"/>
      <w:jc w:val="both"/>
    </w:pPr>
    <w:rPr>
      <w:rFonts w:ascii="ScaGoudy" w:hAnsi="ScaGoudy"/>
      <w:sz w:val="24"/>
      <w:szCs w:val="24"/>
    </w:rPr>
  </w:style>
  <w:style w:type="paragraph" w:customStyle="1" w:styleId="Style72">
    <w:name w:val="Style72"/>
    <w:uiPriority w:val="99"/>
    <w:pPr>
      <w:widowControl w:val="0"/>
      <w:autoSpaceDE w:val="0"/>
      <w:autoSpaceDN w:val="0"/>
      <w:adjustRightInd w:val="0"/>
      <w:spacing w:after="0" w:line="240" w:lineRule="auto"/>
    </w:pPr>
    <w:rPr>
      <w:rFonts w:ascii="ScaGoudy" w:hAnsi="ScaGoudy"/>
      <w:sz w:val="24"/>
      <w:szCs w:val="24"/>
    </w:rPr>
  </w:style>
  <w:style w:type="paragraph" w:customStyle="1" w:styleId="Style73">
    <w:name w:val="Style73"/>
    <w:uiPriority w:val="99"/>
    <w:pPr>
      <w:widowControl w:val="0"/>
      <w:autoSpaceDE w:val="0"/>
      <w:autoSpaceDN w:val="0"/>
      <w:adjustRightInd w:val="0"/>
      <w:spacing w:after="0" w:line="240" w:lineRule="auto"/>
    </w:pPr>
    <w:rPr>
      <w:rFonts w:ascii="ScaGoudy" w:hAnsi="ScaGoudy"/>
      <w:sz w:val="24"/>
      <w:szCs w:val="24"/>
    </w:rPr>
  </w:style>
  <w:style w:type="paragraph" w:customStyle="1" w:styleId="Style74">
    <w:name w:val="Style74"/>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75">
    <w:name w:val="Style75"/>
    <w:uiPriority w:val="99"/>
    <w:pPr>
      <w:widowControl w:val="0"/>
      <w:autoSpaceDE w:val="0"/>
      <w:autoSpaceDN w:val="0"/>
      <w:adjustRightInd w:val="0"/>
      <w:spacing w:after="0" w:line="258" w:lineRule="auto"/>
    </w:pPr>
    <w:rPr>
      <w:rFonts w:ascii="ScaGoudy" w:hAnsi="ScaGoudy"/>
      <w:sz w:val="24"/>
      <w:szCs w:val="24"/>
    </w:rPr>
  </w:style>
  <w:style w:type="paragraph" w:customStyle="1" w:styleId="Style76">
    <w:name w:val="Style76"/>
    <w:uiPriority w:val="99"/>
    <w:pPr>
      <w:widowControl w:val="0"/>
      <w:autoSpaceDE w:val="0"/>
      <w:autoSpaceDN w:val="0"/>
      <w:adjustRightInd w:val="0"/>
      <w:spacing w:after="0" w:line="258" w:lineRule="auto"/>
    </w:pPr>
    <w:rPr>
      <w:rFonts w:ascii="ScaGoudy" w:hAnsi="ScaGoudy"/>
      <w:sz w:val="24"/>
      <w:szCs w:val="24"/>
    </w:rPr>
  </w:style>
  <w:style w:type="paragraph" w:customStyle="1" w:styleId="Style77">
    <w:name w:val="Style77"/>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78">
    <w:name w:val="Style78"/>
    <w:uiPriority w:val="99"/>
    <w:pPr>
      <w:widowControl w:val="0"/>
      <w:autoSpaceDE w:val="0"/>
      <w:autoSpaceDN w:val="0"/>
      <w:adjustRightInd w:val="0"/>
      <w:spacing w:after="0" w:line="253" w:lineRule="auto"/>
      <w:ind w:firstLine="65"/>
    </w:pPr>
    <w:rPr>
      <w:rFonts w:ascii="ScaGoudy" w:hAnsi="ScaGoudy"/>
      <w:sz w:val="24"/>
      <w:szCs w:val="24"/>
    </w:rPr>
  </w:style>
  <w:style w:type="paragraph" w:customStyle="1" w:styleId="Style79">
    <w:name w:val="Style79"/>
    <w:uiPriority w:val="99"/>
    <w:pPr>
      <w:widowControl w:val="0"/>
      <w:autoSpaceDE w:val="0"/>
      <w:autoSpaceDN w:val="0"/>
      <w:adjustRightInd w:val="0"/>
      <w:spacing w:after="0" w:line="240" w:lineRule="auto"/>
    </w:pPr>
    <w:rPr>
      <w:rFonts w:ascii="ScaGoudy" w:hAnsi="ScaGoudy"/>
      <w:sz w:val="24"/>
      <w:szCs w:val="24"/>
    </w:rPr>
  </w:style>
  <w:style w:type="paragraph" w:customStyle="1" w:styleId="Style8">
    <w:name w:val="Style8"/>
    <w:uiPriority w:val="99"/>
    <w:pPr>
      <w:widowControl w:val="0"/>
      <w:autoSpaceDE w:val="0"/>
      <w:autoSpaceDN w:val="0"/>
      <w:adjustRightInd w:val="0"/>
      <w:spacing w:after="0" w:line="318" w:lineRule="auto"/>
      <w:jc w:val="both"/>
    </w:pPr>
    <w:rPr>
      <w:rFonts w:ascii="ScaGoudy" w:hAnsi="ScaGoudy"/>
      <w:sz w:val="24"/>
      <w:szCs w:val="24"/>
    </w:rPr>
  </w:style>
  <w:style w:type="paragraph" w:customStyle="1" w:styleId="Style80">
    <w:name w:val="Style80"/>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81">
    <w:name w:val="Style81"/>
    <w:uiPriority w:val="99"/>
    <w:pPr>
      <w:widowControl w:val="0"/>
      <w:autoSpaceDE w:val="0"/>
      <w:autoSpaceDN w:val="0"/>
      <w:adjustRightInd w:val="0"/>
      <w:spacing w:after="0" w:line="255" w:lineRule="auto"/>
      <w:jc w:val="center"/>
    </w:pPr>
    <w:rPr>
      <w:rFonts w:ascii="ScaGoudy" w:hAnsi="ScaGoudy"/>
      <w:sz w:val="24"/>
      <w:szCs w:val="24"/>
    </w:rPr>
  </w:style>
  <w:style w:type="paragraph" w:customStyle="1" w:styleId="Style82">
    <w:name w:val="Style82"/>
    <w:uiPriority w:val="99"/>
    <w:pPr>
      <w:widowControl w:val="0"/>
      <w:autoSpaceDE w:val="0"/>
      <w:autoSpaceDN w:val="0"/>
      <w:adjustRightInd w:val="0"/>
      <w:spacing w:after="0" w:line="255" w:lineRule="auto"/>
      <w:ind w:firstLine="233"/>
    </w:pPr>
    <w:rPr>
      <w:rFonts w:ascii="ScaGoudy" w:hAnsi="ScaGoudy"/>
      <w:sz w:val="24"/>
      <w:szCs w:val="24"/>
    </w:rPr>
  </w:style>
  <w:style w:type="paragraph" w:customStyle="1" w:styleId="Style83">
    <w:name w:val="Style83"/>
    <w:uiPriority w:val="99"/>
    <w:pPr>
      <w:widowControl w:val="0"/>
      <w:autoSpaceDE w:val="0"/>
      <w:autoSpaceDN w:val="0"/>
      <w:adjustRightInd w:val="0"/>
      <w:spacing w:after="0" w:line="240" w:lineRule="auto"/>
    </w:pPr>
    <w:rPr>
      <w:rFonts w:ascii="ScaGoudy" w:hAnsi="ScaGoudy"/>
      <w:sz w:val="24"/>
      <w:szCs w:val="24"/>
    </w:rPr>
  </w:style>
  <w:style w:type="paragraph" w:customStyle="1" w:styleId="Style84">
    <w:name w:val="Style84"/>
    <w:uiPriority w:val="99"/>
    <w:pPr>
      <w:widowControl w:val="0"/>
      <w:autoSpaceDE w:val="0"/>
      <w:autoSpaceDN w:val="0"/>
      <w:adjustRightInd w:val="0"/>
      <w:spacing w:after="0" w:line="268" w:lineRule="auto"/>
      <w:ind w:firstLine="2171"/>
    </w:pPr>
    <w:rPr>
      <w:rFonts w:ascii="ScaGoudy" w:hAnsi="ScaGoudy"/>
      <w:sz w:val="24"/>
      <w:szCs w:val="24"/>
    </w:rPr>
  </w:style>
  <w:style w:type="paragraph" w:customStyle="1" w:styleId="Style85">
    <w:name w:val="Style85"/>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86">
    <w:name w:val="Style86"/>
    <w:uiPriority w:val="99"/>
    <w:pPr>
      <w:widowControl w:val="0"/>
      <w:autoSpaceDE w:val="0"/>
      <w:autoSpaceDN w:val="0"/>
      <w:adjustRightInd w:val="0"/>
      <w:spacing w:after="0" w:line="258" w:lineRule="auto"/>
      <w:ind w:firstLine="1830"/>
      <w:jc w:val="both"/>
    </w:pPr>
    <w:rPr>
      <w:rFonts w:ascii="ScaGoudy" w:hAnsi="ScaGoudy"/>
      <w:sz w:val="24"/>
      <w:szCs w:val="24"/>
    </w:rPr>
  </w:style>
  <w:style w:type="paragraph" w:customStyle="1" w:styleId="Style87">
    <w:name w:val="Style87"/>
    <w:uiPriority w:val="99"/>
    <w:pPr>
      <w:widowControl w:val="0"/>
      <w:autoSpaceDE w:val="0"/>
      <w:autoSpaceDN w:val="0"/>
      <w:adjustRightInd w:val="0"/>
      <w:spacing w:after="0" w:line="262" w:lineRule="auto"/>
      <w:ind w:firstLine="341"/>
      <w:jc w:val="both"/>
    </w:pPr>
    <w:rPr>
      <w:rFonts w:ascii="ScaGoudy" w:hAnsi="ScaGoudy"/>
      <w:sz w:val="24"/>
      <w:szCs w:val="24"/>
    </w:rPr>
  </w:style>
  <w:style w:type="paragraph" w:customStyle="1" w:styleId="Style88">
    <w:name w:val="Style88"/>
    <w:uiPriority w:val="99"/>
    <w:pPr>
      <w:widowControl w:val="0"/>
      <w:autoSpaceDE w:val="0"/>
      <w:autoSpaceDN w:val="0"/>
      <w:adjustRightInd w:val="0"/>
      <w:spacing w:after="0" w:line="263" w:lineRule="auto"/>
      <w:jc w:val="center"/>
    </w:pPr>
    <w:rPr>
      <w:rFonts w:ascii="ScaGoudy" w:hAnsi="ScaGoudy"/>
      <w:sz w:val="24"/>
      <w:szCs w:val="24"/>
    </w:rPr>
  </w:style>
  <w:style w:type="paragraph" w:customStyle="1" w:styleId="Style89">
    <w:name w:val="Style89"/>
    <w:uiPriority w:val="99"/>
    <w:pPr>
      <w:widowControl w:val="0"/>
      <w:autoSpaceDE w:val="0"/>
      <w:autoSpaceDN w:val="0"/>
      <w:adjustRightInd w:val="0"/>
      <w:spacing w:after="0" w:line="240" w:lineRule="auto"/>
    </w:pPr>
    <w:rPr>
      <w:rFonts w:ascii="ScaGoudy" w:hAnsi="ScaGoudy"/>
      <w:sz w:val="24"/>
      <w:szCs w:val="24"/>
    </w:rPr>
  </w:style>
  <w:style w:type="paragraph" w:customStyle="1" w:styleId="Style9">
    <w:name w:val="Style9"/>
    <w:uiPriority w:val="99"/>
    <w:pPr>
      <w:widowControl w:val="0"/>
      <w:autoSpaceDE w:val="0"/>
      <w:autoSpaceDN w:val="0"/>
      <w:adjustRightInd w:val="0"/>
      <w:spacing w:after="0" w:line="240" w:lineRule="auto"/>
    </w:pPr>
    <w:rPr>
      <w:rFonts w:ascii="ScaGoudy" w:hAnsi="ScaGoudy"/>
      <w:sz w:val="24"/>
      <w:szCs w:val="24"/>
    </w:rPr>
  </w:style>
  <w:style w:type="paragraph" w:customStyle="1" w:styleId="Style90">
    <w:name w:val="Style90"/>
    <w:uiPriority w:val="99"/>
    <w:pPr>
      <w:widowControl w:val="0"/>
      <w:autoSpaceDE w:val="0"/>
      <w:autoSpaceDN w:val="0"/>
      <w:adjustRightInd w:val="0"/>
      <w:spacing w:after="0" w:line="240" w:lineRule="auto"/>
    </w:pPr>
    <w:rPr>
      <w:rFonts w:ascii="ScaGoudy" w:hAnsi="ScaGoudy"/>
      <w:sz w:val="24"/>
      <w:szCs w:val="24"/>
    </w:rPr>
  </w:style>
  <w:style w:type="paragraph" w:customStyle="1" w:styleId="Style91">
    <w:name w:val="Style91"/>
    <w:uiPriority w:val="99"/>
    <w:pPr>
      <w:widowControl w:val="0"/>
      <w:autoSpaceDE w:val="0"/>
      <w:autoSpaceDN w:val="0"/>
      <w:adjustRightInd w:val="0"/>
      <w:spacing w:after="0" w:line="265" w:lineRule="auto"/>
      <w:ind w:firstLine="2155"/>
      <w:jc w:val="both"/>
    </w:pPr>
    <w:rPr>
      <w:rFonts w:ascii="ScaGoudy" w:hAnsi="ScaGoudy"/>
      <w:sz w:val="24"/>
      <w:szCs w:val="24"/>
    </w:rPr>
  </w:style>
  <w:style w:type="paragraph" w:customStyle="1" w:styleId="Style92">
    <w:name w:val="Style92"/>
    <w:uiPriority w:val="99"/>
    <w:pPr>
      <w:widowControl w:val="0"/>
      <w:autoSpaceDE w:val="0"/>
      <w:autoSpaceDN w:val="0"/>
      <w:adjustRightInd w:val="0"/>
      <w:spacing w:after="0" w:line="278" w:lineRule="auto"/>
    </w:pPr>
    <w:rPr>
      <w:rFonts w:ascii="ScaGoudy" w:hAnsi="ScaGoudy"/>
      <w:sz w:val="24"/>
      <w:szCs w:val="24"/>
    </w:rPr>
  </w:style>
  <w:style w:type="paragraph" w:customStyle="1" w:styleId="Style93">
    <w:name w:val="Style93"/>
    <w:uiPriority w:val="99"/>
    <w:pPr>
      <w:widowControl w:val="0"/>
      <w:autoSpaceDE w:val="0"/>
      <w:autoSpaceDN w:val="0"/>
      <w:adjustRightInd w:val="0"/>
      <w:spacing w:after="0" w:line="648" w:lineRule="auto"/>
      <w:ind w:firstLine="639"/>
    </w:pPr>
    <w:rPr>
      <w:rFonts w:ascii="ScaGoudy" w:hAnsi="ScaGoudy"/>
      <w:sz w:val="24"/>
      <w:szCs w:val="24"/>
    </w:rPr>
  </w:style>
  <w:style w:type="paragraph" w:customStyle="1" w:styleId="Style94">
    <w:name w:val="Style94"/>
    <w:uiPriority w:val="99"/>
    <w:pPr>
      <w:widowControl w:val="0"/>
      <w:autoSpaceDE w:val="0"/>
      <w:autoSpaceDN w:val="0"/>
      <w:adjustRightInd w:val="0"/>
      <w:spacing w:after="0" w:line="302" w:lineRule="auto"/>
    </w:pPr>
    <w:rPr>
      <w:rFonts w:ascii="ScaGoudy" w:hAnsi="ScaGoudy"/>
      <w:sz w:val="24"/>
      <w:szCs w:val="24"/>
    </w:rPr>
  </w:style>
  <w:style w:type="paragraph" w:customStyle="1" w:styleId="Style95">
    <w:name w:val="Style95"/>
    <w:uiPriority w:val="99"/>
    <w:pPr>
      <w:widowControl w:val="0"/>
      <w:autoSpaceDE w:val="0"/>
      <w:autoSpaceDN w:val="0"/>
      <w:adjustRightInd w:val="0"/>
      <w:spacing w:after="0" w:line="240" w:lineRule="auto"/>
      <w:ind w:firstLine="226"/>
      <w:jc w:val="both"/>
    </w:pPr>
    <w:rPr>
      <w:rFonts w:ascii="ScaGoudy" w:hAnsi="ScaGoudy"/>
      <w:sz w:val="24"/>
      <w:szCs w:val="24"/>
    </w:rPr>
  </w:style>
  <w:style w:type="paragraph" w:customStyle="1" w:styleId="Style96">
    <w:name w:val="Style96"/>
    <w:uiPriority w:val="99"/>
    <w:pPr>
      <w:widowControl w:val="0"/>
      <w:autoSpaceDE w:val="0"/>
      <w:autoSpaceDN w:val="0"/>
      <w:adjustRightInd w:val="0"/>
      <w:spacing w:after="0" w:line="258" w:lineRule="auto"/>
    </w:pPr>
    <w:rPr>
      <w:rFonts w:ascii="ScaGoudy" w:hAnsi="ScaGoudy"/>
      <w:sz w:val="24"/>
      <w:szCs w:val="24"/>
    </w:rPr>
  </w:style>
  <w:style w:type="paragraph" w:customStyle="1" w:styleId="Style97">
    <w:name w:val="Style97"/>
    <w:uiPriority w:val="99"/>
    <w:pPr>
      <w:widowControl w:val="0"/>
      <w:autoSpaceDE w:val="0"/>
      <w:autoSpaceDN w:val="0"/>
      <w:adjustRightInd w:val="0"/>
      <w:spacing w:after="0" w:line="362" w:lineRule="auto"/>
      <w:jc w:val="both"/>
    </w:pPr>
    <w:rPr>
      <w:rFonts w:ascii="ScaGoudy" w:hAnsi="ScaGoudy"/>
      <w:sz w:val="24"/>
      <w:szCs w:val="24"/>
    </w:rPr>
  </w:style>
  <w:style w:type="paragraph" w:customStyle="1" w:styleId="Style98">
    <w:name w:val="Style98"/>
    <w:uiPriority w:val="99"/>
    <w:pPr>
      <w:widowControl w:val="0"/>
      <w:autoSpaceDE w:val="0"/>
      <w:autoSpaceDN w:val="0"/>
      <w:adjustRightInd w:val="0"/>
      <w:spacing w:after="0" w:line="253" w:lineRule="auto"/>
      <w:ind w:firstLine="108"/>
      <w:jc w:val="both"/>
    </w:pPr>
    <w:rPr>
      <w:rFonts w:ascii="ScaGoudy" w:hAnsi="ScaGoudy"/>
      <w:sz w:val="24"/>
      <w:szCs w:val="24"/>
    </w:rPr>
  </w:style>
  <w:style w:type="paragraph" w:customStyle="1" w:styleId="Style99">
    <w:name w:val="Style99"/>
    <w:uiPriority w:val="99"/>
    <w:pPr>
      <w:widowControl w:val="0"/>
      <w:autoSpaceDE w:val="0"/>
      <w:autoSpaceDN w:val="0"/>
      <w:adjustRightInd w:val="0"/>
      <w:spacing w:after="0" w:line="615" w:lineRule="auto"/>
      <w:jc w:val="both"/>
    </w:pPr>
    <w:rPr>
      <w:rFonts w:ascii="ScaGoudy" w:hAnsi="ScaGoudy"/>
      <w:sz w:val="24"/>
      <w:szCs w:val="24"/>
    </w:rPr>
  </w:style>
  <w:style w:type="paragraph" w:customStyle="1" w:styleId="StyleNewendnotereferenceLatin9pt">
    <w:name w:val="Style New endnote reference + (Latin) 9 pt"/>
    <w:uiPriority w:val="99"/>
    <w:pPr>
      <w:widowControl w:val="0"/>
      <w:autoSpaceDE w:val="0"/>
      <w:autoSpaceDN w:val="0"/>
      <w:adjustRightInd w:val="0"/>
      <w:spacing w:after="0" w:line="240" w:lineRule="auto"/>
    </w:pPr>
    <w:rPr>
      <w:rFonts w:ascii="ScaGoudy" w:hAnsi="ScaGoudy"/>
      <w:sz w:val="18"/>
      <w:szCs w:val="18"/>
    </w:rPr>
  </w:style>
  <w:style w:type="paragraph" w:customStyle="1" w:styleId="StyleNewQuoteComplexScaPalatino">
    <w:name w:val="Style New Quote + (Complex) ScaPalatino"/>
    <w:uiPriority w:val="99"/>
    <w:pPr>
      <w:widowControl w:val="0"/>
      <w:autoSpaceDE w:val="0"/>
      <w:autoSpaceDN w:val="0"/>
      <w:adjustRightInd w:val="0"/>
      <w:spacing w:after="113" w:line="240" w:lineRule="auto"/>
      <w:ind w:left="173" w:right="173"/>
    </w:pPr>
    <w:rPr>
      <w:rFonts w:ascii="ScaGoudy" w:hAnsi="ScaGoudy"/>
      <w:sz w:val="18"/>
      <w:szCs w:val="18"/>
    </w:rPr>
  </w:style>
  <w:style w:type="paragraph" w:customStyle="1" w:styleId="StyleScaGoudy14pt">
    <w:name w:val="Style ScaGoudy 14 pt"/>
    <w:uiPriority w:val="99"/>
    <w:pPr>
      <w:widowControl w:val="0"/>
      <w:autoSpaceDE w:val="0"/>
      <w:autoSpaceDN w:val="0"/>
      <w:adjustRightInd w:val="0"/>
      <w:spacing w:after="0" w:line="240" w:lineRule="auto"/>
      <w:jc w:val="both"/>
    </w:pPr>
    <w:rPr>
      <w:rFonts w:ascii="Times New Roman" w:hAnsi="Times New Roman" w:cs="Times New Roman"/>
      <w:sz w:val="24"/>
      <w:szCs w:val="24"/>
    </w:rPr>
  </w:style>
  <w:style w:type="paragraph" w:customStyle="1" w:styleId="StyleTranslationNotBold">
    <w:name w:val="Style Translation + Not Bold"/>
    <w:uiPriority w:val="99"/>
    <w:pPr>
      <w:widowControl w:val="0"/>
      <w:autoSpaceDE w:val="0"/>
      <w:autoSpaceDN w:val="0"/>
      <w:adjustRightInd w:val="0"/>
      <w:spacing w:after="0" w:line="240" w:lineRule="auto"/>
      <w:ind w:firstLine="288"/>
    </w:pPr>
    <w:rPr>
      <w:rFonts w:ascii="Tamal" w:hAnsi="Tamal" w:cs="Tamal"/>
      <w:sz w:val="24"/>
      <w:szCs w:val="24"/>
    </w:rPr>
  </w:style>
  <w:style w:type="paragraph" w:customStyle="1" w:styleId="StyleTranslationNotBoldItalic">
    <w:name w:val="Style Translation + Not Bold Italic"/>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1">
    <w:name w:val="Style Translation + Not Bold Italic1"/>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2">
    <w:name w:val="Style Translation + Not Bold Italic2"/>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3">
    <w:name w:val="Style Translation + Not Bold Italic3"/>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Tamal14pt">
    <w:name w:val="Style Translation + Tamal 14 pt"/>
    <w:uiPriority w:val="99"/>
    <w:pPr>
      <w:widowControl w:val="0"/>
      <w:autoSpaceDE w:val="0"/>
      <w:autoSpaceDN w:val="0"/>
      <w:adjustRightInd w:val="0"/>
      <w:spacing w:after="0" w:line="240" w:lineRule="auto"/>
      <w:ind w:firstLine="288"/>
    </w:pPr>
    <w:rPr>
      <w:rFonts w:ascii="Tamal" w:hAnsi="Tamal" w:cs="Tamal"/>
      <w:b/>
      <w:bCs/>
      <w:sz w:val="24"/>
      <w:szCs w:val="24"/>
    </w:rPr>
  </w:style>
  <w:style w:type="paragraph" w:customStyle="1" w:styleId="StyleV11EBoldShadow">
    <w:name w:val="Style V 11 E + Bold Shadow"/>
    <w:uiPriority w:val="99"/>
    <w:pPr>
      <w:widowControl w:val="0"/>
      <w:autoSpaceDE w:val="0"/>
      <w:autoSpaceDN w:val="0"/>
      <w:adjustRightInd w:val="0"/>
      <w:spacing w:after="240" w:line="240" w:lineRule="auto"/>
      <w:ind w:left="1670" w:hanging="230"/>
    </w:pPr>
    <w:rPr>
      <w:rFonts w:ascii="Balaram" w:hAnsi="Balaram" w:cs="Balaram"/>
      <w:i/>
      <w:iCs/>
      <w:sz w:val="20"/>
      <w:szCs w:val="20"/>
    </w:rPr>
  </w:style>
  <w:style w:type="paragraph" w:customStyle="1" w:styleId="StyleV11SBoldShadow">
    <w:name w:val="Style V 11 S + Bold Shadow"/>
    <w:uiPriority w:val="99"/>
    <w:pPr>
      <w:widowControl w:val="0"/>
      <w:autoSpaceDE w:val="0"/>
      <w:autoSpaceDN w:val="0"/>
      <w:adjustRightInd w:val="0"/>
      <w:spacing w:before="240" w:after="0" w:line="240" w:lineRule="auto"/>
      <w:ind w:left="1670" w:hanging="230"/>
    </w:pPr>
    <w:rPr>
      <w:rFonts w:ascii="Balaram" w:hAnsi="Balaram" w:cs="Balaram"/>
      <w:i/>
      <w:iCs/>
      <w:sz w:val="20"/>
      <w:szCs w:val="20"/>
    </w:rPr>
  </w:style>
  <w:style w:type="paragraph" w:customStyle="1" w:styleId="StyleV14ENotBoldShadow">
    <w:name w:val="Style V 14 E + Not Bold Shadow"/>
    <w:uiPriority w:val="99"/>
    <w:pPr>
      <w:widowControl w:val="0"/>
      <w:autoSpaceDE w:val="0"/>
      <w:autoSpaceDN w:val="0"/>
      <w:adjustRightInd w:val="0"/>
      <w:spacing w:after="240" w:line="240" w:lineRule="auto"/>
      <w:ind w:left="1382" w:hanging="230"/>
    </w:pPr>
    <w:rPr>
      <w:rFonts w:ascii="Balaram" w:hAnsi="Balaram" w:cs="Balaram"/>
      <w:i/>
      <w:iCs/>
      <w:color w:val="000000"/>
      <w:sz w:val="20"/>
      <w:szCs w:val="20"/>
    </w:rPr>
  </w:style>
  <w:style w:type="paragraph" w:customStyle="1" w:styleId="StyleV14SBoldShadow">
    <w:name w:val="Style V 14 S + Bold Shadow"/>
    <w:uiPriority w:val="99"/>
    <w:pPr>
      <w:widowControl w:val="0"/>
      <w:autoSpaceDE w:val="0"/>
      <w:autoSpaceDN w:val="0"/>
      <w:adjustRightInd w:val="0"/>
      <w:spacing w:before="240" w:after="0" w:line="240" w:lineRule="auto"/>
      <w:ind w:left="1382" w:hanging="230"/>
    </w:pPr>
    <w:rPr>
      <w:rFonts w:ascii="Balaram" w:hAnsi="Balaram" w:cs="Balaram"/>
      <w:i/>
      <w:iCs/>
      <w:sz w:val="20"/>
      <w:szCs w:val="20"/>
    </w:rPr>
  </w:style>
  <w:style w:type="paragraph" w:customStyle="1" w:styleId="StyleVerseBold">
    <w:name w:val="Style Verse + Bold"/>
    <w:uiPriority w:val="99"/>
    <w:pPr>
      <w:widowControl w:val="0"/>
      <w:autoSpaceDE w:val="0"/>
      <w:autoSpaceDN w:val="0"/>
      <w:adjustRightInd w:val="0"/>
      <w:spacing w:before="240" w:after="240" w:line="240" w:lineRule="auto"/>
      <w:ind w:left="864"/>
    </w:pPr>
    <w:rPr>
      <w:rFonts w:ascii="Balaram" w:hAnsi="Balaram" w:cs="Balaram"/>
      <w:i/>
      <w:iCs/>
      <w:sz w:val="20"/>
      <w:szCs w:val="20"/>
    </w:rPr>
  </w:style>
  <w:style w:type="paragraph" w:customStyle="1" w:styleId="Sub">
    <w:name w:val="Sub"/>
    <w:uiPriority w:val="99"/>
    <w:pPr>
      <w:widowControl w:val="0"/>
      <w:autoSpaceDE w:val="0"/>
      <w:autoSpaceDN w:val="0"/>
      <w:adjustRightInd w:val="0"/>
      <w:spacing w:before="283" w:after="170" w:line="240" w:lineRule="auto"/>
      <w:jc w:val="center"/>
    </w:pPr>
    <w:rPr>
      <w:rFonts w:ascii="ScaGoudy" w:hAnsi="ScaGoudy"/>
      <w:b/>
      <w:bCs/>
      <w:color w:val="54312A"/>
      <w:sz w:val="32"/>
      <w:szCs w:val="32"/>
    </w:rPr>
  </w:style>
  <w:style w:type="paragraph" w:customStyle="1" w:styleId="sub1">
    <w:name w:val="sub1"/>
    <w:uiPriority w:val="99"/>
    <w:pPr>
      <w:keepLines/>
      <w:widowControl w:val="0"/>
      <w:autoSpaceDE w:val="0"/>
      <w:autoSpaceDN w:val="0"/>
      <w:adjustRightInd w:val="0"/>
      <w:spacing w:after="113" w:line="240" w:lineRule="auto"/>
      <w:jc w:val="center"/>
    </w:pPr>
    <w:rPr>
      <w:rFonts w:ascii="Sanskrit Benguiat" w:hAnsi="Sanskrit Benguiat" w:cs="Sanskrit Benguiat"/>
      <w:b/>
      <w:bCs/>
      <w:color w:val="000000"/>
    </w:rPr>
  </w:style>
  <w:style w:type="paragraph" w:customStyle="1" w:styleId="Sub1Sindumag">
    <w:name w:val="Sub 1 Sindu mag"/>
    <w:uiPriority w:val="99"/>
    <w:pPr>
      <w:widowControl w:val="0"/>
      <w:autoSpaceDE w:val="0"/>
      <w:autoSpaceDN w:val="0"/>
      <w:adjustRightInd w:val="0"/>
      <w:spacing w:before="113" w:after="113" w:line="240" w:lineRule="auto"/>
      <w:jc w:val="center"/>
    </w:pPr>
    <w:rPr>
      <w:rFonts w:ascii="ScaBenguit" w:hAnsi="ScaBenguit" w:cs="ScaBenguit"/>
      <w:b/>
      <w:bCs/>
      <w:color w:val="000000"/>
      <w:sz w:val="24"/>
      <w:szCs w:val="24"/>
    </w:rPr>
  </w:style>
  <w:style w:type="paragraph" w:customStyle="1" w:styleId="Sub2">
    <w:name w:val="Sub 2"/>
    <w:uiPriority w:val="99"/>
    <w:pPr>
      <w:widowControl w:val="0"/>
      <w:autoSpaceDE w:val="0"/>
      <w:autoSpaceDN w:val="0"/>
      <w:adjustRightInd w:val="0"/>
      <w:spacing w:before="113" w:after="113" w:line="240" w:lineRule="auto"/>
      <w:jc w:val="center"/>
    </w:pPr>
    <w:rPr>
      <w:rFonts w:ascii="Rama-Palatino" w:hAnsi="Rama-Palatino" w:cs="Rama-Palatino"/>
      <w:b/>
      <w:bCs/>
      <w:sz w:val="24"/>
      <w:szCs w:val="24"/>
    </w:rPr>
  </w:style>
  <w:style w:type="paragraph" w:customStyle="1" w:styleId="Sub3">
    <w:name w:val="Sub3"/>
    <w:uiPriority w:val="99"/>
    <w:pPr>
      <w:widowControl w:val="0"/>
      <w:autoSpaceDE w:val="0"/>
      <w:autoSpaceDN w:val="0"/>
      <w:adjustRightInd w:val="0"/>
      <w:spacing w:before="113" w:after="60" w:line="240" w:lineRule="auto"/>
      <w:ind w:firstLine="288"/>
      <w:jc w:val="both"/>
    </w:pPr>
    <w:rPr>
      <w:rFonts w:ascii="Rama-Palatino" w:hAnsi="Rama-Palatino" w:cs="Rama-Palatino"/>
      <w:b/>
      <w:bCs/>
      <w:i/>
      <w:iCs/>
      <w:sz w:val="24"/>
      <w:szCs w:val="24"/>
    </w:rPr>
  </w:style>
  <w:style w:type="paragraph" w:customStyle="1" w:styleId="subhead1">
    <w:name w:val="subhead1"/>
    <w:uiPriority w:val="99"/>
    <w:pPr>
      <w:widowControl w:val="0"/>
      <w:autoSpaceDE w:val="0"/>
      <w:autoSpaceDN w:val="0"/>
      <w:adjustRightInd w:val="0"/>
      <w:spacing w:before="170" w:after="170" w:line="240" w:lineRule="auto"/>
      <w:jc w:val="center"/>
    </w:pPr>
    <w:rPr>
      <w:rFonts w:ascii="Sanskrit Benguiat" w:hAnsi="Sanskrit Benguiat" w:cs="Sanskrit Benguiat"/>
      <w:b/>
      <w:bCs/>
      <w:color w:val="000000"/>
    </w:rPr>
  </w:style>
  <w:style w:type="paragraph" w:customStyle="1" w:styleId="Subhead10">
    <w:name w:val="Subhead 1"/>
    <w:uiPriority w:val="99"/>
    <w:pPr>
      <w:keepNext/>
      <w:widowControl w:val="0"/>
      <w:autoSpaceDE w:val="0"/>
      <w:autoSpaceDN w:val="0"/>
      <w:adjustRightInd w:val="0"/>
      <w:spacing w:before="113" w:after="113" w:line="240" w:lineRule="auto"/>
      <w:jc w:val="center"/>
    </w:pPr>
    <w:rPr>
      <w:rFonts w:ascii="Sanskrit Benguiat" w:hAnsi="Sanskrit Benguiat" w:cs="Sanskrit Benguiat"/>
      <w:b/>
      <w:bCs/>
      <w:color w:val="000000"/>
    </w:rPr>
  </w:style>
  <w:style w:type="paragraph" w:customStyle="1" w:styleId="Subhead2">
    <w:name w:val="Subhead 2"/>
    <w:uiPriority w:val="99"/>
    <w:pPr>
      <w:widowControl w:val="0"/>
      <w:autoSpaceDE w:val="0"/>
      <w:autoSpaceDN w:val="0"/>
      <w:adjustRightInd w:val="0"/>
      <w:spacing w:after="0" w:line="240" w:lineRule="auto"/>
    </w:pPr>
    <w:rPr>
      <w:rFonts w:ascii="Rama-Palatino" w:hAnsi="Rama-Palatino" w:cs="Rama-Palatino"/>
      <w:b/>
      <w:bCs/>
      <w:sz w:val="24"/>
      <w:szCs w:val="24"/>
    </w:rPr>
  </w:style>
  <w:style w:type="paragraph" w:customStyle="1" w:styleId="Subhead3">
    <w:name w:val="Subhead 3"/>
    <w:uiPriority w:val="99"/>
    <w:pPr>
      <w:widowControl w:val="0"/>
      <w:autoSpaceDE w:val="0"/>
      <w:autoSpaceDN w:val="0"/>
      <w:adjustRightInd w:val="0"/>
      <w:spacing w:before="85" w:after="0" w:line="240" w:lineRule="auto"/>
      <w:ind w:left="170"/>
    </w:pPr>
    <w:rPr>
      <w:rFonts w:ascii="Rama-Palatino" w:hAnsi="Rama-Palatino" w:cs="Rama-Palatino"/>
      <w:b/>
      <w:bCs/>
      <w:color w:val="000000"/>
    </w:rPr>
  </w:style>
  <w:style w:type="paragraph" w:customStyle="1" w:styleId="Subheader">
    <w:name w:val="Subheader"/>
    <w:uiPriority w:val="99"/>
    <w:pPr>
      <w:widowControl w:val="0"/>
      <w:autoSpaceDE w:val="0"/>
      <w:autoSpaceDN w:val="0"/>
      <w:adjustRightInd w:val="0"/>
      <w:spacing w:before="113" w:after="113" w:line="240" w:lineRule="auto"/>
      <w:jc w:val="center"/>
    </w:pPr>
    <w:rPr>
      <w:rFonts w:ascii="ScaBenguit" w:hAnsi="ScaBenguit" w:cs="ScaBenguit"/>
      <w:b/>
      <w:bCs/>
      <w:sz w:val="24"/>
      <w:szCs w:val="24"/>
    </w:rPr>
  </w:style>
  <w:style w:type="paragraph" w:customStyle="1" w:styleId="Subheader1">
    <w:name w:val="Subheader 1"/>
    <w:uiPriority w:val="99"/>
    <w:pPr>
      <w:widowControl w:val="0"/>
      <w:autoSpaceDE w:val="0"/>
      <w:autoSpaceDN w:val="0"/>
      <w:adjustRightInd w:val="0"/>
      <w:spacing w:before="113" w:after="113" w:line="240" w:lineRule="auto"/>
      <w:jc w:val="center"/>
    </w:pPr>
    <w:rPr>
      <w:rFonts w:ascii="Rama-Palatino" w:hAnsi="Rama-Palatino" w:cs="Rama-Palatino"/>
      <w:b/>
      <w:bCs/>
      <w:color w:val="000000"/>
      <w:sz w:val="24"/>
      <w:szCs w:val="24"/>
    </w:rPr>
  </w:style>
  <w:style w:type="paragraph" w:customStyle="1" w:styleId="Subheading">
    <w:name w:val="Subheading"/>
    <w:uiPriority w:val="99"/>
    <w:pPr>
      <w:widowControl w:val="0"/>
      <w:autoSpaceDE w:val="0"/>
      <w:autoSpaceDN w:val="0"/>
      <w:adjustRightInd w:val="0"/>
      <w:spacing w:before="180" w:after="180" w:line="240" w:lineRule="auto"/>
      <w:jc w:val="center"/>
    </w:pPr>
    <w:rPr>
      <w:rFonts w:ascii="Tms Rmn" w:hAnsi="Tms Rmn" w:cs="Tms Rmn"/>
      <w:b/>
      <w:bCs/>
      <w:sz w:val="24"/>
      <w:szCs w:val="24"/>
    </w:rPr>
  </w:style>
  <w:style w:type="paragraph" w:customStyle="1" w:styleId="Sub-heading">
    <w:name w:val="Sub-heading"/>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180" w:after="180" w:line="240" w:lineRule="auto"/>
      <w:jc w:val="center"/>
    </w:pPr>
    <w:rPr>
      <w:rFonts w:ascii="Helv" w:hAnsi="Helv" w:cs="Helv"/>
      <w:b/>
      <w:bCs/>
      <w:sz w:val="24"/>
      <w:szCs w:val="24"/>
    </w:rPr>
  </w:style>
  <w:style w:type="paragraph" w:customStyle="1" w:styleId="Sub-Heading1Para">
    <w:name w:val="Sub-Heading 1: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
    <w:name w:val="Sub-Heading 1: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
    <w:name w:val="Sub-Heading 1:Para: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Para">
    <w:name w:val="Sub-Heading 1:Para:Para: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ParaPara">
    <w:name w:val="Sub-Heading 1:Para:Para:Para:Para:Para"/>
    <w:uiPriority w:val="99"/>
    <w:pPr>
      <w:widowControl w:val="0"/>
      <w:autoSpaceDE w:val="0"/>
      <w:autoSpaceDN w:val="0"/>
      <w:adjustRightInd w:val="0"/>
      <w:spacing w:before="180" w:after="0" w:line="240" w:lineRule="auto"/>
      <w:ind w:left="180"/>
    </w:pPr>
    <w:rPr>
      <w:rFonts w:ascii="Arial" w:hAnsi="Arial" w:cs="Arial"/>
      <w:b/>
      <w:bCs/>
      <w:color w:val="000000"/>
      <w:sz w:val="20"/>
      <w:szCs w:val="20"/>
      <w:u w:val="single"/>
    </w:rPr>
  </w:style>
  <w:style w:type="paragraph" w:customStyle="1" w:styleId="Sub-Heading1ParaParaParaParaParaPara">
    <w:name w:val="Sub-Heading 1:Para:Para:Para:Para:Para:Para"/>
    <w:uiPriority w:val="99"/>
    <w:pPr>
      <w:widowControl w:val="0"/>
      <w:autoSpaceDE w:val="0"/>
      <w:autoSpaceDN w:val="0"/>
      <w:adjustRightInd w:val="0"/>
      <w:spacing w:before="180" w:after="0" w:line="240" w:lineRule="auto"/>
      <w:ind w:left="180"/>
    </w:pPr>
    <w:rPr>
      <w:rFonts w:ascii="Arial" w:hAnsi="Arial" w:cs="Arial"/>
      <w:b/>
      <w:bCs/>
      <w:color w:val="000000"/>
      <w:sz w:val="20"/>
      <w:szCs w:val="20"/>
      <w:u w:val="single"/>
    </w:rPr>
  </w:style>
  <w:style w:type="paragraph" w:customStyle="1" w:styleId="Sub-Heading20">
    <w:name w:val="Sub-Heading2"/>
    <w:uiPriority w:val="99"/>
    <w:pPr>
      <w:widowControl w:val="0"/>
      <w:autoSpaceDE w:val="0"/>
      <w:autoSpaceDN w:val="0"/>
      <w:adjustRightInd w:val="0"/>
      <w:spacing w:before="240" w:after="0" w:line="240" w:lineRule="auto"/>
      <w:jc w:val="center"/>
    </w:pPr>
    <w:rPr>
      <w:rFonts w:ascii="Balaram" w:hAnsi="Balaram" w:cs="Balaram"/>
      <w:b/>
      <w:bCs/>
      <w:color w:val="000000"/>
      <w:sz w:val="24"/>
      <w:szCs w:val="24"/>
    </w:rPr>
  </w:style>
  <w:style w:type="paragraph" w:customStyle="1" w:styleId="Sub-Heading2Para">
    <w:name w:val="Sub-Heading 2: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Copy">
    <w:name w:val="Sub-Heading 2 Copy"/>
    <w:uiPriority w:val="99"/>
    <w:pPr>
      <w:widowControl w:val="0"/>
      <w:autoSpaceDE w:val="0"/>
      <w:autoSpaceDN w:val="0"/>
      <w:adjustRightInd w:val="0"/>
      <w:spacing w:before="144" w:after="0" w:line="240" w:lineRule="auto"/>
      <w:ind w:left="360"/>
    </w:pPr>
    <w:rPr>
      <w:rFonts w:ascii="Arial" w:hAnsi="Arial" w:cs="Arial"/>
      <w:color w:val="000080"/>
      <w:sz w:val="20"/>
      <w:szCs w:val="20"/>
    </w:rPr>
  </w:style>
  <w:style w:type="paragraph" w:customStyle="1" w:styleId="Sub-Heading2ParaPara">
    <w:name w:val="Sub-Heading 2: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
    <w:name w:val="Sub-Heading 2: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Para">
    <w:name w:val="Sub-Heading 2: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ParaPara">
    <w:name w:val="Sub-Heading 2:Para: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00"/>
      <w:sz w:val="20"/>
      <w:szCs w:val="20"/>
    </w:rPr>
  </w:style>
  <w:style w:type="paragraph" w:customStyle="1" w:styleId="Sub-Heading2ParaParaParaParaParaPara">
    <w:name w:val="Sub-Heading 2:Para:Para: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00"/>
      <w:sz w:val="20"/>
      <w:szCs w:val="20"/>
    </w:rPr>
  </w:style>
  <w:style w:type="paragraph" w:customStyle="1" w:styleId="Sub-Heading3Para">
    <w:name w:val="Sub-Heading 3: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
    <w:name w:val="Sub-Heading 3: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
    <w:name w:val="Sub-Heading 3: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Para">
    <w:name w:val="Sub-Heading 3: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ParaPara">
    <w:name w:val="Sub-Heading 3: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u w:val="single"/>
    </w:rPr>
  </w:style>
  <w:style w:type="paragraph" w:customStyle="1" w:styleId="Sub-Heading3ParaParaParaParaParaPara">
    <w:name w:val="Sub-Heading 3:Para: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u w:val="single"/>
    </w:rPr>
  </w:style>
  <w:style w:type="paragraph" w:customStyle="1" w:styleId="Sub-Heading4Para">
    <w:name w:val="Sub-Heading 4: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
    <w:name w:val="Sub-Heading 4: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
    <w:name w:val="Sub-Heading 4: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Para">
    <w:name w:val="Sub-Heading 4: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ParaPara">
    <w:name w:val="Sub-Heading 4: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rPr>
  </w:style>
  <w:style w:type="paragraph" w:customStyle="1" w:styleId="Sub-Heading4ParaParaParaParaParaPara">
    <w:name w:val="Sub-Heading 4:Para: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rPr>
  </w:style>
  <w:style w:type="paragraph" w:customStyle="1" w:styleId="Subheads">
    <w:name w:val="Subheads"/>
    <w:uiPriority w:val="99"/>
    <w:pPr>
      <w:widowControl w:val="0"/>
      <w:autoSpaceDE w:val="0"/>
      <w:autoSpaceDN w:val="0"/>
      <w:adjustRightInd w:val="0"/>
      <w:spacing w:after="227" w:line="240" w:lineRule="auto"/>
      <w:jc w:val="center"/>
    </w:pPr>
    <w:rPr>
      <w:rFonts w:ascii="Times" w:hAnsi="Times" w:cs="Times"/>
      <w:b/>
      <w:bCs/>
      <w:sz w:val="24"/>
      <w:szCs w:val="24"/>
    </w:rPr>
  </w:style>
  <w:style w:type="paragraph" w:customStyle="1" w:styleId="SUBHEADS0">
    <w:name w:val="SUB HEADS"/>
    <w:uiPriority w:val="99"/>
    <w:pPr>
      <w:widowControl w:val="0"/>
      <w:tabs>
        <w:tab w:val="left" w:pos="720"/>
      </w:tabs>
      <w:autoSpaceDE w:val="0"/>
      <w:autoSpaceDN w:val="0"/>
      <w:adjustRightInd w:val="0"/>
      <w:spacing w:before="480" w:after="120" w:line="300" w:lineRule="auto"/>
      <w:jc w:val="both"/>
    </w:pPr>
    <w:rPr>
      <w:rFonts w:ascii="Font13399" w:hAnsi="Font13399" w:cs="Font13399"/>
      <w:sz w:val="26"/>
      <w:szCs w:val="26"/>
    </w:rPr>
  </w:style>
  <w:style w:type="paragraph" w:customStyle="1" w:styleId="SUBHEADS1">
    <w:name w:val="SUB HEADS*"/>
    <w:uiPriority w:val="99"/>
    <w:pPr>
      <w:widowControl w:val="0"/>
      <w:tabs>
        <w:tab w:val="left" w:pos="720"/>
      </w:tabs>
      <w:autoSpaceDE w:val="0"/>
      <w:autoSpaceDN w:val="0"/>
      <w:adjustRightInd w:val="0"/>
      <w:spacing w:before="480" w:after="120" w:line="300" w:lineRule="auto"/>
      <w:jc w:val="both"/>
    </w:pPr>
    <w:rPr>
      <w:rFonts w:ascii="Font13399" w:hAnsi="Font13399" w:cs="Font13399"/>
      <w:sz w:val="26"/>
      <w:szCs w:val="26"/>
    </w:rPr>
  </w:style>
  <w:style w:type="paragraph" w:customStyle="1" w:styleId="Subheadtext">
    <w:name w:val="Subhead text"/>
    <w:uiPriority w:val="99"/>
    <w:pPr>
      <w:widowControl w:val="0"/>
      <w:autoSpaceDE w:val="0"/>
      <w:autoSpaceDN w:val="0"/>
      <w:adjustRightInd w:val="0"/>
      <w:spacing w:before="180" w:after="60" w:line="240" w:lineRule="auto"/>
      <w:jc w:val="center"/>
    </w:pPr>
    <w:rPr>
      <w:rFonts w:ascii="Tamal" w:hAnsi="Tamal" w:cs="Tamal"/>
      <w:b/>
      <w:bCs/>
      <w:color w:val="FFFF00"/>
      <w:sz w:val="36"/>
      <w:szCs w:val="36"/>
    </w:rPr>
  </w:style>
  <w:style w:type="paragraph" w:customStyle="1" w:styleId="Sub-hed-2">
    <w:name w:val="Sub-hed-2"/>
    <w:uiPriority w:val="99"/>
    <w:pPr>
      <w:widowControl w:val="0"/>
      <w:tabs>
        <w:tab w:val="left" w:pos="180"/>
        <w:tab w:val="left" w:pos="360"/>
      </w:tabs>
      <w:autoSpaceDE w:val="0"/>
      <w:autoSpaceDN w:val="0"/>
      <w:adjustRightInd w:val="0"/>
      <w:spacing w:after="0" w:line="240" w:lineRule="auto"/>
      <w:jc w:val="center"/>
    </w:pPr>
    <w:rPr>
      <w:rFonts w:ascii="Tamalten" w:hAnsi="Tamalten" w:cs="Tamalten"/>
      <w:b/>
      <w:bCs/>
      <w:sz w:val="26"/>
      <w:szCs w:val="26"/>
    </w:rPr>
  </w:style>
  <w:style w:type="paragraph" w:customStyle="1" w:styleId="Submain">
    <w:name w:val="Submain"/>
    <w:uiPriority w:val="99"/>
    <w:pPr>
      <w:widowControl w:val="0"/>
      <w:autoSpaceDE w:val="0"/>
      <w:autoSpaceDN w:val="0"/>
      <w:adjustRightInd w:val="0"/>
      <w:spacing w:before="113" w:after="113" w:line="240" w:lineRule="auto"/>
    </w:pPr>
    <w:rPr>
      <w:rFonts w:ascii="ScaBenguit" w:hAnsi="ScaBenguit" w:cs="ScaBenguit"/>
      <w:b/>
      <w:bCs/>
      <w:sz w:val="32"/>
      <w:szCs w:val="32"/>
    </w:rPr>
  </w:style>
  <w:style w:type="paragraph" w:styleId="Subtitle">
    <w:name w:val="Subtitle"/>
    <w:basedOn w:val="Normal"/>
    <w:next w:val="Normal"/>
    <w:link w:val="SubtitleChar"/>
    <w:uiPriority w:val="99"/>
    <w:qFormat/>
    <w:pPr>
      <w:tabs>
        <w:tab w:val="left" w:pos="360"/>
      </w:tabs>
      <w:spacing w:before="180" w:after="180"/>
      <w:ind w:firstLine="0"/>
      <w:jc w:val="center"/>
    </w:pPr>
    <w:rPr>
      <w:rFonts w:cstheme="minorBidi"/>
      <w:b/>
      <w:bCs/>
      <w:color w:val="auto"/>
      <w:sz w:val="24"/>
      <w:szCs w:val="24"/>
    </w:rPr>
  </w:style>
  <w:style w:type="character" w:customStyle="1" w:styleId="SubtitleChar">
    <w:name w:val="Subtitle Char"/>
    <w:basedOn w:val="DefaultParagraphFont"/>
    <w:link w:val="Subtitle"/>
    <w:uiPriority w:val="99"/>
    <w:rPr>
      <w:rFonts w:ascii="Times New Roman" w:hAnsi="Times New Roman" w:cs="Times New Roman"/>
      <w:color w:val="000000"/>
    </w:rPr>
  </w:style>
  <w:style w:type="paragraph" w:customStyle="1" w:styleId="SWChapters">
    <w:name w:val="SW Chapters"/>
    <w:uiPriority w:val="99"/>
    <w:pPr>
      <w:widowControl w:val="0"/>
      <w:autoSpaceDE w:val="0"/>
      <w:autoSpaceDN w:val="0"/>
      <w:adjustRightInd w:val="0"/>
      <w:spacing w:after="680" w:line="240" w:lineRule="auto"/>
      <w:jc w:val="right"/>
    </w:pPr>
    <w:rPr>
      <w:rFonts w:ascii="Lucida Grande" w:hAnsi="Lucida Grande" w:cs="Lucida Grande"/>
      <w:b/>
      <w:bCs/>
      <w:sz w:val="36"/>
      <w:szCs w:val="36"/>
    </w:rPr>
  </w:style>
  <w:style w:type="paragraph" w:customStyle="1" w:styleId="SWChapterTitle">
    <w:name w:val="SW Chapter Title"/>
    <w:uiPriority w:val="99"/>
    <w:pPr>
      <w:widowControl w:val="0"/>
      <w:autoSpaceDE w:val="0"/>
      <w:autoSpaceDN w:val="0"/>
      <w:adjustRightInd w:val="0"/>
      <w:spacing w:after="680" w:line="240" w:lineRule="auto"/>
      <w:ind w:left="3402"/>
      <w:jc w:val="right"/>
    </w:pPr>
    <w:rPr>
      <w:rFonts w:ascii="Lucida Grande" w:hAnsi="Lucida Grande" w:cs="Lucida Grande"/>
      <w:b/>
      <w:bCs/>
      <w:sz w:val="36"/>
      <w:szCs w:val="36"/>
      <w:u w:val="single"/>
    </w:rPr>
  </w:style>
  <w:style w:type="paragraph" w:customStyle="1" w:styleId="SWSubheadings">
    <w:name w:val="SW Subheadings"/>
    <w:uiPriority w:val="99"/>
    <w:pPr>
      <w:widowControl w:val="0"/>
      <w:autoSpaceDE w:val="0"/>
      <w:autoSpaceDN w:val="0"/>
      <w:adjustRightInd w:val="0"/>
      <w:spacing w:after="227" w:line="240" w:lineRule="auto"/>
    </w:pPr>
    <w:rPr>
      <w:rFonts w:ascii="Lucida Grande" w:hAnsi="Lucida Grande" w:cs="Lucida Grande"/>
      <w:b/>
      <w:bCs/>
      <w:i/>
      <w:iCs/>
      <w:sz w:val="24"/>
      <w:szCs w:val="24"/>
    </w:rPr>
  </w:style>
  <w:style w:type="paragraph" w:customStyle="1" w:styleId="SWSub-Subhead">
    <w:name w:val="SW Sub-Subhead"/>
    <w:uiPriority w:val="99"/>
    <w:pPr>
      <w:widowControl w:val="0"/>
      <w:autoSpaceDE w:val="0"/>
      <w:autoSpaceDN w:val="0"/>
      <w:adjustRightInd w:val="0"/>
      <w:spacing w:after="113" w:line="240" w:lineRule="auto"/>
      <w:ind w:left="340"/>
    </w:pPr>
    <w:rPr>
      <w:rFonts w:ascii="Lucida Grande" w:hAnsi="Lucida Grande" w:cs="Lucida Grande"/>
      <w:b/>
      <w:bCs/>
      <w:sz w:val="24"/>
      <w:szCs w:val="24"/>
    </w:rPr>
  </w:style>
  <w:style w:type="paragraph" w:customStyle="1" w:styleId="Synonyms">
    <w:name w:val="Synonyms"/>
    <w:uiPriority w:val="99"/>
    <w:pPr>
      <w:widowControl w:val="0"/>
      <w:autoSpaceDE w:val="0"/>
      <w:autoSpaceDN w:val="0"/>
      <w:adjustRightInd w:val="0"/>
      <w:spacing w:after="180" w:line="240" w:lineRule="auto"/>
      <w:jc w:val="both"/>
    </w:pPr>
    <w:rPr>
      <w:rFonts w:ascii="ScaGoudy" w:hAnsi="ScaGoudy"/>
      <w:color w:val="000080"/>
      <w:sz w:val="24"/>
      <w:szCs w:val="24"/>
    </w:rPr>
  </w:style>
  <w:style w:type="paragraph" w:customStyle="1" w:styleId="SynonymsGitaRevisions">
    <w:name w:val="Synonyms Gita Revisions"/>
    <w:uiPriority w:val="99"/>
    <w:pPr>
      <w:widowControl w:val="0"/>
      <w:autoSpaceDE w:val="0"/>
      <w:autoSpaceDN w:val="0"/>
      <w:adjustRightInd w:val="0"/>
      <w:spacing w:after="0" w:line="240" w:lineRule="auto"/>
      <w:jc w:val="both"/>
    </w:pPr>
    <w:rPr>
      <w:rFonts w:ascii="Times New Roman" w:hAnsi="Times New Roman" w:cs="Times New Roman"/>
      <w:color w:val="000000"/>
      <w:sz w:val="24"/>
      <w:szCs w:val="24"/>
    </w:rPr>
  </w:style>
  <w:style w:type="paragraph" w:customStyle="1" w:styleId="SynonymsSA">
    <w:name w:val="Synonyms SA"/>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SynonymsSA3">
    <w:name w:val="Synonyms SA3"/>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SynonymsSA1">
    <w:name w:val="Synonyms SA1"/>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SynonymsSA2">
    <w:name w:val="Synonyms SA2"/>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SynonymsSection">
    <w:name w:val="Synonyms Section"/>
    <w:uiPriority w:val="99"/>
    <w:pPr>
      <w:widowControl w:val="0"/>
      <w:autoSpaceDE w:val="0"/>
      <w:autoSpaceDN w:val="0"/>
      <w:adjustRightInd w:val="0"/>
      <w:spacing w:before="360" w:after="180" w:line="240" w:lineRule="auto"/>
      <w:jc w:val="center"/>
    </w:pPr>
    <w:rPr>
      <w:rFonts w:ascii="ScaGoudy" w:hAnsi="ScaGoudy"/>
      <w:b/>
      <w:bCs/>
      <w:color w:val="008000"/>
      <w:sz w:val="24"/>
      <w:szCs w:val="24"/>
    </w:rPr>
  </w:style>
  <w:style w:type="paragraph" w:customStyle="1" w:styleId="Syns">
    <w:name w:val="Syns"/>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Szanszkrit">
    <w:name w:val="Szanszkrit"/>
    <w:uiPriority w:val="99"/>
    <w:pPr>
      <w:widowControl w:val="0"/>
      <w:autoSpaceDE w:val="0"/>
      <w:autoSpaceDN w:val="0"/>
      <w:adjustRightInd w:val="0"/>
      <w:spacing w:after="0" w:line="240" w:lineRule="auto"/>
    </w:pPr>
    <w:rPr>
      <w:rFonts w:ascii="Times CE Sanskrit" w:hAnsi="Times CE Sanskrit" w:cs="Times CE Sanskrit"/>
      <w:i/>
      <w:iCs/>
      <w:sz w:val="20"/>
      <w:szCs w:val="20"/>
    </w:rPr>
  </w:style>
  <w:style w:type="paragraph" w:customStyle="1" w:styleId="sztveg">
    <w:name w:val="sztveg"/>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ind w:firstLine="227"/>
      <w:jc w:val="both"/>
    </w:pPr>
    <w:rPr>
      <w:rFonts w:ascii="Palatino Sanskrit 2" w:hAnsi="Palatino Sanskrit 2" w:cs="Palatino Sanskrit 2"/>
      <w:color w:val="000000"/>
      <w:sz w:val="20"/>
      <w:szCs w:val="20"/>
    </w:rPr>
  </w:style>
  <w:style w:type="paragraph" w:customStyle="1" w:styleId="t">
    <w:name w:val="t"/>
    <w:uiPriority w:val="99"/>
    <w:pPr>
      <w:widowControl w:val="0"/>
      <w:autoSpaceDE w:val="0"/>
      <w:autoSpaceDN w:val="0"/>
      <w:adjustRightInd w:val="0"/>
      <w:spacing w:before="360" w:after="360" w:line="360" w:lineRule="auto"/>
      <w:jc w:val="center"/>
    </w:pPr>
    <w:rPr>
      <w:rFonts w:ascii="Tamal" w:hAnsi="Tamal" w:cs="Tamal"/>
      <w:b/>
      <w:bCs/>
      <w:sz w:val="24"/>
      <w:szCs w:val="24"/>
    </w:rPr>
  </w:style>
  <w:style w:type="paragraph" w:customStyle="1" w:styleId="t0">
    <w:name w:val="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ableContents">
    <w:name w:val="Table Contents"/>
    <w:uiPriority w:val="99"/>
    <w:pPr>
      <w:widowControl w:val="0"/>
      <w:autoSpaceDE w:val="0"/>
      <w:autoSpaceDN w:val="0"/>
      <w:adjustRightInd w:val="0"/>
      <w:spacing w:after="0" w:line="240" w:lineRule="auto"/>
    </w:pPr>
    <w:rPr>
      <w:rFonts w:ascii="Times New Roman" w:hAnsi="Times New Roman" w:cs="Times New Roman"/>
      <w:sz w:val="20"/>
      <w:szCs w:val="20"/>
    </w:rPr>
  </w:style>
  <w:style w:type="paragraph" w:customStyle="1" w:styleId="tableheader">
    <w:name w:val="table header"/>
    <w:uiPriority w:val="99"/>
    <w:pPr>
      <w:widowControl w:val="0"/>
      <w:pBdr>
        <w:top w:val="single" w:sz="5" w:space="3" w:color="000000"/>
      </w:pBdr>
      <w:tabs>
        <w:tab w:val="left" w:pos="360"/>
      </w:tabs>
      <w:autoSpaceDE w:val="0"/>
      <w:autoSpaceDN w:val="0"/>
      <w:adjustRightInd w:val="0"/>
      <w:spacing w:before="540" w:after="180" w:line="240" w:lineRule="auto"/>
      <w:ind w:left="360" w:right="360"/>
      <w:jc w:val="center"/>
    </w:pPr>
    <w:rPr>
      <w:rFonts w:ascii="ScaGoudy" w:hAnsi="ScaGoudy"/>
      <w:b/>
      <w:bCs/>
      <w:sz w:val="24"/>
      <w:szCs w:val="24"/>
    </w:rPr>
  </w:style>
  <w:style w:type="paragraph" w:customStyle="1" w:styleId="TableHeading">
    <w:name w:val="Table Heading"/>
    <w:uiPriority w:val="99"/>
    <w:pPr>
      <w:widowControl w:val="0"/>
      <w:autoSpaceDE w:val="0"/>
      <w:autoSpaceDN w:val="0"/>
      <w:adjustRightInd w:val="0"/>
      <w:spacing w:after="0" w:line="240" w:lineRule="auto"/>
      <w:jc w:val="center"/>
    </w:pPr>
    <w:rPr>
      <w:rFonts w:ascii="Times New Roman" w:hAnsi="Times New Roman" w:cs="Times New Roman"/>
      <w:b/>
      <w:bCs/>
      <w:sz w:val="20"/>
      <w:szCs w:val="20"/>
    </w:rPr>
  </w:style>
  <w:style w:type="paragraph" w:styleId="TableofAuthorities">
    <w:name w:val="table of authorities"/>
    <w:basedOn w:val="Normal"/>
    <w:next w:val="Normal"/>
    <w:uiPriority w:val="99"/>
    <w:pPr>
      <w:spacing w:before="0" w:after="0"/>
      <w:ind w:left="240" w:hanging="240"/>
    </w:pPr>
    <w:rPr>
      <w:rFonts w:ascii="Tamal" w:hAnsi="Tamal" w:cs="Tamal"/>
      <w:color w:val="auto"/>
      <w:sz w:val="24"/>
      <w:szCs w:val="24"/>
    </w:rPr>
  </w:style>
  <w:style w:type="paragraph" w:styleId="TableofFigures">
    <w:name w:val="table of figures"/>
    <w:basedOn w:val="Normal"/>
    <w:next w:val="Normal"/>
    <w:uiPriority w:val="99"/>
    <w:pPr>
      <w:spacing w:before="0" w:after="0"/>
      <w:ind w:left="480" w:hanging="480"/>
    </w:pPr>
    <w:rPr>
      <w:rFonts w:ascii="Tamal" w:hAnsi="Tamal" w:cs="Tamal"/>
      <w:color w:val="auto"/>
      <w:sz w:val="24"/>
      <w:szCs w:val="24"/>
    </w:rPr>
  </w:style>
  <w:style w:type="paragraph" w:customStyle="1" w:styleId="TableParagraph">
    <w:name w:val="Table Paragraph"/>
    <w:uiPriority w:val="99"/>
    <w:pPr>
      <w:widowControl w:val="0"/>
      <w:autoSpaceDE w:val="0"/>
      <w:autoSpaceDN w:val="0"/>
      <w:adjustRightInd w:val="0"/>
      <w:spacing w:after="0" w:line="240" w:lineRule="auto"/>
    </w:pPr>
    <w:rPr>
      <w:rFonts w:ascii="Times New Roman" w:hAnsi="Times New Roman" w:cs="Times New Roman"/>
    </w:rPr>
  </w:style>
  <w:style w:type="paragraph" w:customStyle="1" w:styleId="tabletext">
    <w:name w:val="table text"/>
    <w:uiPriority w:val="99"/>
    <w:pPr>
      <w:widowControl w:val="0"/>
      <w:pBdr>
        <w:bottom w:val="single" w:sz="5" w:space="3" w:color="000000"/>
      </w:pBdr>
      <w:autoSpaceDE w:val="0"/>
      <w:autoSpaceDN w:val="0"/>
      <w:adjustRightInd w:val="0"/>
      <w:spacing w:after="360" w:line="240" w:lineRule="auto"/>
      <w:ind w:left="360" w:right="360" w:firstLine="468"/>
    </w:pPr>
    <w:rPr>
      <w:rFonts w:ascii="Times New Roman" w:hAnsi="Times New Roman" w:cs="Times New Roman"/>
      <w:sz w:val="24"/>
      <w:szCs w:val="24"/>
    </w:rPr>
  </w:style>
  <w:style w:type="paragraph" w:customStyle="1" w:styleId="tabletext3">
    <w:name w:val="table text3"/>
    <w:uiPriority w:val="99"/>
    <w:pPr>
      <w:widowControl w:val="0"/>
      <w:pBdr>
        <w:bottom w:val="single" w:sz="5" w:space="3" w:color="000000"/>
      </w:pBdr>
      <w:autoSpaceDE w:val="0"/>
      <w:autoSpaceDN w:val="0"/>
      <w:adjustRightInd w:val="0"/>
      <w:spacing w:after="360" w:line="240" w:lineRule="auto"/>
      <w:ind w:left="360" w:right="360" w:firstLine="468"/>
      <w:jc w:val="both"/>
    </w:pPr>
    <w:rPr>
      <w:rFonts w:ascii="ScaGoudy" w:hAnsi="ScaGoudy"/>
      <w:sz w:val="24"/>
      <w:szCs w:val="24"/>
    </w:rPr>
  </w:style>
  <w:style w:type="paragraph" w:customStyle="1" w:styleId="tabletext1">
    <w:name w:val="table text1"/>
    <w:uiPriority w:val="99"/>
    <w:pPr>
      <w:widowControl w:val="0"/>
      <w:pBdr>
        <w:bottom w:val="single" w:sz="4" w:space="3" w:color="000000"/>
      </w:pBdr>
      <w:autoSpaceDE w:val="0"/>
      <w:autoSpaceDN w:val="0"/>
      <w:adjustRightInd w:val="0"/>
      <w:spacing w:after="360" w:line="240" w:lineRule="auto"/>
      <w:ind w:left="360" w:right="360" w:firstLine="468"/>
    </w:pPr>
    <w:rPr>
      <w:rFonts w:ascii="ScaGoudy" w:hAnsi="ScaGoudy"/>
      <w:color w:val="000000"/>
      <w:sz w:val="24"/>
      <w:szCs w:val="24"/>
    </w:rPr>
  </w:style>
  <w:style w:type="paragraph" w:customStyle="1" w:styleId="tabletext2">
    <w:name w:val="table text2"/>
    <w:uiPriority w:val="99"/>
    <w:pPr>
      <w:widowControl w:val="0"/>
      <w:pBdr>
        <w:bottom w:val="single" w:sz="4" w:space="3" w:color="000000"/>
      </w:pBdr>
      <w:autoSpaceDE w:val="0"/>
      <w:autoSpaceDN w:val="0"/>
      <w:adjustRightInd w:val="0"/>
      <w:spacing w:after="360" w:line="240" w:lineRule="auto"/>
      <w:ind w:left="360" w:right="360" w:firstLine="468"/>
      <w:jc w:val="both"/>
    </w:pPr>
    <w:rPr>
      <w:rFonts w:ascii="ScaGoudy" w:hAnsi="ScaGoudy"/>
      <w:sz w:val="24"/>
      <w:szCs w:val="24"/>
    </w:rPr>
  </w:style>
  <w:style w:type="paragraph" w:customStyle="1" w:styleId="Test1">
    <w:name w:val="Test1"/>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Test3">
    <w:name w:val="Test3"/>
    <w:uiPriority w:val="99"/>
    <w:pPr>
      <w:widowControl w:val="0"/>
      <w:autoSpaceDE w:val="0"/>
      <w:autoSpaceDN w:val="0"/>
      <w:adjustRightInd w:val="0"/>
      <w:spacing w:after="0" w:line="240" w:lineRule="auto"/>
    </w:pPr>
    <w:rPr>
      <w:rFonts w:ascii="Balaram" w:hAnsi="Balaram" w:cs="Balaram"/>
      <w:sz w:val="20"/>
      <w:szCs w:val="20"/>
    </w:rPr>
  </w:style>
  <w:style w:type="paragraph" w:customStyle="1" w:styleId="Text">
    <w:name w:val="Text"/>
    <w:uiPriority w:val="99"/>
    <w:pPr>
      <w:widowControl w:val="0"/>
      <w:autoSpaceDE w:val="0"/>
      <w:autoSpaceDN w:val="0"/>
      <w:adjustRightInd w:val="0"/>
      <w:spacing w:after="0" w:line="240" w:lineRule="auto"/>
      <w:ind w:firstLine="240"/>
      <w:jc w:val="both"/>
    </w:pPr>
    <w:rPr>
      <w:rFonts w:ascii="Tamalten" w:hAnsi="Tamalten" w:cs="Tamalten"/>
      <w:color w:val="000000"/>
      <w:sz w:val="18"/>
      <w:szCs w:val="18"/>
    </w:rPr>
  </w:style>
  <w:style w:type="paragraph" w:customStyle="1" w:styleId="text0">
    <w:name w:val="text#"/>
    <w:uiPriority w:val="99"/>
    <w:pPr>
      <w:widowControl w:val="0"/>
      <w:autoSpaceDE w:val="0"/>
      <w:autoSpaceDN w:val="0"/>
      <w:adjustRightInd w:val="0"/>
      <w:spacing w:before="240" w:after="240" w:line="240" w:lineRule="auto"/>
      <w:jc w:val="center"/>
    </w:pPr>
    <w:rPr>
      <w:rFonts w:ascii="Drona" w:hAnsi="Drona" w:cs="Drona"/>
      <w:b/>
      <w:bCs/>
      <w:sz w:val="24"/>
      <w:szCs w:val="24"/>
    </w:rPr>
  </w:style>
  <w:style w:type="paragraph" w:customStyle="1" w:styleId="Textbody">
    <w:name w:val="Text body"/>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TextIndent">
    <w:name w:val="Text Indent"/>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Indent2">
    <w:name w:val="Text Indent2"/>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Indent1">
    <w:name w:val="Text Indent1"/>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num">
    <w:name w:val="Textnum"/>
    <w:uiPriority w:val="99"/>
    <w:pPr>
      <w:widowControl w:val="0"/>
      <w:autoSpaceDE w:val="0"/>
      <w:autoSpaceDN w:val="0"/>
      <w:adjustRightInd w:val="0"/>
      <w:spacing w:after="0" w:line="240" w:lineRule="auto"/>
      <w:jc w:val="center"/>
    </w:pPr>
    <w:rPr>
      <w:rFonts w:ascii="ScaGoudy" w:hAnsi="ScaGoudy"/>
      <w:b/>
      <w:bCs/>
      <w:color w:val="008000"/>
      <w:sz w:val="24"/>
      <w:szCs w:val="24"/>
    </w:rPr>
  </w:style>
  <w:style w:type="paragraph" w:customStyle="1" w:styleId="TextSection">
    <w:name w:val="Text Section"/>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ThirdLevel">
    <w:name w:val="Third Level"/>
    <w:uiPriority w:val="99"/>
    <w:pPr>
      <w:widowControl w:val="0"/>
      <w:autoSpaceDE w:val="0"/>
      <w:autoSpaceDN w:val="0"/>
      <w:adjustRightInd w:val="0"/>
      <w:spacing w:after="120" w:line="240" w:lineRule="auto"/>
      <w:ind w:left="720"/>
    </w:pPr>
    <w:rPr>
      <w:rFonts w:ascii="ScaTimes" w:hAnsi="ScaTimes" w:cs="ScaTimes"/>
      <w:i/>
      <w:iCs/>
      <w:color w:val="000000"/>
      <w:sz w:val="24"/>
      <w:szCs w:val="24"/>
    </w:rPr>
  </w:style>
  <w:style w:type="paragraph" w:customStyle="1" w:styleId="ThirdLine">
    <w:name w:val="Third Line"/>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pPr>
    <w:rPr>
      <w:rFonts w:ascii="Bhaskar" w:hAnsi="Bhaskar" w:cs="Bhaskar"/>
      <w:color w:val="FFFFFF"/>
      <w:sz w:val="18"/>
      <w:szCs w:val="18"/>
    </w:rPr>
  </w:style>
  <w:style w:type="paragraph" w:customStyle="1" w:styleId="thirdlineoffourlineverse">
    <w:name w:val="third line of four line verse"/>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ThisisacontinuationofaconversationbetweenHisDivineGraceA">
    <w:name w:val="This is a continuation of a conversation between His Divine Grace A"/>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ThisisacontinuationofaconversationbetweenHisDivineGraceA2">
    <w:name w:val="This is a continuation of a conversation between His Divine Grace A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acontinuationofaconversationbetweenHisDivineGraceA1">
    <w:name w:val="This is a continuation of a conversation between His Divine Grace A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theconclusionofaconversati">
    <w:name w:val="This is the conclusion of a conversati"/>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Thisistheconclusionofaconversati2">
    <w:name w:val="This is the conclusion of a conversati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theconclusionofaconversati1">
    <w:name w:val="This is the conclusion of a conversati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usend">
    <w:name w:val="Thus end"/>
    <w:uiPriority w:val="99"/>
    <w:pPr>
      <w:widowControl w:val="0"/>
      <w:autoSpaceDE w:val="0"/>
      <w:autoSpaceDN w:val="0"/>
      <w:adjustRightInd w:val="0"/>
      <w:spacing w:before="360" w:after="0" w:line="240" w:lineRule="auto"/>
    </w:pPr>
    <w:rPr>
      <w:rFonts w:ascii="ScaGoudy" w:hAnsi="ScaGoudy"/>
      <w:i/>
      <w:iCs/>
      <w:sz w:val="24"/>
      <w:szCs w:val="24"/>
    </w:rPr>
  </w:style>
  <w:style w:type="paragraph" w:customStyle="1" w:styleId="tillgoingonstilltheygo">
    <w:name w:val="till goingon still they go"/>
    <w:uiPriority w:val="99"/>
    <w:pPr>
      <w:widowControl w:val="0"/>
      <w:autoSpaceDE w:val="0"/>
      <w:autoSpaceDN w:val="0"/>
      <w:adjustRightInd w:val="0"/>
      <w:spacing w:after="0" w:line="240" w:lineRule="auto"/>
      <w:ind w:firstLine="420"/>
    </w:pPr>
    <w:rPr>
      <w:rFonts w:ascii="Rama-Palatino" w:hAnsi="Rama-Palatino" w:cs="Rama-Palatino"/>
      <w:sz w:val="20"/>
      <w:szCs w:val="20"/>
    </w:rPr>
  </w:style>
  <w:style w:type="paragraph" w:customStyle="1" w:styleId="Times">
    <w:name w:val="Times"/>
    <w:uiPriority w:val="99"/>
    <w:pPr>
      <w:widowControl w:val="0"/>
      <w:autoSpaceDE w:val="0"/>
      <w:autoSpaceDN w:val="0"/>
      <w:adjustRightInd w:val="0"/>
      <w:spacing w:after="0" w:line="360" w:lineRule="auto"/>
      <w:jc w:val="both"/>
    </w:pPr>
    <w:rPr>
      <w:rFonts w:ascii="Dravida" w:hAnsi="Dravida" w:cs="Dravida"/>
      <w:sz w:val="20"/>
      <w:szCs w:val="20"/>
    </w:rPr>
  </w:style>
  <w:style w:type="paragraph" w:customStyle="1" w:styleId="TitlePara">
    <w:name w:val="Title:Para"/>
    <w:uiPriority w:val="99"/>
    <w:pPr>
      <w:widowControl w:val="0"/>
      <w:pBdr>
        <w:bottom w:val="single" w:sz="6" w:space="3" w:color="000000"/>
      </w:pBdr>
      <w:autoSpaceDE w:val="0"/>
      <w:autoSpaceDN w:val="0"/>
      <w:adjustRightInd w:val="0"/>
      <w:spacing w:before="720" w:after="240" w:line="240" w:lineRule="auto"/>
    </w:pPr>
    <w:rPr>
      <w:rFonts w:ascii="Bhaskar" w:hAnsi="Bhaskar" w:cs="Bhaskar"/>
      <w:b/>
      <w:bCs/>
      <w:sz w:val="48"/>
      <w:szCs w:val="48"/>
    </w:rPr>
  </w:style>
  <w:style w:type="paragraph" w:customStyle="1" w:styleId="Title1">
    <w:name w:val="Title1"/>
    <w:uiPriority w:val="99"/>
    <w:pPr>
      <w:widowControl w:val="0"/>
      <w:autoSpaceDE w:val="0"/>
      <w:autoSpaceDN w:val="0"/>
      <w:adjustRightInd w:val="0"/>
      <w:spacing w:after="0" w:line="240" w:lineRule="auto"/>
      <w:jc w:val="center"/>
    </w:pPr>
    <w:rPr>
      <w:rFonts w:ascii="Tamal" w:hAnsi="Tamal" w:cs="Tamal"/>
      <w:b/>
      <w:bCs/>
      <w:color w:val="FFFF00"/>
      <w:sz w:val="36"/>
      <w:szCs w:val="36"/>
    </w:rPr>
  </w:style>
  <w:style w:type="paragraph" w:customStyle="1" w:styleId="Title2">
    <w:name w:val="Title2"/>
    <w:uiPriority w:val="99"/>
    <w:pPr>
      <w:widowControl w:val="0"/>
      <w:autoSpaceDE w:val="0"/>
      <w:autoSpaceDN w:val="0"/>
      <w:adjustRightInd w:val="0"/>
      <w:spacing w:after="0" w:line="240" w:lineRule="auto"/>
      <w:jc w:val="center"/>
    </w:pPr>
    <w:rPr>
      <w:rFonts w:ascii="Tamal" w:hAnsi="Tamal" w:cs="Tamal"/>
      <w:b/>
      <w:bCs/>
      <w:sz w:val="24"/>
      <w:szCs w:val="24"/>
    </w:rPr>
  </w:style>
  <w:style w:type="paragraph" w:customStyle="1" w:styleId="Title20">
    <w:name w:val="Title 2"/>
    <w:uiPriority w:val="99"/>
    <w:pPr>
      <w:widowControl w:val="0"/>
      <w:autoSpaceDE w:val="0"/>
      <w:autoSpaceDN w:val="0"/>
      <w:adjustRightInd w:val="0"/>
      <w:spacing w:before="140" w:after="140" w:line="240" w:lineRule="auto"/>
      <w:jc w:val="center"/>
    </w:pPr>
    <w:rPr>
      <w:rFonts w:ascii="Rama Garamond Plus" w:hAnsi="Rama Garamond Plus" w:cs="Rama Garamond Plus"/>
      <w:b/>
      <w:bCs/>
      <w:sz w:val="32"/>
      <w:szCs w:val="32"/>
    </w:rPr>
  </w:style>
  <w:style w:type="paragraph" w:customStyle="1" w:styleId="Title21">
    <w:name w:val="Title_2"/>
    <w:uiPriority w:val="99"/>
    <w:pPr>
      <w:widowControl w:val="0"/>
      <w:autoSpaceDE w:val="0"/>
      <w:autoSpaceDN w:val="0"/>
      <w:adjustRightInd w:val="0"/>
      <w:spacing w:before="84" w:after="0" w:line="285" w:lineRule="auto"/>
      <w:jc w:val="center"/>
    </w:pPr>
    <w:rPr>
      <w:rFonts w:ascii="Rama Garamond Plus" w:hAnsi="Rama Garamond Plus" w:cs="Rama Garamond Plus"/>
      <w:b/>
      <w:bCs/>
      <w:sz w:val="32"/>
      <w:szCs w:val="32"/>
    </w:rPr>
  </w:style>
  <w:style w:type="paragraph" w:customStyle="1" w:styleId="TitleParaPara">
    <w:name w:val="Title:Para:Para"/>
    <w:uiPriority w:val="99"/>
    <w:pPr>
      <w:widowControl w:val="0"/>
      <w:autoSpaceDE w:val="0"/>
      <w:autoSpaceDN w:val="0"/>
      <w:adjustRightInd w:val="0"/>
      <w:spacing w:before="85" w:after="85" w:line="240" w:lineRule="auto"/>
      <w:jc w:val="center"/>
    </w:pPr>
    <w:rPr>
      <w:rFonts w:ascii="Rama-Palatino" w:hAnsi="Rama-Palatino" w:cs="Rama-Palatino"/>
      <w:b/>
      <w:bCs/>
      <w:color w:val="000000"/>
      <w:sz w:val="36"/>
      <w:szCs w:val="36"/>
    </w:rPr>
  </w:style>
  <w:style w:type="paragraph" w:customStyle="1" w:styleId="Titles">
    <w:name w:val="Titles"/>
    <w:uiPriority w:val="99"/>
    <w:pPr>
      <w:widowControl w:val="0"/>
      <w:autoSpaceDE w:val="0"/>
      <w:autoSpaceDN w:val="0"/>
      <w:adjustRightInd w:val="0"/>
      <w:spacing w:before="360" w:after="180" w:line="240" w:lineRule="auto"/>
      <w:jc w:val="center"/>
    </w:pPr>
    <w:rPr>
      <w:rFonts w:ascii="ScaGoudy" w:hAnsi="ScaGoudy"/>
      <w:b/>
      <w:bCs/>
      <w:color w:val="008000"/>
      <w:sz w:val="24"/>
      <w:szCs w:val="24"/>
    </w:rPr>
  </w:style>
  <w:style w:type="paragraph" w:customStyle="1" w:styleId="TKQTLKTranslation">
    <w:name w:val="TKQ/TLK Translation"/>
    <w:uiPriority w:val="99"/>
    <w:pPr>
      <w:widowControl w:val="0"/>
      <w:tabs>
        <w:tab w:val="left" w:pos="360"/>
      </w:tabs>
      <w:autoSpaceDE w:val="0"/>
      <w:autoSpaceDN w:val="0"/>
      <w:adjustRightInd w:val="0"/>
      <w:spacing w:before="360" w:after="180" w:line="240" w:lineRule="auto"/>
      <w:ind w:left="360" w:right="360"/>
      <w:jc w:val="both"/>
    </w:pPr>
    <w:rPr>
      <w:rFonts w:ascii="ScaGoudy" w:hAnsi="ScaGoudy"/>
      <w:b/>
      <w:bCs/>
      <w:color w:val="000080"/>
      <w:sz w:val="24"/>
      <w:szCs w:val="24"/>
    </w:rPr>
  </w:style>
  <w:style w:type="paragraph" w:customStyle="1" w:styleId="TKQTranslation">
    <w:name w:val="TKQTranslation"/>
    <w:uiPriority w:val="99"/>
    <w:pPr>
      <w:widowControl w:val="0"/>
      <w:tabs>
        <w:tab w:val="left" w:pos="360"/>
      </w:tabs>
      <w:autoSpaceDE w:val="0"/>
      <w:autoSpaceDN w:val="0"/>
      <w:adjustRightInd w:val="0"/>
      <w:spacing w:before="360" w:after="0" w:line="240" w:lineRule="auto"/>
      <w:ind w:left="1800" w:right="1800"/>
    </w:pPr>
    <w:rPr>
      <w:rFonts w:ascii="ScaGoudy" w:hAnsi="ScaGoudy"/>
      <w:b/>
      <w:bCs/>
      <w:sz w:val="24"/>
      <w:szCs w:val="24"/>
    </w:rPr>
  </w:style>
  <w:style w:type="paragraph" w:customStyle="1" w:styleId="TLKTQKSBheading">
    <w:name w:val="TLK/TQK SB heading"/>
    <w:uiPriority w:val="99"/>
    <w:pPr>
      <w:widowControl w:val="0"/>
      <w:pBdr>
        <w:top w:val="single" w:sz="6" w:space="2" w:color="000000"/>
        <w:left w:val="single" w:sz="6" w:space="2" w:color="000000"/>
        <w:bottom w:val="single" w:sz="18" w:space="2" w:color="008000"/>
        <w:right w:val="single" w:sz="18" w:space="2" w:color="008000"/>
      </w:pBdr>
      <w:shd w:val="solid" w:color="000000" w:fill="auto"/>
      <w:autoSpaceDE w:val="0"/>
      <w:autoSpaceDN w:val="0"/>
      <w:adjustRightInd w:val="0"/>
      <w:spacing w:before="180" w:after="180" w:line="240" w:lineRule="auto"/>
      <w:jc w:val="center"/>
    </w:pPr>
    <w:rPr>
      <w:rFonts w:ascii="ScaGoudy" w:hAnsi="ScaGoudy"/>
      <w:b/>
      <w:bCs/>
      <w:color w:val="008000"/>
      <w:sz w:val="24"/>
      <w:szCs w:val="24"/>
    </w:rPr>
  </w:style>
  <w:style w:type="paragraph" w:styleId="TOAHeading">
    <w:name w:val="toa heading"/>
    <w:basedOn w:val="Normal"/>
    <w:next w:val="Normal"/>
    <w:uiPriority w:val="99"/>
    <w:pPr>
      <w:tabs>
        <w:tab w:val="decimal" w:pos="9360"/>
      </w:tabs>
      <w:spacing w:before="0" w:after="0"/>
      <w:ind w:firstLine="0"/>
    </w:pPr>
    <w:rPr>
      <w:rFonts w:cstheme="minorBidi"/>
      <w:color w:val="auto"/>
      <w:sz w:val="24"/>
      <w:szCs w:val="24"/>
    </w:rPr>
  </w:style>
  <w:style w:type="paragraph" w:customStyle="1" w:styleId="TOC">
    <w:name w:val="TOC"/>
    <w:uiPriority w:val="99"/>
    <w:pPr>
      <w:widowControl w:val="0"/>
      <w:autoSpaceDE w:val="0"/>
      <w:autoSpaceDN w:val="0"/>
      <w:adjustRightInd w:val="0"/>
      <w:spacing w:before="58" w:after="0" w:line="240" w:lineRule="auto"/>
      <w:ind w:firstLine="161"/>
    </w:pPr>
    <w:rPr>
      <w:rFonts w:ascii="Rama-Palatino" w:hAnsi="Rama-Palatino" w:cs="Rama-Palatino"/>
      <w:b/>
      <w:bCs/>
      <w:color w:val="000000"/>
      <w:sz w:val="24"/>
      <w:szCs w:val="24"/>
    </w:rPr>
  </w:style>
  <w:style w:type="paragraph" w:styleId="TOC1">
    <w:name w:val="toc 1"/>
    <w:basedOn w:val="Normal"/>
    <w:next w:val="Normal"/>
    <w:uiPriority w:val="99"/>
    <w:pPr>
      <w:tabs>
        <w:tab w:val="decimal" w:pos="5499"/>
      </w:tabs>
      <w:spacing w:before="240" w:after="120" w:line="300" w:lineRule="auto"/>
      <w:ind w:firstLine="397"/>
    </w:pPr>
    <w:rPr>
      <w:rFonts w:ascii="Sanskrit-New Caledonia" w:hAnsi="Sanskrit-New Caledonia" w:cs="Sanskrit-New Caledonia"/>
      <w:b/>
      <w:bCs/>
      <w:color w:val="auto"/>
      <w:sz w:val="20"/>
      <w:szCs w:val="20"/>
    </w:rPr>
  </w:style>
  <w:style w:type="paragraph" w:styleId="TOC2">
    <w:name w:val="toc 2"/>
    <w:basedOn w:val="Normal"/>
    <w:next w:val="Normal"/>
    <w:uiPriority w:val="99"/>
    <w:pPr>
      <w:tabs>
        <w:tab w:val="decimal" w:pos="5499"/>
      </w:tabs>
      <w:spacing w:before="120" w:after="0" w:line="300" w:lineRule="auto"/>
      <w:ind w:left="240" w:firstLine="397"/>
    </w:pPr>
    <w:rPr>
      <w:rFonts w:ascii="Sanskrit-New Caledonia" w:hAnsi="Sanskrit-New Caledonia" w:cs="Sanskrit-New Caledonia"/>
      <w:i/>
      <w:iCs/>
      <w:color w:val="auto"/>
      <w:sz w:val="20"/>
      <w:szCs w:val="20"/>
    </w:rPr>
  </w:style>
  <w:style w:type="paragraph" w:styleId="TOC3">
    <w:name w:val="toc 3"/>
    <w:basedOn w:val="Normal"/>
    <w:next w:val="Normal"/>
    <w:uiPriority w:val="99"/>
    <w:pPr>
      <w:tabs>
        <w:tab w:val="decimal" w:pos="5499"/>
      </w:tabs>
      <w:spacing w:before="0" w:after="0" w:line="300" w:lineRule="auto"/>
      <w:ind w:left="480" w:firstLine="397"/>
    </w:pPr>
    <w:rPr>
      <w:rFonts w:ascii="Sanskrit-New Caledonia" w:hAnsi="Sanskrit-New Caledonia" w:cs="Sanskrit-New Caledonia"/>
      <w:color w:val="auto"/>
      <w:sz w:val="20"/>
      <w:szCs w:val="20"/>
    </w:rPr>
  </w:style>
  <w:style w:type="paragraph" w:styleId="TOC4">
    <w:name w:val="toc 4"/>
    <w:basedOn w:val="Normal"/>
    <w:next w:val="Normal"/>
    <w:uiPriority w:val="99"/>
    <w:pPr>
      <w:tabs>
        <w:tab w:val="decimal" w:pos="5499"/>
      </w:tabs>
      <w:spacing w:before="0" w:after="0" w:line="300" w:lineRule="auto"/>
      <w:ind w:left="720" w:firstLine="397"/>
    </w:pPr>
    <w:rPr>
      <w:rFonts w:ascii="Sanskrit-New Caledonia" w:hAnsi="Sanskrit-New Caledonia" w:cs="Sanskrit-New Caledonia"/>
      <w:color w:val="auto"/>
      <w:sz w:val="20"/>
      <w:szCs w:val="20"/>
    </w:rPr>
  </w:style>
  <w:style w:type="paragraph" w:styleId="TOC5">
    <w:name w:val="toc 5"/>
    <w:basedOn w:val="Normal"/>
    <w:next w:val="Normal"/>
    <w:uiPriority w:val="99"/>
    <w:pPr>
      <w:tabs>
        <w:tab w:val="decimal" w:pos="5499"/>
      </w:tabs>
      <w:spacing w:before="0" w:after="0" w:line="300" w:lineRule="auto"/>
      <w:ind w:left="960" w:firstLine="397"/>
    </w:pPr>
    <w:rPr>
      <w:rFonts w:ascii="Sanskrit-New Caledonia" w:hAnsi="Sanskrit-New Caledonia" w:cs="Sanskrit-New Caledonia"/>
      <w:color w:val="auto"/>
      <w:sz w:val="20"/>
      <w:szCs w:val="20"/>
    </w:rPr>
  </w:style>
  <w:style w:type="paragraph" w:styleId="TOC6">
    <w:name w:val="toc 6"/>
    <w:basedOn w:val="Normal"/>
    <w:next w:val="Normal"/>
    <w:uiPriority w:val="99"/>
    <w:pPr>
      <w:tabs>
        <w:tab w:val="decimal" w:pos="5499"/>
      </w:tabs>
      <w:spacing w:before="0" w:after="0" w:line="300" w:lineRule="auto"/>
      <w:ind w:left="1200" w:firstLine="397"/>
    </w:pPr>
    <w:rPr>
      <w:rFonts w:ascii="Sanskrit-New Caledonia" w:hAnsi="Sanskrit-New Caledonia" w:cs="Sanskrit-New Caledonia"/>
      <w:color w:val="auto"/>
      <w:sz w:val="20"/>
      <w:szCs w:val="20"/>
    </w:rPr>
  </w:style>
  <w:style w:type="paragraph" w:styleId="TOC7">
    <w:name w:val="toc 7"/>
    <w:basedOn w:val="Normal"/>
    <w:next w:val="Normal"/>
    <w:uiPriority w:val="99"/>
    <w:pPr>
      <w:tabs>
        <w:tab w:val="decimal" w:pos="5499"/>
      </w:tabs>
      <w:spacing w:before="0" w:after="0" w:line="300" w:lineRule="auto"/>
      <w:ind w:left="1440" w:firstLine="397"/>
    </w:pPr>
    <w:rPr>
      <w:rFonts w:ascii="Sanskrit-New Caledonia" w:hAnsi="Sanskrit-New Caledonia" w:cs="Sanskrit-New Caledonia"/>
      <w:color w:val="auto"/>
      <w:sz w:val="20"/>
      <w:szCs w:val="20"/>
    </w:rPr>
  </w:style>
  <w:style w:type="paragraph" w:styleId="TOC8">
    <w:name w:val="toc 8"/>
    <w:basedOn w:val="Normal"/>
    <w:next w:val="Normal"/>
    <w:uiPriority w:val="99"/>
    <w:pPr>
      <w:tabs>
        <w:tab w:val="decimal" w:pos="5499"/>
      </w:tabs>
      <w:spacing w:before="0" w:after="0" w:line="300" w:lineRule="auto"/>
      <w:ind w:left="1680" w:firstLine="397"/>
    </w:pPr>
    <w:rPr>
      <w:rFonts w:ascii="Sanskrit-New Caledonia" w:hAnsi="Sanskrit-New Caledonia" w:cs="Sanskrit-New Caledonia"/>
      <w:color w:val="auto"/>
      <w:sz w:val="20"/>
      <w:szCs w:val="20"/>
    </w:rPr>
  </w:style>
  <w:style w:type="paragraph" w:styleId="TOC9">
    <w:name w:val="toc 9"/>
    <w:basedOn w:val="Normal"/>
    <w:next w:val="Normal"/>
    <w:uiPriority w:val="99"/>
    <w:pPr>
      <w:spacing w:before="0" w:after="0"/>
      <w:ind w:left="1600" w:firstLine="0"/>
    </w:pPr>
    <w:rPr>
      <w:rFonts w:cstheme="minorBidi"/>
      <w:color w:val="auto"/>
      <w:sz w:val="24"/>
      <w:szCs w:val="24"/>
    </w:rPr>
  </w:style>
  <w:style w:type="paragraph" w:customStyle="1" w:styleId="TOCAppHeader">
    <w:name w:val="TOC App Header"/>
    <w:uiPriority w:val="99"/>
    <w:pPr>
      <w:widowControl w:val="0"/>
      <w:tabs>
        <w:tab w:val="decimal" w:leader="hyphen" w:pos="5992"/>
      </w:tabs>
      <w:autoSpaceDE w:val="0"/>
      <w:autoSpaceDN w:val="0"/>
      <w:adjustRightInd w:val="0"/>
      <w:spacing w:after="0" w:line="240" w:lineRule="auto"/>
      <w:ind w:left="283" w:hanging="283"/>
    </w:pPr>
    <w:rPr>
      <w:rFonts w:ascii="Sanskrit-Dauphin" w:hAnsi="Sanskrit-Dauphin" w:cs="Sanskrit-Dauphin"/>
      <w:b/>
      <w:bCs/>
      <w:sz w:val="24"/>
      <w:szCs w:val="24"/>
    </w:rPr>
  </w:style>
  <w:style w:type="paragraph" w:customStyle="1" w:styleId="TOCAuthor">
    <w:name w:val="TOC Author"/>
    <w:uiPriority w:val="99"/>
    <w:pPr>
      <w:widowControl w:val="0"/>
      <w:autoSpaceDE w:val="0"/>
      <w:autoSpaceDN w:val="0"/>
      <w:adjustRightInd w:val="0"/>
      <w:spacing w:after="0" w:line="240" w:lineRule="auto"/>
    </w:pPr>
    <w:rPr>
      <w:rFonts w:ascii="Rama-Palatino" w:hAnsi="Rama-Palatino" w:cs="Rama-Palatino"/>
      <w:b/>
      <w:bCs/>
      <w:i/>
      <w:iCs/>
      <w:color w:val="000000"/>
    </w:rPr>
  </w:style>
  <w:style w:type="paragraph" w:customStyle="1" w:styleId="TOCChapterNo">
    <w:name w:val="TOC Chapter No"/>
    <w:uiPriority w:val="99"/>
    <w:pPr>
      <w:widowControl w:val="0"/>
      <w:tabs>
        <w:tab w:val="decimal" w:leader="hyphen" w:pos="5992"/>
      </w:tabs>
      <w:autoSpaceDE w:val="0"/>
      <w:autoSpaceDN w:val="0"/>
      <w:adjustRightInd w:val="0"/>
      <w:spacing w:after="0" w:line="240" w:lineRule="auto"/>
      <w:ind w:left="283" w:hanging="283"/>
    </w:pPr>
    <w:rPr>
      <w:rFonts w:ascii="Sanskrit-Palatino" w:hAnsi="Sanskrit-Palatino" w:cs="Sanskrit-Palatino"/>
      <w:b/>
      <w:bCs/>
      <w:sz w:val="20"/>
      <w:szCs w:val="20"/>
    </w:rPr>
  </w:style>
  <w:style w:type="paragraph" w:customStyle="1" w:styleId="TOCChaptertitle">
    <w:name w:val="TOC Chapter title"/>
    <w:uiPriority w:val="99"/>
    <w:pPr>
      <w:widowControl w:val="0"/>
      <w:tabs>
        <w:tab w:val="decimal" w:leader="hyphen" w:pos="5103"/>
      </w:tabs>
      <w:autoSpaceDE w:val="0"/>
      <w:autoSpaceDN w:val="0"/>
      <w:adjustRightInd w:val="0"/>
      <w:spacing w:after="0" w:line="240" w:lineRule="auto"/>
      <w:ind w:left="283" w:hanging="283"/>
    </w:pPr>
    <w:rPr>
      <w:rFonts w:ascii="Sanvito Roman" w:hAnsi="Sanvito Roman" w:cs="Sanvito Roman"/>
      <w:b/>
      <w:bCs/>
      <w:sz w:val="24"/>
      <w:szCs w:val="24"/>
    </w:rPr>
  </w:style>
  <w:style w:type="paragraph" w:customStyle="1" w:styleId="TOCEntry1">
    <w:name w:val="TOC Entry 1"/>
    <w:uiPriority w:val="99"/>
    <w:pPr>
      <w:widowControl w:val="0"/>
      <w:autoSpaceDE w:val="0"/>
      <w:autoSpaceDN w:val="0"/>
      <w:adjustRightInd w:val="0"/>
      <w:spacing w:after="227" w:line="240" w:lineRule="auto"/>
    </w:pPr>
    <w:rPr>
      <w:rFonts w:ascii="Times Roman" w:hAnsi="Times Roman" w:cs="Times Roman"/>
      <w:b/>
      <w:bCs/>
      <w:color w:val="0000FF"/>
      <w:sz w:val="24"/>
      <w:szCs w:val="24"/>
      <w:u w:val="single"/>
    </w:rPr>
  </w:style>
  <w:style w:type="paragraph" w:customStyle="1" w:styleId="TOCEntry2">
    <w:name w:val="TOC Entry 2"/>
    <w:uiPriority w:val="99"/>
    <w:pPr>
      <w:widowControl w:val="0"/>
      <w:autoSpaceDE w:val="0"/>
      <w:autoSpaceDN w:val="0"/>
      <w:adjustRightInd w:val="0"/>
      <w:spacing w:after="0" w:line="240" w:lineRule="auto"/>
      <w:ind w:left="680"/>
    </w:pPr>
    <w:rPr>
      <w:rFonts w:ascii="Times Roman" w:hAnsi="Times Roman" w:cs="Times Roman"/>
      <w:b/>
      <w:bCs/>
      <w:color w:val="0000FF"/>
      <w:sz w:val="20"/>
      <w:szCs w:val="20"/>
      <w:u w:val="single"/>
    </w:rPr>
  </w:style>
  <w:style w:type="paragraph" w:customStyle="1" w:styleId="TOCEntry3">
    <w:name w:val="TOC Entry 3"/>
    <w:uiPriority w:val="99"/>
    <w:pPr>
      <w:widowControl w:val="0"/>
      <w:autoSpaceDE w:val="0"/>
      <w:autoSpaceDN w:val="0"/>
      <w:adjustRightInd w:val="0"/>
      <w:spacing w:after="0" w:line="240" w:lineRule="auto"/>
      <w:ind w:left="1020"/>
    </w:pPr>
    <w:rPr>
      <w:rFonts w:ascii="Times Roman" w:hAnsi="Times Roman" w:cs="Times Roman"/>
      <w:b/>
      <w:bCs/>
      <w:color w:val="0000FF"/>
      <w:sz w:val="24"/>
      <w:szCs w:val="24"/>
      <w:u w:val="single"/>
    </w:rPr>
  </w:style>
  <w:style w:type="paragraph" w:customStyle="1" w:styleId="TOCEntry4">
    <w:name w:val="TOC Entry 4"/>
    <w:uiPriority w:val="99"/>
    <w:pPr>
      <w:widowControl w:val="0"/>
      <w:autoSpaceDE w:val="0"/>
      <w:autoSpaceDN w:val="0"/>
      <w:adjustRightInd w:val="0"/>
      <w:spacing w:after="0" w:line="240" w:lineRule="auto"/>
      <w:ind w:left="1361"/>
    </w:pPr>
    <w:rPr>
      <w:rFonts w:ascii="Times Roman" w:hAnsi="Times Roman" w:cs="Times Roman"/>
      <w:b/>
      <w:bCs/>
      <w:color w:val="0000FF"/>
      <w:sz w:val="24"/>
      <w:szCs w:val="24"/>
      <w:u w:val="single"/>
    </w:rPr>
  </w:style>
  <w:style w:type="paragraph" w:customStyle="1" w:styleId="TOCEntry5">
    <w:name w:val="TOC Entry 5"/>
    <w:uiPriority w:val="99"/>
    <w:pPr>
      <w:widowControl w:val="0"/>
      <w:autoSpaceDE w:val="0"/>
      <w:autoSpaceDN w:val="0"/>
      <w:adjustRightInd w:val="0"/>
      <w:spacing w:after="0" w:line="240" w:lineRule="auto"/>
      <w:ind w:left="1701"/>
    </w:pPr>
    <w:rPr>
      <w:rFonts w:ascii="Times Roman" w:hAnsi="Times Roman" w:cs="Times Roman"/>
      <w:b/>
      <w:bCs/>
      <w:color w:val="0000FF"/>
      <w:sz w:val="24"/>
      <w:szCs w:val="24"/>
      <w:u w:val="single"/>
    </w:rPr>
  </w:style>
  <w:style w:type="paragraph" w:customStyle="1" w:styleId="TOCEntry6">
    <w:name w:val="TOC Entry 6"/>
    <w:uiPriority w:val="99"/>
    <w:pPr>
      <w:widowControl w:val="0"/>
      <w:autoSpaceDE w:val="0"/>
      <w:autoSpaceDN w:val="0"/>
      <w:adjustRightInd w:val="0"/>
      <w:spacing w:after="0" w:line="240" w:lineRule="auto"/>
      <w:ind w:left="2041"/>
    </w:pPr>
    <w:rPr>
      <w:rFonts w:ascii="Times Roman" w:hAnsi="Times Roman" w:cs="Times Roman"/>
      <w:b/>
      <w:bCs/>
      <w:color w:val="0000FF"/>
      <w:sz w:val="24"/>
      <w:szCs w:val="24"/>
      <w:u w:val="single"/>
    </w:rPr>
  </w:style>
  <w:style w:type="paragraph" w:customStyle="1" w:styleId="TOCHeader">
    <w:name w:val="TOC Header"/>
    <w:uiPriority w:val="99"/>
    <w:pPr>
      <w:widowControl w:val="0"/>
      <w:tabs>
        <w:tab w:val="decimal" w:leader="hyphen" w:pos="5992"/>
      </w:tabs>
      <w:autoSpaceDE w:val="0"/>
      <w:autoSpaceDN w:val="0"/>
      <w:adjustRightInd w:val="0"/>
      <w:spacing w:after="0" w:line="240" w:lineRule="auto"/>
    </w:pPr>
    <w:rPr>
      <w:rFonts w:ascii="Sanskrit-Palatino" w:hAnsi="Sanskrit-Palatino" w:cs="Sanskrit-Palatino"/>
      <w:b/>
      <w:bCs/>
      <w:sz w:val="24"/>
      <w:szCs w:val="24"/>
    </w:rPr>
  </w:style>
  <w:style w:type="paragraph" w:styleId="TOCHeading">
    <w:name w:val="TOC Heading"/>
    <w:basedOn w:val="Heading1"/>
    <w:next w:val="Normal"/>
    <w:uiPriority w:val="99"/>
    <w:qFormat/>
    <w:pPr>
      <w:keepNext w:val="0"/>
      <w:spacing w:after="340" w:line="240" w:lineRule="auto"/>
      <w:jc w:val="left"/>
      <w:outlineLvl w:val="9"/>
    </w:pPr>
    <w:rPr>
      <w:rFonts w:ascii="Times Roman" w:hAnsi="Times Roman" w:cs="Times Roman"/>
      <w:sz w:val="32"/>
      <w:szCs w:val="32"/>
      <w:u w:val="none"/>
    </w:rPr>
  </w:style>
  <w:style w:type="paragraph" w:customStyle="1" w:styleId="TOCheading1">
    <w:name w:val="TOC heading 1"/>
    <w:uiPriority w:val="99"/>
    <w:pPr>
      <w:widowControl w:val="0"/>
      <w:tabs>
        <w:tab w:val="decimal" w:leader="hyphen" w:pos="5103"/>
      </w:tabs>
      <w:autoSpaceDE w:val="0"/>
      <w:autoSpaceDN w:val="0"/>
      <w:adjustRightInd w:val="0"/>
      <w:spacing w:after="0" w:line="240" w:lineRule="auto"/>
      <w:ind w:left="283" w:hanging="283"/>
    </w:pPr>
    <w:rPr>
      <w:rFonts w:ascii="Sanskrit-Palatino" w:hAnsi="Sanskrit-Palatino" w:cs="Sanskrit-Palatino"/>
      <w:sz w:val="20"/>
      <w:szCs w:val="20"/>
    </w:rPr>
  </w:style>
  <w:style w:type="paragraph" w:customStyle="1" w:styleId="TOCheading4">
    <w:name w:val="TOC heading 4"/>
    <w:uiPriority w:val="99"/>
    <w:pPr>
      <w:widowControl w:val="0"/>
      <w:tabs>
        <w:tab w:val="decimal" w:leader="hyphen" w:pos="5103"/>
      </w:tabs>
      <w:autoSpaceDE w:val="0"/>
      <w:autoSpaceDN w:val="0"/>
      <w:adjustRightInd w:val="0"/>
      <w:spacing w:after="0" w:line="240" w:lineRule="auto"/>
      <w:ind w:left="283" w:hanging="283"/>
    </w:pPr>
    <w:rPr>
      <w:rFonts w:ascii="Sanskrit-Palatino" w:hAnsi="Sanskrit-Palatino" w:cs="Sanskrit-Palatino"/>
      <w:sz w:val="20"/>
      <w:szCs w:val="20"/>
    </w:rPr>
  </w:style>
  <w:style w:type="paragraph" w:customStyle="1" w:styleId="TOCIndextitle">
    <w:name w:val="TOC Index title"/>
    <w:uiPriority w:val="99"/>
    <w:pPr>
      <w:widowControl w:val="0"/>
      <w:tabs>
        <w:tab w:val="decimal" w:leader="hyphen" w:pos="5992"/>
      </w:tabs>
      <w:autoSpaceDE w:val="0"/>
      <w:autoSpaceDN w:val="0"/>
      <w:adjustRightInd w:val="0"/>
      <w:spacing w:after="0" w:line="240" w:lineRule="auto"/>
      <w:ind w:left="283" w:hanging="283"/>
    </w:pPr>
    <w:rPr>
      <w:rFonts w:ascii="Sanskrit-Dauphin" w:hAnsi="Sanskrit-Dauphin" w:cs="Sanskrit-Dauphin"/>
      <w:b/>
      <w:bCs/>
      <w:sz w:val="24"/>
      <w:szCs w:val="24"/>
    </w:rPr>
  </w:style>
  <w:style w:type="paragraph" w:customStyle="1" w:styleId="TOCSubhead1">
    <w:name w:val="TOC Subhead 1"/>
    <w:uiPriority w:val="99"/>
    <w:pPr>
      <w:widowControl w:val="0"/>
      <w:tabs>
        <w:tab w:val="decimal" w:leader="hyphen" w:pos="5992"/>
      </w:tabs>
      <w:autoSpaceDE w:val="0"/>
      <w:autoSpaceDN w:val="0"/>
      <w:adjustRightInd w:val="0"/>
      <w:spacing w:after="0" w:line="240" w:lineRule="auto"/>
      <w:ind w:left="283"/>
    </w:pPr>
    <w:rPr>
      <w:rFonts w:ascii="Sanskrit-Palatino" w:hAnsi="Sanskrit-Palatino" w:cs="Sanskrit-Palatino"/>
    </w:rPr>
  </w:style>
  <w:style w:type="paragraph" w:customStyle="1" w:styleId="TOCtitle">
    <w:name w:val="TOC title"/>
    <w:uiPriority w:val="99"/>
    <w:pPr>
      <w:widowControl w:val="0"/>
      <w:autoSpaceDE w:val="0"/>
      <w:autoSpaceDN w:val="0"/>
      <w:adjustRightInd w:val="0"/>
      <w:spacing w:after="283" w:line="240" w:lineRule="auto"/>
      <w:jc w:val="center"/>
    </w:pPr>
    <w:rPr>
      <w:rFonts w:ascii="Sanskrit-Dauphin" w:hAnsi="Sanskrit-Dauphin" w:cs="Sanskrit-Dauphin"/>
      <w:b/>
      <w:bCs/>
      <w:color w:val="000000"/>
      <w:sz w:val="48"/>
      <w:szCs w:val="48"/>
    </w:rPr>
  </w:style>
  <w:style w:type="paragraph" w:customStyle="1" w:styleId="TQKRef">
    <w:name w:val="TQKRef"/>
    <w:uiPriority w:val="99"/>
    <w:pPr>
      <w:widowControl w:val="0"/>
      <w:tabs>
        <w:tab w:val="left" w:pos="360"/>
      </w:tabs>
      <w:autoSpaceDE w:val="0"/>
      <w:autoSpaceDN w:val="0"/>
      <w:adjustRightInd w:val="0"/>
      <w:spacing w:before="29" w:after="360" w:line="240" w:lineRule="auto"/>
      <w:ind w:left="2880" w:right="2880"/>
      <w:jc w:val="right"/>
    </w:pPr>
    <w:rPr>
      <w:rFonts w:ascii="ScaGoudy" w:hAnsi="ScaGoudy"/>
      <w:i/>
      <w:iCs/>
      <w:sz w:val="24"/>
      <w:szCs w:val="24"/>
    </w:rPr>
  </w:style>
  <w:style w:type="paragraph" w:customStyle="1" w:styleId="TQKTLKRef">
    <w:name w:val="TQK/TLK Ref"/>
    <w:uiPriority w:val="99"/>
    <w:pPr>
      <w:widowControl w:val="0"/>
      <w:tabs>
        <w:tab w:val="left" w:pos="360"/>
      </w:tabs>
      <w:autoSpaceDE w:val="0"/>
      <w:autoSpaceDN w:val="0"/>
      <w:adjustRightInd w:val="0"/>
      <w:spacing w:before="29" w:after="360" w:line="240" w:lineRule="auto"/>
      <w:ind w:left="1080" w:right="1800"/>
      <w:jc w:val="right"/>
    </w:pPr>
    <w:rPr>
      <w:rFonts w:ascii="ScaGoudy" w:hAnsi="ScaGoudy"/>
      <w:i/>
      <w:iCs/>
      <w:sz w:val="24"/>
      <w:szCs w:val="24"/>
    </w:rPr>
  </w:style>
  <w:style w:type="paragraph" w:customStyle="1" w:styleId="Track">
    <w:name w:val="Track"/>
    <w:uiPriority w:val="99"/>
    <w:pPr>
      <w:widowControl w:val="0"/>
      <w:autoSpaceDE w:val="0"/>
      <w:autoSpaceDN w:val="0"/>
      <w:adjustRightInd w:val="0"/>
      <w:spacing w:before="240" w:after="120" w:line="240" w:lineRule="auto"/>
      <w:jc w:val="center"/>
    </w:pPr>
    <w:rPr>
      <w:rFonts w:ascii="Times New Roman" w:hAnsi="Times New Roman" w:cs="Times New Roman"/>
      <w:color w:val="000000"/>
      <w:sz w:val="36"/>
      <w:szCs w:val="36"/>
    </w:rPr>
  </w:style>
  <w:style w:type="paragraph" w:customStyle="1" w:styleId="trans">
    <w:name w:val="trans"/>
    <w:uiPriority w:val="99"/>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spacing w:after="0" w:line="240" w:lineRule="auto"/>
      <w:jc w:val="both"/>
    </w:pPr>
    <w:rPr>
      <w:rFonts w:ascii="Tamal" w:hAnsi="Tamal" w:cs="Tamal"/>
      <w:b/>
      <w:bCs/>
      <w:sz w:val="24"/>
      <w:szCs w:val="24"/>
    </w:rPr>
  </w:style>
  <w:style w:type="paragraph" w:customStyle="1" w:styleId="translat">
    <w:name w:val="translat"/>
    <w:uiPriority w:val="99"/>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spacing w:after="0" w:line="240" w:lineRule="auto"/>
      <w:jc w:val="center"/>
    </w:pPr>
    <w:rPr>
      <w:rFonts w:ascii="Tamal" w:hAnsi="Tamal" w:cs="Tamal"/>
      <w:b/>
      <w:bCs/>
      <w:color w:val="000000"/>
      <w:sz w:val="24"/>
      <w:szCs w:val="24"/>
    </w:rPr>
  </w:style>
  <w:style w:type="paragraph" w:customStyle="1" w:styleId="Translation">
    <w:name w:val="Translation"/>
    <w:uiPriority w:val="99"/>
    <w:pPr>
      <w:widowControl w:val="0"/>
      <w:autoSpaceDE w:val="0"/>
      <w:autoSpaceDN w:val="0"/>
      <w:adjustRightInd w:val="0"/>
      <w:spacing w:before="36" w:after="0" w:line="240" w:lineRule="auto"/>
    </w:pPr>
    <w:rPr>
      <w:rFonts w:ascii="ScaGoudy" w:hAnsi="ScaGoudy"/>
      <w:b/>
      <w:bCs/>
      <w:color w:val="800000"/>
      <w:sz w:val="24"/>
      <w:szCs w:val="24"/>
    </w:rPr>
  </w:style>
  <w:style w:type="paragraph" w:customStyle="1" w:styleId="TranslationTitle">
    <w:name w:val="Translation Title"/>
    <w:uiPriority w:val="99"/>
    <w:pPr>
      <w:widowControl w:val="0"/>
      <w:autoSpaceDE w:val="0"/>
      <w:autoSpaceDN w:val="0"/>
      <w:adjustRightInd w:val="0"/>
      <w:spacing w:before="240" w:after="240" w:line="240" w:lineRule="auto"/>
      <w:jc w:val="center"/>
    </w:pPr>
    <w:rPr>
      <w:rFonts w:ascii="Sanskrit-Palatino" w:hAnsi="Sanskrit-Palatino" w:cs="Sanskrit-Palatino"/>
      <w:b/>
      <w:bCs/>
      <w:sz w:val="24"/>
      <w:szCs w:val="24"/>
    </w:rPr>
  </w:style>
  <w:style w:type="paragraph" w:customStyle="1" w:styleId="translit">
    <w:name w:val="translit"/>
    <w:uiPriority w:val="99"/>
    <w:pPr>
      <w:widowControl w:val="0"/>
      <w:tabs>
        <w:tab w:val="left" w:pos="1800"/>
        <w:tab w:val="left" w:pos="2340"/>
      </w:tabs>
      <w:autoSpaceDE w:val="0"/>
      <w:autoSpaceDN w:val="0"/>
      <w:adjustRightInd w:val="0"/>
      <w:spacing w:after="0" w:line="240" w:lineRule="auto"/>
    </w:pPr>
    <w:rPr>
      <w:rFonts w:ascii="Shiksha" w:hAnsi="Shiksha" w:cs="Shiksha"/>
      <w:sz w:val="20"/>
      <w:szCs w:val="20"/>
    </w:rPr>
  </w:style>
  <w:style w:type="paragraph" w:customStyle="1" w:styleId="Trans-sloka">
    <w:name w:val="Trans-sloka"/>
    <w:uiPriority w:val="99"/>
    <w:pPr>
      <w:widowControl w:val="0"/>
      <w:autoSpaceDE w:val="0"/>
      <w:autoSpaceDN w:val="0"/>
      <w:adjustRightInd w:val="0"/>
      <w:spacing w:before="173" w:after="130" w:line="240" w:lineRule="auto"/>
      <w:ind w:firstLine="288"/>
      <w:jc w:val="both"/>
    </w:pPr>
    <w:rPr>
      <w:rFonts w:ascii="Balaram" w:hAnsi="Balaram" w:cs="Balaram"/>
      <w:b/>
      <w:bCs/>
      <w:sz w:val="20"/>
      <w:szCs w:val="20"/>
    </w:rPr>
  </w:style>
  <w:style w:type="paragraph" w:customStyle="1" w:styleId="TranswIntro">
    <w:name w:val="Trans w Intro"/>
    <w:uiPriority w:val="99"/>
    <w:pPr>
      <w:widowControl w:val="0"/>
      <w:autoSpaceDE w:val="0"/>
      <w:autoSpaceDN w:val="0"/>
      <w:adjustRightInd w:val="0"/>
      <w:spacing w:before="173" w:after="130" w:line="240" w:lineRule="auto"/>
      <w:jc w:val="both"/>
    </w:pPr>
    <w:rPr>
      <w:rFonts w:ascii="Balaram" w:hAnsi="Balaram" w:cs="Balaram"/>
      <w:b/>
      <w:bCs/>
      <w:sz w:val="20"/>
      <w:szCs w:val="20"/>
    </w:rPr>
  </w:style>
  <w:style w:type="paragraph" w:customStyle="1" w:styleId="TripleSpace">
    <w:name w:val="Triple Space"/>
    <w:uiPriority w:val="99"/>
    <w:pPr>
      <w:widowControl w:val="0"/>
      <w:autoSpaceDE w:val="0"/>
      <w:autoSpaceDN w:val="0"/>
      <w:adjustRightInd w:val="0"/>
      <w:spacing w:after="0" w:line="720" w:lineRule="auto"/>
      <w:jc w:val="both"/>
    </w:pPr>
    <w:rPr>
      <w:rFonts w:ascii="Tamal" w:hAnsi="Tamal" w:cs="Tamal"/>
      <w:sz w:val="24"/>
      <w:szCs w:val="24"/>
    </w:rPr>
  </w:style>
  <w:style w:type="paragraph" w:customStyle="1" w:styleId="ttulo11">
    <w:name w:val="ttulo11"/>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customStyle="1" w:styleId="tweenHisDivineGraceACBhaktivedantaSwamiPrabhupadaandreportersinMel">
    <w:name w:val="tween His Divine Grace A.C. Bhaktivedanta Swami Prabhupada and reporters in Mel"/>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xBrc21">
    <w:name w:val="TxBr_c21"/>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52">
    <w:name w:val="TxBr_c52"/>
    <w:uiPriority w:val="99"/>
    <w:pPr>
      <w:widowControl w:val="0"/>
      <w:autoSpaceDE w:val="0"/>
      <w:autoSpaceDN w:val="0"/>
      <w:adjustRightInd w:val="0"/>
      <w:spacing w:after="0" w:line="240" w:lineRule="auto"/>
      <w:jc w:val="center"/>
    </w:pPr>
    <w:rPr>
      <w:rFonts w:ascii="Sanskrit-Palatino" w:hAnsi="Sanskrit-Palatino" w:cs="Sanskrit-Palatino"/>
      <w:color w:val="000000"/>
      <w:sz w:val="24"/>
      <w:szCs w:val="24"/>
    </w:rPr>
  </w:style>
  <w:style w:type="paragraph" w:customStyle="1" w:styleId="TxBrc56">
    <w:name w:val="TxBr_c56"/>
    <w:uiPriority w:val="99"/>
    <w:pPr>
      <w:widowControl w:val="0"/>
      <w:autoSpaceDE w:val="0"/>
      <w:autoSpaceDN w:val="0"/>
      <w:adjustRightInd w:val="0"/>
      <w:spacing w:after="0" w:line="240" w:lineRule="auto"/>
      <w:jc w:val="center"/>
    </w:pPr>
    <w:rPr>
      <w:rFonts w:ascii="Sanskrit-Palatino" w:hAnsi="Sanskrit-Palatino" w:cs="Sanskrit-Palatino"/>
      <w:color w:val="000000"/>
      <w:sz w:val="24"/>
      <w:szCs w:val="24"/>
    </w:rPr>
  </w:style>
  <w:style w:type="paragraph" w:customStyle="1" w:styleId="TxBrc67">
    <w:name w:val="TxBr_c67"/>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68">
    <w:name w:val="TxBr_c68"/>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75">
    <w:name w:val="TxBr_c75"/>
    <w:uiPriority w:val="99"/>
    <w:pPr>
      <w:widowControl w:val="0"/>
      <w:autoSpaceDE w:val="0"/>
      <w:autoSpaceDN w:val="0"/>
      <w:adjustRightInd w:val="0"/>
      <w:spacing w:after="0" w:line="240" w:lineRule="auto"/>
      <w:jc w:val="center"/>
    </w:pPr>
    <w:rPr>
      <w:rFonts w:ascii="Rama Garamond Plus" w:hAnsi="Rama Garamond Plus" w:cs="Rama Garamond Plus"/>
      <w:color w:val="000000"/>
      <w:sz w:val="24"/>
      <w:szCs w:val="24"/>
    </w:rPr>
  </w:style>
  <w:style w:type="paragraph" w:customStyle="1" w:styleId="TxBrp101">
    <w:name w:val="TxBr_p101"/>
    <w:uiPriority w:val="99"/>
    <w:pPr>
      <w:widowControl w:val="0"/>
      <w:tabs>
        <w:tab w:val="left" w:pos="4263"/>
      </w:tabs>
      <w:autoSpaceDE w:val="0"/>
      <w:autoSpaceDN w:val="0"/>
      <w:adjustRightInd w:val="0"/>
      <w:spacing w:after="0" w:line="240" w:lineRule="auto"/>
      <w:ind w:left="3749"/>
    </w:pPr>
    <w:rPr>
      <w:rFonts w:ascii="Rama Garamond Plus" w:hAnsi="Rama Garamond Plus" w:cs="Rama Garamond Plus"/>
      <w:color w:val="000000"/>
      <w:sz w:val="24"/>
      <w:szCs w:val="24"/>
    </w:rPr>
  </w:style>
  <w:style w:type="paragraph" w:customStyle="1" w:styleId="TxBrp106">
    <w:name w:val="TxBr_p106"/>
    <w:uiPriority w:val="99"/>
    <w:pPr>
      <w:widowControl w:val="0"/>
      <w:tabs>
        <w:tab w:val="left" w:pos="289"/>
      </w:tabs>
      <w:autoSpaceDE w:val="0"/>
      <w:autoSpaceDN w:val="0"/>
      <w:adjustRightInd w:val="0"/>
      <w:spacing w:after="0" w:line="287" w:lineRule="auto"/>
      <w:ind w:firstLine="289"/>
    </w:pPr>
    <w:rPr>
      <w:rFonts w:ascii="Rama-Palatino" w:hAnsi="Rama-Palatino" w:cs="Rama-Palatino"/>
      <w:color w:val="000000"/>
      <w:sz w:val="24"/>
      <w:szCs w:val="24"/>
    </w:rPr>
  </w:style>
  <w:style w:type="paragraph" w:customStyle="1" w:styleId="TxBrp13">
    <w:name w:val="TxBr_p13"/>
    <w:uiPriority w:val="99"/>
    <w:pPr>
      <w:widowControl w:val="0"/>
      <w:tabs>
        <w:tab w:val="left" w:pos="5210"/>
      </w:tabs>
      <w:autoSpaceDE w:val="0"/>
      <w:autoSpaceDN w:val="0"/>
      <w:adjustRightInd w:val="0"/>
      <w:spacing w:after="0" w:line="240" w:lineRule="auto"/>
      <w:ind w:left="4695"/>
    </w:pPr>
    <w:rPr>
      <w:rFonts w:ascii="Rama Garamond Plus" w:hAnsi="Rama Garamond Plus" w:cs="Rama Garamond Plus"/>
      <w:color w:val="000000"/>
      <w:sz w:val="24"/>
      <w:szCs w:val="24"/>
    </w:rPr>
  </w:style>
  <w:style w:type="paragraph" w:customStyle="1" w:styleId="TxBrp130">
    <w:name w:val="TxBr_p130"/>
    <w:uiPriority w:val="99"/>
    <w:pPr>
      <w:widowControl w:val="0"/>
      <w:tabs>
        <w:tab w:val="left" w:pos="3894"/>
      </w:tabs>
      <w:autoSpaceDE w:val="0"/>
      <w:autoSpaceDN w:val="0"/>
      <w:adjustRightInd w:val="0"/>
      <w:spacing w:after="0" w:line="240" w:lineRule="auto"/>
      <w:ind w:left="3380"/>
    </w:pPr>
    <w:rPr>
      <w:rFonts w:ascii="Rama Garamond Plus" w:hAnsi="Rama Garamond Plus" w:cs="Rama Garamond Plus"/>
      <w:color w:val="000000"/>
      <w:sz w:val="24"/>
      <w:szCs w:val="24"/>
    </w:rPr>
  </w:style>
  <w:style w:type="paragraph" w:customStyle="1" w:styleId="TxBrp131">
    <w:name w:val="TxBr_p131"/>
    <w:uiPriority w:val="99"/>
    <w:pPr>
      <w:widowControl w:val="0"/>
      <w:tabs>
        <w:tab w:val="left" w:pos="992"/>
        <w:tab w:val="left" w:pos="1853"/>
      </w:tabs>
      <w:autoSpaceDE w:val="0"/>
      <w:autoSpaceDN w:val="0"/>
      <w:adjustRightInd w:val="0"/>
      <w:spacing w:after="0" w:line="240" w:lineRule="auto"/>
      <w:ind w:left="1854" w:hanging="861"/>
    </w:pPr>
    <w:rPr>
      <w:rFonts w:ascii="Rama Garamond Plus" w:hAnsi="Rama Garamond Plus" w:cs="Rama Garamond Plus"/>
      <w:color w:val="000000"/>
      <w:sz w:val="24"/>
      <w:szCs w:val="24"/>
    </w:rPr>
  </w:style>
  <w:style w:type="paragraph" w:customStyle="1" w:styleId="TxBrp138">
    <w:name w:val="TxBr_p138"/>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39">
    <w:name w:val="TxBr_p139"/>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4">
    <w:name w:val="TxBr_p14"/>
    <w:uiPriority w:val="99"/>
    <w:pPr>
      <w:widowControl w:val="0"/>
      <w:tabs>
        <w:tab w:val="left" w:pos="918"/>
        <w:tab w:val="left" w:pos="1734"/>
      </w:tabs>
      <w:autoSpaceDE w:val="0"/>
      <w:autoSpaceDN w:val="0"/>
      <w:adjustRightInd w:val="0"/>
      <w:spacing w:after="0" w:line="263" w:lineRule="auto"/>
      <w:ind w:left="1734" w:hanging="816"/>
    </w:pPr>
    <w:rPr>
      <w:rFonts w:ascii="Sanskrit-Palatino" w:hAnsi="Sanskrit-Palatino" w:cs="Sanskrit-Palatino"/>
      <w:color w:val="000000"/>
      <w:sz w:val="24"/>
      <w:szCs w:val="24"/>
    </w:rPr>
  </w:style>
  <w:style w:type="paragraph" w:customStyle="1" w:styleId="TxBrp140">
    <w:name w:val="TxBr_p140"/>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5">
    <w:name w:val="TxBr_p15"/>
    <w:uiPriority w:val="99"/>
    <w:pPr>
      <w:widowControl w:val="0"/>
      <w:tabs>
        <w:tab w:val="left" w:pos="2409"/>
      </w:tabs>
      <w:autoSpaceDE w:val="0"/>
      <w:autoSpaceDN w:val="0"/>
      <w:adjustRightInd w:val="0"/>
      <w:spacing w:after="0" w:line="240" w:lineRule="auto"/>
      <w:ind w:left="1997"/>
    </w:pPr>
    <w:rPr>
      <w:rFonts w:ascii="Rama Garamond Plus" w:hAnsi="Rama Garamond Plus" w:cs="Rama Garamond Plus"/>
      <w:color w:val="000000"/>
      <w:sz w:val="24"/>
      <w:szCs w:val="24"/>
    </w:rPr>
  </w:style>
  <w:style w:type="paragraph" w:customStyle="1" w:styleId="TxBrp157">
    <w:name w:val="TxBr_p157"/>
    <w:uiPriority w:val="99"/>
    <w:pPr>
      <w:widowControl w:val="0"/>
      <w:tabs>
        <w:tab w:val="left" w:pos="3911"/>
      </w:tabs>
      <w:autoSpaceDE w:val="0"/>
      <w:autoSpaceDN w:val="0"/>
      <w:adjustRightInd w:val="0"/>
      <w:spacing w:after="0" w:line="240" w:lineRule="auto"/>
      <w:ind w:left="3397"/>
    </w:pPr>
    <w:rPr>
      <w:rFonts w:ascii="Rama Garamond Plus" w:hAnsi="Rama Garamond Plus" w:cs="Rama Garamond Plus"/>
      <w:color w:val="000000"/>
      <w:sz w:val="24"/>
      <w:szCs w:val="24"/>
    </w:rPr>
  </w:style>
  <w:style w:type="paragraph" w:customStyle="1" w:styleId="TxBrp158">
    <w:name w:val="TxBr_p158"/>
    <w:uiPriority w:val="99"/>
    <w:pPr>
      <w:widowControl w:val="0"/>
      <w:tabs>
        <w:tab w:val="left" w:pos="532"/>
      </w:tabs>
      <w:autoSpaceDE w:val="0"/>
      <w:autoSpaceDN w:val="0"/>
      <w:adjustRightInd w:val="0"/>
      <w:spacing w:after="0" w:line="240" w:lineRule="auto"/>
      <w:ind w:left="18"/>
    </w:pPr>
    <w:rPr>
      <w:rFonts w:ascii="Rama Garamond Plus" w:hAnsi="Rama Garamond Plus" w:cs="Rama Garamond Plus"/>
      <w:color w:val="000000"/>
      <w:sz w:val="24"/>
      <w:szCs w:val="24"/>
    </w:rPr>
  </w:style>
  <w:style w:type="paragraph" w:customStyle="1" w:styleId="TxBrp159">
    <w:name w:val="TxBr_p159"/>
    <w:uiPriority w:val="99"/>
    <w:pPr>
      <w:widowControl w:val="0"/>
      <w:tabs>
        <w:tab w:val="left" w:pos="493"/>
      </w:tabs>
      <w:autoSpaceDE w:val="0"/>
      <w:autoSpaceDN w:val="0"/>
      <w:adjustRightInd w:val="0"/>
      <w:spacing w:after="0" w:line="240" w:lineRule="auto"/>
      <w:ind w:left="21"/>
    </w:pPr>
    <w:rPr>
      <w:rFonts w:ascii="Rama Garamond Plus" w:hAnsi="Rama Garamond Plus" w:cs="Rama Garamond Plus"/>
      <w:color w:val="000000"/>
      <w:sz w:val="24"/>
      <w:szCs w:val="24"/>
    </w:rPr>
  </w:style>
  <w:style w:type="paragraph" w:customStyle="1" w:styleId="TxBrp16">
    <w:name w:val="TxBr_p16"/>
    <w:uiPriority w:val="99"/>
    <w:pPr>
      <w:widowControl w:val="0"/>
      <w:tabs>
        <w:tab w:val="left" w:pos="204"/>
      </w:tabs>
      <w:autoSpaceDE w:val="0"/>
      <w:autoSpaceDN w:val="0"/>
      <w:adjustRightInd w:val="0"/>
      <w:spacing w:after="0" w:line="348" w:lineRule="auto"/>
    </w:pPr>
    <w:rPr>
      <w:rFonts w:ascii="Rama Garamond Plus" w:hAnsi="Rama Garamond Plus" w:cs="Rama Garamond Plus"/>
      <w:color w:val="000000"/>
      <w:sz w:val="24"/>
      <w:szCs w:val="24"/>
    </w:rPr>
  </w:style>
  <w:style w:type="paragraph" w:customStyle="1" w:styleId="TxBrp160">
    <w:name w:val="TxBr_p160"/>
    <w:uiPriority w:val="99"/>
    <w:pPr>
      <w:widowControl w:val="0"/>
      <w:tabs>
        <w:tab w:val="left" w:pos="510"/>
      </w:tabs>
      <w:autoSpaceDE w:val="0"/>
      <w:autoSpaceDN w:val="0"/>
      <w:adjustRightInd w:val="0"/>
      <w:spacing w:after="0" w:line="240" w:lineRule="auto"/>
      <w:ind w:left="4"/>
    </w:pPr>
    <w:rPr>
      <w:rFonts w:ascii="Rama Garamond Plus" w:hAnsi="Rama Garamond Plus" w:cs="Rama Garamond Plus"/>
      <w:color w:val="000000"/>
      <w:sz w:val="24"/>
      <w:szCs w:val="24"/>
    </w:rPr>
  </w:style>
  <w:style w:type="paragraph" w:customStyle="1" w:styleId="TxBrp161">
    <w:name w:val="TxBr_p161"/>
    <w:uiPriority w:val="99"/>
    <w:pPr>
      <w:widowControl w:val="0"/>
      <w:tabs>
        <w:tab w:val="left" w:pos="521"/>
        <w:tab w:val="left" w:pos="805"/>
      </w:tabs>
      <w:autoSpaceDE w:val="0"/>
      <w:autoSpaceDN w:val="0"/>
      <w:adjustRightInd w:val="0"/>
      <w:spacing w:after="0" w:line="240" w:lineRule="auto"/>
      <w:ind w:left="805" w:hanging="283"/>
    </w:pPr>
    <w:rPr>
      <w:rFonts w:ascii="Rama Garamond Plus" w:hAnsi="Rama Garamond Plus" w:cs="Rama Garamond Plus"/>
      <w:color w:val="000000"/>
      <w:sz w:val="24"/>
      <w:szCs w:val="24"/>
    </w:rPr>
  </w:style>
  <w:style w:type="paragraph" w:customStyle="1" w:styleId="TxBrp162">
    <w:name w:val="TxBr_p162"/>
    <w:uiPriority w:val="99"/>
    <w:pPr>
      <w:widowControl w:val="0"/>
      <w:tabs>
        <w:tab w:val="left" w:pos="3883"/>
      </w:tabs>
      <w:autoSpaceDE w:val="0"/>
      <w:autoSpaceDN w:val="0"/>
      <w:adjustRightInd w:val="0"/>
      <w:spacing w:after="0" w:line="240" w:lineRule="auto"/>
      <w:ind w:left="3369"/>
    </w:pPr>
    <w:rPr>
      <w:rFonts w:ascii="Rama Garamond Plus" w:hAnsi="Rama Garamond Plus" w:cs="Rama Garamond Plus"/>
      <w:color w:val="000000"/>
      <w:sz w:val="24"/>
      <w:szCs w:val="24"/>
    </w:rPr>
  </w:style>
  <w:style w:type="paragraph" w:customStyle="1" w:styleId="TxBrp164">
    <w:name w:val="TxBr_p164"/>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65">
    <w:name w:val="TxBr_p165"/>
    <w:uiPriority w:val="99"/>
    <w:pPr>
      <w:widowControl w:val="0"/>
      <w:tabs>
        <w:tab w:val="left" w:pos="771"/>
      </w:tabs>
      <w:autoSpaceDE w:val="0"/>
      <w:autoSpaceDN w:val="0"/>
      <w:adjustRightInd w:val="0"/>
      <w:spacing w:after="0" w:line="240" w:lineRule="auto"/>
      <w:ind w:left="256"/>
    </w:pPr>
    <w:rPr>
      <w:rFonts w:ascii="Rama Garamond Plus" w:hAnsi="Rama Garamond Plus" w:cs="Rama Garamond Plus"/>
      <w:color w:val="000000"/>
      <w:sz w:val="24"/>
      <w:szCs w:val="24"/>
    </w:rPr>
  </w:style>
  <w:style w:type="paragraph" w:customStyle="1" w:styleId="TxBrp166">
    <w:name w:val="TxBr_p166"/>
    <w:uiPriority w:val="99"/>
    <w:pPr>
      <w:widowControl w:val="0"/>
      <w:tabs>
        <w:tab w:val="left" w:pos="1337"/>
      </w:tabs>
      <w:autoSpaceDE w:val="0"/>
      <w:autoSpaceDN w:val="0"/>
      <w:adjustRightInd w:val="0"/>
      <w:spacing w:after="0" w:line="240" w:lineRule="auto"/>
      <w:ind w:left="823"/>
    </w:pPr>
    <w:rPr>
      <w:rFonts w:ascii="Rama Garamond Plus" w:hAnsi="Rama Garamond Plus" w:cs="Rama Garamond Plus"/>
      <w:color w:val="000000"/>
      <w:sz w:val="24"/>
      <w:szCs w:val="24"/>
    </w:rPr>
  </w:style>
  <w:style w:type="paragraph" w:customStyle="1" w:styleId="TxBrp167">
    <w:name w:val="TxBr_p167"/>
    <w:uiPriority w:val="99"/>
    <w:pPr>
      <w:widowControl w:val="0"/>
      <w:tabs>
        <w:tab w:val="left" w:pos="436"/>
      </w:tabs>
      <w:autoSpaceDE w:val="0"/>
      <w:autoSpaceDN w:val="0"/>
      <w:adjustRightInd w:val="0"/>
      <w:spacing w:after="0" w:line="240" w:lineRule="auto"/>
      <w:ind w:left="78"/>
    </w:pPr>
    <w:rPr>
      <w:rFonts w:ascii="Rama Garamond Plus" w:hAnsi="Rama Garamond Plus" w:cs="Rama Garamond Plus"/>
      <w:color w:val="000000"/>
      <w:sz w:val="24"/>
      <w:szCs w:val="24"/>
    </w:rPr>
  </w:style>
  <w:style w:type="paragraph" w:customStyle="1" w:styleId="TxBrp168">
    <w:name w:val="TxBr_p168"/>
    <w:uiPriority w:val="99"/>
    <w:pPr>
      <w:widowControl w:val="0"/>
      <w:tabs>
        <w:tab w:val="left" w:pos="3872"/>
      </w:tabs>
      <w:autoSpaceDE w:val="0"/>
      <w:autoSpaceDN w:val="0"/>
      <w:adjustRightInd w:val="0"/>
      <w:spacing w:after="0" w:line="240" w:lineRule="auto"/>
      <w:ind w:left="3358"/>
    </w:pPr>
    <w:rPr>
      <w:rFonts w:ascii="Rama Garamond Plus" w:hAnsi="Rama Garamond Plus" w:cs="Rama Garamond Plus"/>
      <w:color w:val="000000"/>
      <w:sz w:val="24"/>
      <w:szCs w:val="24"/>
    </w:rPr>
  </w:style>
  <w:style w:type="paragraph" w:customStyle="1" w:styleId="TxBrp169">
    <w:name w:val="TxBr_p169"/>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7">
    <w:name w:val="TxBr_p17"/>
    <w:uiPriority w:val="99"/>
    <w:pPr>
      <w:widowControl w:val="0"/>
      <w:tabs>
        <w:tab w:val="left" w:pos="2653"/>
      </w:tabs>
      <w:autoSpaceDE w:val="0"/>
      <w:autoSpaceDN w:val="0"/>
      <w:adjustRightInd w:val="0"/>
      <w:spacing w:after="0" w:line="240" w:lineRule="auto"/>
      <w:ind w:left="2139"/>
    </w:pPr>
    <w:rPr>
      <w:rFonts w:ascii="Rama Garamond Plus" w:hAnsi="Rama Garamond Plus" w:cs="Rama Garamond Plus"/>
      <w:color w:val="000000"/>
      <w:sz w:val="24"/>
      <w:szCs w:val="24"/>
    </w:rPr>
  </w:style>
  <w:style w:type="paragraph" w:customStyle="1" w:styleId="TxBrp170">
    <w:name w:val="TxBr_p170"/>
    <w:uiPriority w:val="99"/>
    <w:pPr>
      <w:widowControl w:val="0"/>
      <w:tabs>
        <w:tab w:val="left" w:pos="3271"/>
      </w:tabs>
      <w:autoSpaceDE w:val="0"/>
      <w:autoSpaceDN w:val="0"/>
      <w:adjustRightInd w:val="0"/>
      <w:spacing w:after="0" w:line="240" w:lineRule="auto"/>
      <w:ind w:left="2757"/>
    </w:pPr>
    <w:rPr>
      <w:rFonts w:ascii="Rama Garamond Plus" w:hAnsi="Rama Garamond Plus" w:cs="Rama Garamond Plus"/>
      <w:color w:val="000000"/>
      <w:sz w:val="24"/>
      <w:szCs w:val="24"/>
    </w:rPr>
  </w:style>
  <w:style w:type="paragraph" w:customStyle="1" w:styleId="TxBrp171">
    <w:name w:val="TxBr_p171"/>
    <w:uiPriority w:val="99"/>
    <w:pPr>
      <w:widowControl w:val="0"/>
      <w:tabs>
        <w:tab w:val="left" w:pos="476"/>
        <w:tab w:val="left" w:pos="2142"/>
      </w:tabs>
      <w:autoSpaceDE w:val="0"/>
      <w:autoSpaceDN w:val="0"/>
      <w:adjustRightInd w:val="0"/>
      <w:spacing w:after="0" w:line="240" w:lineRule="auto"/>
      <w:ind w:left="2143" w:hanging="1666"/>
    </w:pPr>
    <w:rPr>
      <w:rFonts w:ascii="Rama Garamond Plus" w:hAnsi="Rama Garamond Plus" w:cs="Rama Garamond Plus"/>
      <w:color w:val="000000"/>
      <w:sz w:val="24"/>
      <w:szCs w:val="24"/>
    </w:rPr>
  </w:style>
  <w:style w:type="paragraph" w:customStyle="1" w:styleId="TxBrp172">
    <w:name w:val="TxBr_p172"/>
    <w:uiPriority w:val="99"/>
    <w:pPr>
      <w:widowControl w:val="0"/>
      <w:tabs>
        <w:tab w:val="left" w:pos="493"/>
      </w:tabs>
      <w:autoSpaceDE w:val="0"/>
      <w:autoSpaceDN w:val="0"/>
      <w:adjustRightInd w:val="0"/>
      <w:spacing w:after="0" w:line="240" w:lineRule="auto"/>
      <w:ind w:left="1582" w:hanging="1088"/>
    </w:pPr>
    <w:rPr>
      <w:rFonts w:ascii="Rama Garamond Plus" w:hAnsi="Rama Garamond Plus" w:cs="Rama Garamond Plus"/>
      <w:color w:val="000000"/>
      <w:sz w:val="24"/>
      <w:szCs w:val="24"/>
    </w:rPr>
  </w:style>
  <w:style w:type="paragraph" w:customStyle="1" w:styleId="TxBrp173">
    <w:name w:val="TxBr_p173"/>
    <w:uiPriority w:val="99"/>
    <w:pPr>
      <w:widowControl w:val="0"/>
      <w:tabs>
        <w:tab w:val="left" w:pos="340"/>
      </w:tabs>
      <w:autoSpaceDE w:val="0"/>
      <w:autoSpaceDN w:val="0"/>
      <w:adjustRightInd w:val="0"/>
      <w:spacing w:after="0" w:line="240" w:lineRule="auto"/>
      <w:ind w:left="1032" w:hanging="691"/>
    </w:pPr>
    <w:rPr>
      <w:rFonts w:ascii="Rama Garamond Plus" w:hAnsi="Rama Garamond Plus" w:cs="Rama Garamond Plus"/>
      <w:color w:val="000000"/>
      <w:sz w:val="24"/>
      <w:szCs w:val="24"/>
    </w:rPr>
  </w:style>
  <w:style w:type="paragraph" w:customStyle="1" w:styleId="TxBrp174">
    <w:name w:val="TxBr_p174"/>
    <w:uiPriority w:val="99"/>
    <w:pPr>
      <w:widowControl w:val="0"/>
      <w:tabs>
        <w:tab w:val="left" w:pos="1938"/>
      </w:tabs>
      <w:autoSpaceDE w:val="0"/>
      <w:autoSpaceDN w:val="0"/>
      <w:adjustRightInd w:val="0"/>
      <w:spacing w:after="0" w:line="240" w:lineRule="auto"/>
      <w:ind w:left="1424"/>
    </w:pPr>
    <w:rPr>
      <w:rFonts w:ascii="Rama Garamond Plus" w:hAnsi="Rama Garamond Plus" w:cs="Rama Garamond Plus"/>
      <w:color w:val="000000"/>
      <w:sz w:val="24"/>
      <w:szCs w:val="24"/>
    </w:rPr>
  </w:style>
  <w:style w:type="paragraph" w:customStyle="1" w:styleId="TxBrp18">
    <w:name w:val="TxBr_p18"/>
    <w:uiPriority w:val="99"/>
    <w:pPr>
      <w:widowControl w:val="0"/>
      <w:tabs>
        <w:tab w:val="left" w:pos="2148"/>
        <w:tab w:val="left" w:pos="2409"/>
      </w:tabs>
      <w:autoSpaceDE w:val="0"/>
      <w:autoSpaceDN w:val="0"/>
      <w:adjustRightInd w:val="0"/>
      <w:spacing w:after="0" w:line="287" w:lineRule="auto"/>
      <w:ind w:left="2410" w:hanging="261"/>
    </w:pPr>
    <w:rPr>
      <w:rFonts w:ascii="Rama Garamond Plus" w:hAnsi="Rama Garamond Plus" w:cs="Rama Garamond Plus"/>
      <w:color w:val="000000"/>
      <w:sz w:val="24"/>
      <w:szCs w:val="24"/>
    </w:rPr>
  </w:style>
  <w:style w:type="paragraph" w:customStyle="1" w:styleId="TxBrp181">
    <w:name w:val="TxBr_p18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4">
    <w:name w:val="TxBr_p184"/>
    <w:uiPriority w:val="99"/>
    <w:pPr>
      <w:widowControl w:val="0"/>
      <w:tabs>
        <w:tab w:val="left" w:pos="306"/>
      </w:tabs>
      <w:autoSpaceDE w:val="0"/>
      <w:autoSpaceDN w:val="0"/>
      <w:adjustRightInd w:val="0"/>
      <w:spacing w:after="0" w:line="620" w:lineRule="auto"/>
    </w:pPr>
    <w:rPr>
      <w:rFonts w:ascii="Rama Garamond Plus" w:hAnsi="Rama Garamond Plus" w:cs="Rama Garamond Plus"/>
      <w:color w:val="000000"/>
      <w:sz w:val="24"/>
      <w:szCs w:val="24"/>
    </w:rPr>
  </w:style>
  <w:style w:type="paragraph" w:customStyle="1" w:styleId="TxBrp185">
    <w:name w:val="TxBr_p185"/>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186">
    <w:name w:val="TxBr_p186"/>
    <w:uiPriority w:val="99"/>
    <w:pPr>
      <w:widowControl w:val="0"/>
      <w:tabs>
        <w:tab w:val="left" w:pos="549"/>
      </w:tabs>
      <w:autoSpaceDE w:val="0"/>
      <w:autoSpaceDN w:val="0"/>
      <w:adjustRightInd w:val="0"/>
      <w:spacing w:after="0" w:line="240" w:lineRule="auto"/>
      <w:ind w:left="35"/>
    </w:pPr>
    <w:rPr>
      <w:rFonts w:ascii="Rama Garamond Plus" w:hAnsi="Rama Garamond Plus" w:cs="Rama Garamond Plus"/>
      <w:color w:val="000000"/>
      <w:sz w:val="24"/>
      <w:szCs w:val="24"/>
    </w:rPr>
  </w:style>
  <w:style w:type="paragraph" w:customStyle="1" w:styleId="TxBrp187">
    <w:name w:val="TxBr_p187"/>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8">
    <w:name w:val="TxBr_p188"/>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9">
    <w:name w:val="TxBr_p189"/>
    <w:uiPriority w:val="99"/>
    <w:pPr>
      <w:widowControl w:val="0"/>
      <w:tabs>
        <w:tab w:val="left" w:pos="549"/>
      </w:tabs>
      <w:autoSpaceDE w:val="0"/>
      <w:autoSpaceDN w:val="0"/>
      <w:adjustRightInd w:val="0"/>
      <w:spacing w:after="0" w:line="240" w:lineRule="auto"/>
      <w:ind w:left="35" w:hanging="35"/>
    </w:pPr>
    <w:rPr>
      <w:rFonts w:ascii="Rama Garamond Plus" w:hAnsi="Rama Garamond Plus" w:cs="Rama Garamond Plus"/>
      <w:color w:val="000000"/>
      <w:sz w:val="24"/>
      <w:szCs w:val="24"/>
    </w:rPr>
  </w:style>
  <w:style w:type="paragraph" w:customStyle="1" w:styleId="TxBrp19">
    <w:name w:val="TxBr_p19"/>
    <w:uiPriority w:val="99"/>
    <w:pPr>
      <w:widowControl w:val="0"/>
      <w:tabs>
        <w:tab w:val="left" w:pos="345"/>
      </w:tabs>
      <w:autoSpaceDE w:val="0"/>
      <w:autoSpaceDN w:val="0"/>
      <w:adjustRightInd w:val="0"/>
      <w:spacing w:after="0" w:line="287" w:lineRule="auto"/>
      <w:ind w:firstLine="346"/>
    </w:pPr>
    <w:rPr>
      <w:rFonts w:ascii="Rama Garamond Plus" w:hAnsi="Rama Garamond Plus" w:cs="Rama Garamond Plus"/>
      <w:color w:val="000000"/>
      <w:sz w:val="24"/>
      <w:szCs w:val="24"/>
    </w:rPr>
  </w:style>
  <w:style w:type="paragraph" w:customStyle="1" w:styleId="TxBrp190">
    <w:name w:val="TxBr_p190"/>
    <w:uiPriority w:val="99"/>
    <w:pPr>
      <w:widowControl w:val="0"/>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191">
    <w:name w:val="TxBr_p19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92">
    <w:name w:val="TxBr_p192"/>
    <w:uiPriority w:val="99"/>
    <w:pPr>
      <w:widowControl w:val="0"/>
      <w:tabs>
        <w:tab w:val="left" w:pos="277"/>
      </w:tabs>
      <w:autoSpaceDE w:val="0"/>
      <w:autoSpaceDN w:val="0"/>
      <w:adjustRightInd w:val="0"/>
      <w:spacing w:after="0" w:line="240" w:lineRule="auto"/>
      <w:ind w:left="237"/>
    </w:pPr>
    <w:rPr>
      <w:rFonts w:ascii="Rama Garamond Plus" w:hAnsi="Rama Garamond Plus" w:cs="Rama Garamond Plus"/>
      <w:color w:val="000000"/>
      <w:sz w:val="24"/>
      <w:szCs w:val="24"/>
    </w:rPr>
  </w:style>
  <w:style w:type="paragraph" w:customStyle="1" w:styleId="TxBrp193">
    <w:name w:val="TxBr_p193"/>
    <w:uiPriority w:val="99"/>
    <w:pPr>
      <w:widowControl w:val="0"/>
      <w:tabs>
        <w:tab w:val="left" w:pos="266"/>
      </w:tabs>
      <w:autoSpaceDE w:val="0"/>
      <w:autoSpaceDN w:val="0"/>
      <w:adjustRightInd w:val="0"/>
      <w:spacing w:after="0" w:line="240" w:lineRule="auto"/>
      <w:ind w:left="248"/>
    </w:pPr>
    <w:rPr>
      <w:rFonts w:ascii="Rama Garamond Plus" w:hAnsi="Rama Garamond Plus" w:cs="Rama Garamond Plus"/>
      <w:color w:val="000000"/>
      <w:sz w:val="24"/>
      <w:szCs w:val="24"/>
    </w:rPr>
  </w:style>
  <w:style w:type="paragraph" w:customStyle="1" w:styleId="TxBrp194">
    <w:name w:val="TxBr_p194"/>
    <w:uiPriority w:val="99"/>
    <w:pPr>
      <w:widowControl w:val="0"/>
      <w:tabs>
        <w:tab w:val="left" w:pos="260"/>
        <w:tab w:val="left" w:pos="549"/>
      </w:tabs>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195">
    <w:name w:val="TxBr_p195"/>
    <w:uiPriority w:val="99"/>
    <w:pPr>
      <w:widowControl w:val="0"/>
      <w:tabs>
        <w:tab w:val="left" w:pos="306"/>
      </w:tabs>
      <w:autoSpaceDE w:val="0"/>
      <w:autoSpaceDN w:val="0"/>
      <w:adjustRightInd w:val="0"/>
      <w:spacing w:after="0" w:line="240" w:lineRule="auto"/>
      <w:ind w:left="208"/>
    </w:pPr>
    <w:rPr>
      <w:rFonts w:ascii="Rama Garamond Plus" w:hAnsi="Rama Garamond Plus" w:cs="Rama Garamond Plus"/>
      <w:color w:val="000000"/>
      <w:sz w:val="24"/>
      <w:szCs w:val="24"/>
    </w:rPr>
  </w:style>
  <w:style w:type="paragraph" w:customStyle="1" w:styleId="TxBrp196">
    <w:name w:val="TxBr_p196"/>
    <w:uiPriority w:val="99"/>
    <w:pPr>
      <w:widowControl w:val="0"/>
      <w:tabs>
        <w:tab w:val="left" w:pos="249"/>
      </w:tabs>
      <w:autoSpaceDE w:val="0"/>
      <w:autoSpaceDN w:val="0"/>
      <w:adjustRightInd w:val="0"/>
      <w:spacing w:after="0" w:line="240" w:lineRule="auto"/>
      <w:ind w:left="265"/>
    </w:pPr>
    <w:rPr>
      <w:rFonts w:ascii="Rama Garamond Plus" w:hAnsi="Rama Garamond Plus" w:cs="Rama Garamond Plus"/>
      <w:color w:val="000000"/>
      <w:sz w:val="24"/>
      <w:szCs w:val="24"/>
    </w:rPr>
  </w:style>
  <w:style w:type="paragraph" w:customStyle="1" w:styleId="TxBrp197">
    <w:name w:val="TxBr_p197"/>
    <w:uiPriority w:val="99"/>
    <w:pPr>
      <w:widowControl w:val="0"/>
      <w:tabs>
        <w:tab w:val="left" w:pos="209"/>
        <w:tab w:val="left" w:pos="549"/>
      </w:tabs>
      <w:autoSpaceDE w:val="0"/>
      <w:autoSpaceDN w:val="0"/>
      <w:adjustRightInd w:val="0"/>
      <w:spacing w:after="0" w:line="240" w:lineRule="auto"/>
      <w:ind w:left="550" w:hanging="340"/>
    </w:pPr>
    <w:rPr>
      <w:rFonts w:ascii="Rama Garamond Plus" w:hAnsi="Rama Garamond Plus" w:cs="Rama Garamond Plus"/>
      <w:color w:val="000000"/>
      <w:sz w:val="24"/>
      <w:szCs w:val="24"/>
    </w:rPr>
  </w:style>
  <w:style w:type="paragraph" w:customStyle="1" w:styleId="TxBrp198">
    <w:name w:val="TxBr_p198"/>
    <w:uiPriority w:val="99"/>
    <w:pPr>
      <w:widowControl w:val="0"/>
      <w:tabs>
        <w:tab w:val="left" w:pos="266"/>
      </w:tabs>
      <w:autoSpaceDE w:val="0"/>
      <w:autoSpaceDN w:val="0"/>
      <w:adjustRightInd w:val="0"/>
      <w:spacing w:after="0" w:line="240" w:lineRule="auto"/>
      <w:ind w:left="248"/>
    </w:pPr>
    <w:rPr>
      <w:rFonts w:ascii="Rama Garamond Plus" w:hAnsi="Rama Garamond Plus" w:cs="Rama Garamond Plus"/>
      <w:color w:val="000000"/>
      <w:sz w:val="24"/>
      <w:szCs w:val="24"/>
    </w:rPr>
  </w:style>
  <w:style w:type="paragraph" w:customStyle="1" w:styleId="TxBrp2">
    <w:name w:val="TxBr_p2"/>
    <w:uiPriority w:val="99"/>
    <w:pPr>
      <w:widowControl w:val="0"/>
      <w:tabs>
        <w:tab w:val="left" w:pos="2035"/>
      </w:tabs>
      <w:autoSpaceDE w:val="0"/>
      <w:autoSpaceDN w:val="0"/>
      <w:adjustRightInd w:val="0"/>
      <w:spacing w:after="0" w:line="240" w:lineRule="auto"/>
      <w:ind w:left="1623"/>
    </w:pPr>
    <w:rPr>
      <w:rFonts w:ascii="Rama Garamond Plus" w:hAnsi="Rama Garamond Plus" w:cs="Rama Garamond Plus"/>
      <w:color w:val="000000"/>
      <w:sz w:val="24"/>
      <w:szCs w:val="24"/>
    </w:rPr>
  </w:style>
  <w:style w:type="paragraph" w:customStyle="1" w:styleId="TxBrp20">
    <w:name w:val="TxBr_p20"/>
    <w:uiPriority w:val="99"/>
    <w:pPr>
      <w:widowControl w:val="0"/>
      <w:tabs>
        <w:tab w:val="left" w:pos="1887"/>
      </w:tabs>
      <w:autoSpaceDE w:val="0"/>
      <w:autoSpaceDN w:val="0"/>
      <w:adjustRightInd w:val="0"/>
      <w:spacing w:after="0" w:line="240" w:lineRule="auto"/>
      <w:ind w:left="1475"/>
    </w:pPr>
    <w:rPr>
      <w:rFonts w:ascii="Rama Garamond Plus" w:hAnsi="Rama Garamond Plus" w:cs="Rama Garamond Plus"/>
      <w:color w:val="000000"/>
      <w:sz w:val="24"/>
      <w:szCs w:val="24"/>
    </w:rPr>
  </w:style>
  <w:style w:type="paragraph" w:customStyle="1" w:styleId="TxBrp200">
    <w:name w:val="TxBr_p200"/>
    <w:uiPriority w:val="99"/>
    <w:pPr>
      <w:widowControl w:val="0"/>
      <w:tabs>
        <w:tab w:val="left" w:pos="306"/>
      </w:tabs>
      <w:autoSpaceDE w:val="0"/>
      <w:autoSpaceDN w:val="0"/>
      <w:adjustRightInd w:val="0"/>
      <w:spacing w:after="0" w:line="620" w:lineRule="auto"/>
    </w:pPr>
    <w:rPr>
      <w:rFonts w:ascii="Rama Garamond Plus" w:hAnsi="Rama Garamond Plus" w:cs="Rama Garamond Plus"/>
      <w:color w:val="000000"/>
      <w:sz w:val="24"/>
      <w:szCs w:val="24"/>
    </w:rPr>
  </w:style>
  <w:style w:type="paragraph" w:customStyle="1" w:styleId="TxBrp201">
    <w:name w:val="TxBr_p201"/>
    <w:uiPriority w:val="99"/>
    <w:pPr>
      <w:widowControl w:val="0"/>
      <w:tabs>
        <w:tab w:val="left" w:pos="260"/>
        <w:tab w:val="left" w:pos="549"/>
      </w:tabs>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21">
    <w:name w:val="TxBr_p2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22">
    <w:name w:val="TxBr_p22"/>
    <w:uiPriority w:val="99"/>
    <w:pPr>
      <w:widowControl w:val="0"/>
      <w:tabs>
        <w:tab w:val="left" w:pos="5754"/>
      </w:tabs>
      <w:autoSpaceDE w:val="0"/>
      <w:autoSpaceDN w:val="0"/>
      <w:adjustRightInd w:val="0"/>
      <w:spacing w:after="0" w:line="240" w:lineRule="auto"/>
      <w:ind w:left="5240" w:hanging="5240"/>
    </w:pPr>
    <w:rPr>
      <w:rFonts w:ascii="Rama Garamond Plus" w:hAnsi="Rama Garamond Plus" w:cs="Rama Garamond Plus"/>
      <w:color w:val="000000"/>
      <w:sz w:val="24"/>
      <w:szCs w:val="24"/>
    </w:rPr>
  </w:style>
  <w:style w:type="paragraph" w:customStyle="1" w:styleId="TxBrp23">
    <w:name w:val="TxBr_p23"/>
    <w:uiPriority w:val="99"/>
    <w:pPr>
      <w:widowControl w:val="0"/>
      <w:autoSpaceDE w:val="0"/>
      <w:autoSpaceDN w:val="0"/>
      <w:adjustRightInd w:val="0"/>
      <w:spacing w:after="0" w:line="348" w:lineRule="auto"/>
    </w:pPr>
    <w:rPr>
      <w:rFonts w:ascii="Rama Garamond Plus" w:hAnsi="Rama Garamond Plus" w:cs="Rama Garamond Plus"/>
      <w:color w:val="000000"/>
      <w:sz w:val="24"/>
      <w:szCs w:val="24"/>
    </w:rPr>
  </w:style>
  <w:style w:type="paragraph" w:customStyle="1" w:styleId="TxBrp24">
    <w:name w:val="TxBr_p24"/>
    <w:uiPriority w:val="99"/>
    <w:pPr>
      <w:widowControl w:val="0"/>
      <w:tabs>
        <w:tab w:val="left" w:pos="5941"/>
      </w:tabs>
      <w:autoSpaceDE w:val="0"/>
      <w:autoSpaceDN w:val="0"/>
      <w:adjustRightInd w:val="0"/>
      <w:spacing w:after="0" w:line="240" w:lineRule="auto"/>
      <w:ind w:left="5427" w:hanging="5427"/>
    </w:pPr>
    <w:rPr>
      <w:rFonts w:ascii="Rama Garamond Plus" w:hAnsi="Rama Garamond Plus" w:cs="Rama Garamond Plus"/>
      <w:color w:val="000000"/>
      <w:sz w:val="24"/>
      <w:szCs w:val="24"/>
    </w:rPr>
  </w:style>
  <w:style w:type="paragraph" w:customStyle="1" w:styleId="TxBrp25">
    <w:name w:val="TxBr_p2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26">
    <w:name w:val="TxBr_p26"/>
    <w:uiPriority w:val="99"/>
    <w:pPr>
      <w:widowControl w:val="0"/>
      <w:autoSpaceDE w:val="0"/>
      <w:autoSpaceDN w:val="0"/>
      <w:adjustRightInd w:val="0"/>
      <w:spacing w:after="0" w:line="240" w:lineRule="auto"/>
      <w:ind w:left="5240" w:hanging="5240"/>
    </w:pPr>
    <w:rPr>
      <w:rFonts w:ascii="Rama Garamond Plus" w:hAnsi="Rama Garamond Plus" w:cs="Rama Garamond Plus"/>
      <w:color w:val="000000"/>
      <w:sz w:val="24"/>
      <w:szCs w:val="24"/>
    </w:rPr>
  </w:style>
  <w:style w:type="paragraph" w:customStyle="1" w:styleId="TxBrp27">
    <w:name w:val="TxBr_p27"/>
    <w:uiPriority w:val="99"/>
    <w:pPr>
      <w:widowControl w:val="0"/>
      <w:tabs>
        <w:tab w:val="left" w:pos="5941"/>
      </w:tabs>
      <w:autoSpaceDE w:val="0"/>
      <w:autoSpaceDN w:val="0"/>
      <w:adjustRightInd w:val="0"/>
      <w:spacing w:after="0" w:line="240" w:lineRule="auto"/>
      <w:ind w:left="5427" w:hanging="5427"/>
    </w:pPr>
    <w:rPr>
      <w:rFonts w:ascii="Rama Garamond Plus" w:hAnsi="Rama Garamond Plus" w:cs="Rama Garamond Plus"/>
      <w:color w:val="000000"/>
      <w:sz w:val="24"/>
      <w:szCs w:val="24"/>
    </w:rPr>
  </w:style>
  <w:style w:type="paragraph" w:customStyle="1" w:styleId="TxBrp28">
    <w:name w:val="TxBr_p28"/>
    <w:uiPriority w:val="99"/>
    <w:pPr>
      <w:widowControl w:val="0"/>
      <w:tabs>
        <w:tab w:val="left" w:pos="7789"/>
      </w:tabs>
      <w:autoSpaceDE w:val="0"/>
      <w:autoSpaceDN w:val="0"/>
      <w:adjustRightInd w:val="0"/>
      <w:spacing w:after="0" w:line="281" w:lineRule="auto"/>
      <w:ind w:left="7275"/>
    </w:pPr>
    <w:rPr>
      <w:rFonts w:ascii="Rama Garamond Plus" w:hAnsi="Rama Garamond Plus" w:cs="Rama Garamond Plus"/>
      <w:color w:val="000000"/>
      <w:sz w:val="24"/>
      <w:szCs w:val="24"/>
    </w:rPr>
  </w:style>
  <w:style w:type="paragraph" w:customStyle="1" w:styleId="TxBrp29">
    <w:name w:val="TxBr_p29"/>
    <w:uiPriority w:val="99"/>
    <w:pPr>
      <w:widowControl w:val="0"/>
      <w:tabs>
        <w:tab w:val="left" w:pos="8027"/>
      </w:tabs>
      <w:autoSpaceDE w:val="0"/>
      <w:autoSpaceDN w:val="0"/>
      <w:adjustRightInd w:val="0"/>
      <w:spacing w:after="0" w:line="240" w:lineRule="auto"/>
      <w:ind w:left="7513"/>
    </w:pPr>
    <w:rPr>
      <w:rFonts w:ascii="Rama Garamond Plus" w:hAnsi="Rama Garamond Plus" w:cs="Rama Garamond Plus"/>
      <w:color w:val="000000"/>
      <w:sz w:val="24"/>
      <w:szCs w:val="24"/>
    </w:rPr>
  </w:style>
  <w:style w:type="paragraph" w:customStyle="1" w:styleId="TxBrp3">
    <w:name w:val="TxBr_p3"/>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0">
    <w:name w:val="TxBr_p30"/>
    <w:uiPriority w:val="99"/>
    <w:pPr>
      <w:widowControl w:val="0"/>
      <w:tabs>
        <w:tab w:val="left" w:pos="3651"/>
      </w:tabs>
      <w:autoSpaceDE w:val="0"/>
      <w:autoSpaceDN w:val="0"/>
      <w:adjustRightInd w:val="0"/>
      <w:spacing w:after="0" w:line="240" w:lineRule="auto"/>
      <w:ind w:left="3238"/>
    </w:pPr>
    <w:rPr>
      <w:rFonts w:ascii="Rama Garamond Plus" w:hAnsi="Rama Garamond Plus" w:cs="Rama Garamond Plus"/>
      <w:color w:val="000000"/>
      <w:sz w:val="24"/>
      <w:szCs w:val="24"/>
    </w:rPr>
  </w:style>
  <w:style w:type="paragraph" w:customStyle="1" w:styleId="TxBrp31">
    <w:name w:val="TxBr_p31"/>
    <w:uiPriority w:val="99"/>
    <w:pPr>
      <w:widowControl w:val="0"/>
      <w:tabs>
        <w:tab w:val="left" w:pos="8056"/>
      </w:tabs>
      <w:autoSpaceDE w:val="0"/>
      <w:autoSpaceDN w:val="0"/>
      <w:adjustRightInd w:val="0"/>
      <w:spacing w:after="0" w:line="240" w:lineRule="auto"/>
      <w:ind w:left="7541"/>
    </w:pPr>
    <w:rPr>
      <w:rFonts w:ascii="Rama Garamond Plus" w:hAnsi="Rama Garamond Plus" w:cs="Rama Garamond Plus"/>
      <w:color w:val="000000"/>
      <w:sz w:val="24"/>
      <w:szCs w:val="24"/>
    </w:rPr>
  </w:style>
  <w:style w:type="paragraph" w:customStyle="1" w:styleId="TxBrp32">
    <w:name w:val="TxBr_p32"/>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33">
    <w:name w:val="TxBr_p33"/>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34">
    <w:name w:val="TxBr_p34"/>
    <w:uiPriority w:val="99"/>
    <w:pPr>
      <w:widowControl w:val="0"/>
      <w:autoSpaceDE w:val="0"/>
      <w:autoSpaceDN w:val="0"/>
      <w:adjustRightInd w:val="0"/>
      <w:spacing w:after="0" w:line="263" w:lineRule="auto"/>
      <w:ind w:left="193"/>
    </w:pPr>
    <w:rPr>
      <w:rFonts w:ascii="Rama Garamond Plus" w:hAnsi="Rama Garamond Plus" w:cs="Rama Garamond Plus"/>
      <w:color w:val="000000"/>
      <w:sz w:val="24"/>
      <w:szCs w:val="24"/>
    </w:rPr>
  </w:style>
  <w:style w:type="paragraph" w:customStyle="1" w:styleId="TxBrp35">
    <w:name w:val="TxBr_p35"/>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36">
    <w:name w:val="TxBr_p36"/>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7">
    <w:name w:val="TxBr_p37"/>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8">
    <w:name w:val="TxBr_p38"/>
    <w:uiPriority w:val="99"/>
    <w:pPr>
      <w:widowControl w:val="0"/>
      <w:tabs>
        <w:tab w:val="left" w:pos="277"/>
      </w:tabs>
      <w:autoSpaceDE w:val="0"/>
      <w:autoSpaceDN w:val="0"/>
      <w:adjustRightInd w:val="0"/>
      <w:spacing w:after="0" w:line="287" w:lineRule="auto"/>
      <w:ind w:firstLine="278"/>
    </w:pPr>
    <w:rPr>
      <w:rFonts w:ascii="Rama Garamond Plus" w:hAnsi="Rama Garamond Plus" w:cs="Rama Garamond Plus"/>
      <w:color w:val="000000"/>
      <w:sz w:val="24"/>
      <w:szCs w:val="24"/>
    </w:rPr>
  </w:style>
  <w:style w:type="paragraph" w:customStyle="1" w:styleId="TxBrp39">
    <w:name w:val="TxBr_p39"/>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4">
    <w:name w:val="TxBr_p4"/>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40">
    <w:name w:val="TxBr_p40"/>
    <w:uiPriority w:val="99"/>
    <w:pPr>
      <w:widowControl w:val="0"/>
      <w:tabs>
        <w:tab w:val="left" w:pos="1343"/>
      </w:tabs>
      <w:autoSpaceDE w:val="0"/>
      <w:autoSpaceDN w:val="0"/>
      <w:adjustRightInd w:val="0"/>
      <w:spacing w:after="0" w:line="240" w:lineRule="auto"/>
      <w:ind w:left="829"/>
    </w:pPr>
    <w:rPr>
      <w:rFonts w:ascii="Rama Garamond Plus" w:hAnsi="Rama Garamond Plus" w:cs="Rama Garamond Plus"/>
      <w:color w:val="000000"/>
      <w:sz w:val="24"/>
      <w:szCs w:val="24"/>
    </w:rPr>
  </w:style>
  <w:style w:type="paragraph" w:customStyle="1" w:styleId="TxBrp41">
    <w:name w:val="TxBr_p41"/>
    <w:uiPriority w:val="99"/>
    <w:pPr>
      <w:widowControl w:val="0"/>
      <w:tabs>
        <w:tab w:val="left" w:pos="2199"/>
      </w:tabs>
      <w:autoSpaceDE w:val="0"/>
      <w:autoSpaceDN w:val="0"/>
      <w:adjustRightInd w:val="0"/>
      <w:spacing w:after="0" w:line="240" w:lineRule="auto"/>
      <w:ind w:left="1685"/>
    </w:pPr>
    <w:rPr>
      <w:rFonts w:ascii="Rama Garamond Plus" w:hAnsi="Rama Garamond Plus" w:cs="Rama Garamond Plus"/>
      <w:color w:val="000000"/>
      <w:sz w:val="24"/>
      <w:szCs w:val="24"/>
    </w:rPr>
  </w:style>
  <w:style w:type="paragraph" w:customStyle="1" w:styleId="TxBrp42">
    <w:name w:val="TxBr_p42"/>
    <w:uiPriority w:val="99"/>
    <w:pPr>
      <w:widowControl w:val="0"/>
      <w:tabs>
        <w:tab w:val="left" w:pos="9972"/>
      </w:tabs>
      <w:autoSpaceDE w:val="0"/>
      <w:autoSpaceDN w:val="0"/>
      <w:adjustRightInd w:val="0"/>
      <w:spacing w:after="0" w:line="240" w:lineRule="auto"/>
      <w:ind w:left="9458"/>
    </w:pPr>
    <w:rPr>
      <w:rFonts w:ascii="Rama Garamond Plus" w:hAnsi="Rama Garamond Plus" w:cs="Rama Garamond Plus"/>
      <w:color w:val="000000"/>
      <w:sz w:val="24"/>
      <w:szCs w:val="24"/>
    </w:rPr>
  </w:style>
  <w:style w:type="paragraph" w:customStyle="1" w:styleId="TxBrp43">
    <w:name w:val="TxBr_p43"/>
    <w:uiPriority w:val="99"/>
    <w:pPr>
      <w:widowControl w:val="0"/>
      <w:tabs>
        <w:tab w:val="left" w:pos="1048"/>
      </w:tabs>
      <w:autoSpaceDE w:val="0"/>
      <w:autoSpaceDN w:val="0"/>
      <w:adjustRightInd w:val="0"/>
      <w:spacing w:after="0" w:line="240" w:lineRule="auto"/>
      <w:ind w:left="534"/>
    </w:pPr>
    <w:rPr>
      <w:rFonts w:ascii="Rama Garamond Plus" w:hAnsi="Rama Garamond Plus" w:cs="Rama Garamond Plus"/>
      <w:color w:val="000000"/>
      <w:sz w:val="24"/>
      <w:szCs w:val="24"/>
    </w:rPr>
  </w:style>
  <w:style w:type="paragraph" w:customStyle="1" w:styleId="TxBrp44">
    <w:name w:val="TxBr_p44"/>
    <w:uiPriority w:val="99"/>
    <w:pPr>
      <w:widowControl w:val="0"/>
      <w:tabs>
        <w:tab w:val="left" w:pos="498"/>
      </w:tabs>
      <w:autoSpaceDE w:val="0"/>
      <w:autoSpaceDN w:val="0"/>
      <w:adjustRightInd w:val="0"/>
      <w:spacing w:after="0" w:line="281" w:lineRule="auto"/>
      <w:ind w:firstLine="499"/>
    </w:pPr>
    <w:rPr>
      <w:rFonts w:ascii="Rama Garamond Plus" w:hAnsi="Rama Garamond Plus" w:cs="Rama Garamond Plus"/>
      <w:color w:val="000000"/>
      <w:sz w:val="24"/>
      <w:szCs w:val="24"/>
    </w:rPr>
  </w:style>
  <w:style w:type="paragraph" w:customStyle="1" w:styleId="TxBrp45">
    <w:name w:val="TxBr_p45"/>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46">
    <w:name w:val="TxBr_p46"/>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47">
    <w:name w:val="TxBr_p47"/>
    <w:uiPriority w:val="99"/>
    <w:pPr>
      <w:widowControl w:val="0"/>
      <w:tabs>
        <w:tab w:val="left" w:pos="1048"/>
      </w:tabs>
      <w:autoSpaceDE w:val="0"/>
      <w:autoSpaceDN w:val="0"/>
      <w:adjustRightInd w:val="0"/>
      <w:spacing w:after="0" w:line="240" w:lineRule="auto"/>
      <w:ind w:left="534"/>
    </w:pPr>
    <w:rPr>
      <w:rFonts w:ascii="Rama Garamond Plus" w:hAnsi="Rama Garamond Plus" w:cs="Rama Garamond Plus"/>
      <w:color w:val="000000"/>
      <w:sz w:val="24"/>
      <w:szCs w:val="24"/>
    </w:rPr>
  </w:style>
  <w:style w:type="paragraph" w:customStyle="1" w:styleId="TxBrp48">
    <w:name w:val="TxBr_p48"/>
    <w:uiPriority w:val="99"/>
    <w:pPr>
      <w:widowControl w:val="0"/>
      <w:tabs>
        <w:tab w:val="left" w:pos="498"/>
      </w:tabs>
      <w:autoSpaceDE w:val="0"/>
      <w:autoSpaceDN w:val="0"/>
      <w:adjustRightInd w:val="0"/>
      <w:spacing w:after="0" w:line="281" w:lineRule="auto"/>
      <w:ind w:firstLine="499"/>
    </w:pPr>
    <w:rPr>
      <w:rFonts w:ascii="Rama Garamond Plus" w:hAnsi="Rama Garamond Plus" w:cs="Rama Garamond Plus"/>
      <w:color w:val="000000"/>
      <w:sz w:val="24"/>
      <w:szCs w:val="24"/>
    </w:rPr>
  </w:style>
  <w:style w:type="paragraph" w:customStyle="1" w:styleId="TxBrp49">
    <w:name w:val="TxBr_p49"/>
    <w:uiPriority w:val="99"/>
    <w:pPr>
      <w:widowControl w:val="0"/>
      <w:tabs>
        <w:tab w:val="left" w:pos="1292"/>
      </w:tabs>
      <w:autoSpaceDE w:val="0"/>
      <w:autoSpaceDN w:val="0"/>
      <w:adjustRightInd w:val="0"/>
      <w:spacing w:after="0" w:line="240" w:lineRule="auto"/>
      <w:ind w:left="778"/>
    </w:pPr>
    <w:rPr>
      <w:rFonts w:ascii="Rama Garamond Plus" w:hAnsi="Rama Garamond Plus" w:cs="Rama Garamond Plus"/>
      <w:color w:val="000000"/>
      <w:sz w:val="24"/>
      <w:szCs w:val="24"/>
    </w:rPr>
  </w:style>
  <w:style w:type="paragraph" w:customStyle="1" w:styleId="TxBrp5">
    <w:name w:val="TxBr_p5"/>
    <w:uiPriority w:val="99"/>
    <w:pPr>
      <w:widowControl w:val="0"/>
      <w:tabs>
        <w:tab w:val="left" w:pos="1405"/>
      </w:tabs>
      <w:autoSpaceDE w:val="0"/>
      <w:autoSpaceDN w:val="0"/>
      <w:adjustRightInd w:val="0"/>
      <w:spacing w:after="0" w:line="240" w:lineRule="auto"/>
      <w:ind w:left="891" w:hanging="891"/>
    </w:pPr>
    <w:rPr>
      <w:rFonts w:ascii="Rama Garamond Plus" w:hAnsi="Rama Garamond Plus" w:cs="Rama Garamond Plus"/>
      <w:color w:val="000000"/>
      <w:sz w:val="24"/>
      <w:szCs w:val="24"/>
    </w:rPr>
  </w:style>
  <w:style w:type="paragraph" w:customStyle="1" w:styleId="TxBrp50">
    <w:name w:val="TxBr_p50"/>
    <w:uiPriority w:val="99"/>
    <w:pPr>
      <w:widowControl w:val="0"/>
      <w:tabs>
        <w:tab w:val="left" w:pos="1757"/>
      </w:tabs>
      <w:autoSpaceDE w:val="0"/>
      <w:autoSpaceDN w:val="0"/>
      <w:adjustRightInd w:val="0"/>
      <w:spacing w:after="0" w:line="240" w:lineRule="auto"/>
      <w:ind w:left="1345"/>
    </w:pPr>
    <w:rPr>
      <w:rFonts w:ascii="Rama Garamond Plus" w:hAnsi="Rama Garamond Plus" w:cs="Rama Garamond Plus"/>
      <w:color w:val="000000"/>
      <w:sz w:val="24"/>
      <w:szCs w:val="24"/>
    </w:rPr>
  </w:style>
  <w:style w:type="paragraph" w:customStyle="1" w:styleId="TxBrp51">
    <w:name w:val="TxBr_p51"/>
    <w:uiPriority w:val="99"/>
    <w:pPr>
      <w:widowControl w:val="0"/>
      <w:tabs>
        <w:tab w:val="left" w:pos="481"/>
      </w:tabs>
      <w:autoSpaceDE w:val="0"/>
      <w:autoSpaceDN w:val="0"/>
      <w:adjustRightInd w:val="0"/>
      <w:spacing w:after="0" w:line="287" w:lineRule="auto"/>
      <w:ind w:firstLine="482"/>
    </w:pPr>
    <w:rPr>
      <w:rFonts w:ascii="Rama Garamond Plus" w:hAnsi="Rama Garamond Plus" w:cs="Rama Garamond Plus"/>
      <w:color w:val="000000"/>
      <w:sz w:val="24"/>
      <w:szCs w:val="24"/>
    </w:rPr>
  </w:style>
  <w:style w:type="paragraph" w:customStyle="1" w:styleId="TxBrp52">
    <w:name w:val="TxBr_p52"/>
    <w:uiPriority w:val="99"/>
    <w:pPr>
      <w:widowControl w:val="0"/>
      <w:tabs>
        <w:tab w:val="left" w:pos="1388"/>
      </w:tabs>
      <w:autoSpaceDE w:val="0"/>
      <w:autoSpaceDN w:val="0"/>
      <w:adjustRightInd w:val="0"/>
      <w:spacing w:after="0" w:line="240" w:lineRule="auto"/>
      <w:ind w:left="874"/>
    </w:pPr>
    <w:rPr>
      <w:rFonts w:ascii="Rama Garamond Plus" w:hAnsi="Rama Garamond Plus" w:cs="Rama Garamond Plus"/>
      <w:color w:val="000000"/>
      <w:sz w:val="24"/>
      <w:szCs w:val="24"/>
    </w:rPr>
  </w:style>
  <w:style w:type="paragraph" w:customStyle="1" w:styleId="TxBrp53">
    <w:name w:val="TxBr_p53"/>
    <w:uiPriority w:val="99"/>
    <w:pPr>
      <w:widowControl w:val="0"/>
      <w:tabs>
        <w:tab w:val="left" w:pos="1445"/>
      </w:tabs>
      <w:autoSpaceDE w:val="0"/>
      <w:autoSpaceDN w:val="0"/>
      <w:adjustRightInd w:val="0"/>
      <w:spacing w:after="0" w:line="240" w:lineRule="auto"/>
      <w:ind w:left="931"/>
    </w:pPr>
    <w:rPr>
      <w:rFonts w:ascii="Rama Garamond Plus" w:hAnsi="Rama Garamond Plus" w:cs="Rama Garamond Plus"/>
      <w:color w:val="000000"/>
      <w:sz w:val="24"/>
      <w:szCs w:val="24"/>
    </w:rPr>
  </w:style>
  <w:style w:type="paragraph" w:customStyle="1" w:styleId="TxBrp54">
    <w:name w:val="TxBr_p54"/>
    <w:uiPriority w:val="99"/>
    <w:pPr>
      <w:widowControl w:val="0"/>
      <w:tabs>
        <w:tab w:val="left" w:pos="1542"/>
      </w:tabs>
      <w:autoSpaceDE w:val="0"/>
      <w:autoSpaceDN w:val="0"/>
      <w:adjustRightInd w:val="0"/>
      <w:spacing w:after="0" w:line="240" w:lineRule="auto"/>
      <w:ind w:left="1027"/>
    </w:pPr>
    <w:rPr>
      <w:rFonts w:ascii="Rama Garamond Plus" w:hAnsi="Rama Garamond Plus" w:cs="Rama Garamond Plus"/>
      <w:color w:val="000000"/>
      <w:sz w:val="24"/>
      <w:szCs w:val="24"/>
    </w:rPr>
  </w:style>
  <w:style w:type="paragraph" w:customStyle="1" w:styleId="TxBrp55">
    <w:name w:val="TxBr_p55"/>
    <w:uiPriority w:val="99"/>
    <w:pPr>
      <w:widowControl w:val="0"/>
      <w:tabs>
        <w:tab w:val="left" w:pos="2148"/>
      </w:tabs>
      <w:autoSpaceDE w:val="0"/>
      <w:autoSpaceDN w:val="0"/>
      <w:adjustRightInd w:val="0"/>
      <w:spacing w:after="0" w:line="240" w:lineRule="auto"/>
      <w:ind w:left="1634"/>
    </w:pPr>
    <w:rPr>
      <w:rFonts w:ascii="Rama Garamond Plus" w:hAnsi="Rama Garamond Plus" w:cs="Rama Garamond Plus"/>
      <w:color w:val="000000"/>
      <w:sz w:val="24"/>
      <w:szCs w:val="24"/>
    </w:rPr>
  </w:style>
  <w:style w:type="paragraph" w:customStyle="1" w:styleId="TxBrp56">
    <w:name w:val="TxBr_p56"/>
    <w:uiPriority w:val="99"/>
    <w:pPr>
      <w:widowControl w:val="0"/>
      <w:tabs>
        <w:tab w:val="left" w:pos="10153"/>
      </w:tabs>
      <w:autoSpaceDE w:val="0"/>
      <w:autoSpaceDN w:val="0"/>
      <w:adjustRightInd w:val="0"/>
      <w:spacing w:after="0" w:line="240" w:lineRule="auto"/>
      <w:ind w:left="9639"/>
    </w:pPr>
    <w:rPr>
      <w:rFonts w:ascii="Rama Garamond Plus" w:hAnsi="Rama Garamond Plus" w:cs="Rama Garamond Plus"/>
      <w:color w:val="000000"/>
      <w:sz w:val="24"/>
      <w:szCs w:val="24"/>
    </w:rPr>
  </w:style>
  <w:style w:type="paragraph" w:customStyle="1" w:styleId="TxBrp58">
    <w:name w:val="TxBr_p58"/>
    <w:uiPriority w:val="99"/>
    <w:pPr>
      <w:widowControl w:val="0"/>
      <w:tabs>
        <w:tab w:val="left" w:pos="1167"/>
      </w:tabs>
      <w:autoSpaceDE w:val="0"/>
      <w:autoSpaceDN w:val="0"/>
      <w:adjustRightInd w:val="0"/>
      <w:spacing w:after="0" w:line="240" w:lineRule="auto"/>
      <w:ind w:left="755"/>
    </w:pPr>
    <w:rPr>
      <w:rFonts w:ascii="Rama Garamond Plus" w:hAnsi="Rama Garamond Plus" w:cs="Rama Garamond Plus"/>
      <w:color w:val="000000"/>
      <w:sz w:val="24"/>
      <w:szCs w:val="24"/>
    </w:rPr>
  </w:style>
  <w:style w:type="paragraph" w:customStyle="1" w:styleId="TxBrp59">
    <w:name w:val="TxBr_p59"/>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6">
    <w:name w:val="TxBr_p6"/>
    <w:uiPriority w:val="99"/>
    <w:pPr>
      <w:widowControl w:val="0"/>
      <w:autoSpaceDE w:val="0"/>
      <w:autoSpaceDN w:val="0"/>
      <w:adjustRightInd w:val="0"/>
      <w:spacing w:after="0" w:line="240" w:lineRule="auto"/>
      <w:ind w:left="891"/>
    </w:pPr>
    <w:rPr>
      <w:rFonts w:ascii="Rama Garamond Plus" w:hAnsi="Rama Garamond Plus" w:cs="Rama Garamond Plus"/>
      <w:color w:val="000000"/>
      <w:sz w:val="24"/>
      <w:szCs w:val="24"/>
    </w:rPr>
  </w:style>
  <w:style w:type="paragraph" w:customStyle="1" w:styleId="TxBrp60">
    <w:name w:val="TxBr_p60"/>
    <w:uiPriority w:val="99"/>
    <w:pPr>
      <w:widowControl w:val="0"/>
      <w:tabs>
        <w:tab w:val="left" w:pos="204"/>
      </w:tabs>
      <w:autoSpaceDE w:val="0"/>
      <w:autoSpaceDN w:val="0"/>
      <w:adjustRightInd w:val="0"/>
      <w:spacing w:after="0" w:line="287" w:lineRule="auto"/>
    </w:pPr>
    <w:rPr>
      <w:rFonts w:ascii="Rama Garamond Plus" w:hAnsi="Rama Garamond Plus" w:cs="Rama Garamond Plus"/>
      <w:color w:val="000000"/>
      <w:sz w:val="24"/>
      <w:szCs w:val="24"/>
    </w:rPr>
  </w:style>
  <w:style w:type="paragraph" w:customStyle="1" w:styleId="TxBrp61">
    <w:name w:val="TxBr_p61"/>
    <w:uiPriority w:val="99"/>
    <w:pPr>
      <w:widowControl w:val="0"/>
      <w:tabs>
        <w:tab w:val="left" w:pos="368"/>
        <w:tab w:val="left" w:pos="720"/>
      </w:tabs>
      <w:autoSpaceDE w:val="0"/>
      <w:autoSpaceDN w:val="0"/>
      <w:adjustRightInd w:val="0"/>
      <w:spacing w:after="0" w:line="287" w:lineRule="auto"/>
      <w:ind w:left="720" w:hanging="351"/>
    </w:pPr>
    <w:rPr>
      <w:rFonts w:ascii="Rama Garamond Plus" w:hAnsi="Rama Garamond Plus" w:cs="Rama Garamond Plus"/>
      <w:color w:val="000000"/>
      <w:sz w:val="24"/>
      <w:szCs w:val="24"/>
    </w:rPr>
  </w:style>
  <w:style w:type="paragraph" w:customStyle="1" w:styleId="TxBrp62">
    <w:name w:val="TxBr_p62"/>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63">
    <w:name w:val="TxBr_p63"/>
    <w:uiPriority w:val="99"/>
    <w:pPr>
      <w:widowControl w:val="0"/>
      <w:tabs>
        <w:tab w:val="left" w:pos="498"/>
      </w:tabs>
      <w:autoSpaceDE w:val="0"/>
      <w:autoSpaceDN w:val="0"/>
      <w:adjustRightInd w:val="0"/>
      <w:spacing w:after="0" w:line="281" w:lineRule="auto"/>
      <w:ind w:left="16"/>
    </w:pPr>
    <w:rPr>
      <w:rFonts w:ascii="Rama Garamond Plus" w:hAnsi="Rama Garamond Plus" w:cs="Rama Garamond Plus"/>
      <w:color w:val="000000"/>
      <w:sz w:val="24"/>
      <w:szCs w:val="24"/>
    </w:rPr>
  </w:style>
  <w:style w:type="paragraph" w:customStyle="1" w:styleId="TxBrp64">
    <w:name w:val="TxBr_p64"/>
    <w:uiPriority w:val="99"/>
    <w:pPr>
      <w:widowControl w:val="0"/>
      <w:tabs>
        <w:tab w:val="left" w:pos="493"/>
        <w:tab w:val="left" w:pos="720"/>
      </w:tabs>
      <w:autoSpaceDE w:val="0"/>
      <w:autoSpaceDN w:val="0"/>
      <w:adjustRightInd w:val="0"/>
      <w:spacing w:after="0" w:line="287" w:lineRule="auto"/>
      <w:ind w:left="720" w:hanging="226"/>
    </w:pPr>
    <w:rPr>
      <w:rFonts w:ascii="Rama Garamond Plus" w:hAnsi="Rama Garamond Plus" w:cs="Rama Garamond Plus"/>
      <w:color w:val="000000"/>
      <w:sz w:val="24"/>
      <w:szCs w:val="24"/>
    </w:rPr>
  </w:style>
  <w:style w:type="paragraph" w:customStyle="1" w:styleId="TxBrp65">
    <w:name w:val="TxBr_p65"/>
    <w:uiPriority w:val="99"/>
    <w:pPr>
      <w:widowControl w:val="0"/>
      <w:tabs>
        <w:tab w:val="left" w:pos="204"/>
      </w:tabs>
      <w:autoSpaceDE w:val="0"/>
      <w:autoSpaceDN w:val="0"/>
      <w:adjustRightInd w:val="0"/>
      <w:spacing w:after="0" w:line="287" w:lineRule="auto"/>
    </w:pPr>
    <w:rPr>
      <w:rFonts w:ascii="Rama Garamond Plus" w:hAnsi="Rama Garamond Plus" w:cs="Rama Garamond Plus"/>
      <w:color w:val="000000"/>
      <w:sz w:val="24"/>
      <w:szCs w:val="24"/>
    </w:rPr>
  </w:style>
  <w:style w:type="paragraph" w:customStyle="1" w:styleId="TxBrp66">
    <w:name w:val="TxBr_p66"/>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67">
    <w:name w:val="TxBr_p67"/>
    <w:uiPriority w:val="99"/>
    <w:pPr>
      <w:widowControl w:val="0"/>
      <w:tabs>
        <w:tab w:val="left" w:pos="2040"/>
      </w:tabs>
      <w:autoSpaceDE w:val="0"/>
      <w:autoSpaceDN w:val="0"/>
      <w:adjustRightInd w:val="0"/>
      <w:spacing w:after="0" w:line="240" w:lineRule="auto"/>
      <w:ind w:left="1526"/>
    </w:pPr>
    <w:rPr>
      <w:rFonts w:ascii="Rama Garamond Plus" w:hAnsi="Rama Garamond Plus" w:cs="Rama Garamond Plus"/>
      <w:color w:val="000000"/>
      <w:sz w:val="24"/>
      <w:szCs w:val="24"/>
    </w:rPr>
  </w:style>
  <w:style w:type="paragraph" w:customStyle="1" w:styleId="TxBrp68">
    <w:name w:val="TxBr_p68"/>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69">
    <w:name w:val="TxBr_p69"/>
    <w:uiPriority w:val="99"/>
    <w:pPr>
      <w:widowControl w:val="0"/>
      <w:tabs>
        <w:tab w:val="left" w:pos="1354"/>
      </w:tabs>
      <w:autoSpaceDE w:val="0"/>
      <w:autoSpaceDN w:val="0"/>
      <w:adjustRightInd w:val="0"/>
      <w:spacing w:after="0" w:line="240" w:lineRule="auto"/>
      <w:ind w:left="840"/>
    </w:pPr>
    <w:rPr>
      <w:rFonts w:ascii="Rama Garamond Plus" w:hAnsi="Rama Garamond Plus" w:cs="Rama Garamond Plus"/>
      <w:color w:val="000000"/>
      <w:sz w:val="24"/>
      <w:szCs w:val="24"/>
    </w:rPr>
  </w:style>
  <w:style w:type="paragraph" w:customStyle="1" w:styleId="TxBrp7">
    <w:name w:val="TxBr_p7"/>
    <w:uiPriority w:val="99"/>
    <w:pPr>
      <w:widowControl w:val="0"/>
      <w:tabs>
        <w:tab w:val="left" w:pos="1343"/>
      </w:tabs>
      <w:autoSpaceDE w:val="0"/>
      <w:autoSpaceDN w:val="0"/>
      <w:adjustRightInd w:val="0"/>
      <w:spacing w:after="0" w:line="240" w:lineRule="auto"/>
      <w:ind w:left="829"/>
    </w:pPr>
    <w:rPr>
      <w:rFonts w:ascii="Rama Garamond Plus" w:hAnsi="Rama Garamond Plus" w:cs="Rama Garamond Plus"/>
      <w:color w:val="000000"/>
      <w:sz w:val="24"/>
      <w:szCs w:val="24"/>
    </w:rPr>
  </w:style>
  <w:style w:type="paragraph" w:customStyle="1" w:styleId="TxBrp70">
    <w:name w:val="TxBr_p70"/>
    <w:uiPriority w:val="99"/>
    <w:pPr>
      <w:widowControl w:val="0"/>
      <w:tabs>
        <w:tab w:val="left" w:pos="1281"/>
      </w:tabs>
      <w:autoSpaceDE w:val="0"/>
      <w:autoSpaceDN w:val="0"/>
      <w:adjustRightInd w:val="0"/>
      <w:spacing w:after="0" w:line="240" w:lineRule="auto"/>
      <w:ind w:left="767"/>
    </w:pPr>
    <w:rPr>
      <w:rFonts w:ascii="Rama Garamond Plus" w:hAnsi="Rama Garamond Plus" w:cs="Rama Garamond Plus"/>
      <w:color w:val="000000"/>
      <w:sz w:val="24"/>
      <w:szCs w:val="24"/>
    </w:rPr>
  </w:style>
  <w:style w:type="paragraph" w:customStyle="1" w:styleId="TxBrp71">
    <w:name w:val="TxBr_p71"/>
    <w:uiPriority w:val="99"/>
    <w:pPr>
      <w:widowControl w:val="0"/>
      <w:tabs>
        <w:tab w:val="left" w:pos="1026"/>
      </w:tabs>
      <w:autoSpaceDE w:val="0"/>
      <w:autoSpaceDN w:val="0"/>
      <w:adjustRightInd w:val="0"/>
      <w:spacing w:after="0" w:line="292" w:lineRule="auto"/>
      <w:ind w:left="512"/>
    </w:pPr>
    <w:rPr>
      <w:rFonts w:ascii="Rama Garamond Plus" w:hAnsi="Rama Garamond Plus" w:cs="Rama Garamond Plus"/>
      <w:color w:val="000000"/>
      <w:sz w:val="24"/>
      <w:szCs w:val="24"/>
    </w:rPr>
  </w:style>
  <w:style w:type="paragraph" w:customStyle="1" w:styleId="TxBrp72">
    <w:name w:val="TxBr_p72"/>
    <w:uiPriority w:val="99"/>
    <w:pPr>
      <w:widowControl w:val="0"/>
      <w:tabs>
        <w:tab w:val="left" w:pos="204"/>
      </w:tabs>
      <w:autoSpaceDE w:val="0"/>
      <w:autoSpaceDN w:val="0"/>
      <w:adjustRightInd w:val="0"/>
      <w:spacing w:after="0" w:line="292" w:lineRule="auto"/>
    </w:pPr>
    <w:rPr>
      <w:rFonts w:ascii="Rama Garamond Plus" w:hAnsi="Rama Garamond Plus" w:cs="Rama Garamond Plus"/>
      <w:color w:val="000000"/>
      <w:sz w:val="24"/>
      <w:szCs w:val="24"/>
    </w:rPr>
  </w:style>
  <w:style w:type="paragraph" w:customStyle="1" w:styleId="TxBrp73">
    <w:name w:val="TxBr_p73"/>
    <w:uiPriority w:val="99"/>
    <w:pPr>
      <w:widowControl w:val="0"/>
      <w:tabs>
        <w:tab w:val="left" w:pos="9858"/>
      </w:tabs>
      <w:autoSpaceDE w:val="0"/>
      <w:autoSpaceDN w:val="0"/>
      <w:adjustRightInd w:val="0"/>
      <w:spacing w:after="0" w:line="240" w:lineRule="auto"/>
      <w:ind w:left="9344"/>
    </w:pPr>
    <w:rPr>
      <w:rFonts w:ascii="Rama Garamond Plus" w:hAnsi="Rama Garamond Plus" w:cs="Rama Garamond Plus"/>
      <w:color w:val="000000"/>
      <w:sz w:val="24"/>
      <w:szCs w:val="24"/>
    </w:rPr>
  </w:style>
  <w:style w:type="paragraph" w:customStyle="1" w:styleId="TxBrp74">
    <w:name w:val="TxBr_p74"/>
    <w:uiPriority w:val="99"/>
    <w:pPr>
      <w:widowControl w:val="0"/>
      <w:tabs>
        <w:tab w:val="left" w:pos="2040"/>
      </w:tabs>
      <w:autoSpaceDE w:val="0"/>
      <w:autoSpaceDN w:val="0"/>
      <w:adjustRightInd w:val="0"/>
      <w:spacing w:after="0" w:line="240" w:lineRule="auto"/>
      <w:ind w:left="1526"/>
    </w:pPr>
    <w:rPr>
      <w:rFonts w:ascii="Rama Garamond Plus" w:hAnsi="Rama Garamond Plus" w:cs="Rama Garamond Plus"/>
      <w:color w:val="000000"/>
      <w:sz w:val="24"/>
      <w:szCs w:val="24"/>
    </w:rPr>
  </w:style>
  <w:style w:type="paragraph" w:customStyle="1" w:styleId="TxBrp75">
    <w:name w:val="TxBr_p75"/>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76">
    <w:name w:val="TxBr_p76"/>
    <w:uiPriority w:val="99"/>
    <w:pPr>
      <w:widowControl w:val="0"/>
      <w:tabs>
        <w:tab w:val="left" w:pos="249"/>
        <w:tab w:val="left" w:pos="498"/>
      </w:tabs>
      <w:autoSpaceDE w:val="0"/>
      <w:autoSpaceDN w:val="0"/>
      <w:adjustRightInd w:val="0"/>
      <w:spacing w:after="0" w:line="281" w:lineRule="auto"/>
      <w:ind w:left="250" w:firstLine="249"/>
    </w:pPr>
    <w:rPr>
      <w:rFonts w:ascii="Rama Garamond Plus" w:hAnsi="Rama Garamond Plus" w:cs="Rama Garamond Plus"/>
      <w:color w:val="000000"/>
      <w:sz w:val="24"/>
      <w:szCs w:val="24"/>
    </w:rPr>
  </w:style>
  <w:style w:type="paragraph" w:customStyle="1" w:styleId="TxBrp77">
    <w:name w:val="TxBr_p77"/>
    <w:uiPriority w:val="99"/>
    <w:pPr>
      <w:widowControl w:val="0"/>
      <w:tabs>
        <w:tab w:val="left" w:pos="1445"/>
      </w:tabs>
      <w:autoSpaceDE w:val="0"/>
      <w:autoSpaceDN w:val="0"/>
      <w:adjustRightInd w:val="0"/>
      <w:spacing w:after="0" w:line="240" w:lineRule="auto"/>
      <w:ind w:left="931"/>
    </w:pPr>
    <w:rPr>
      <w:rFonts w:ascii="Rama Garamond Plus" w:hAnsi="Rama Garamond Plus" w:cs="Rama Garamond Plus"/>
      <w:color w:val="000000"/>
      <w:sz w:val="24"/>
      <w:szCs w:val="24"/>
    </w:rPr>
  </w:style>
  <w:style w:type="paragraph" w:customStyle="1" w:styleId="TxBrp78">
    <w:name w:val="TxBr_p78"/>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79">
    <w:name w:val="TxBr_p79"/>
    <w:uiPriority w:val="99"/>
    <w:pPr>
      <w:widowControl w:val="0"/>
      <w:tabs>
        <w:tab w:val="left" w:pos="249"/>
        <w:tab w:val="left" w:pos="498"/>
      </w:tabs>
      <w:autoSpaceDE w:val="0"/>
      <w:autoSpaceDN w:val="0"/>
      <w:adjustRightInd w:val="0"/>
      <w:spacing w:after="0" w:line="281" w:lineRule="auto"/>
      <w:ind w:left="250" w:firstLine="249"/>
    </w:pPr>
    <w:rPr>
      <w:rFonts w:ascii="Rama Garamond Plus" w:hAnsi="Rama Garamond Plus" w:cs="Rama Garamond Plus"/>
      <w:color w:val="000000"/>
      <w:sz w:val="24"/>
      <w:szCs w:val="24"/>
    </w:rPr>
  </w:style>
  <w:style w:type="paragraph" w:customStyle="1" w:styleId="TxBrp8">
    <w:name w:val="TxBr_p8"/>
    <w:uiPriority w:val="99"/>
    <w:pPr>
      <w:widowControl w:val="0"/>
      <w:tabs>
        <w:tab w:val="left" w:pos="3356"/>
      </w:tabs>
      <w:autoSpaceDE w:val="0"/>
      <w:autoSpaceDN w:val="0"/>
      <w:adjustRightInd w:val="0"/>
      <w:spacing w:after="0" w:line="240" w:lineRule="auto"/>
      <w:ind w:left="2944"/>
    </w:pPr>
    <w:rPr>
      <w:rFonts w:ascii="Rama Garamond Plus" w:hAnsi="Rama Garamond Plus" w:cs="Rama Garamond Plus"/>
      <w:color w:val="000000"/>
      <w:sz w:val="24"/>
      <w:szCs w:val="24"/>
    </w:rPr>
  </w:style>
  <w:style w:type="paragraph" w:customStyle="1" w:styleId="TxBrp80">
    <w:name w:val="TxBr_p80"/>
    <w:uiPriority w:val="99"/>
    <w:pPr>
      <w:widowControl w:val="0"/>
      <w:tabs>
        <w:tab w:val="left" w:pos="827"/>
      </w:tabs>
      <w:autoSpaceDE w:val="0"/>
      <w:autoSpaceDN w:val="0"/>
      <w:adjustRightInd w:val="0"/>
      <w:spacing w:after="0" w:line="281" w:lineRule="auto"/>
      <w:ind w:left="313"/>
    </w:pPr>
    <w:rPr>
      <w:rFonts w:ascii="Rama Garamond Plus" w:hAnsi="Rama Garamond Plus" w:cs="Rama Garamond Plus"/>
      <w:color w:val="000000"/>
      <w:sz w:val="24"/>
      <w:szCs w:val="24"/>
    </w:rPr>
  </w:style>
  <w:style w:type="paragraph" w:customStyle="1" w:styleId="TxBrp81">
    <w:name w:val="TxBr_p81"/>
    <w:uiPriority w:val="99"/>
    <w:pPr>
      <w:widowControl w:val="0"/>
      <w:tabs>
        <w:tab w:val="left" w:pos="1122"/>
      </w:tabs>
      <w:autoSpaceDE w:val="0"/>
      <w:autoSpaceDN w:val="0"/>
      <w:adjustRightInd w:val="0"/>
      <w:spacing w:after="0" w:line="240" w:lineRule="auto"/>
      <w:ind w:left="608"/>
    </w:pPr>
    <w:rPr>
      <w:rFonts w:ascii="Rama Garamond Plus" w:hAnsi="Rama Garamond Plus" w:cs="Rama Garamond Plus"/>
      <w:color w:val="000000"/>
      <w:sz w:val="24"/>
      <w:szCs w:val="24"/>
    </w:rPr>
  </w:style>
  <w:style w:type="paragraph" w:customStyle="1" w:styleId="TxBrp82">
    <w:name w:val="TxBr_p82"/>
    <w:uiPriority w:val="99"/>
    <w:pPr>
      <w:widowControl w:val="0"/>
      <w:tabs>
        <w:tab w:val="left" w:pos="827"/>
      </w:tabs>
      <w:autoSpaceDE w:val="0"/>
      <w:autoSpaceDN w:val="0"/>
      <w:adjustRightInd w:val="0"/>
      <w:spacing w:after="0" w:line="281" w:lineRule="auto"/>
      <w:ind w:left="313"/>
    </w:pPr>
    <w:rPr>
      <w:rFonts w:ascii="Rama Garamond Plus" w:hAnsi="Rama Garamond Plus" w:cs="Rama Garamond Plus"/>
      <w:color w:val="000000"/>
      <w:sz w:val="24"/>
      <w:szCs w:val="24"/>
    </w:rPr>
  </w:style>
  <w:style w:type="paragraph" w:customStyle="1" w:styleId="TxBrp83">
    <w:name w:val="TxBr_p83"/>
    <w:uiPriority w:val="99"/>
    <w:pPr>
      <w:widowControl w:val="0"/>
      <w:tabs>
        <w:tab w:val="left" w:pos="1122"/>
      </w:tabs>
      <w:autoSpaceDE w:val="0"/>
      <w:autoSpaceDN w:val="0"/>
      <w:adjustRightInd w:val="0"/>
      <w:spacing w:after="0" w:line="240" w:lineRule="auto"/>
      <w:ind w:left="608"/>
    </w:pPr>
    <w:rPr>
      <w:rFonts w:ascii="Rama Garamond Plus" w:hAnsi="Rama Garamond Plus" w:cs="Rama Garamond Plus"/>
      <w:color w:val="000000"/>
      <w:sz w:val="24"/>
      <w:szCs w:val="24"/>
    </w:rPr>
  </w:style>
  <w:style w:type="paragraph" w:customStyle="1" w:styleId="TxBrp84">
    <w:name w:val="TxBr_p84"/>
    <w:uiPriority w:val="99"/>
    <w:pPr>
      <w:widowControl w:val="0"/>
      <w:tabs>
        <w:tab w:val="left" w:pos="2074"/>
      </w:tabs>
      <w:autoSpaceDE w:val="0"/>
      <w:autoSpaceDN w:val="0"/>
      <w:adjustRightInd w:val="0"/>
      <w:spacing w:after="0" w:line="240" w:lineRule="auto"/>
      <w:ind w:left="1560"/>
    </w:pPr>
    <w:rPr>
      <w:rFonts w:ascii="Rama Garamond Plus" w:hAnsi="Rama Garamond Plus" w:cs="Rama Garamond Plus"/>
      <w:color w:val="000000"/>
      <w:sz w:val="24"/>
      <w:szCs w:val="24"/>
    </w:rPr>
  </w:style>
  <w:style w:type="paragraph" w:customStyle="1" w:styleId="TxBrp85">
    <w:name w:val="TxBr_p85"/>
    <w:uiPriority w:val="99"/>
    <w:pPr>
      <w:widowControl w:val="0"/>
      <w:tabs>
        <w:tab w:val="left" w:pos="294"/>
      </w:tabs>
      <w:autoSpaceDE w:val="0"/>
      <w:autoSpaceDN w:val="0"/>
      <w:adjustRightInd w:val="0"/>
      <w:spacing w:after="0" w:line="287" w:lineRule="auto"/>
      <w:ind w:firstLine="295"/>
    </w:pPr>
    <w:rPr>
      <w:rFonts w:ascii="Rama Garamond Plus" w:hAnsi="Rama Garamond Plus" w:cs="Rama Garamond Plus"/>
      <w:color w:val="000000"/>
      <w:sz w:val="24"/>
      <w:szCs w:val="24"/>
    </w:rPr>
  </w:style>
  <w:style w:type="paragraph" w:customStyle="1" w:styleId="TxBrp86">
    <w:name w:val="TxBr_p86"/>
    <w:uiPriority w:val="99"/>
    <w:pPr>
      <w:widowControl w:val="0"/>
      <w:tabs>
        <w:tab w:val="left" w:pos="294"/>
      </w:tabs>
      <w:autoSpaceDE w:val="0"/>
      <w:autoSpaceDN w:val="0"/>
      <w:adjustRightInd w:val="0"/>
      <w:spacing w:after="0" w:line="287" w:lineRule="auto"/>
      <w:ind w:left="220"/>
    </w:pPr>
    <w:rPr>
      <w:rFonts w:ascii="Rama Garamond Plus" w:hAnsi="Rama Garamond Plus" w:cs="Rama Garamond Plus"/>
      <w:color w:val="000000"/>
      <w:sz w:val="24"/>
      <w:szCs w:val="24"/>
    </w:rPr>
  </w:style>
  <w:style w:type="paragraph" w:customStyle="1" w:styleId="TxBrp87">
    <w:name w:val="TxBr_p87"/>
    <w:uiPriority w:val="99"/>
    <w:pPr>
      <w:widowControl w:val="0"/>
      <w:tabs>
        <w:tab w:val="left" w:pos="396"/>
        <w:tab w:val="left" w:pos="481"/>
      </w:tabs>
      <w:autoSpaceDE w:val="0"/>
      <w:autoSpaceDN w:val="0"/>
      <w:adjustRightInd w:val="0"/>
      <w:spacing w:after="0" w:line="287" w:lineRule="auto"/>
      <w:ind w:left="397" w:firstLine="85"/>
    </w:pPr>
    <w:rPr>
      <w:rFonts w:ascii="Rama Garamond Plus" w:hAnsi="Rama Garamond Plus" w:cs="Rama Garamond Plus"/>
      <w:color w:val="000000"/>
      <w:sz w:val="24"/>
      <w:szCs w:val="24"/>
    </w:rPr>
  </w:style>
  <w:style w:type="paragraph" w:customStyle="1" w:styleId="TxBrp88">
    <w:name w:val="TxBr_p88"/>
    <w:uiPriority w:val="99"/>
    <w:pPr>
      <w:widowControl w:val="0"/>
      <w:tabs>
        <w:tab w:val="left" w:pos="583"/>
      </w:tabs>
      <w:autoSpaceDE w:val="0"/>
      <w:autoSpaceDN w:val="0"/>
      <w:adjustRightInd w:val="0"/>
      <w:spacing w:after="0" w:line="287" w:lineRule="auto"/>
      <w:ind w:left="69"/>
    </w:pPr>
    <w:rPr>
      <w:rFonts w:ascii="Rama Garamond Plus" w:hAnsi="Rama Garamond Plus" w:cs="Rama Garamond Plus"/>
      <w:color w:val="000000"/>
      <w:sz w:val="24"/>
      <w:szCs w:val="24"/>
    </w:rPr>
  </w:style>
  <w:style w:type="paragraph" w:customStyle="1" w:styleId="TxBrp89">
    <w:name w:val="TxBr_p89"/>
    <w:uiPriority w:val="99"/>
    <w:pPr>
      <w:widowControl w:val="0"/>
      <w:tabs>
        <w:tab w:val="left" w:pos="294"/>
      </w:tabs>
      <w:autoSpaceDE w:val="0"/>
      <w:autoSpaceDN w:val="0"/>
      <w:adjustRightInd w:val="0"/>
      <w:spacing w:after="0" w:line="287" w:lineRule="auto"/>
      <w:ind w:left="220"/>
    </w:pPr>
    <w:rPr>
      <w:rFonts w:ascii="Rama Garamond Plus" w:hAnsi="Rama Garamond Plus" w:cs="Rama Garamond Plus"/>
      <w:color w:val="000000"/>
      <w:sz w:val="24"/>
      <w:szCs w:val="24"/>
    </w:rPr>
  </w:style>
  <w:style w:type="paragraph" w:customStyle="1" w:styleId="TxBrp9">
    <w:name w:val="TxBr_p9"/>
    <w:uiPriority w:val="99"/>
    <w:pPr>
      <w:widowControl w:val="0"/>
      <w:tabs>
        <w:tab w:val="left" w:pos="1292"/>
      </w:tabs>
      <w:autoSpaceDE w:val="0"/>
      <w:autoSpaceDN w:val="0"/>
      <w:adjustRightInd w:val="0"/>
      <w:spacing w:after="0" w:line="348" w:lineRule="auto"/>
      <w:ind w:left="778" w:hanging="778"/>
    </w:pPr>
    <w:rPr>
      <w:rFonts w:ascii="Rama Garamond Plus" w:hAnsi="Rama Garamond Plus" w:cs="Rama Garamond Plus"/>
      <w:color w:val="000000"/>
      <w:sz w:val="24"/>
      <w:szCs w:val="24"/>
    </w:rPr>
  </w:style>
  <w:style w:type="paragraph" w:customStyle="1" w:styleId="TxBrp90">
    <w:name w:val="TxBr_p90"/>
    <w:uiPriority w:val="99"/>
    <w:pPr>
      <w:widowControl w:val="0"/>
      <w:tabs>
        <w:tab w:val="left" w:pos="396"/>
      </w:tabs>
      <w:autoSpaceDE w:val="0"/>
      <w:autoSpaceDN w:val="0"/>
      <w:adjustRightInd w:val="0"/>
      <w:spacing w:after="0" w:line="287" w:lineRule="auto"/>
      <w:ind w:firstLine="397"/>
    </w:pPr>
    <w:rPr>
      <w:rFonts w:ascii="Rama Garamond Plus" w:hAnsi="Rama Garamond Plus" w:cs="Rama Garamond Plus"/>
      <w:color w:val="000000"/>
      <w:sz w:val="24"/>
      <w:szCs w:val="24"/>
    </w:rPr>
  </w:style>
  <w:style w:type="paragraph" w:customStyle="1" w:styleId="TxBrp91">
    <w:name w:val="TxBr_p91"/>
    <w:uiPriority w:val="99"/>
    <w:pPr>
      <w:widowControl w:val="0"/>
      <w:tabs>
        <w:tab w:val="left" w:pos="294"/>
      </w:tabs>
      <w:autoSpaceDE w:val="0"/>
      <w:autoSpaceDN w:val="0"/>
      <w:adjustRightInd w:val="0"/>
      <w:spacing w:after="0" w:line="287" w:lineRule="auto"/>
      <w:ind w:firstLine="295"/>
    </w:pPr>
    <w:rPr>
      <w:rFonts w:ascii="Rama Garamond Plus" w:hAnsi="Rama Garamond Plus" w:cs="Rama Garamond Plus"/>
      <w:color w:val="000000"/>
      <w:sz w:val="24"/>
      <w:szCs w:val="24"/>
    </w:rPr>
  </w:style>
  <w:style w:type="paragraph" w:customStyle="1" w:styleId="TxBrp92">
    <w:name w:val="TxBr_p92"/>
    <w:uiPriority w:val="99"/>
    <w:pPr>
      <w:widowControl w:val="0"/>
      <w:tabs>
        <w:tab w:val="left" w:pos="583"/>
      </w:tabs>
      <w:autoSpaceDE w:val="0"/>
      <w:autoSpaceDN w:val="0"/>
      <w:adjustRightInd w:val="0"/>
      <w:spacing w:after="0" w:line="287" w:lineRule="auto"/>
      <w:ind w:left="69"/>
    </w:pPr>
    <w:rPr>
      <w:rFonts w:ascii="Rama Garamond Plus" w:hAnsi="Rama Garamond Plus" w:cs="Rama Garamond Plus"/>
      <w:color w:val="000000"/>
      <w:sz w:val="24"/>
      <w:szCs w:val="24"/>
    </w:rPr>
  </w:style>
  <w:style w:type="paragraph" w:customStyle="1" w:styleId="TxBrp93">
    <w:name w:val="TxBr_p93"/>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94">
    <w:name w:val="TxBr_p94"/>
    <w:uiPriority w:val="99"/>
    <w:pPr>
      <w:widowControl w:val="0"/>
      <w:tabs>
        <w:tab w:val="left" w:pos="2460"/>
      </w:tabs>
      <w:autoSpaceDE w:val="0"/>
      <w:autoSpaceDN w:val="0"/>
      <w:adjustRightInd w:val="0"/>
      <w:spacing w:after="0" w:line="240" w:lineRule="auto"/>
      <w:ind w:left="1946"/>
    </w:pPr>
    <w:rPr>
      <w:rFonts w:ascii="Rama Garamond Plus" w:hAnsi="Rama Garamond Plus" w:cs="Rama Garamond Plus"/>
      <w:color w:val="000000"/>
      <w:sz w:val="24"/>
      <w:szCs w:val="24"/>
    </w:rPr>
  </w:style>
  <w:style w:type="paragraph" w:customStyle="1" w:styleId="TxBrp95">
    <w:name w:val="TxBr_p95"/>
    <w:uiPriority w:val="99"/>
    <w:pPr>
      <w:widowControl w:val="0"/>
      <w:tabs>
        <w:tab w:val="left" w:pos="10102"/>
      </w:tabs>
      <w:autoSpaceDE w:val="0"/>
      <w:autoSpaceDN w:val="0"/>
      <w:adjustRightInd w:val="0"/>
      <w:spacing w:after="0" w:line="240" w:lineRule="auto"/>
      <w:ind w:left="9588"/>
    </w:pPr>
    <w:rPr>
      <w:rFonts w:ascii="Rama Garamond Plus" w:hAnsi="Rama Garamond Plus" w:cs="Rama Garamond Plus"/>
      <w:color w:val="000000"/>
      <w:sz w:val="24"/>
      <w:szCs w:val="24"/>
    </w:rPr>
  </w:style>
  <w:style w:type="paragraph" w:customStyle="1" w:styleId="TxBrp96">
    <w:name w:val="TxBr_p96"/>
    <w:uiPriority w:val="99"/>
    <w:pPr>
      <w:widowControl w:val="0"/>
      <w:tabs>
        <w:tab w:val="left" w:pos="1281"/>
      </w:tabs>
      <w:autoSpaceDE w:val="0"/>
      <w:autoSpaceDN w:val="0"/>
      <w:adjustRightInd w:val="0"/>
      <w:spacing w:after="0" w:line="240" w:lineRule="auto"/>
      <w:ind w:left="767"/>
    </w:pPr>
    <w:rPr>
      <w:rFonts w:ascii="Rama Garamond Plus" w:hAnsi="Rama Garamond Plus" w:cs="Rama Garamond Plus"/>
      <w:color w:val="000000"/>
      <w:sz w:val="24"/>
      <w:szCs w:val="24"/>
    </w:rPr>
  </w:style>
  <w:style w:type="paragraph" w:customStyle="1" w:styleId="TxBrp97">
    <w:name w:val="TxBr_p97"/>
    <w:uiPriority w:val="99"/>
    <w:pPr>
      <w:widowControl w:val="0"/>
      <w:tabs>
        <w:tab w:val="left" w:pos="2125"/>
      </w:tabs>
      <w:autoSpaceDE w:val="0"/>
      <w:autoSpaceDN w:val="0"/>
      <w:adjustRightInd w:val="0"/>
      <w:spacing w:after="0" w:line="240" w:lineRule="auto"/>
      <w:ind w:left="1611"/>
    </w:pPr>
    <w:rPr>
      <w:rFonts w:ascii="Rama Garamond Plus" w:hAnsi="Rama Garamond Plus" w:cs="Rama Garamond Plus"/>
      <w:color w:val="000000"/>
      <w:sz w:val="24"/>
      <w:szCs w:val="24"/>
    </w:rPr>
  </w:style>
  <w:style w:type="paragraph" w:customStyle="1" w:styleId="TxBrp98">
    <w:name w:val="TxBr_p98"/>
    <w:uiPriority w:val="99"/>
    <w:pPr>
      <w:widowControl w:val="0"/>
      <w:tabs>
        <w:tab w:val="left" w:pos="2437"/>
      </w:tabs>
      <w:autoSpaceDE w:val="0"/>
      <w:autoSpaceDN w:val="0"/>
      <w:adjustRightInd w:val="0"/>
      <w:spacing w:after="0" w:line="240" w:lineRule="auto"/>
      <w:ind w:left="1923"/>
    </w:pPr>
    <w:rPr>
      <w:rFonts w:ascii="Rama Garamond Plus" w:hAnsi="Rama Garamond Plus" w:cs="Rama Garamond Plus"/>
      <w:color w:val="000000"/>
      <w:sz w:val="24"/>
      <w:szCs w:val="24"/>
    </w:rPr>
  </w:style>
  <w:style w:type="paragraph" w:customStyle="1" w:styleId="TxBrp99">
    <w:name w:val="TxBr_p99"/>
    <w:uiPriority w:val="99"/>
    <w:pPr>
      <w:widowControl w:val="0"/>
      <w:tabs>
        <w:tab w:val="left" w:pos="2063"/>
      </w:tabs>
      <w:autoSpaceDE w:val="0"/>
      <w:autoSpaceDN w:val="0"/>
      <w:adjustRightInd w:val="0"/>
      <w:spacing w:after="0" w:line="240" w:lineRule="auto"/>
      <w:ind w:left="1549"/>
    </w:pPr>
    <w:rPr>
      <w:rFonts w:ascii="Rama Garamond Plus" w:hAnsi="Rama Garamond Plus" w:cs="Rama Garamond Plus"/>
      <w:color w:val="000000"/>
      <w:sz w:val="24"/>
      <w:szCs w:val="24"/>
    </w:rPr>
  </w:style>
  <w:style w:type="paragraph" w:customStyle="1" w:styleId="TxBrt103">
    <w:name w:val="TxBr_t10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4">
    <w:name w:val="TxBr_t10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5">
    <w:name w:val="TxBr_t10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6">
    <w:name w:val="TxBr_t10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7">
    <w:name w:val="TxBr_t10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8">
    <w:name w:val="TxBr_t108"/>
    <w:uiPriority w:val="99"/>
    <w:pPr>
      <w:widowControl w:val="0"/>
      <w:autoSpaceDE w:val="0"/>
      <w:autoSpaceDN w:val="0"/>
      <w:adjustRightInd w:val="0"/>
      <w:spacing w:after="0" w:line="1075" w:lineRule="auto"/>
    </w:pPr>
    <w:rPr>
      <w:rFonts w:ascii="Rama Garamond Plus" w:hAnsi="Rama Garamond Plus" w:cs="Rama Garamond Plus"/>
      <w:color w:val="000000"/>
      <w:sz w:val="24"/>
      <w:szCs w:val="24"/>
    </w:rPr>
  </w:style>
  <w:style w:type="paragraph" w:customStyle="1" w:styleId="TxBrt109">
    <w:name w:val="TxBr_t10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
    <w:name w:val="TxBr_t11"/>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Brt110">
    <w:name w:val="TxBr_t11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1">
    <w:name w:val="TxBr_t11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2">
    <w:name w:val="TxBr_t11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3">
    <w:name w:val="TxBr_t11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4">
    <w:name w:val="TxBr_t11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5">
    <w:name w:val="TxBr_t11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6">
    <w:name w:val="TxBr_t11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7">
    <w:name w:val="TxBr_t11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8">
    <w:name w:val="TxBr_t11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9">
    <w:name w:val="TxBr_t11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0">
    <w:name w:val="TxBr_t12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1">
    <w:name w:val="TxBr_t12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2">
    <w:name w:val="TxBr_t12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3">
    <w:name w:val="TxBr_t12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4">
    <w:name w:val="TxBr_t12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5">
    <w:name w:val="TxBr_t12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4">
    <w:name w:val="TxBr_t13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5">
    <w:name w:val="TxBr_t13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6">
    <w:name w:val="TxBr_t13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7">
    <w:name w:val="TxBr_t13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1">
    <w:name w:val="TxBr_t14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2">
    <w:name w:val="TxBr_t14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3">
    <w:name w:val="TxBr_t14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4">
    <w:name w:val="TxBr_t14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5">
    <w:name w:val="TxBr_t14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6">
    <w:name w:val="TxBr_t14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7">
    <w:name w:val="TxBr_t14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8">
    <w:name w:val="TxBr_t14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9">
    <w:name w:val="TxBr_t14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0">
    <w:name w:val="TxBr_t15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1">
    <w:name w:val="TxBr_t15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2">
    <w:name w:val="TxBr_t15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3">
    <w:name w:val="TxBr_t15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4">
    <w:name w:val="TxBr_t15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5">
    <w:name w:val="TxBr_t15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6">
    <w:name w:val="TxBr_t15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5">
    <w:name w:val="TxBr_t17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6">
    <w:name w:val="TxBr_t17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7">
    <w:name w:val="TxBr_t17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8">
    <w:name w:val="TxBr_t17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9">
    <w:name w:val="TxBr_t17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
    <w:name w:val="TxBr_t1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0">
    <w:name w:val="TxBr_t18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2">
    <w:name w:val="TxBr_t18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xBrt183">
    <w:name w:val="TxBr_t18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9">
    <w:name w:val="TxBr_t19"/>
    <w:uiPriority w:val="99"/>
    <w:pPr>
      <w:widowControl w:val="0"/>
      <w:autoSpaceDE w:val="0"/>
      <w:autoSpaceDN w:val="0"/>
      <w:adjustRightInd w:val="0"/>
      <w:spacing w:after="0" w:line="338" w:lineRule="auto"/>
    </w:pPr>
    <w:rPr>
      <w:rFonts w:ascii="Sanskrit-Palatino" w:hAnsi="Sanskrit-Palatino" w:cs="Sanskrit-Palatino"/>
      <w:color w:val="000000"/>
      <w:sz w:val="24"/>
      <w:szCs w:val="24"/>
    </w:rPr>
  </w:style>
  <w:style w:type="paragraph" w:customStyle="1" w:styleId="TxBrt23">
    <w:name w:val="TxBr_t23"/>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Brt24">
    <w:name w:val="TxBr_t24"/>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tmain">
    <w:name w:val="txtmain"/>
    <w:uiPriority w:val="99"/>
    <w:pPr>
      <w:widowControl w:val="0"/>
      <w:autoSpaceDE w:val="0"/>
      <w:autoSpaceDN w:val="0"/>
      <w:adjustRightInd w:val="0"/>
      <w:spacing w:after="0" w:line="240" w:lineRule="auto"/>
      <w:ind w:firstLine="454"/>
      <w:jc w:val="both"/>
    </w:pPr>
    <w:rPr>
      <w:rFonts w:ascii="Sanskrit-Times" w:hAnsi="Sanskrit-Times" w:cs="Sanskrit-Times"/>
      <w:sz w:val="24"/>
      <w:szCs w:val="24"/>
    </w:rPr>
  </w:style>
  <w:style w:type="paragraph" w:customStyle="1" w:styleId="txtmain1">
    <w:name w:val="txtmain1"/>
    <w:uiPriority w:val="99"/>
    <w:pPr>
      <w:widowControl w:val="0"/>
      <w:autoSpaceDE w:val="0"/>
      <w:autoSpaceDN w:val="0"/>
      <w:adjustRightInd w:val="0"/>
      <w:spacing w:after="0" w:line="240" w:lineRule="auto"/>
      <w:jc w:val="both"/>
    </w:pPr>
    <w:rPr>
      <w:rFonts w:ascii="Sanskrit-Times" w:hAnsi="Sanskrit-Times" w:cs="Sanskrit-Times"/>
      <w:sz w:val="24"/>
      <w:szCs w:val="24"/>
    </w:rPr>
  </w:style>
  <w:style w:type="paragraph" w:customStyle="1" w:styleId="u">
    <w:name w:val="??????????????????????????????????????????????????????????????????????????????????????????????????????????????????????u????????"/>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Usualpara">
    <w:name w:val="Usual para"/>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usualparagphbefore6ptsgap">
    <w:name w:val="usual paragph before 6pts gap"/>
    <w:uiPriority w:val="99"/>
    <w:pPr>
      <w:widowControl w:val="0"/>
      <w:autoSpaceDE w:val="0"/>
      <w:autoSpaceDN w:val="0"/>
      <w:adjustRightInd w:val="0"/>
      <w:spacing w:before="120" w:after="120" w:line="240" w:lineRule="auto"/>
      <w:ind w:left="737" w:right="737" w:firstLine="284"/>
      <w:jc w:val="both"/>
    </w:pPr>
    <w:rPr>
      <w:rFonts w:ascii="Tamal" w:hAnsi="Tamal" w:cs="Tamal"/>
    </w:rPr>
  </w:style>
  <w:style w:type="paragraph" w:customStyle="1" w:styleId="Usualparawithbeforegap">
    <w:name w:val="Usual para with before gap"/>
    <w:uiPriority w:val="99"/>
    <w:pPr>
      <w:widowControl w:val="0"/>
      <w:autoSpaceDE w:val="0"/>
      <w:autoSpaceDN w:val="0"/>
      <w:adjustRightInd w:val="0"/>
      <w:spacing w:before="120" w:after="0" w:line="240" w:lineRule="auto"/>
      <w:jc w:val="both"/>
    </w:pPr>
    <w:rPr>
      <w:rFonts w:ascii="Tamal" w:hAnsi="Tamal" w:cs="Tamal"/>
      <w:sz w:val="24"/>
      <w:szCs w:val="24"/>
    </w:rPr>
  </w:style>
  <w:style w:type="paragraph" w:customStyle="1" w:styleId="Uvacaline">
    <w:name w:val="Uvaca line"/>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Uvacalineinpurp">
    <w:name w:val="Uvaca line in purp"/>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Uvacalineinpurp3">
    <w:name w:val="Uvaca line in purp3"/>
    <w:uiPriority w:val="99"/>
    <w:pPr>
      <w:widowControl w:val="0"/>
      <w:autoSpaceDE w:val="0"/>
      <w:autoSpaceDN w:val="0"/>
      <w:adjustRightInd w:val="0"/>
      <w:spacing w:after="0" w:line="240" w:lineRule="auto"/>
    </w:pPr>
    <w:rPr>
      <w:rFonts w:ascii="ScaGoudy" w:hAnsi="ScaGoudy"/>
      <w:sz w:val="24"/>
      <w:szCs w:val="24"/>
    </w:rPr>
  </w:style>
  <w:style w:type="paragraph" w:customStyle="1" w:styleId="Uvacalineinpurp1">
    <w:name w:val="Uvaca line in purp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Uvacalineinpurp2">
    <w:name w:val="Uvaca line in purp2"/>
    <w:uiPriority w:val="99"/>
    <w:pPr>
      <w:widowControl w:val="0"/>
      <w:autoSpaceDE w:val="0"/>
      <w:autoSpaceDN w:val="0"/>
      <w:adjustRightInd w:val="0"/>
      <w:spacing w:after="0" w:line="240" w:lineRule="auto"/>
    </w:pPr>
    <w:rPr>
      <w:rFonts w:ascii="ScaGoudy" w:hAnsi="ScaGoudy"/>
      <w:sz w:val="24"/>
      <w:szCs w:val="24"/>
    </w:rPr>
  </w:style>
  <w:style w:type="paragraph" w:customStyle="1" w:styleId="VaisnavaCalendar">
    <w:name w:val="Vaisnava Calendar"/>
    <w:uiPriority w:val="99"/>
    <w:pPr>
      <w:widowControl w:val="0"/>
      <w:tabs>
        <w:tab w:val="left" w:pos="720"/>
        <w:tab w:val="left" w:pos="1170"/>
        <w:tab w:val="left" w:pos="2340"/>
        <w:tab w:val="left" w:pos="3600"/>
        <w:tab w:val="left" w:pos="4950"/>
      </w:tabs>
      <w:autoSpaceDE w:val="0"/>
      <w:autoSpaceDN w:val="0"/>
      <w:adjustRightInd w:val="0"/>
      <w:spacing w:after="0" w:line="360" w:lineRule="auto"/>
      <w:jc w:val="both"/>
    </w:pPr>
    <w:rPr>
      <w:rFonts w:ascii="Tamal" w:hAnsi="Tamal" w:cs="Tamal"/>
      <w:sz w:val="16"/>
      <w:szCs w:val="16"/>
    </w:rPr>
  </w:style>
  <w:style w:type="paragraph" w:customStyle="1" w:styleId="Verse">
    <w:name w:val="Verse"/>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Verse0">
    <w:name w:val="Verse#"/>
    <w:uiPriority w:val="99"/>
    <w:pPr>
      <w:widowControl w:val="0"/>
      <w:autoSpaceDE w:val="0"/>
      <w:autoSpaceDN w:val="0"/>
      <w:adjustRightInd w:val="0"/>
      <w:spacing w:after="60" w:line="300" w:lineRule="auto"/>
      <w:jc w:val="center"/>
    </w:pPr>
    <w:rPr>
      <w:rFonts w:ascii="Sanskrit-Palatino" w:hAnsi="Sanskrit-Palatino" w:cs="Sanskrit-Palatino"/>
      <w:b/>
      <w:bCs/>
      <w:sz w:val="24"/>
      <w:szCs w:val="24"/>
    </w:rPr>
  </w:style>
  <w:style w:type="paragraph" w:customStyle="1" w:styleId="verse1st2">
    <w:name w:val="verse1st2"/>
    <w:uiPriority w:val="99"/>
    <w:pPr>
      <w:widowControl w:val="0"/>
      <w:tabs>
        <w:tab w:val="left" w:pos="420"/>
      </w:tabs>
      <w:autoSpaceDE w:val="0"/>
      <w:autoSpaceDN w:val="0"/>
      <w:adjustRightInd w:val="0"/>
      <w:spacing w:before="266" w:after="266" w:line="265" w:lineRule="auto"/>
      <w:jc w:val="both"/>
    </w:pPr>
    <w:rPr>
      <w:rFonts w:ascii="Bhaskar" w:hAnsi="Bhaskar" w:cs="Bhaskar"/>
      <w:b/>
      <w:bCs/>
    </w:rPr>
  </w:style>
  <w:style w:type="paragraph" w:customStyle="1" w:styleId="verse1stline6ptbefore">
    <w:name w:val="verse 1st line 6pt before"/>
    <w:uiPriority w:val="99"/>
    <w:pPr>
      <w:widowControl w:val="0"/>
      <w:autoSpaceDE w:val="0"/>
      <w:autoSpaceDN w:val="0"/>
      <w:adjustRightInd w:val="0"/>
      <w:spacing w:before="120" w:after="0" w:line="240" w:lineRule="auto"/>
      <w:ind w:left="2520"/>
    </w:pPr>
    <w:rPr>
      <w:rFonts w:ascii="Tamal" w:hAnsi="Tamal" w:cs="Tamal"/>
      <w:i/>
      <w:iCs/>
      <w:sz w:val="24"/>
      <w:szCs w:val="24"/>
    </w:rPr>
  </w:style>
  <w:style w:type="paragraph" w:customStyle="1" w:styleId="verse2">
    <w:name w:val="verse2"/>
    <w:uiPriority w:val="99"/>
    <w:pPr>
      <w:widowControl w:val="0"/>
      <w:tabs>
        <w:tab w:val="left" w:pos="240"/>
        <w:tab w:val="left" w:pos="765"/>
        <w:tab w:val="left" w:pos="1125"/>
      </w:tabs>
      <w:autoSpaceDE w:val="0"/>
      <w:autoSpaceDN w:val="0"/>
      <w:adjustRightInd w:val="0"/>
      <w:spacing w:after="0" w:line="240" w:lineRule="auto"/>
      <w:ind w:left="1584" w:right="720" w:hanging="216"/>
    </w:pPr>
    <w:rPr>
      <w:rFonts w:ascii="Sanskrit-Palatino" w:hAnsi="Sanskrit-Palatino" w:cs="Sanskrit-Palatino"/>
      <w:i/>
      <w:iCs/>
      <w:color w:val="000000"/>
      <w:sz w:val="24"/>
      <w:szCs w:val="24"/>
    </w:rPr>
  </w:style>
  <w:style w:type="paragraph" w:customStyle="1" w:styleId="verse2nd2">
    <w:name w:val="verse2nd2"/>
    <w:uiPriority w:val="99"/>
    <w:pPr>
      <w:widowControl w:val="0"/>
      <w:tabs>
        <w:tab w:val="left" w:pos="420"/>
      </w:tabs>
      <w:autoSpaceDE w:val="0"/>
      <w:autoSpaceDN w:val="0"/>
      <w:adjustRightInd w:val="0"/>
      <w:spacing w:after="266" w:line="265" w:lineRule="auto"/>
      <w:jc w:val="both"/>
    </w:pPr>
    <w:rPr>
      <w:rFonts w:ascii="Bhaskar" w:hAnsi="Bhaskar" w:cs="Bhaskar"/>
      <w:b/>
      <w:bCs/>
    </w:rPr>
  </w:style>
  <w:style w:type="paragraph" w:customStyle="1" w:styleId="verse2ndfinalline">
    <w:name w:val="verse 2nd &amp; final line"/>
    <w:uiPriority w:val="99"/>
    <w:pPr>
      <w:widowControl w:val="0"/>
      <w:autoSpaceDE w:val="0"/>
      <w:autoSpaceDN w:val="0"/>
      <w:adjustRightInd w:val="0"/>
      <w:spacing w:after="240" w:line="240" w:lineRule="auto"/>
      <w:ind w:left="2520"/>
    </w:pPr>
    <w:rPr>
      <w:rFonts w:ascii="Tamal" w:hAnsi="Tamal" w:cs="Tamal"/>
      <w:i/>
      <w:iCs/>
      <w:sz w:val="24"/>
      <w:szCs w:val="24"/>
    </w:rPr>
  </w:style>
  <w:style w:type="paragraph" w:customStyle="1" w:styleId="verse2ndline6ptafter">
    <w:name w:val="verse 2nd line 6pt after"/>
    <w:uiPriority w:val="99"/>
    <w:pPr>
      <w:widowControl w:val="0"/>
      <w:autoSpaceDE w:val="0"/>
      <w:autoSpaceDN w:val="0"/>
      <w:adjustRightInd w:val="0"/>
      <w:spacing w:after="120" w:line="240" w:lineRule="auto"/>
      <w:ind w:left="2880"/>
    </w:pPr>
    <w:rPr>
      <w:rFonts w:ascii="Tamal" w:hAnsi="Tamal" w:cs="Tamal"/>
      <w:i/>
      <w:iCs/>
      <w:sz w:val="24"/>
      <w:szCs w:val="24"/>
    </w:rPr>
  </w:style>
  <w:style w:type="paragraph" w:customStyle="1" w:styleId="verse2ndlinenoaftergap">
    <w:name w:val="verse 2nd line no after gap"/>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VerseBengali">
    <w:name w:val="Verse Bengali"/>
    <w:uiPriority w:val="99"/>
    <w:pPr>
      <w:keepLines/>
      <w:widowControl w:val="0"/>
      <w:autoSpaceDE w:val="0"/>
      <w:autoSpaceDN w:val="0"/>
      <w:adjustRightInd w:val="0"/>
      <w:spacing w:after="0" w:line="240" w:lineRule="auto"/>
      <w:ind w:left="576" w:right="288" w:hanging="288"/>
      <w:jc w:val="both"/>
    </w:pPr>
    <w:rPr>
      <w:rFonts w:ascii="Sanskrit-Times" w:hAnsi="Sanskrit-Times" w:cs="Sanskrit-Times"/>
      <w:i/>
      <w:iCs/>
      <w:sz w:val="20"/>
      <w:szCs w:val="20"/>
    </w:rPr>
  </w:style>
  <w:style w:type="paragraph" w:customStyle="1" w:styleId="VerseBengaliA">
    <w:name w:val="Verse Bengali A"/>
    <w:uiPriority w:val="99"/>
    <w:pPr>
      <w:keepLines/>
      <w:widowControl w:val="0"/>
      <w:autoSpaceDE w:val="0"/>
      <w:autoSpaceDN w:val="0"/>
      <w:adjustRightInd w:val="0"/>
      <w:spacing w:after="0" w:line="240" w:lineRule="auto"/>
      <w:ind w:left="1440" w:right="288" w:hanging="288"/>
      <w:jc w:val="both"/>
    </w:pPr>
    <w:rPr>
      <w:rFonts w:ascii="Sanskrit-Times" w:hAnsi="Sanskrit-Times" w:cs="Sanskrit-Times"/>
      <w:i/>
      <w:iCs/>
      <w:sz w:val="20"/>
      <w:szCs w:val="20"/>
    </w:rPr>
  </w:style>
  <w:style w:type="paragraph" w:customStyle="1" w:styleId="VerseBengaliB">
    <w:name w:val="Verse Bengali B"/>
    <w:uiPriority w:val="99"/>
    <w:pPr>
      <w:keepLines/>
      <w:widowControl w:val="0"/>
      <w:autoSpaceDE w:val="0"/>
      <w:autoSpaceDN w:val="0"/>
      <w:adjustRightInd w:val="0"/>
      <w:spacing w:after="0" w:line="240" w:lineRule="auto"/>
      <w:ind w:left="864" w:right="288" w:hanging="288"/>
      <w:jc w:val="both"/>
    </w:pPr>
    <w:rPr>
      <w:rFonts w:ascii="Sanskrit-Times" w:hAnsi="Sanskrit-Times" w:cs="Sanskrit-Times"/>
      <w:i/>
      <w:iCs/>
      <w:sz w:val="20"/>
      <w:szCs w:val="20"/>
    </w:rPr>
  </w:style>
  <w:style w:type="paragraph" w:customStyle="1" w:styleId="VerseBengaliC">
    <w:name w:val="Verse Bengali C"/>
    <w:uiPriority w:val="99"/>
    <w:pPr>
      <w:keepLines/>
      <w:widowControl w:val="0"/>
      <w:autoSpaceDE w:val="0"/>
      <w:autoSpaceDN w:val="0"/>
      <w:adjustRightInd w:val="0"/>
      <w:spacing w:after="120" w:line="240" w:lineRule="auto"/>
      <w:ind w:left="1440" w:right="288" w:hanging="288"/>
      <w:jc w:val="both"/>
    </w:pPr>
    <w:rPr>
      <w:rFonts w:ascii="Sanskrit-Times" w:hAnsi="Sanskrit-Times" w:cs="Sanskrit-Times"/>
      <w:i/>
      <w:iCs/>
      <w:sz w:val="20"/>
      <w:szCs w:val="20"/>
    </w:rPr>
  </w:style>
  <w:style w:type="paragraph" w:customStyle="1" w:styleId="VerseBengaliLong">
    <w:name w:val="Verse Bengali Long"/>
    <w:uiPriority w:val="99"/>
    <w:pPr>
      <w:keepLines/>
      <w:widowControl w:val="0"/>
      <w:autoSpaceDE w:val="0"/>
      <w:autoSpaceDN w:val="0"/>
      <w:adjustRightInd w:val="0"/>
      <w:spacing w:after="0" w:line="240" w:lineRule="auto"/>
      <w:ind w:left="576" w:right="288" w:hanging="288"/>
    </w:pPr>
    <w:rPr>
      <w:rFonts w:ascii="Sanskrit-Times" w:hAnsi="Sanskrit-Times" w:cs="Sanskrit-Times"/>
      <w:i/>
      <w:iCs/>
      <w:sz w:val="20"/>
      <w:szCs w:val="20"/>
    </w:rPr>
  </w:style>
  <w:style w:type="paragraph" w:customStyle="1" w:styleId="VerseBengaliLongA">
    <w:name w:val="Verse Bengali Long A"/>
    <w:uiPriority w:val="99"/>
    <w:pPr>
      <w:keepLines/>
      <w:widowControl w:val="0"/>
      <w:autoSpaceDE w:val="0"/>
      <w:autoSpaceDN w:val="0"/>
      <w:adjustRightInd w:val="0"/>
      <w:spacing w:after="120" w:line="240" w:lineRule="auto"/>
      <w:ind w:left="576" w:right="288" w:hanging="288"/>
    </w:pPr>
    <w:rPr>
      <w:rFonts w:ascii="Sanskrit-Times" w:hAnsi="Sanskrit-Times" w:cs="Sanskrit-Times"/>
      <w:i/>
      <w:iCs/>
      <w:sz w:val="20"/>
      <w:szCs w:val="20"/>
    </w:rPr>
  </w:style>
  <w:style w:type="paragraph" w:customStyle="1" w:styleId="VerseEnglish">
    <w:name w:val="Verse English"/>
    <w:uiPriority w:val="99"/>
    <w:pPr>
      <w:widowControl w:val="0"/>
      <w:autoSpaceDE w:val="0"/>
      <w:autoSpaceDN w:val="0"/>
      <w:adjustRightInd w:val="0"/>
      <w:spacing w:before="180" w:after="180" w:line="240" w:lineRule="auto"/>
    </w:pPr>
    <w:rPr>
      <w:rFonts w:ascii="Times New Roman" w:hAnsi="Times New Roman" w:cs="Times New Roman"/>
      <w:sz w:val="24"/>
      <w:szCs w:val="24"/>
    </w:rPr>
  </w:style>
  <w:style w:type="paragraph" w:customStyle="1" w:styleId="VerseEnglish3">
    <w:name w:val="Verse English3"/>
    <w:uiPriority w:val="99"/>
    <w:pPr>
      <w:widowControl w:val="0"/>
      <w:autoSpaceDE w:val="0"/>
      <w:autoSpaceDN w:val="0"/>
      <w:adjustRightInd w:val="0"/>
      <w:spacing w:before="180" w:after="180" w:line="240" w:lineRule="auto"/>
    </w:pPr>
    <w:rPr>
      <w:rFonts w:ascii="ScaGoudy" w:hAnsi="ScaGoudy"/>
      <w:sz w:val="24"/>
      <w:szCs w:val="24"/>
    </w:rPr>
  </w:style>
  <w:style w:type="paragraph" w:customStyle="1" w:styleId="VerseEnglish1">
    <w:name w:val="Verse English1"/>
    <w:uiPriority w:val="99"/>
    <w:pPr>
      <w:widowControl w:val="0"/>
      <w:autoSpaceDE w:val="0"/>
      <w:autoSpaceDN w:val="0"/>
      <w:adjustRightInd w:val="0"/>
      <w:spacing w:before="180" w:after="180" w:line="240" w:lineRule="auto"/>
    </w:pPr>
    <w:rPr>
      <w:rFonts w:ascii="ScaGoudy" w:hAnsi="ScaGoudy"/>
      <w:color w:val="000000"/>
      <w:sz w:val="24"/>
      <w:szCs w:val="24"/>
    </w:rPr>
  </w:style>
  <w:style w:type="paragraph" w:customStyle="1" w:styleId="VerseEnglish1infromleft">
    <w:name w:val="Verse English 1in from left"/>
    <w:uiPriority w:val="99"/>
    <w:pPr>
      <w:widowControl w:val="0"/>
      <w:autoSpaceDE w:val="0"/>
      <w:autoSpaceDN w:val="0"/>
      <w:adjustRightInd w:val="0"/>
      <w:spacing w:before="180" w:after="180" w:line="240" w:lineRule="auto"/>
      <w:ind w:left="1440"/>
    </w:pPr>
    <w:rPr>
      <w:rFonts w:ascii="ScaGoudy" w:hAnsi="ScaGoudy"/>
      <w:sz w:val="24"/>
      <w:szCs w:val="24"/>
    </w:rPr>
  </w:style>
  <w:style w:type="paragraph" w:customStyle="1" w:styleId="VerseEnglish2">
    <w:name w:val="Verse English2"/>
    <w:uiPriority w:val="99"/>
    <w:pPr>
      <w:widowControl w:val="0"/>
      <w:autoSpaceDE w:val="0"/>
      <w:autoSpaceDN w:val="0"/>
      <w:adjustRightInd w:val="0"/>
      <w:spacing w:before="180" w:after="180" w:line="240" w:lineRule="auto"/>
    </w:pPr>
    <w:rPr>
      <w:rFonts w:ascii="ScaGoudy" w:hAnsi="ScaGoudy"/>
      <w:sz w:val="24"/>
      <w:szCs w:val="24"/>
    </w:rPr>
  </w:style>
  <w:style w:type="paragraph" w:customStyle="1" w:styleId="VerseEnglish2infromleft">
    <w:name w:val="Verse English 2in from left"/>
    <w:uiPriority w:val="99"/>
    <w:pPr>
      <w:widowControl w:val="0"/>
      <w:autoSpaceDE w:val="0"/>
      <w:autoSpaceDN w:val="0"/>
      <w:adjustRightInd w:val="0"/>
      <w:spacing w:before="180" w:after="180" w:line="240" w:lineRule="auto"/>
      <w:ind w:left="2880"/>
    </w:pPr>
    <w:rPr>
      <w:rFonts w:ascii="ScaGoudy" w:hAnsi="ScaGoudy"/>
      <w:sz w:val="24"/>
      <w:szCs w:val="24"/>
    </w:rPr>
  </w:style>
  <w:style w:type="paragraph" w:customStyle="1" w:styleId="VerseEnglish5infromleft">
    <w:name w:val="Verse English .5in from left"/>
    <w:uiPriority w:val="99"/>
    <w:pPr>
      <w:widowControl w:val="0"/>
      <w:autoSpaceDE w:val="0"/>
      <w:autoSpaceDN w:val="0"/>
      <w:adjustRightInd w:val="0"/>
      <w:spacing w:before="180" w:after="180" w:line="240" w:lineRule="auto"/>
      <w:ind w:left="720"/>
    </w:pPr>
    <w:rPr>
      <w:rFonts w:ascii="ScaGoudy" w:hAnsi="ScaGoudy"/>
      <w:sz w:val="24"/>
      <w:szCs w:val="24"/>
    </w:rPr>
  </w:style>
  <w:style w:type="paragraph" w:customStyle="1" w:styleId="VerseEnglishitalic">
    <w:name w:val="Verse English italic"/>
    <w:uiPriority w:val="99"/>
    <w:pPr>
      <w:widowControl w:val="0"/>
      <w:autoSpaceDE w:val="0"/>
      <w:autoSpaceDN w:val="0"/>
      <w:adjustRightInd w:val="0"/>
      <w:spacing w:before="120" w:after="120" w:line="240" w:lineRule="auto"/>
    </w:pPr>
    <w:rPr>
      <w:rFonts w:ascii="ScaGoudy" w:hAnsi="ScaGoudy"/>
      <w:i/>
      <w:iCs/>
      <w:sz w:val="24"/>
      <w:szCs w:val="24"/>
    </w:rPr>
  </w:style>
  <w:style w:type="paragraph" w:customStyle="1" w:styleId="VerseEnglishItalic2">
    <w:name w:val="Verse English Italic 2"/>
    <w:uiPriority w:val="99"/>
    <w:pPr>
      <w:widowControl w:val="0"/>
      <w:autoSpaceDE w:val="0"/>
      <w:autoSpaceDN w:val="0"/>
      <w:adjustRightInd w:val="0"/>
      <w:spacing w:before="180" w:after="180" w:line="240" w:lineRule="auto"/>
      <w:ind w:left="360"/>
    </w:pPr>
    <w:rPr>
      <w:rFonts w:ascii="ScaGoudy" w:hAnsi="ScaGoudy"/>
      <w:i/>
      <w:iCs/>
      <w:sz w:val="24"/>
      <w:szCs w:val="24"/>
    </w:rPr>
  </w:style>
  <w:style w:type="paragraph" w:customStyle="1" w:styleId="verseenglishtrans">
    <w:name w:val="verse english tran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es">
    <w:name w:val="verse es"/>
    <w:uiPriority w:val="99"/>
    <w:pPr>
      <w:widowControl w:val="0"/>
      <w:tabs>
        <w:tab w:val="left" w:pos="240"/>
        <w:tab w:val="decimal" w:pos="9360"/>
      </w:tabs>
      <w:autoSpaceDE w:val="0"/>
      <w:autoSpaceDN w:val="0"/>
      <w:adjustRightInd w:val="0"/>
      <w:spacing w:after="0" w:line="240" w:lineRule="auto"/>
      <w:ind w:left="245" w:hanging="245"/>
      <w:jc w:val="center"/>
    </w:pPr>
    <w:rPr>
      <w:rFonts w:ascii="Sanskrit-Palatino" w:hAnsi="Sanskrit-Palatino" w:cs="Sanskrit-Palatino"/>
      <w:i/>
      <w:iCs/>
      <w:sz w:val="24"/>
      <w:szCs w:val="24"/>
    </w:rPr>
  </w:style>
  <w:style w:type="paragraph" w:customStyle="1" w:styleId="VerseFlushLeft">
    <w:name w:val="Verse Flush Left"/>
    <w:uiPriority w:val="99"/>
    <w:pPr>
      <w:widowControl w:val="0"/>
      <w:autoSpaceDE w:val="0"/>
      <w:autoSpaceDN w:val="0"/>
      <w:adjustRightInd w:val="0"/>
      <w:spacing w:before="180" w:after="180" w:line="240" w:lineRule="auto"/>
    </w:pPr>
    <w:rPr>
      <w:rFonts w:ascii="ScaGoudy" w:hAnsi="ScaGoudy"/>
      <w:i/>
      <w:iCs/>
      <w:sz w:val="24"/>
      <w:szCs w:val="24"/>
    </w:rPr>
  </w:style>
  <w:style w:type="paragraph" w:customStyle="1" w:styleId="VerseGitaRevisions">
    <w:name w:val="Verse Gita Revisions"/>
    <w:uiPriority w:val="99"/>
    <w:pPr>
      <w:widowControl w:val="0"/>
      <w:autoSpaceDE w:val="0"/>
      <w:autoSpaceDN w:val="0"/>
      <w:adjustRightInd w:val="0"/>
      <w:spacing w:before="180" w:after="180" w:line="240" w:lineRule="auto"/>
      <w:jc w:val="center"/>
    </w:pPr>
    <w:rPr>
      <w:rFonts w:ascii="Times New Roman" w:hAnsi="Times New Roman" w:cs="Times New Roman"/>
      <w:i/>
      <w:iCs/>
      <w:sz w:val="24"/>
      <w:szCs w:val="24"/>
    </w:rPr>
  </w:style>
  <w:style w:type="paragraph" w:customStyle="1" w:styleId="Verseinpurp">
    <w:name w:val="Verse in purp"/>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verseline">
    <w:name w:val="verse line"/>
    <w:uiPriority w:val="99"/>
    <w:pPr>
      <w:widowControl w:val="0"/>
      <w:autoSpaceDE w:val="0"/>
      <w:autoSpaceDN w:val="0"/>
      <w:adjustRightInd w:val="0"/>
      <w:spacing w:after="0" w:line="240" w:lineRule="auto"/>
      <w:jc w:val="center"/>
    </w:pPr>
    <w:rPr>
      <w:rFonts w:ascii="Balaram" w:hAnsi="Balaram" w:cs="Balaram"/>
      <w:i/>
      <w:iCs/>
      <w:sz w:val="24"/>
      <w:szCs w:val="24"/>
    </w:rPr>
  </w:style>
  <w:style w:type="paragraph" w:customStyle="1" w:styleId="VerseMedium">
    <w:name w:val="Verse Medium"/>
    <w:uiPriority w:val="99"/>
    <w:pPr>
      <w:keepLines/>
      <w:widowControl w:val="0"/>
      <w:tabs>
        <w:tab w:val="left" w:pos="6120"/>
        <w:tab w:val="left" w:pos="9360"/>
      </w:tabs>
      <w:autoSpaceDE w:val="0"/>
      <w:autoSpaceDN w:val="0"/>
      <w:adjustRightInd w:val="0"/>
      <w:spacing w:after="0" w:line="240" w:lineRule="auto"/>
      <w:ind w:left="1440" w:hanging="288"/>
    </w:pPr>
    <w:rPr>
      <w:rFonts w:ascii="Sanskrit-Times" w:hAnsi="Sanskrit-Times" w:cs="Sanskrit-Times"/>
      <w:i/>
      <w:iCs/>
      <w:sz w:val="20"/>
      <w:szCs w:val="20"/>
    </w:rPr>
  </w:style>
  <w:style w:type="paragraph" w:customStyle="1" w:styleId="VerseNum">
    <w:name w:val="Verse Num"/>
    <w:uiPriority w:val="99"/>
    <w:pPr>
      <w:widowControl w:val="0"/>
      <w:autoSpaceDE w:val="0"/>
      <w:autoSpaceDN w:val="0"/>
      <w:adjustRightInd w:val="0"/>
      <w:spacing w:before="360" w:after="0" w:line="240" w:lineRule="auto"/>
      <w:jc w:val="center"/>
    </w:pPr>
    <w:rPr>
      <w:rFonts w:ascii="ScaGoudy" w:hAnsi="ScaGoudy"/>
      <w:b/>
      <w:bCs/>
      <w:sz w:val="24"/>
      <w:szCs w:val="24"/>
    </w:rPr>
  </w:style>
  <w:style w:type="paragraph" w:customStyle="1" w:styleId="VerseNumberPara">
    <w:name w:val="Verse Number:Para"/>
    <w:uiPriority w:val="99"/>
    <w:pPr>
      <w:widowControl w:val="0"/>
      <w:autoSpaceDE w:val="0"/>
      <w:autoSpaceDN w:val="0"/>
      <w:adjustRightInd w:val="0"/>
      <w:spacing w:before="360" w:after="0" w:line="240" w:lineRule="auto"/>
      <w:jc w:val="right"/>
    </w:pPr>
    <w:rPr>
      <w:rFonts w:ascii="Tamal" w:hAnsi="Tamal" w:cs="Tamal"/>
      <w:vanish/>
      <w:color w:val="008000"/>
      <w:sz w:val="20"/>
      <w:szCs w:val="20"/>
    </w:rPr>
  </w:style>
  <w:style w:type="paragraph" w:customStyle="1" w:styleId="VerseNumberHeading">
    <w:name w:val="Verse Number Heading"/>
    <w:uiPriority w:val="99"/>
    <w:pPr>
      <w:widowControl w:val="0"/>
      <w:autoSpaceDE w:val="0"/>
      <w:autoSpaceDN w:val="0"/>
      <w:adjustRightInd w:val="0"/>
      <w:spacing w:before="180" w:after="0" w:line="240" w:lineRule="auto"/>
      <w:jc w:val="right"/>
    </w:pPr>
    <w:rPr>
      <w:rFonts w:ascii="ScaGoudy" w:hAnsi="ScaGoudy"/>
      <w:vanish/>
      <w:color w:val="008000"/>
      <w:sz w:val="20"/>
      <w:szCs w:val="20"/>
    </w:rPr>
  </w:style>
  <w:style w:type="paragraph" w:customStyle="1" w:styleId="VerseNumberParaPara">
    <w:name w:val="Verse Number: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
    <w:name w:val="Verse Number: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
    <w:name w:val="Verse Number: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Para">
    <w:name w:val="Verse Number:Para: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ParaPara">
    <w:name w:val="Verse Number:Para:Para: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quote">
    <w:name w:val="Verse quote"/>
    <w:uiPriority w:val="99"/>
    <w:pPr>
      <w:widowControl w:val="0"/>
      <w:autoSpaceDE w:val="0"/>
      <w:autoSpaceDN w:val="0"/>
      <w:adjustRightInd w:val="0"/>
      <w:spacing w:after="0" w:line="240" w:lineRule="auto"/>
      <w:ind w:left="720" w:right="720"/>
      <w:jc w:val="center"/>
    </w:pPr>
    <w:rPr>
      <w:rFonts w:ascii="Balaram" w:hAnsi="Balaram" w:cs="Balaram"/>
      <w:i/>
      <w:iCs/>
      <w:color w:val="000000"/>
      <w:sz w:val="24"/>
      <w:szCs w:val="24"/>
    </w:rPr>
  </w:style>
  <w:style w:type="paragraph" w:customStyle="1" w:styleId="VerseRef">
    <w:name w:val="VerseRef"/>
    <w:uiPriority w:val="99"/>
    <w:pPr>
      <w:widowControl w:val="0"/>
      <w:autoSpaceDE w:val="0"/>
      <w:autoSpaceDN w:val="0"/>
      <w:adjustRightInd w:val="0"/>
      <w:spacing w:after="0" w:line="240" w:lineRule="auto"/>
      <w:ind w:left="720"/>
      <w:jc w:val="center"/>
    </w:pPr>
    <w:rPr>
      <w:rFonts w:ascii="ScaGoudy" w:hAnsi="ScaGoudy"/>
      <w:sz w:val="24"/>
      <w:szCs w:val="24"/>
    </w:rPr>
  </w:style>
  <w:style w:type="paragraph" w:customStyle="1" w:styleId="VerseRef3">
    <w:name w:val="VerseRef3"/>
    <w:uiPriority w:val="99"/>
    <w:pPr>
      <w:widowControl w:val="0"/>
      <w:autoSpaceDE w:val="0"/>
      <w:autoSpaceDN w:val="0"/>
      <w:adjustRightInd w:val="0"/>
      <w:spacing w:after="0" w:line="240" w:lineRule="auto"/>
      <w:ind w:left="720"/>
      <w:jc w:val="center"/>
    </w:pPr>
    <w:rPr>
      <w:rFonts w:ascii="Times New Roman" w:hAnsi="Times New Roman" w:cs="Times New Roman"/>
      <w:sz w:val="24"/>
      <w:szCs w:val="24"/>
    </w:rPr>
  </w:style>
  <w:style w:type="paragraph" w:customStyle="1" w:styleId="VerseRef1">
    <w:name w:val="VerseRef1"/>
    <w:uiPriority w:val="99"/>
    <w:pPr>
      <w:widowControl w:val="0"/>
      <w:autoSpaceDE w:val="0"/>
      <w:autoSpaceDN w:val="0"/>
      <w:adjustRightInd w:val="0"/>
      <w:spacing w:after="0" w:line="240" w:lineRule="auto"/>
      <w:ind w:left="720"/>
      <w:jc w:val="center"/>
    </w:pPr>
    <w:rPr>
      <w:rFonts w:ascii="ScaGoudy" w:hAnsi="ScaGoudy"/>
      <w:color w:val="000000"/>
      <w:sz w:val="24"/>
      <w:szCs w:val="24"/>
    </w:rPr>
  </w:style>
  <w:style w:type="paragraph" w:customStyle="1" w:styleId="VerseRef2">
    <w:name w:val="VerseRef2"/>
    <w:uiPriority w:val="99"/>
    <w:pPr>
      <w:widowControl w:val="0"/>
      <w:autoSpaceDE w:val="0"/>
      <w:autoSpaceDN w:val="0"/>
      <w:adjustRightInd w:val="0"/>
      <w:spacing w:after="0" w:line="240" w:lineRule="auto"/>
      <w:ind w:left="720"/>
      <w:jc w:val="center"/>
    </w:pPr>
    <w:rPr>
      <w:rFonts w:ascii="Times New Roman" w:hAnsi="Times New Roman" w:cs="Times New Roman"/>
      <w:sz w:val="24"/>
      <w:szCs w:val="24"/>
    </w:rPr>
  </w:style>
  <w:style w:type="paragraph" w:customStyle="1" w:styleId="verses1st">
    <w:name w:val="verses1st"/>
    <w:uiPriority w:val="99"/>
    <w:pPr>
      <w:widowControl w:val="0"/>
      <w:tabs>
        <w:tab w:val="left" w:pos="300"/>
      </w:tabs>
      <w:autoSpaceDE w:val="0"/>
      <w:autoSpaceDN w:val="0"/>
      <w:adjustRightInd w:val="0"/>
      <w:spacing w:before="266" w:after="266" w:line="265" w:lineRule="auto"/>
      <w:jc w:val="both"/>
    </w:pPr>
    <w:rPr>
      <w:rFonts w:ascii="Bhaskar" w:hAnsi="Bhaskar" w:cs="Bhaskar"/>
      <w:b/>
      <w:bCs/>
    </w:rPr>
  </w:style>
  <w:style w:type="paragraph" w:customStyle="1" w:styleId="verses2nd">
    <w:name w:val="verses2nd"/>
    <w:uiPriority w:val="99"/>
    <w:pPr>
      <w:widowControl w:val="0"/>
      <w:tabs>
        <w:tab w:val="left" w:pos="300"/>
      </w:tabs>
      <w:autoSpaceDE w:val="0"/>
      <w:autoSpaceDN w:val="0"/>
      <w:adjustRightInd w:val="0"/>
      <w:spacing w:after="266" w:line="265" w:lineRule="auto"/>
      <w:jc w:val="both"/>
    </w:pPr>
    <w:rPr>
      <w:rFonts w:ascii="Bhaskar" w:hAnsi="Bhaskar" w:cs="Bhaskar"/>
      <w:b/>
      <w:bCs/>
    </w:rPr>
  </w:style>
  <w:style w:type="paragraph" w:customStyle="1" w:styleId="VerseSectionPara">
    <w:name w:val="Verse Section:Para"/>
    <w:uiPriority w:val="99"/>
    <w:pPr>
      <w:widowControl w:val="0"/>
      <w:autoSpaceDE w:val="0"/>
      <w:autoSpaceDN w:val="0"/>
      <w:adjustRightInd w:val="0"/>
      <w:spacing w:before="180" w:after="180" w:line="240" w:lineRule="auto"/>
      <w:jc w:val="center"/>
    </w:pPr>
    <w:rPr>
      <w:rFonts w:ascii="ScaGoudy" w:hAnsi="ScaGoudy"/>
      <w:b/>
      <w:bCs/>
      <w:color w:val="008000"/>
      <w:sz w:val="24"/>
      <w:szCs w:val="24"/>
    </w:rPr>
  </w:style>
  <w:style w:type="paragraph" w:customStyle="1" w:styleId="VerseSectionParaPara">
    <w:name w:val="Verse Section: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
    <w:name w:val="Verse Section:Para: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Para">
    <w:name w:val="Verse Section:Para:Para: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ParaPara">
    <w:name w:val="Verse Section:Para:Para:Para:Para:Para"/>
    <w:uiPriority w:val="99"/>
    <w:pPr>
      <w:widowControl w:val="0"/>
      <w:autoSpaceDE w:val="0"/>
      <w:autoSpaceDN w:val="0"/>
      <w:adjustRightInd w:val="0"/>
      <w:spacing w:before="180" w:after="180" w:line="240" w:lineRule="auto"/>
      <w:jc w:val="center"/>
    </w:pPr>
    <w:rPr>
      <w:rFonts w:ascii="ScaGoudy" w:hAnsi="ScaGoudy"/>
      <w:vanish/>
      <w:color w:val="000000"/>
      <w:sz w:val="24"/>
      <w:szCs w:val="24"/>
    </w:rPr>
  </w:style>
  <w:style w:type="paragraph" w:customStyle="1" w:styleId="VerseSectionParaParaParaParaParaPara">
    <w:name w:val="Verse Section:Para:Para:Para:Para:Para:Para"/>
    <w:uiPriority w:val="99"/>
    <w:pPr>
      <w:widowControl w:val="0"/>
      <w:autoSpaceDE w:val="0"/>
      <w:autoSpaceDN w:val="0"/>
      <w:adjustRightInd w:val="0"/>
      <w:spacing w:before="180" w:after="180" w:line="240" w:lineRule="auto"/>
      <w:jc w:val="center"/>
    </w:pPr>
    <w:rPr>
      <w:rFonts w:ascii="ScaGoudy" w:hAnsi="ScaGoudy"/>
      <w:vanish/>
      <w:color w:val="000000"/>
      <w:sz w:val="24"/>
      <w:szCs w:val="24"/>
    </w:rPr>
  </w:style>
  <w:style w:type="paragraph" w:customStyle="1" w:styleId="VerseSingleline">
    <w:name w:val="Verse Single line"/>
    <w:uiPriority w:val="99"/>
    <w:pPr>
      <w:widowControl w:val="0"/>
      <w:autoSpaceDE w:val="0"/>
      <w:autoSpaceDN w:val="0"/>
      <w:adjustRightInd w:val="0"/>
      <w:spacing w:before="180" w:after="180" w:line="240" w:lineRule="auto"/>
      <w:jc w:val="center"/>
    </w:pPr>
    <w:rPr>
      <w:rFonts w:ascii="Tamal" w:hAnsi="Tamal" w:cs="Tamal"/>
      <w:i/>
      <w:iCs/>
      <w:color w:val="000000"/>
      <w:sz w:val="24"/>
      <w:szCs w:val="24"/>
    </w:rPr>
  </w:style>
  <w:style w:type="paragraph" w:customStyle="1" w:styleId="versestart">
    <w:name w:val="verse start"/>
    <w:uiPriority w:val="99"/>
    <w:pPr>
      <w:widowControl w:val="0"/>
      <w:autoSpaceDE w:val="0"/>
      <w:autoSpaceDN w:val="0"/>
      <w:adjustRightInd w:val="0"/>
      <w:spacing w:before="120" w:after="120" w:line="240" w:lineRule="auto"/>
      <w:jc w:val="center"/>
    </w:pPr>
    <w:rPr>
      <w:rFonts w:ascii="Balaram" w:hAnsi="Balaram" w:cs="Balaram"/>
      <w:i/>
      <w:iCs/>
      <w:sz w:val="24"/>
      <w:szCs w:val="24"/>
    </w:rPr>
  </w:style>
  <w:style w:type="paragraph" w:customStyle="1" w:styleId="versestogether">
    <w:name w:val="verses together"/>
    <w:uiPriority w:val="99"/>
    <w:pPr>
      <w:widowControl w:val="0"/>
      <w:tabs>
        <w:tab w:val="left" w:pos="720"/>
      </w:tabs>
      <w:autoSpaceDE w:val="0"/>
      <w:autoSpaceDN w:val="0"/>
      <w:adjustRightInd w:val="0"/>
      <w:spacing w:before="266" w:after="266" w:line="265" w:lineRule="auto"/>
      <w:jc w:val="both"/>
    </w:pPr>
    <w:rPr>
      <w:rFonts w:ascii="Bhaskar" w:hAnsi="Bhaskar" w:cs="Bhaskar"/>
      <w:b/>
      <w:bCs/>
    </w:rPr>
  </w:style>
  <w:style w:type="paragraph" w:customStyle="1" w:styleId="VerseTextPara">
    <w:name w:val="Verse Text: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
    <w:name w:val="Verse-text"/>
    <w:uiPriority w:val="99"/>
    <w:pPr>
      <w:widowControl w:val="0"/>
      <w:autoSpaceDE w:val="0"/>
      <w:autoSpaceDN w:val="0"/>
      <w:adjustRightInd w:val="0"/>
      <w:spacing w:before="144" w:after="0" w:line="240" w:lineRule="auto"/>
      <w:ind w:left="1440"/>
    </w:pPr>
    <w:rPr>
      <w:rFonts w:ascii="Balaram" w:hAnsi="Balaram" w:cs="Balaram"/>
      <w:i/>
      <w:iCs/>
      <w:sz w:val="20"/>
      <w:szCs w:val="20"/>
    </w:rPr>
  </w:style>
  <w:style w:type="paragraph" w:customStyle="1" w:styleId="Versetextdev">
    <w:name w:val="Verse text:dev"/>
    <w:uiPriority w:val="99"/>
    <w:pPr>
      <w:widowControl w:val="0"/>
      <w:autoSpaceDE w:val="0"/>
      <w:autoSpaceDN w:val="0"/>
      <w:adjustRightInd w:val="0"/>
      <w:spacing w:after="0" w:line="240" w:lineRule="auto"/>
      <w:jc w:val="center"/>
    </w:pPr>
    <w:rPr>
      <w:rFonts w:ascii="Indevr" w:hAnsi="Indevr" w:cs="Indevr"/>
      <w:b/>
      <w:bCs/>
      <w:sz w:val="24"/>
      <w:szCs w:val="24"/>
    </w:rPr>
  </w:style>
  <w:style w:type="paragraph" w:customStyle="1" w:styleId="VerseTextParaPara">
    <w:name w:val="Verse Text: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
    <w:name w:val="Verse Text:Para: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Para">
    <w:name w:val="Verse Text:Para:Para: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ParaPara">
    <w:name w:val="Verse Text:Para:Para:Para:Para:Para"/>
    <w:uiPriority w:val="99"/>
    <w:pPr>
      <w:widowControl w:val="0"/>
      <w:autoSpaceDE w:val="0"/>
      <w:autoSpaceDN w:val="0"/>
      <w:adjustRightInd w:val="0"/>
      <w:spacing w:after="0" w:line="240" w:lineRule="auto"/>
      <w:jc w:val="center"/>
    </w:pPr>
    <w:rPr>
      <w:rFonts w:ascii="ScaGoudy" w:hAnsi="ScaGoudy"/>
      <w:i/>
      <w:iCs/>
      <w:color w:val="000000"/>
      <w:sz w:val="24"/>
      <w:szCs w:val="24"/>
    </w:rPr>
  </w:style>
  <w:style w:type="paragraph" w:customStyle="1" w:styleId="VerseTextParaParaParaParaParaPara">
    <w:name w:val="Verse Text:Para:Para:Para:Para:Para:Para"/>
    <w:uiPriority w:val="99"/>
    <w:pPr>
      <w:widowControl w:val="0"/>
      <w:autoSpaceDE w:val="0"/>
      <w:autoSpaceDN w:val="0"/>
      <w:adjustRightInd w:val="0"/>
      <w:spacing w:after="0" w:line="240" w:lineRule="auto"/>
      <w:jc w:val="center"/>
    </w:pPr>
    <w:rPr>
      <w:rFonts w:ascii="ScaGoudy" w:hAnsi="ScaGoudy"/>
      <w:i/>
      <w:iCs/>
      <w:color w:val="000000"/>
      <w:sz w:val="24"/>
      <w:szCs w:val="24"/>
    </w:rPr>
  </w:style>
  <w:style w:type="paragraph" w:customStyle="1" w:styleId="versetrans">
    <w:name w:val="verse tran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translation-after6pts">
    <w:name w:val="verse translation-after 6pt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twolines">
    <w:name w:val="verse two lines"/>
    <w:uiPriority w:val="99"/>
    <w:pPr>
      <w:widowControl w:val="0"/>
      <w:autoSpaceDE w:val="0"/>
      <w:autoSpaceDN w:val="0"/>
      <w:adjustRightInd w:val="0"/>
      <w:spacing w:before="120" w:after="0" w:line="240" w:lineRule="auto"/>
      <w:ind w:left="2520"/>
    </w:pPr>
    <w:rPr>
      <w:rFonts w:ascii="Tamal" w:hAnsi="Tamal" w:cs="Tamal"/>
      <w:i/>
      <w:iCs/>
      <w:sz w:val="24"/>
      <w:szCs w:val="24"/>
    </w:rPr>
  </w:style>
  <w:style w:type="paragraph" w:customStyle="1" w:styleId="VPservants">
    <w:name w:val="VP servants"/>
    <w:uiPriority w:val="99"/>
    <w:pPr>
      <w:widowControl w:val="0"/>
      <w:autoSpaceDE w:val="0"/>
      <w:autoSpaceDN w:val="0"/>
      <w:adjustRightInd w:val="0"/>
      <w:spacing w:after="180" w:line="240" w:lineRule="auto"/>
    </w:pPr>
    <w:rPr>
      <w:rFonts w:ascii="ScaGoudy" w:hAnsi="ScaGoudy"/>
      <w:color w:val="000080"/>
      <w:sz w:val="24"/>
      <w:szCs w:val="24"/>
    </w:rPr>
  </w:style>
  <w:style w:type="paragraph" w:customStyle="1" w:styleId="vsmallheading">
    <w:name w:val="vsmall heading"/>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vsmBodyText">
    <w:name w:val="vsm Body Text"/>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vsmbodytextbibliography">
    <w:name w:val="vsm body text bibliography"/>
    <w:uiPriority w:val="99"/>
    <w:pPr>
      <w:widowControl w:val="0"/>
      <w:autoSpaceDE w:val="0"/>
      <w:autoSpaceDN w:val="0"/>
      <w:adjustRightInd w:val="0"/>
      <w:spacing w:after="227" w:line="287" w:lineRule="auto"/>
      <w:ind w:left="340" w:hanging="340"/>
    </w:pPr>
    <w:rPr>
      <w:rFonts w:ascii="Times" w:hAnsi="Times" w:cs="Times"/>
      <w:color w:val="000000"/>
      <w:sz w:val="18"/>
      <w:szCs w:val="18"/>
    </w:rPr>
  </w:style>
  <w:style w:type="paragraph" w:customStyle="1" w:styleId="vsmbodytextglossary">
    <w:name w:val="vsm 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customStyle="1" w:styleId="vsmbulletlist">
    <w:name w:val="vsm bullet list"/>
    <w:uiPriority w:val="99"/>
    <w:pPr>
      <w:widowControl w:val="0"/>
      <w:autoSpaceDE w:val="0"/>
      <w:autoSpaceDN w:val="0"/>
      <w:adjustRightInd w:val="0"/>
      <w:spacing w:after="227" w:line="287" w:lineRule="auto"/>
      <w:ind w:left="170"/>
      <w:jc w:val="both"/>
    </w:pPr>
    <w:rPr>
      <w:rFonts w:ascii="Times" w:hAnsi="Times" w:cs="Times"/>
      <w:color w:val="000000"/>
      <w:sz w:val="18"/>
      <w:szCs w:val="18"/>
    </w:rPr>
  </w:style>
  <w:style w:type="paragraph" w:customStyle="1" w:styleId="vsmbulletlistw2fsp">
    <w:name w:val="vsm bullet list w_2f_sp"/>
    <w:uiPriority w:val="99"/>
    <w:pPr>
      <w:widowControl w:val="0"/>
      <w:autoSpaceDE w:val="0"/>
      <w:autoSpaceDN w:val="0"/>
      <w:adjustRightInd w:val="0"/>
      <w:spacing w:before="113" w:after="0" w:line="287" w:lineRule="auto"/>
      <w:ind w:left="170"/>
      <w:jc w:val="both"/>
    </w:pPr>
    <w:rPr>
      <w:rFonts w:ascii="Times" w:hAnsi="Times" w:cs="Times"/>
      <w:color w:val="000000"/>
      <w:sz w:val="18"/>
      <w:szCs w:val="18"/>
    </w:rPr>
  </w:style>
  <w:style w:type="paragraph" w:customStyle="1" w:styleId="vsmHeading1">
    <w:name w:val="vsm Heading 1"/>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vsmnumberlist2">
    <w:name w:val="vsm number list2"/>
    <w:uiPriority w:val="99"/>
    <w:pPr>
      <w:widowControl w:val="0"/>
      <w:autoSpaceDE w:val="0"/>
      <w:autoSpaceDN w:val="0"/>
      <w:adjustRightInd w:val="0"/>
      <w:spacing w:after="113" w:line="287" w:lineRule="auto"/>
      <w:jc w:val="both"/>
    </w:pPr>
    <w:rPr>
      <w:rFonts w:ascii="Times" w:hAnsi="Times" w:cs="Times"/>
      <w:color w:val="000000"/>
      <w:sz w:val="20"/>
      <w:szCs w:val="20"/>
    </w:rPr>
  </w:style>
  <w:style w:type="paragraph" w:customStyle="1" w:styleId="vsmnumberlistw2fsp">
    <w:name w:val="vsm number list w_2f_sp"/>
    <w:uiPriority w:val="99"/>
    <w:pPr>
      <w:widowControl w:val="0"/>
      <w:autoSpaceDE w:val="0"/>
      <w:autoSpaceDN w:val="0"/>
      <w:adjustRightInd w:val="0"/>
      <w:spacing w:after="113" w:line="287" w:lineRule="auto"/>
      <w:jc w:val="both"/>
    </w:pPr>
    <w:rPr>
      <w:rFonts w:ascii="Times" w:hAnsi="Times" w:cs="Times"/>
      <w:color w:val="000000"/>
      <w:sz w:val="18"/>
      <w:szCs w:val="18"/>
    </w:rPr>
  </w:style>
  <w:style w:type="paragraph" w:customStyle="1" w:styleId="vsmnumberlistw2fsp26ital">
    <w:name w:val="vsm number list w_2f_sp _26_ ital"/>
    <w:uiPriority w:val="99"/>
    <w:pPr>
      <w:widowControl w:val="0"/>
      <w:autoSpaceDE w:val="0"/>
      <w:autoSpaceDN w:val="0"/>
      <w:adjustRightInd w:val="0"/>
      <w:spacing w:before="113" w:after="113" w:line="287" w:lineRule="auto"/>
      <w:jc w:val="both"/>
    </w:pPr>
    <w:rPr>
      <w:rFonts w:ascii="Times" w:hAnsi="Times" w:cs="Times"/>
      <w:i/>
      <w:iCs/>
      <w:color w:val="000000"/>
      <w:sz w:val="18"/>
      <w:szCs w:val="18"/>
    </w:rPr>
  </w:style>
  <w:style w:type="paragraph" w:customStyle="1" w:styleId="vsmQAparagraph">
    <w:name w:val="vsm QA paragraph"/>
    <w:uiPriority w:val="99"/>
    <w:pPr>
      <w:widowControl w:val="0"/>
      <w:autoSpaceDE w:val="0"/>
      <w:autoSpaceDN w:val="0"/>
      <w:adjustRightInd w:val="0"/>
      <w:spacing w:before="113" w:after="0" w:line="287" w:lineRule="auto"/>
      <w:jc w:val="both"/>
    </w:pPr>
    <w:rPr>
      <w:rFonts w:ascii="Times" w:hAnsi="Times" w:cs="Times"/>
      <w:b/>
      <w:bCs/>
      <w:color w:val="000000"/>
      <w:sz w:val="18"/>
      <w:szCs w:val="18"/>
    </w:rPr>
  </w:style>
  <w:style w:type="paragraph" w:customStyle="1" w:styleId="vsmQuoteInd">
    <w:name w:val="vsm QuoteInd"/>
    <w:uiPriority w:val="99"/>
    <w:pPr>
      <w:widowControl w:val="0"/>
      <w:autoSpaceDE w:val="0"/>
      <w:autoSpaceDN w:val="0"/>
      <w:adjustRightInd w:val="0"/>
      <w:spacing w:after="57" w:line="287" w:lineRule="auto"/>
      <w:ind w:left="680" w:right="170" w:firstLine="283"/>
    </w:pPr>
    <w:rPr>
      <w:rFonts w:ascii="Times" w:hAnsi="Times" w:cs="Times"/>
      <w:i/>
      <w:iCs/>
      <w:color w:val="000000"/>
      <w:sz w:val="20"/>
      <w:szCs w:val="20"/>
    </w:rPr>
  </w:style>
  <w:style w:type="paragraph" w:customStyle="1" w:styleId="vsmQuoteInd-centerednospace">
    <w:name w:val="vsm 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vsmQuoteInd-english">
    <w:name w:val="vsm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Wfw">
    <w:name w:val="Wfw"/>
    <w:uiPriority w:val="99"/>
    <w:pPr>
      <w:widowControl w:val="0"/>
      <w:autoSpaceDE w:val="0"/>
      <w:autoSpaceDN w:val="0"/>
      <w:adjustRightInd w:val="0"/>
      <w:spacing w:after="0" w:line="240" w:lineRule="auto"/>
      <w:ind w:firstLine="288"/>
    </w:pPr>
    <w:rPr>
      <w:rFonts w:ascii="Tamal" w:hAnsi="Tamal" w:cs="Tamal"/>
      <w:sz w:val="24"/>
      <w:szCs w:val="24"/>
    </w:rPr>
  </w:style>
  <w:style w:type="paragraph" w:customStyle="1" w:styleId="WhatsNew">
    <w:name w:val="What's New"/>
    <w:uiPriority w:val="99"/>
    <w:pPr>
      <w:widowControl w:val="0"/>
      <w:pBdr>
        <w:top w:val="single" w:sz="18" w:space="0" w:color="0000FF"/>
        <w:bottom w:val="single" w:sz="18" w:space="2" w:color="0000FF"/>
      </w:pBdr>
      <w:tabs>
        <w:tab w:val="left" w:pos="1440"/>
      </w:tabs>
      <w:autoSpaceDE w:val="0"/>
      <w:autoSpaceDN w:val="0"/>
      <w:adjustRightInd w:val="0"/>
      <w:spacing w:before="446" w:after="288" w:line="240" w:lineRule="auto"/>
      <w:jc w:val="center"/>
    </w:pPr>
    <w:rPr>
      <w:rFonts w:ascii="Times New Roman" w:hAnsi="Times New Roman" w:cs="Times New Roman"/>
      <w:b/>
      <w:bCs/>
      <w:color w:val="FF0000"/>
      <w:sz w:val="72"/>
      <w:szCs w:val="72"/>
    </w:rPr>
  </w:style>
  <w:style w:type="paragraph" w:customStyle="1" w:styleId="WhatsNewLectureHeading">
    <w:name w:val="What's New Lecture Heading"/>
    <w:uiPriority w:val="99"/>
    <w:pPr>
      <w:widowControl w:val="0"/>
      <w:pBdr>
        <w:top w:val="single" w:sz="12" w:space="2" w:color="000000"/>
        <w:bottom w:val="single" w:sz="24" w:space="2" w:color="000000"/>
        <w:right w:val="single" w:sz="12" w:space="0" w:color="000000"/>
      </w:pBdr>
      <w:shd w:val="solid" w:color="FFFF00" w:fill="auto"/>
      <w:autoSpaceDE w:val="0"/>
      <w:autoSpaceDN w:val="0"/>
      <w:adjustRightInd w:val="0"/>
      <w:spacing w:after="180" w:line="240" w:lineRule="auto"/>
      <w:jc w:val="center"/>
    </w:pPr>
    <w:rPr>
      <w:rFonts w:ascii="ScaGoudy" w:hAnsi="ScaGoudy"/>
      <w:b/>
      <w:bCs/>
      <w:sz w:val="24"/>
      <w:szCs w:val="24"/>
    </w:rPr>
  </w:style>
  <w:style w:type="paragraph" w:customStyle="1" w:styleId="WordforWord">
    <w:name w:val="Word for Word"/>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WordforWord3">
    <w:name w:val="Word for Word3"/>
    <w:uiPriority w:val="99"/>
    <w:pPr>
      <w:widowControl w:val="0"/>
      <w:autoSpaceDE w:val="0"/>
      <w:autoSpaceDN w:val="0"/>
      <w:adjustRightInd w:val="0"/>
      <w:spacing w:after="180" w:line="240" w:lineRule="auto"/>
    </w:pPr>
    <w:rPr>
      <w:rFonts w:ascii="ScaGoudy" w:hAnsi="ScaGoudy"/>
      <w:sz w:val="24"/>
      <w:szCs w:val="24"/>
    </w:rPr>
  </w:style>
  <w:style w:type="paragraph" w:customStyle="1" w:styleId="WordforWord1">
    <w:name w:val="Word for Word1"/>
    <w:uiPriority w:val="99"/>
    <w:pPr>
      <w:widowControl w:val="0"/>
      <w:autoSpaceDE w:val="0"/>
      <w:autoSpaceDN w:val="0"/>
      <w:adjustRightInd w:val="0"/>
      <w:spacing w:after="180" w:line="240" w:lineRule="auto"/>
    </w:pPr>
    <w:rPr>
      <w:rFonts w:ascii="ScaGoudy" w:hAnsi="ScaGoudy"/>
      <w:color w:val="000000"/>
      <w:sz w:val="24"/>
      <w:szCs w:val="24"/>
    </w:rPr>
  </w:style>
  <w:style w:type="paragraph" w:customStyle="1" w:styleId="WordforWord2">
    <w:name w:val="Word for Word2"/>
    <w:uiPriority w:val="99"/>
    <w:pPr>
      <w:widowControl w:val="0"/>
      <w:autoSpaceDE w:val="0"/>
      <w:autoSpaceDN w:val="0"/>
      <w:adjustRightInd w:val="0"/>
      <w:spacing w:after="180" w:line="240" w:lineRule="auto"/>
    </w:pPr>
    <w:rPr>
      <w:rFonts w:ascii="ScaGoudy" w:hAnsi="ScaGoudy"/>
      <w:sz w:val="24"/>
      <w:szCs w:val="24"/>
    </w:rPr>
  </w:style>
  <w:style w:type="paragraph" w:customStyle="1" w:styleId="wordforwordkusa">
    <w:name w:val="wordforwordkusa"/>
    <w:uiPriority w:val="99"/>
    <w:pPr>
      <w:widowControl w:val="0"/>
      <w:autoSpaceDE w:val="0"/>
      <w:autoSpaceDN w:val="0"/>
      <w:adjustRightInd w:val="0"/>
      <w:spacing w:after="120" w:line="240" w:lineRule="auto"/>
    </w:pPr>
    <w:rPr>
      <w:rFonts w:ascii="ScaGoudy" w:hAnsi="ScaGoudy"/>
      <w:sz w:val="24"/>
      <w:szCs w:val="24"/>
    </w:rPr>
  </w:style>
  <w:style w:type="paragraph" w:customStyle="1" w:styleId="WritingsPara">
    <w:name w:val="Writings:Para"/>
    <w:uiPriority w:val="99"/>
    <w:pPr>
      <w:widowControl w:val="0"/>
      <w:pBdr>
        <w:top w:val="single" w:sz="4" w:space="2" w:color="000000"/>
        <w:left w:val="single" w:sz="4" w:space="2" w:color="000000"/>
        <w:bottom w:val="single" w:sz="18" w:space="2" w:color="808080"/>
        <w:right w:val="single" w:sz="22" w:space="2" w:color="808080"/>
      </w:pBdr>
      <w:shd w:val="solid" w:color="00FFFF" w:fill="auto"/>
      <w:autoSpaceDE w:val="0"/>
      <w:autoSpaceDN w:val="0"/>
      <w:adjustRightInd w:val="0"/>
      <w:spacing w:before="540" w:after="0" w:line="240" w:lineRule="auto"/>
      <w:ind w:left="1440" w:right="1440"/>
      <w:jc w:val="center"/>
    </w:pPr>
    <w:rPr>
      <w:rFonts w:ascii="ScaGoudy" w:hAnsi="ScaGoudy"/>
      <w:b/>
      <w:bCs/>
      <w:color w:val="000080"/>
      <w:sz w:val="48"/>
      <w:szCs w:val="48"/>
    </w:rPr>
  </w:style>
  <w:style w:type="paragraph" w:customStyle="1" w:styleId="WritingsParaPara">
    <w:name w:val="Writings:Para:Para"/>
    <w:uiPriority w:val="99"/>
    <w:pPr>
      <w:widowControl w:val="0"/>
      <w:pBdr>
        <w:top w:val="single" w:sz="4" w:space="2" w:color="000000"/>
        <w:left w:val="single" w:sz="4" w:space="2" w:color="000000"/>
        <w:bottom w:val="single" w:sz="18" w:space="2" w:color="808080"/>
        <w:right w:val="single" w:sz="22" w:space="2" w:color="000000"/>
      </w:pBdr>
      <w:shd w:val="solid" w:color="00FFFF" w:fill="auto"/>
      <w:autoSpaceDE w:val="0"/>
      <w:autoSpaceDN w:val="0"/>
      <w:adjustRightInd w:val="0"/>
      <w:spacing w:before="540" w:after="0" w:line="240" w:lineRule="auto"/>
      <w:ind w:left="1440" w:right="1440"/>
      <w:jc w:val="center"/>
    </w:pPr>
    <w:rPr>
      <w:rFonts w:ascii="ScaGoudy" w:hAnsi="ScaGoudy"/>
      <w:b/>
      <w:bCs/>
      <w:color w:val="000080"/>
      <w:sz w:val="48"/>
      <w:szCs w:val="48"/>
    </w:rPr>
  </w:style>
  <w:style w:type="paragraph" w:customStyle="1" w:styleId="Xfejezet">
    <w:name w:val="X fejezet"/>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Palatino Sanskrit Hu 2" w:hAnsi="Palatino Sanskrit Hu 2" w:cs="Palatino Sanskrit Hu 2"/>
    </w:rPr>
  </w:style>
  <w:style w:type="paragraph" w:customStyle="1" w:styleId="xlation">
    <w:name w:val="xlation"/>
    <w:uiPriority w:val="99"/>
    <w:pPr>
      <w:widowControl w:val="0"/>
      <w:autoSpaceDE w:val="0"/>
      <w:autoSpaceDN w:val="0"/>
      <w:adjustRightInd w:val="0"/>
      <w:spacing w:after="120" w:line="240" w:lineRule="auto"/>
      <w:ind w:left="576" w:right="576"/>
      <w:jc w:val="both"/>
    </w:pPr>
    <w:rPr>
      <w:rFonts w:ascii="Sanskrit_Times" w:hAnsi="Sanskrit_Times" w:cs="Sanskrit_Times"/>
      <w:sz w:val="20"/>
      <w:szCs w:val="20"/>
    </w:rPr>
  </w:style>
  <w:style w:type="paragraph" w:customStyle="1" w:styleId="Year">
    <w:name w:val="Year"/>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Year3">
    <w:name w:val="Year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Year1">
    <w:name w:val="Year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Year2">
    <w:name w:val="Year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Youreverwell">
    <w:name w:val="Your ever well ..."/>
    <w:uiPriority w:val="99"/>
    <w:pPr>
      <w:widowControl w:val="0"/>
      <w:autoSpaceDE w:val="0"/>
      <w:autoSpaceDN w:val="0"/>
      <w:adjustRightInd w:val="0"/>
      <w:spacing w:after="0" w:line="278" w:lineRule="auto"/>
      <w:ind w:left="3060"/>
    </w:pPr>
    <w:rPr>
      <w:rFonts w:ascii="Tamalten" w:hAnsi="Tamalten" w:cs="Tamalten"/>
    </w:rPr>
  </w:style>
  <w:style w:type="paragraph" w:customStyle="1" w:styleId="ZFNOTENTRY">
    <w:name w:val="Z_FNOT ENTRY"/>
    <w:uiPriority w:val="99"/>
    <w:pPr>
      <w:widowControl w:val="0"/>
      <w:autoSpaceDE w:val="0"/>
      <w:autoSpaceDN w:val="0"/>
      <w:adjustRightInd w:val="0"/>
      <w:spacing w:after="0" w:line="240" w:lineRule="auto"/>
    </w:pPr>
    <w:rPr>
      <w:rFonts w:ascii="ScaTimes" w:hAnsi="ScaTimes" w:cs="ScaTimes"/>
      <w:sz w:val="16"/>
      <w:szCs w:val="16"/>
    </w:rPr>
  </w:style>
  <w:style w:type="character" w:customStyle="1" w:styleId="1970">
    <w:name w:val="1970"/>
    <w:uiPriority w:val="99"/>
  </w:style>
  <w:style w:type="character" w:customStyle="1" w:styleId="1b1stlineof2ndversenobeforegappointsCharChar">
    <w:name w:val="1b: 1st line of 2nd verse (no before gap points) Char Char"/>
    <w:uiPriority w:val="99"/>
    <w:rPr>
      <w:rFonts w:ascii="Tamal" w:hAnsi="Tamal" w:cs="Tamal"/>
      <w:i/>
      <w:iCs/>
    </w:rPr>
  </w:style>
  <w:style w:type="character" w:customStyle="1" w:styleId="21stlineofverse6ptsbeforeCharCharChar">
    <w:name w:val="2: 1st line of verse (6pts before) Char Char Char"/>
    <w:uiPriority w:val="99"/>
    <w:rPr>
      <w:rFonts w:ascii="Tamal" w:hAnsi="Tamal" w:cs="Tamal"/>
      <w:i/>
      <w:iCs/>
      <w:sz w:val="22"/>
      <w:szCs w:val="22"/>
    </w:rPr>
  </w:style>
  <w:style w:type="character" w:customStyle="1" w:styleId="3englishtranslationofverseCharChar">
    <w:name w:val="3: english translation of verse Char Char"/>
    <w:uiPriority w:val="99"/>
    <w:rPr>
      <w:rFonts w:ascii="Tamal" w:hAnsi="Tamal" w:cs="Tamal"/>
    </w:rPr>
  </w:style>
  <w:style w:type="character" w:customStyle="1" w:styleId="3UsualparagraphChar">
    <w:name w:val="3: Usual paragraph Char"/>
    <w:uiPriority w:val="99"/>
    <w:rPr>
      <w:rFonts w:ascii="Tamal" w:hAnsi="Tamal" w:cs="Tamal"/>
    </w:rPr>
  </w:style>
  <w:style w:type="character" w:customStyle="1" w:styleId="3UsualparagraphCharCharChar">
    <w:name w:val="3: Usual paragraph Char Char Char"/>
    <w:uiPriority w:val="99"/>
    <w:rPr>
      <w:rFonts w:ascii="Tamal" w:hAnsi="Tamal" w:cs="Tamal"/>
    </w:rPr>
  </w:style>
  <w:style w:type="character" w:customStyle="1" w:styleId="3UsualparagraphwithbeforegapChar">
    <w:name w:val="3: Usual paragraph with before gap Char"/>
    <w:uiPriority w:val="99"/>
    <w:rPr>
      <w:rFonts w:ascii="Tamal" w:hAnsi="Tamal" w:cs="Tamal"/>
    </w:rPr>
  </w:style>
  <w:style w:type="character" w:customStyle="1" w:styleId="3UsualparagraphwithbeforegapCharCharChar">
    <w:name w:val="3: Usual paragraph with before gap Char Char Char"/>
    <w:uiPriority w:val="99"/>
    <w:rPr>
      <w:rFonts w:ascii="Tamal" w:hAnsi="Tamal" w:cs="Tamal"/>
    </w:rPr>
  </w:style>
  <w:style w:type="character" w:customStyle="1" w:styleId="aaamistake">
    <w:name w:val="aaamistake"/>
    <w:uiPriority w:val="99"/>
    <w:rPr>
      <w:color w:val="000000"/>
    </w:rPr>
  </w:style>
  <w:style w:type="character" w:customStyle="1" w:styleId="aafirstsyns">
    <w:name w:val="aa first syns"/>
    <w:uiPriority w:val="99"/>
    <w:rPr>
      <w:color w:val="00FFFF"/>
    </w:rPr>
  </w:style>
  <w:style w:type="character" w:customStyle="1" w:styleId="aafirstword">
    <w:name w:val="aa first word"/>
    <w:uiPriority w:val="99"/>
  </w:style>
  <w:style w:type="character" w:customStyle="1" w:styleId="Absatz-Standardschriftart">
    <w:name w:val="Absatz-Standardschriftart"/>
    <w:uiPriority w:val="99"/>
  </w:style>
  <w:style w:type="character" w:customStyle="1" w:styleId="AcceleratorKeys">
    <w:name w:val="Accelerator Keys"/>
    <w:uiPriority w:val="99"/>
    <w:rPr>
      <w:b/>
      <w:bCs/>
      <w:i/>
      <w:iCs/>
      <w:sz w:val="28"/>
      <w:szCs w:val="28"/>
      <w:u w:val="single"/>
    </w:rPr>
  </w:style>
  <w:style w:type="character" w:customStyle="1" w:styleId="addmd">
    <w:name w:val="addmd"/>
    <w:uiPriority w:val="99"/>
    <w:rPr>
      <w:color w:val="000000"/>
    </w:rPr>
  </w:style>
  <w:style w:type="character" w:customStyle="1" w:styleId="Adi-parva">
    <w:name w:val="Adi-parva"/>
    <w:uiPriority w:val="99"/>
  </w:style>
  <w:style w:type="character" w:customStyle="1" w:styleId="Adi-parvaField">
    <w:name w:val="Adi-parva:Field"/>
    <w:uiPriority w:val="99"/>
  </w:style>
  <w:style w:type="character" w:customStyle="1" w:styleId="Adi-parvaField1">
    <w:name w:val="Adi-parva:Field1"/>
    <w:uiPriority w:val="99"/>
  </w:style>
  <w:style w:type="character" w:customStyle="1" w:styleId="Adi-parvaField2">
    <w:name w:val="Adi-parva:Field2"/>
    <w:uiPriority w:val="99"/>
  </w:style>
  <w:style w:type="character" w:customStyle="1" w:styleId="Adi-parvaField4">
    <w:name w:val="Adi-parva:Field4"/>
    <w:uiPriority w:val="99"/>
  </w:style>
  <w:style w:type="character" w:customStyle="1" w:styleId="Adi-parvaField6">
    <w:name w:val="Adi-parva:Field6"/>
    <w:uiPriority w:val="99"/>
  </w:style>
  <w:style w:type="character" w:customStyle="1" w:styleId="Adjusting">
    <w:name w:val="Adjusting"/>
    <w:uiPriority w:val="99"/>
  </w:style>
  <w:style w:type="character" w:customStyle="1" w:styleId="Adjustingspace">
    <w:name w:val="Adjusting_space"/>
    <w:uiPriority w:val="99"/>
  </w:style>
  <w:style w:type="character" w:customStyle="1" w:styleId="AitareyaUpanisad">
    <w:name w:val="Aitareya Upanisad"/>
    <w:uiPriority w:val="99"/>
  </w:style>
  <w:style w:type="character" w:customStyle="1" w:styleId="AitareyaUpanisadField">
    <w:name w:val="Aitareya Upanisad:Field"/>
    <w:uiPriority w:val="99"/>
  </w:style>
  <w:style w:type="character" w:customStyle="1" w:styleId="AitareyaUpanisadField1">
    <w:name w:val="Aitareya Upanisad:Field1"/>
    <w:uiPriority w:val="99"/>
  </w:style>
  <w:style w:type="character" w:customStyle="1" w:styleId="AitareyaUpanisadField2">
    <w:name w:val="Aitareya Upanisad:Field2"/>
    <w:uiPriority w:val="99"/>
  </w:style>
  <w:style w:type="character" w:customStyle="1" w:styleId="AitareyaUpanisadField3">
    <w:name w:val="Aitareya Upanisad:Field3"/>
    <w:uiPriority w:val="99"/>
  </w:style>
  <w:style w:type="character" w:customStyle="1" w:styleId="AitareyaUpanisadField4">
    <w:name w:val="Aitareya Upanisad:Field4"/>
    <w:uiPriority w:val="99"/>
  </w:style>
  <w:style w:type="character" w:customStyle="1" w:styleId="Amrta-binduUpanisad">
    <w:name w:val="Amrta-bindu Upanisad"/>
    <w:uiPriority w:val="99"/>
  </w:style>
  <w:style w:type="character" w:customStyle="1" w:styleId="Amrta-binduUpanisadField">
    <w:name w:val="Amrta-bindu Upanisad:Field"/>
    <w:uiPriority w:val="99"/>
  </w:style>
  <w:style w:type="character" w:customStyle="1" w:styleId="Amrta-binduUpanisadField1">
    <w:name w:val="Amrta-bindu Upanisad:Field1"/>
    <w:uiPriority w:val="99"/>
  </w:style>
  <w:style w:type="character" w:customStyle="1" w:styleId="Amrta-binduUpanisadField2">
    <w:name w:val="Amrta-bindu Upanisad:Field2"/>
    <w:uiPriority w:val="99"/>
  </w:style>
  <w:style w:type="character" w:customStyle="1" w:styleId="Amrta-binduUpanisadField3">
    <w:name w:val="Amrta-bindu Upanisad:Field3"/>
    <w:uiPriority w:val="99"/>
  </w:style>
  <w:style w:type="character" w:customStyle="1" w:styleId="Amrta-binduUpanisadField4">
    <w:name w:val="Amrta-bindu Upanisad:Field4"/>
    <w:uiPriority w:val="99"/>
  </w:style>
  <w:style w:type="character" w:styleId="CommentReference">
    <w:name w:val="annotation reference"/>
    <w:basedOn w:val="DefaultParagraphFont"/>
    <w:uiPriority w:val="99"/>
    <w:rPr>
      <w:rFonts w:ascii="Times New Roman" w:hAnsi="Times New Roman" w:cs="Times New Roman"/>
      <w:sz w:val="16"/>
      <w:szCs w:val="16"/>
    </w:rPr>
  </w:style>
  <w:style w:type="character" w:customStyle="1" w:styleId="Anubhava-prakarana">
    <w:name w:val="Anubhava-prakarana"/>
    <w:uiPriority w:val="99"/>
  </w:style>
  <w:style w:type="character" w:customStyle="1" w:styleId="Anubhava-prakaranaField">
    <w:name w:val="Anubhava-prakarana:Field"/>
    <w:uiPriority w:val="99"/>
  </w:style>
  <w:style w:type="character" w:customStyle="1" w:styleId="Anubhava-prakaranaField1">
    <w:name w:val="Anubhava-prakarana:Field1"/>
    <w:uiPriority w:val="99"/>
  </w:style>
  <w:style w:type="character" w:customStyle="1" w:styleId="Anubhava-prakaranaField2">
    <w:name w:val="Anubhava-prakarana:Field2"/>
    <w:uiPriority w:val="99"/>
  </w:style>
  <w:style w:type="character" w:customStyle="1" w:styleId="Anubhava-prakaranaField3">
    <w:name w:val="Anubhava-prakarana:Field3"/>
    <w:uiPriority w:val="99"/>
  </w:style>
  <w:style w:type="character" w:customStyle="1" w:styleId="Anubhava-prakaranaField4">
    <w:name w:val="Anubhava-prakarana:Field4"/>
    <w:uiPriority w:val="99"/>
  </w:style>
  <w:style w:type="character" w:customStyle="1" w:styleId="Anuccheda">
    <w:name w:val="Anuccheda"/>
    <w:uiPriority w:val="99"/>
  </w:style>
  <w:style w:type="character" w:customStyle="1" w:styleId="AnucchedaField">
    <w:name w:val="Anuccheda:Field"/>
    <w:uiPriority w:val="99"/>
  </w:style>
  <w:style w:type="character" w:customStyle="1" w:styleId="AnucchedaField1">
    <w:name w:val="Anuccheda:Field1"/>
    <w:uiPriority w:val="99"/>
  </w:style>
  <w:style w:type="character" w:customStyle="1" w:styleId="AnucchedaField2">
    <w:name w:val="Anuccheda:Field2"/>
    <w:uiPriority w:val="99"/>
  </w:style>
  <w:style w:type="character" w:customStyle="1" w:styleId="AnucchedaField3">
    <w:name w:val="Anuccheda:Field3"/>
    <w:uiPriority w:val="99"/>
  </w:style>
  <w:style w:type="character" w:customStyle="1" w:styleId="AnucchedaField4">
    <w:name w:val="Anuccheda:Field4"/>
    <w:uiPriority w:val="99"/>
  </w:style>
  <w:style w:type="character" w:customStyle="1" w:styleId="apple-converted-space">
    <w:name w:val="apple-converted-space"/>
    <w:uiPriority w:val="99"/>
  </w:style>
  <w:style w:type="character" w:customStyle="1" w:styleId="apple-style-span">
    <w:name w:val="apple-style-span"/>
    <w:uiPriority w:val="99"/>
    <w:rPr>
      <w:color w:val="000000"/>
    </w:rPr>
  </w:style>
  <w:style w:type="character" w:customStyle="1" w:styleId="rrindrdnSm">
    <w:name w:val="Ârðõíri êînîídrdón Símê"/>
    <w:uiPriority w:val="99"/>
  </w:style>
  <w:style w:type="character" w:customStyle="1" w:styleId="ArialBold">
    <w:name w:val="ArialBold"/>
    <w:uiPriority w:val="99"/>
    <w:rPr>
      <w:rFonts w:ascii="Arial" w:hAnsi="Arial" w:cs="Arial"/>
      <w:b/>
      <w:bCs/>
      <w:u w:val="single"/>
    </w:rPr>
  </w:style>
  <w:style w:type="character" w:customStyle="1" w:styleId="Atharva-veda">
    <w:name w:val="Atharva-veda"/>
    <w:uiPriority w:val="99"/>
  </w:style>
  <w:style w:type="character" w:customStyle="1" w:styleId="Atharva-vedaField">
    <w:name w:val="Atharva-veda:Field"/>
    <w:uiPriority w:val="99"/>
  </w:style>
  <w:style w:type="character" w:customStyle="1" w:styleId="Atharva-vedaField1">
    <w:name w:val="Atharva-veda:Field1"/>
    <w:uiPriority w:val="99"/>
  </w:style>
  <w:style w:type="character" w:customStyle="1" w:styleId="Atharva-vedaField2">
    <w:name w:val="Atharva-veda:Field2"/>
    <w:uiPriority w:val="99"/>
  </w:style>
  <w:style w:type="character" w:customStyle="1" w:styleId="Atharva-vedaField3">
    <w:name w:val="Atharva-veda:Field3"/>
    <w:uiPriority w:val="99"/>
  </w:style>
  <w:style w:type="character" w:customStyle="1" w:styleId="Atharva-vedaField4">
    <w:name w:val="Atharva-veda:Field4"/>
    <w:uiPriority w:val="99"/>
  </w:style>
  <w:style w:type="character" w:customStyle="1" w:styleId="Atharva-veda-samhita">
    <w:name w:val="Atharva-veda-samhita"/>
    <w:uiPriority w:val="99"/>
  </w:style>
  <w:style w:type="character" w:customStyle="1" w:styleId="Atharva-veda-samhitaField">
    <w:name w:val="Atharva-veda-samhita:Field"/>
    <w:uiPriority w:val="99"/>
  </w:style>
  <w:style w:type="character" w:customStyle="1" w:styleId="Atharva-veda-samhitaField1">
    <w:name w:val="Atharva-veda-samhita:Field1"/>
    <w:uiPriority w:val="99"/>
  </w:style>
  <w:style w:type="character" w:customStyle="1" w:styleId="Atharva-veda-samhitaField2">
    <w:name w:val="Atharva-veda-samhita:Field2"/>
    <w:uiPriority w:val="99"/>
  </w:style>
  <w:style w:type="character" w:customStyle="1" w:styleId="Atharva-veda-samhitaField3">
    <w:name w:val="Atharva-veda-samhita:Field3"/>
    <w:uiPriority w:val="99"/>
  </w:style>
  <w:style w:type="character" w:customStyle="1" w:styleId="Atharva-veda-samhitaField4">
    <w:name w:val="Atharva-veda-samhita:Field4"/>
    <w:uiPriority w:val="99"/>
  </w:style>
  <w:style w:type="character" w:customStyle="1" w:styleId="AuthorChar">
    <w:name w:val="Author Char"/>
    <w:uiPriority w:val="99"/>
    <w:rPr>
      <w:b/>
      <w:bCs/>
      <w:i/>
      <w:iCs/>
      <w:color w:val="000000"/>
    </w:rPr>
  </w:style>
  <w:style w:type="character" w:customStyle="1" w:styleId="Ayodhya-kanda">
    <w:name w:val="Ayodhya-kanda"/>
    <w:uiPriority w:val="99"/>
  </w:style>
  <w:style w:type="character" w:customStyle="1" w:styleId="Ayodhya-kandaField">
    <w:name w:val="Ayodhya-kanda:Field"/>
    <w:uiPriority w:val="99"/>
  </w:style>
  <w:style w:type="character" w:customStyle="1" w:styleId="Ayodhya-kandaField1">
    <w:name w:val="Ayodhya-kanda:Field1"/>
    <w:uiPriority w:val="99"/>
  </w:style>
  <w:style w:type="character" w:customStyle="1" w:styleId="Ayodhya-kandaField2">
    <w:name w:val="Ayodhya-kanda:Field2"/>
    <w:uiPriority w:val="99"/>
  </w:style>
  <w:style w:type="character" w:customStyle="1" w:styleId="Ayodhya-kandaField3">
    <w:name w:val="Ayodhya-kanda:Field3"/>
    <w:uiPriority w:val="99"/>
  </w:style>
  <w:style w:type="character" w:customStyle="1" w:styleId="Ayodhya-kandaField4">
    <w:name w:val="Ayodhya-kanda:Field4"/>
    <w:uiPriority w:val="99"/>
  </w:style>
  <w:style w:type="character" w:customStyle="1" w:styleId="Baudhayana-dharma-sastra">
    <w:name w:val="Baudhayana-dharma-sastra"/>
    <w:uiPriority w:val="99"/>
  </w:style>
  <w:style w:type="character" w:customStyle="1" w:styleId="Baudhayana-dharma-sastraField">
    <w:name w:val="Baudhayana-dharma-sastra:Field"/>
    <w:uiPriority w:val="99"/>
  </w:style>
  <w:style w:type="character" w:customStyle="1" w:styleId="Baudhayana-dharma-sastraField1">
    <w:name w:val="Baudhayana-dharma-sastra:Field1"/>
    <w:uiPriority w:val="99"/>
  </w:style>
  <w:style w:type="character" w:customStyle="1" w:styleId="Baudhayana-dharma-sastraField2">
    <w:name w:val="Baudhayana-dharma-sastra:Field2"/>
    <w:uiPriority w:val="99"/>
  </w:style>
  <w:style w:type="character" w:customStyle="1" w:styleId="Baudhayana-dharma-sastraField3">
    <w:name w:val="Baudhayana-dharma-sastra:Field3"/>
    <w:uiPriority w:val="99"/>
  </w:style>
  <w:style w:type="character" w:customStyle="1" w:styleId="Baudhayana-dharma-sastraField4">
    <w:name w:val="Baudhayana-dharma-sastra:Field4"/>
    <w:uiPriority w:val="99"/>
  </w:style>
  <w:style w:type="character" w:customStyle="1" w:styleId="BengaliChar">
    <w:name w:val="Bengali:Char"/>
    <w:uiPriority w:val="99"/>
  </w:style>
  <w:style w:type="character" w:customStyle="1" w:styleId="BengaliField">
    <w:name w:val="Bengali:Field"/>
    <w:uiPriority w:val="99"/>
  </w:style>
  <w:style w:type="character" w:customStyle="1" w:styleId="BengaliField1">
    <w:name w:val="Bengali:Field1"/>
    <w:uiPriority w:val="99"/>
  </w:style>
  <w:style w:type="character" w:customStyle="1" w:styleId="BengaliField2">
    <w:name w:val="Bengali:Field2"/>
    <w:uiPriority w:val="99"/>
  </w:style>
  <w:style w:type="character" w:customStyle="1" w:styleId="BengaliField3">
    <w:name w:val="Bengali:Field3"/>
    <w:uiPriority w:val="99"/>
  </w:style>
  <w:style w:type="character" w:customStyle="1" w:styleId="BengaliField4">
    <w:name w:val="Bengali:Field4"/>
    <w:uiPriority w:val="99"/>
  </w:style>
  <w:style w:type="character" w:customStyle="1" w:styleId="Bhagavad-gita">
    <w:name w:val="Bhagavad-gita"/>
    <w:uiPriority w:val="99"/>
  </w:style>
  <w:style w:type="character" w:customStyle="1" w:styleId="Bhagavad-gitaField">
    <w:name w:val="Bhagavad-gita:Field"/>
    <w:uiPriority w:val="99"/>
  </w:style>
  <w:style w:type="character" w:customStyle="1" w:styleId="Bhagavad-gitaField1">
    <w:name w:val="Bhagavad-gita:Field1"/>
    <w:uiPriority w:val="99"/>
  </w:style>
  <w:style w:type="character" w:customStyle="1" w:styleId="Bhagavad-gitaField2">
    <w:name w:val="Bhagavad-gita:Field2"/>
    <w:uiPriority w:val="99"/>
  </w:style>
  <w:style w:type="character" w:customStyle="1" w:styleId="Bhagavad-gitaField3">
    <w:name w:val="Bhagavad-gita:Field3"/>
    <w:uiPriority w:val="99"/>
  </w:style>
  <w:style w:type="character" w:customStyle="1" w:styleId="Bhagavad-gitaField4">
    <w:name w:val="Bhagavad-gita:Field4"/>
    <w:uiPriority w:val="99"/>
  </w:style>
  <w:style w:type="character" w:customStyle="1" w:styleId="Bhagavat-sandarbha">
    <w:name w:val="Bhagavat-sandarbha"/>
    <w:uiPriority w:val="99"/>
  </w:style>
  <w:style w:type="character" w:customStyle="1" w:styleId="Bhagavat-sandarbhaField">
    <w:name w:val="Bhagavat-sandarbha:Field"/>
    <w:uiPriority w:val="99"/>
  </w:style>
  <w:style w:type="character" w:customStyle="1" w:styleId="Bhagavat-sandarbhaField1">
    <w:name w:val="Bhagavat-sandarbha:Field1"/>
    <w:uiPriority w:val="99"/>
  </w:style>
  <w:style w:type="character" w:customStyle="1" w:styleId="Bhagavat-sandarbhaField2">
    <w:name w:val="Bhagavat-sandarbha:Field2"/>
    <w:uiPriority w:val="99"/>
  </w:style>
  <w:style w:type="character" w:customStyle="1" w:styleId="Bhagavat-sandarbhaField3">
    <w:name w:val="Bhagavat-sandarbha:Field3"/>
    <w:uiPriority w:val="99"/>
  </w:style>
  <w:style w:type="character" w:customStyle="1" w:styleId="Bhagavat-sandarbhaField4">
    <w:name w:val="Bhagavat-sandarbha:Field4"/>
    <w:uiPriority w:val="99"/>
  </w:style>
  <w:style w:type="character" w:customStyle="1" w:styleId="Bhakti-rasamrta-sindhu">
    <w:name w:val="Bhakti-rasamrta-sindhu"/>
    <w:uiPriority w:val="99"/>
  </w:style>
  <w:style w:type="character" w:customStyle="1" w:styleId="Bhakti-rasamrta-sindhuField">
    <w:name w:val="Bhakti-rasamrta-sindhu:Field"/>
    <w:uiPriority w:val="99"/>
  </w:style>
  <w:style w:type="character" w:customStyle="1" w:styleId="Bhakti-rasamrta-sindhuField1">
    <w:name w:val="Bhakti-rasamrta-sindhu:Field1"/>
    <w:uiPriority w:val="99"/>
  </w:style>
  <w:style w:type="character" w:customStyle="1" w:styleId="Bhakti-rasamrta-sindhuField2">
    <w:name w:val="Bhakti-rasamrta-sindhu:Field2"/>
    <w:uiPriority w:val="99"/>
  </w:style>
  <w:style w:type="character" w:customStyle="1" w:styleId="Bhakti-rasamrta-sindhuField3">
    <w:name w:val="Bhakti-rasamrta-sindhu:Field3"/>
    <w:uiPriority w:val="99"/>
  </w:style>
  <w:style w:type="character" w:customStyle="1" w:styleId="Bhakti-rasamrta-sindhuField4">
    <w:name w:val="Bhakti-rasamrta-sindhu:Field4"/>
    <w:uiPriority w:val="99"/>
  </w:style>
  <w:style w:type="character" w:customStyle="1" w:styleId="Bhakti-sandarbha">
    <w:name w:val="Bhakti-sandarbha"/>
    <w:uiPriority w:val="99"/>
  </w:style>
  <w:style w:type="character" w:customStyle="1" w:styleId="Bhakti-sandarbhaField">
    <w:name w:val="Bhakti-sandarbha:Field"/>
    <w:uiPriority w:val="99"/>
  </w:style>
  <w:style w:type="character" w:customStyle="1" w:styleId="Bhakti-sandarbhaField1">
    <w:name w:val="Bhakti-sandarbha:Field1"/>
    <w:uiPriority w:val="99"/>
  </w:style>
  <w:style w:type="character" w:customStyle="1" w:styleId="Bhakti-sandarbhaField2">
    <w:name w:val="Bhakti-sandarbha:Field2"/>
    <w:uiPriority w:val="99"/>
  </w:style>
  <w:style w:type="character" w:customStyle="1" w:styleId="Bhakti-sandarbhaField3">
    <w:name w:val="Bhakti-sandarbha:Field3"/>
    <w:uiPriority w:val="99"/>
  </w:style>
  <w:style w:type="character" w:customStyle="1" w:styleId="Bhakti-sandarbhaField4">
    <w:name w:val="Bhakti-sandarbha:Field4"/>
    <w:uiPriority w:val="99"/>
  </w:style>
  <w:style w:type="character" w:customStyle="1" w:styleId="Bhavartha-dipika">
    <w:name w:val="Bhavartha-dipika"/>
    <w:uiPriority w:val="99"/>
  </w:style>
  <w:style w:type="character" w:customStyle="1" w:styleId="Bhavartha-dipikaField">
    <w:name w:val="Bhavartha-dipika:Field"/>
    <w:uiPriority w:val="99"/>
  </w:style>
  <w:style w:type="character" w:customStyle="1" w:styleId="Bhavartha-dipikaField1">
    <w:name w:val="Bhavartha-dipika:Field1"/>
    <w:uiPriority w:val="99"/>
  </w:style>
  <w:style w:type="character" w:customStyle="1" w:styleId="Bhavartha-dipikaField2">
    <w:name w:val="Bhavartha-dipika:Field2"/>
    <w:uiPriority w:val="99"/>
  </w:style>
  <w:style w:type="character" w:customStyle="1" w:styleId="Bhavartha-dipikaField3">
    <w:name w:val="Bhavartha-dipika:Field3"/>
    <w:uiPriority w:val="99"/>
  </w:style>
  <w:style w:type="character" w:customStyle="1" w:styleId="Bhavartha-dipikaField4">
    <w:name w:val="Bhavartha-dipika:Field4"/>
    <w:uiPriority w:val="99"/>
  </w:style>
  <w:style w:type="character" w:customStyle="1" w:styleId="Bhisma-parva">
    <w:name w:val="Bhisma-parva"/>
    <w:uiPriority w:val="99"/>
  </w:style>
  <w:style w:type="character" w:customStyle="1" w:styleId="Bhisma-parvaField">
    <w:name w:val="Bhisma-parva:Field"/>
    <w:uiPriority w:val="99"/>
  </w:style>
  <w:style w:type="character" w:customStyle="1" w:styleId="Bhisma-parvaField1">
    <w:name w:val="Bhisma-parva:Field1"/>
    <w:uiPriority w:val="99"/>
  </w:style>
  <w:style w:type="character" w:customStyle="1" w:styleId="Bhisma-parvaField2">
    <w:name w:val="Bhisma-parva:Field2"/>
    <w:uiPriority w:val="99"/>
  </w:style>
  <w:style w:type="character" w:customStyle="1" w:styleId="Bhisma-parvaField4">
    <w:name w:val="Bhisma-parva:Field4"/>
    <w:uiPriority w:val="99"/>
  </w:style>
  <w:style w:type="character" w:customStyle="1" w:styleId="Bhisma-parvaField6">
    <w:name w:val="Bhisma-parva:Field6"/>
    <w:uiPriority w:val="99"/>
  </w:style>
  <w:style w:type="character" w:customStyle="1" w:styleId="Bluebackground">
    <w:name w:val="Blue background"/>
    <w:uiPriority w:val="99"/>
  </w:style>
  <w:style w:type="character" w:customStyle="1" w:styleId="BluebackgroundPen">
    <w:name w:val="Blue background:Pen"/>
    <w:uiPriority w:val="99"/>
  </w:style>
  <w:style w:type="character" w:customStyle="1" w:styleId="BluebackgroundPen1">
    <w:name w:val="Blue background:Pen1"/>
    <w:uiPriority w:val="99"/>
  </w:style>
  <w:style w:type="character" w:customStyle="1" w:styleId="BluebackgroundPen2">
    <w:name w:val="Blue background:Pen2"/>
    <w:uiPriority w:val="99"/>
  </w:style>
  <w:style w:type="character" w:customStyle="1" w:styleId="BluebackgroundPen3">
    <w:name w:val="Blue background:Pen3"/>
    <w:uiPriority w:val="99"/>
  </w:style>
  <w:style w:type="character" w:customStyle="1" w:styleId="BluebackgroundPen4">
    <w:name w:val="Blue background:Pen4"/>
    <w:uiPriority w:val="99"/>
  </w:style>
  <w:style w:type="character" w:customStyle="1" w:styleId="bluesaintpostbit">
    <w:name w:val="bluesaint_postbit"/>
    <w:uiPriority w:val="99"/>
  </w:style>
  <w:style w:type="character" w:customStyle="1" w:styleId="BodyChar">
    <w:name w:val="Body:Char"/>
    <w:uiPriority w:val="99"/>
    <w:rPr>
      <w:color w:val="000000"/>
      <w:sz w:val="22"/>
      <w:szCs w:val="22"/>
    </w:rPr>
  </w:style>
  <w:style w:type="character" w:customStyle="1" w:styleId="bodyChar0">
    <w:name w:val="body Char"/>
    <w:uiPriority w:val="99"/>
    <w:rPr>
      <w:rFonts w:ascii="Tamal" w:hAnsi="Tamal" w:cs="Tamal"/>
      <w:sz w:val="36"/>
      <w:szCs w:val="36"/>
    </w:rPr>
  </w:style>
  <w:style w:type="character" w:customStyle="1" w:styleId="bodynoindentChar">
    <w:name w:val="body no indent Char"/>
    <w:uiPriority w:val="99"/>
    <w:rPr>
      <w:rFonts w:ascii="Tamal" w:hAnsi="Tamal" w:cs="Tamal"/>
      <w:color w:val="FFFF00"/>
      <w:sz w:val="36"/>
      <w:szCs w:val="36"/>
    </w:rPr>
  </w:style>
  <w:style w:type="character" w:customStyle="1" w:styleId="BodyTextFirstIndentChar1">
    <w:name w:val="Body Text First Indent Char1"/>
    <w:uiPriority w:val="99"/>
    <w:rPr>
      <w:rFonts w:ascii="Tamal" w:hAnsi="Tamal" w:cs="Tamal"/>
    </w:rPr>
  </w:style>
  <w:style w:type="character" w:customStyle="1" w:styleId="BoldChar">
    <w:name w:val="Bold:Char"/>
    <w:uiPriority w:val="99"/>
    <w:rPr>
      <w:b/>
      <w:bCs/>
    </w:rPr>
  </w:style>
  <w:style w:type="character" w:customStyle="1" w:styleId="Bold1">
    <w:name w:val="Bold1"/>
    <w:uiPriority w:val="99"/>
    <w:rPr>
      <w:b/>
      <w:bCs/>
    </w:rPr>
  </w:style>
  <w:style w:type="character" w:customStyle="1" w:styleId="BoldCharChar">
    <w:name w:val="Bold:Char:Char"/>
    <w:uiPriority w:val="99"/>
    <w:rPr>
      <w:b/>
      <w:bCs/>
    </w:rPr>
  </w:style>
  <w:style w:type="character" w:customStyle="1" w:styleId="BoldCharCharChar">
    <w:name w:val="Bold:Char:Char:Char"/>
    <w:uiPriority w:val="99"/>
    <w:rPr>
      <w:b/>
      <w:bCs/>
    </w:rPr>
  </w:style>
  <w:style w:type="character" w:customStyle="1" w:styleId="BoldCharCharCharChar">
    <w:name w:val="Bold:Char:Char:Char:Char"/>
    <w:uiPriority w:val="99"/>
    <w:rPr>
      <w:b/>
      <w:bCs/>
    </w:rPr>
  </w:style>
  <w:style w:type="character" w:customStyle="1" w:styleId="BoldCharCharCharCharChar">
    <w:name w:val="Bold:Char:Char:Char:Char:Char"/>
    <w:uiPriority w:val="99"/>
    <w:rPr>
      <w:b/>
      <w:bCs/>
    </w:rPr>
  </w:style>
  <w:style w:type="character" w:customStyle="1" w:styleId="BoldCharCharCharCharCharChar">
    <w:name w:val="Bold:Char:Char:Char:Char:Char:Char"/>
    <w:uiPriority w:val="99"/>
    <w:rPr>
      <w:b/>
      <w:bCs/>
    </w:rPr>
  </w:style>
  <w:style w:type="character" w:customStyle="1" w:styleId="BoldCharCharCharCharCharCharChar">
    <w:name w:val="Bold:Char:Char:Char:Char:Char:Char:Char"/>
    <w:uiPriority w:val="99"/>
    <w:rPr>
      <w:b/>
      <w:bCs/>
    </w:rPr>
  </w:style>
  <w:style w:type="character" w:customStyle="1" w:styleId="Bold-Underline">
    <w:name w:val="Bold-Underline"/>
    <w:uiPriority w:val="99"/>
    <w:rPr>
      <w:b/>
      <w:bCs/>
      <w:u w:val="single"/>
    </w:rPr>
  </w:style>
  <w:style w:type="character" w:customStyle="1" w:styleId="Book1">
    <w:name w:val="Book1"/>
    <w:uiPriority w:val="99"/>
    <w:rPr>
      <w:rFonts w:ascii="ScaBenguit" w:hAnsi="ScaBenguit" w:cs="ScaBenguit"/>
      <w:b/>
      <w:bCs/>
      <w:color w:val="FFFF00"/>
      <w:sz w:val="36"/>
      <w:szCs w:val="36"/>
    </w:rPr>
  </w:style>
  <w:style w:type="character" w:customStyle="1" w:styleId="BookTitle0">
    <w:name w:val="BookTitle"/>
    <w:uiPriority w:val="99"/>
    <w:rPr>
      <w:i/>
      <w:iCs/>
      <w:color w:val="000000"/>
      <w:sz w:val="22"/>
      <w:szCs w:val="22"/>
    </w:rPr>
  </w:style>
  <w:style w:type="character" w:customStyle="1" w:styleId="BookTitleChar">
    <w:name w:val="Book Title:Char"/>
    <w:uiPriority w:val="99"/>
    <w:rPr>
      <w:rFonts w:ascii="ScaTimes" w:hAnsi="ScaTimes" w:cs="ScaTimes"/>
      <w:b/>
      <w:bCs/>
      <w:color w:val="008080"/>
      <w:sz w:val="48"/>
      <w:szCs w:val="48"/>
    </w:rPr>
  </w:style>
  <w:style w:type="character" w:customStyle="1" w:styleId="BookTitleroman">
    <w:name w:val="BookTitle roman"/>
    <w:uiPriority w:val="99"/>
    <w:rPr>
      <w:i/>
      <w:iCs/>
      <w:color w:val="000000"/>
      <w:sz w:val="22"/>
      <w:szCs w:val="22"/>
    </w:rPr>
  </w:style>
  <w:style w:type="character" w:customStyle="1" w:styleId="Brahma-samhita">
    <w:name w:val="Brahma-samhita"/>
    <w:uiPriority w:val="99"/>
  </w:style>
  <w:style w:type="character" w:customStyle="1" w:styleId="Brahma-samhitaField">
    <w:name w:val="Brahma-samhita:Field"/>
    <w:uiPriority w:val="99"/>
  </w:style>
  <w:style w:type="character" w:customStyle="1" w:styleId="Brahma-samhitaField1">
    <w:name w:val="Brahma-samhita:Field1"/>
    <w:uiPriority w:val="99"/>
  </w:style>
  <w:style w:type="character" w:customStyle="1" w:styleId="Brahma-samhitaField2">
    <w:name w:val="Brahma-samhita:Field2"/>
    <w:uiPriority w:val="99"/>
  </w:style>
  <w:style w:type="character" w:customStyle="1" w:styleId="Brahma-samhitaField3">
    <w:name w:val="Brahma-samhita:Field3"/>
    <w:uiPriority w:val="99"/>
  </w:style>
  <w:style w:type="character" w:customStyle="1" w:styleId="Brahma-samhitaField4">
    <w:name w:val="Brahma-samhita:Field4"/>
    <w:uiPriority w:val="99"/>
  </w:style>
  <w:style w:type="character" w:customStyle="1" w:styleId="Brahma-vaivartaPurana1">
    <w:name w:val="Brahma-vaivarta Purana1"/>
    <w:aliases w:val="Krsna-janma-khanda3"/>
    <w:uiPriority w:val="99"/>
  </w:style>
  <w:style w:type="character" w:customStyle="1" w:styleId="Brahma-vaivartaPurana2">
    <w:name w:val="Brahma-vaivarta Purana2"/>
    <w:aliases w:val="Krsna-janma-khanda5"/>
    <w:uiPriority w:val="99"/>
  </w:style>
  <w:style w:type="character" w:customStyle="1" w:styleId="Brahma-vaivartaPurana3">
    <w:name w:val="Brahma-vaivarta Purana3"/>
    <w:aliases w:val="Krsna-janma-khanda7"/>
    <w:uiPriority w:val="99"/>
  </w:style>
  <w:style w:type="character" w:customStyle="1" w:styleId="Brahma-vaivartaPurana4">
    <w:name w:val="Brahma-vaivarta Purana4"/>
    <w:aliases w:val="Krsna-janma-khanda:Field"/>
    <w:uiPriority w:val="99"/>
  </w:style>
  <w:style w:type="character" w:customStyle="1" w:styleId="Brahma-vaivartaPurana5">
    <w:name w:val="Brahma-vaivarta Purana5"/>
    <w:aliases w:val="Krsna-janma-khanda9"/>
    <w:uiPriority w:val="99"/>
  </w:style>
  <w:style w:type="character" w:customStyle="1" w:styleId="Brahma-vaivartaPurana6">
    <w:name w:val="Brahma-vaivarta Purana6"/>
    <w:aliases w:val="Krsna-janma-khanda:Field3"/>
    <w:uiPriority w:val="99"/>
  </w:style>
  <w:style w:type="character" w:customStyle="1" w:styleId="Brahma-vaivartaPurana7">
    <w:name w:val="Brahma-vaivarta Purana7"/>
    <w:aliases w:val="Krsna-janma-khanda11"/>
    <w:uiPriority w:val="99"/>
  </w:style>
  <w:style w:type="character" w:customStyle="1" w:styleId="Brahma-vaivartaPurana">
    <w:name w:val="Brahma-vaivarta Purana"/>
    <w:aliases w:val="Krsna-janma-khanda"/>
    <w:uiPriority w:val="99"/>
    <w:rPr>
      <w:rFonts w:ascii="Times New Roman" w:hAnsi="Times New Roman" w:cs="Times New Roman"/>
      <w:color w:val="000000"/>
    </w:rPr>
  </w:style>
  <w:style w:type="character" w:customStyle="1" w:styleId="Brahma-vaivartaPurana9">
    <w:name w:val="Brahma-vaivarta Purana9"/>
    <w:aliases w:val="Krsna-janma-khanda13"/>
    <w:uiPriority w:val="99"/>
  </w:style>
  <w:style w:type="character" w:customStyle="1" w:styleId="Brhad-aranyakaUpanisad">
    <w:name w:val="Brhad-aranyaka Upanisad"/>
    <w:uiPriority w:val="99"/>
  </w:style>
  <w:style w:type="character" w:customStyle="1" w:styleId="Brhad-aranyakaUpanisadField">
    <w:name w:val="Brhad-aranyaka Upanisad:Field"/>
    <w:uiPriority w:val="99"/>
  </w:style>
  <w:style w:type="character" w:customStyle="1" w:styleId="Brhad-aranyakaUpanisadField1">
    <w:name w:val="Brhad-aranyaka Upanisad:Field1"/>
    <w:uiPriority w:val="99"/>
  </w:style>
  <w:style w:type="character" w:customStyle="1" w:styleId="Brhad-aranyakaUpanisadField2">
    <w:name w:val="Brhad-aranyaka Upanisad:Field2"/>
    <w:uiPriority w:val="99"/>
  </w:style>
  <w:style w:type="character" w:customStyle="1" w:styleId="Brhad-aranyakaUpanisadField3">
    <w:name w:val="Brhad-aranyaka Upanisad:Field3"/>
    <w:uiPriority w:val="99"/>
  </w:style>
  <w:style w:type="character" w:customStyle="1" w:styleId="Brhad-aranyakaUpanisadField4">
    <w:name w:val="Brhad-aranyaka Upanisad:Field4"/>
    <w:uiPriority w:val="99"/>
  </w:style>
  <w:style w:type="character" w:customStyle="1" w:styleId="Brhad-bhagavatamrta">
    <w:name w:val="Brhad-bhagavatamrta"/>
    <w:uiPriority w:val="99"/>
  </w:style>
  <w:style w:type="character" w:customStyle="1" w:styleId="Brhad-bhagavatamrtaField">
    <w:name w:val="Brhad-bhagavatamrta:Field"/>
    <w:uiPriority w:val="99"/>
  </w:style>
  <w:style w:type="character" w:customStyle="1" w:styleId="Brhad-bhagavatamrtaField1">
    <w:name w:val="Brhad-bhagavatamrta:Field1"/>
    <w:uiPriority w:val="99"/>
  </w:style>
  <w:style w:type="character" w:customStyle="1" w:styleId="Brhad-bhagavatamrtaField2">
    <w:name w:val="Brhad-bhagavatamrta:Field2"/>
    <w:uiPriority w:val="99"/>
  </w:style>
  <w:style w:type="character" w:customStyle="1" w:styleId="Brhad-bhagavatamrtaField3">
    <w:name w:val="Brhad-bhagavatamrta:Field3"/>
    <w:uiPriority w:val="99"/>
  </w:style>
  <w:style w:type="character" w:customStyle="1" w:styleId="Brhad-bhagavatamrtaField4">
    <w:name w:val="Brhad-bhagavatamrta:Field4"/>
    <w:uiPriority w:val="99"/>
  </w:style>
  <w:style w:type="character" w:customStyle="1" w:styleId="Brhan-naradiyaPurana">
    <w:name w:val="Brhan-naradiya Purana"/>
    <w:uiPriority w:val="99"/>
  </w:style>
  <w:style w:type="character" w:customStyle="1" w:styleId="Brhan-naradiyaPuranaField">
    <w:name w:val="Brhan-naradiya Purana:Field"/>
    <w:uiPriority w:val="99"/>
  </w:style>
  <w:style w:type="character" w:customStyle="1" w:styleId="Brhan-naradiyaPuranaField1">
    <w:name w:val="Brhan-naradiya Purana:Field1"/>
    <w:uiPriority w:val="99"/>
  </w:style>
  <w:style w:type="character" w:customStyle="1" w:styleId="Brhan-naradiyaPuranaField2">
    <w:name w:val="Brhan-naradiya Purana:Field2"/>
    <w:uiPriority w:val="99"/>
  </w:style>
  <w:style w:type="character" w:customStyle="1" w:styleId="Brhan-naradiyaPuranaField3">
    <w:name w:val="Brhan-naradiya Purana:Field3"/>
    <w:uiPriority w:val="99"/>
  </w:style>
  <w:style w:type="character" w:customStyle="1" w:styleId="Brhan-naradiyaPuranaField4">
    <w:name w:val="Brhan-naradiya Purana:Field4"/>
    <w:uiPriority w:val="99"/>
  </w:style>
  <w:style w:type="character" w:customStyle="1" w:styleId="Bullets">
    <w:name w:val="Bullets"/>
    <w:uiPriority w:val="99"/>
    <w:rPr>
      <w:rFonts w:ascii="Times New Roman" w:hAnsi="Times New Roman" w:cs="Times New Roman"/>
    </w:rPr>
  </w:style>
  <w:style w:type="character" w:customStyle="1" w:styleId="BulletSymbols">
    <w:name w:val="Bullet Symbols"/>
    <w:uiPriority w:val="99"/>
  </w:style>
  <w:style w:type="character" w:customStyle="1" w:styleId="Buttons">
    <w:name w:val="Buttons"/>
    <w:uiPriority w:val="99"/>
    <w:rPr>
      <w:color w:val="000000"/>
      <w:sz w:val="28"/>
      <w:szCs w:val="28"/>
    </w:rPr>
  </w:style>
  <w:style w:type="character" w:customStyle="1" w:styleId="Caitanya-bhagavata10">
    <w:name w:val="Caitanya-bhagavata10"/>
    <w:aliases w:val="Madhya9"/>
    <w:uiPriority w:val="99"/>
    <w:rPr>
      <w:rFonts w:ascii="Times New Roman" w:hAnsi="Times New Roman" w:cs="Times New Roman"/>
      <w:color w:val="000000"/>
    </w:rPr>
  </w:style>
  <w:style w:type="character" w:customStyle="1" w:styleId="Caitanya-bhagavata11">
    <w:name w:val="Caitanya-bhagavata11"/>
    <w:aliases w:val="Adi9"/>
    <w:uiPriority w:val="99"/>
    <w:rPr>
      <w:rFonts w:ascii="Times New Roman" w:hAnsi="Times New Roman" w:cs="Times New Roman"/>
      <w:color w:val="000000"/>
    </w:rPr>
  </w:style>
  <w:style w:type="character" w:customStyle="1" w:styleId="Caitanya-bhagavata12">
    <w:name w:val="Caitanya-bhagavata12"/>
    <w:aliases w:val="Madhya:Field3"/>
    <w:uiPriority w:val="99"/>
  </w:style>
  <w:style w:type="character" w:customStyle="1" w:styleId="Caitanya-bhagavata13">
    <w:name w:val="Caitanya-bhagavata13"/>
    <w:aliases w:val="Adi:Field3"/>
    <w:uiPriority w:val="99"/>
  </w:style>
  <w:style w:type="character" w:customStyle="1" w:styleId="Caitanya-bhagavata14">
    <w:name w:val="Caitanya-bhagavata14"/>
    <w:aliases w:val="Madhya11"/>
    <w:uiPriority w:val="99"/>
    <w:rPr>
      <w:rFonts w:ascii="Times New Roman" w:hAnsi="Times New Roman" w:cs="Times New Roman"/>
      <w:color w:val="000000"/>
    </w:rPr>
  </w:style>
  <w:style w:type="character" w:customStyle="1" w:styleId="Caitanya-bhagavata15">
    <w:name w:val="Caitanya-bhagavata15"/>
    <w:aliases w:val="Adi12"/>
    <w:uiPriority w:val="99"/>
    <w:rPr>
      <w:rFonts w:ascii="Times New Roman" w:hAnsi="Times New Roman" w:cs="Times New Roman"/>
      <w:color w:val="000000"/>
    </w:rPr>
  </w:style>
  <w:style w:type="character" w:customStyle="1" w:styleId="Caitanya-bhagavata1">
    <w:name w:val="Caitanya-bhagavata1"/>
    <w:aliases w:val="Madhya"/>
    <w:uiPriority w:val="99"/>
  </w:style>
  <w:style w:type="character" w:customStyle="1" w:styleId="Caitanya-bhagavata2">
    <w:name w:val="Caitanya-bhagavata2"/>
    <w:aliases w:val="Madhya3"/>
    <w:uiPriority w:val="99"/>
  </w:style>
  <w:style w:type="character" w:customStyle="1" w:styleId="Caitanya-bhagavata3">
    <w:name w:val="Caitanya-bhagavata3"/>
    <w:aliases w:val="Adi3"/>
    <w:uiPriority w:val="99"/>
  </w:style>
  <w:style w:type="character" w:customStyle="1" w:styleId="Caitanya-bhagavata4">
    <w:name w:val="Caitanya-bhagavata4"/>
    <w:aliases w:val="Madhya5"/>
    <w:uiPriority w:val="99"/>
  </w:style>
  <w:style w:type="character" w:customStyle="1" w:styleId="Caitanya-bhagavata5">
    <w:name w:val="Caitanya-bhagavata5"/>
    <w:aliases w:val="Adi5"/>
    <w:uiPriority w:val="99"/>
  </w:style>
  <w:style w:type="character" w:customStyle="1" w:styleId="Caitanya-bhagavata6">
    <w:name w:val="Caitanya-bhagavata6"/>
    <w:aliases w:val="Madhya7"/>
    <w:uiPriority w:val="99"/>
  </w:style>
  <w:style w:type="character" w:customStyle="1" w:styleId="Caitanya-bhagavata7">
    <w:name w:val="Caitanya-bhagavata7"/>
    <w:aliases w:val="Adi7"/>
    <w:uiPriority w:val="99"/>
  </w:style>
  <w:style w:type="character" w:customStyle="1" w:styleId="Caitanya-bhagavata8">
    <w:name w:val="Caitanya-bhagavata8"/>
    <w:aliases w:val="Madhya:Field"/>
    <w:uiPriority w:val="99"/>
  </w:style>
  <w:style w:type="character" w:customStyle="1" w:styleId="Caitanya-bhagavata9">
    <w:name w:val="Caitanya-bhagavata9"/>
    <w:aliases w:val="Adi:Field"/>
    <w:uiPriority w:val="99"/>
  </w:style>
  <w:style w:type="character" w:customStyle="1" w:styleId="Caitanya-bhagavata">
    <w:name w:val="Caitanya-bhagavata"/>
    <w:aliases w:val="Adi"/>
    <w:uiPriority w:val="99"/>
  </w:style>
  <w:style w:type="character" w:customStyle="1" w:styleId="Caitanya-bhagavata19">
    <w:name w:val="Caitanya-bhagavata19"/>
    <w:aliases w:val="Adi15"/>
    <w:uiPriority w:val="99"/>
    <w:rPr>
      <w:rFonts w:ascii="Times New Roman" w:hAnsi="Times New Roman" w:cs="Times New Roman"/>
      <w:color w:val="000000"/>
    </w:rPr>
  </w:style>
  <w:style w:type="character" w:customStyle="1" w:styleId="Caitanya-bhagavata18">
    <w:name w:val="Caitanya-bhagavata18"/>
    <w:aliases w:val="Madhya13"/>
    <w:uiPriority w:val="99"/>
    <w:rPr>
      <w:rFonts w:ascii="Times New Roman" w:hAnsi="Times New Roman" w:cs="Times New Roman"/>
      <w:color w:val="000000"/>
    </w:rPr>
  </w:style>
  <w:style w:type="character" w:customStyle="1" w:styleId="Caitanya-candramrta">
    <w:name w:val="Caitanya-candramrta"/>
    <w:uiPriority w:val="99"/>
  </w:style>
  <w:style w:type="character" w:customStyle="1" w:styleId="Caitanya-candramrtaField">
    <w:name w:val="Caitanya-candramrta:Field"/>
    <w:uiPriority w:val="99"/>
  </w:style>
  <w:style w:type="character" w:customStyle="1" w:styleId="Caitanya-candramrtaField1">
    <w:name w:val="Caitanya-candramrta:Field1"/>
    <w:uiPriority w:val="99"/>
  </w:style>
  <w:style w:type="character" w:customStyle="1" w:styleId="Caitanya-candramrtaField2">
    <w:name w:val="Caitanya-candramrta:Field2"/>
    <w:uiPriority w:val="99"/>
  </w:style>
  <w:style w:type="character" w:customStyle="1" w:styleId="Caitanya-candramrtaField3">
    <w:name w:val="Caitanya-candramrta:Field3"/>
    <w:uiPriority w:val="99"/>
  </w:style>
  <w:style w:type="character" w:customStyle="1" w:styleId="Caitanya-candramrtaField4">
    <w:name w:val="Caitanya-candramrta:Field4"/>
    <w:uiPriority w:val="99"/>
  </w:style>
  <w:style w:type="character" w:customStyle="1" w:styleId="Caitanya-candrodaya-nataka">
    <w:name w:val="Caitanya-candrodaya-nataka"/>
    <w:uiPriority w:val="99"/>
  </w:style>
  <w:style w:type="character" w:customStyle="1" w:styleId="Caitanya-candrodaya-natakaField">
    <w:name w:val="Caitanya-candrodaya-nataka:Field"/>
    <w:uiPriority w:val="99"/>
  </w:style>
  <w:style w:type="character" w:customStyle="1" w:styleId="Caitanya-candrodaya-natakaField1">
    <w:name w:val="Caitanya-candrodaya-nataka:Field1"/>
    <w:uiPriority w:val="99"/>
  </w:style>
  <w:style w:type="character" w:customStyle="1" w:styleId="Caitanya-candrodaya-natakaField2">
    <w:name w:val="Caitanya-candrodaya-nataka:Field2"/>
    <w:uiPriority w:val="99"/>
  </w:style>
  <w:style w:type="character" w:customStyle="1" w:styleId="Caitanya-candrodaya-natakaField3">
    <w:name w:val="Caitanya-candrodaya-nataka:Field3"/>
    <w:uiPriority w:val="99"/>
  </w:style>
  <w:style w:type="character" w:customStyle="1" w:styleId="Caitanya-candrodaya-natakaField4">
    <w:name w:val="Caitanya-candrodaya-nataka:Field4"/>
    <w:uiPriority w:val="99"/>
  </w:style>
  <w:style w:type="character" w:customStyle="1" w:styleId="Caitanya-caritamrta10">
    <w:name w:val="Caitanya-caritamrta10"/>
    <w:aliases w:val="Antya3"/>
    <w:uiPriority w:val="99"/>
  </w:style>
  <w:style w:type="character" w:customStyle="1" w:styleId="Caitanya-caritamrta11">
    <w:name w:val="Caitanya-caritamrta11"/>
    <w:aliases w:val="Adi6"/>
    <w:uiPriority w:val="99"/>
  </w:style>
  <w:style w:type="character" w:customStyle="1" w:styleId="Caitanya-caritamrta12">
    <w:name w:val="Caitanya-caritamrta12"/>
    <w:aliases w:val="Madhya:Field1"/>
    <w:uiPriority w:val="99"/>
  </w:style>
  <w:style w:type="character" w:customStyle="1" w:styleId="Caitanya-caritamrta13">
    <w:name w:val="Caitanya-caritamrta13"/>
    <w:aliases w:val="Antya:Field"/>
    <w:uiPriority w:val="99"/>
  </w:style>
  <w:style w:type="character" w:customStyle="1" w:styleId="Caitanya-caritamrta14">
    <w:name w:val="Caitanya-caritamrta14"/>
    <w:aliases w:val="Adi:Field1"/>
    <w:uiPriority w:val="99"/>
  </w:style>
  <w:style w:type="character" w:customStyle="1" w:styleId="Caitanya-caritamrta15">
    <w:name w:val="Caitanya-caritamrta15"/>
    <w:aliases w:val="Madhya8"/>
    <w:uiPriority w:val="99"/>
    <w:rPr>
      <w:rFonts w:ascii="Times New Roman" w:hAnsi="Times New Roman" w:cs="Times New Roman"/>
      <w:color w:val="000000"/>
    </w:rPr>
  </w:style>
  <w:style w:type="character" w:customStyle="1" w:styleId="Caitanya-caritamrta16">
    <w:name w:val="Caitanya-caritamrta16"/>
    <w:aliases w:val="Antya4"/>
    <w:uiPriority w:val="99"/>
    <w:rPr>
      <w:rFonts w:ascii="Times New Roman" w:hAnsi="Times New Roman" w:cs="Times New Roman"/>
      <w:color w:val="000000"/>
    </w:rPr>
  </w:style>
  <w:style w:type="character" w:customStyle="1" w:styleId="Caitanya-caritamrta17">
    <w:name w:val="Caitanya-caritamrta17"/>
    <w:aliases w:val="Adi1"/>
    <w:uiPriority w:val="99"/>
  </w:style>
  <w:style w:type="character" w:customStyle="1" w:styleId="Caitanya-caritamrta18">
    <w:name w:val="Caitanya-caritamrta18"/>
    <w:aliases w:val="Madhya:Field2"/>
    <w:uiPriority w:val="99"/>
  </w:style>
  <w:style w:type="character" w:customStyle="1" w:styleId="Caitanya-caritamrta19">
    <w:name w:val="Caitanya-caritamrta19"/>
    <w:aliases w:val="Antya:Field1"/>
    <w:uiPriority w:val="99"/>
  </w:style>
  <w:style w:type="character" w:customStyle="1" w:styleId="Caitanya-caritamrta1">
    <w:name w:val="Caitanya-caritamrta1"/>
    <w:aliases w:val="Madhya1"/>
    <w:uiPriority w:val="99"/>
  </w:style>
  <w:style w:type="character" w:customStyle="1" w:styleId="Caitanya-caritamrta20">
    <w:name w:val="Caitanya-caritamrta20"/>
    <w:aliases w:val="Adi:Field2"/>
    <w:uiPriority w:val="99"/>
  </w:style>
  <w:style w:type="character" w:customStyle="1" w:styleId="Caitanya-caritamrta21">
    <w:name w:val="Caitanya-caritamrta21"/>
    <w:aliases w:val="Madhya10"/>
    <w:uiPriority w:val="99"/>
    <w:rPr>
      <w:rFonts w:ascii="Times New Roman" w:hAnsi="Times New Roman" w:cs="Times New Roman"/>
      <w:color w:val="000000"/>
    </w:rPr>
  </w:style>
  <w:style w:type="character" w:customStyle="1" w:styleId="Caitanya-caritamrta22">
    <w:name w:val="Caitanya-caritamrta22"/>
    <w:aliases w:val="Antya5"/>
    <w:uiPriority w:val="99"/>
    <w:rPr>
      <w:rFonts w:ascii="Times New Roman" w:hAnsi="Times New Roman" w:cs="Times New Roman"/>
      <w:color w:val="000000"/>
    </w:rPr>
  </w:style>
  <w:style w:type="character" w:customStyle="1" w:styleId="Caitanya-caritamrta23">
    <w:name w:val="Caitanya-caritamrta23"/>
    <w:aliases w:val="Adi8"/>
    <w:uiPriority w:val="99"/>
    <w:rPr>
      <w:rFonts w:ascii="Times New Roman" w:hAnsi="Times New Roman" w:cs="Times New Roman"/>
      <w:color w:val="000000"/>
    </w:rPr>
  </w:style>
  <w:style w:type="character" w:customStyle="1" w:styleId="Caitanya-caritamrta24">
    <w:name w:val="Caitanya-caritamrta24"/>
    <w:aliases w:val="Adi11"/>
    <w:uiPriority w:val="99"/>
  </w:style>
  <w:style w:type="character" w:customStyle="1" w:styleId="Caitanya-caritamrta2">
    <w:name w:val="Caitanya-caritamrta2"/>
    <w:aliases w:val="Antya"/>
    <w:uiPriority w:val="99"/>
  </w:style>
  <w:style w:type="character" w:customStyle="1" w:styleId="Caitanya-caritamrta3">
    <w:name w:val="Caitanya-caritamrta3"/>
    <w:aliases w:val="Madhya2"/>
    <w:uiPriority w:val="99"/>
  </w:style>
  <w:style w:type="character" w:customStyle="1" w:styleId="Caitanya-caritamrta4">
    <w:name w:val="Caitanya-caritamrta4"/>
    <w:aliases w:val="Antya1"/>
    <w:uiPriority w:val="99"/>
  </w:style>
  <w:style w:type="character" w:customStyle="1" w:styleId="Caitanya-caritamrta5">
    <w:name w:val="Caitanya-caritamrta5"/>
    <w:aliases w:val="Adi2"/>
    <w:uiPriority w:val="99"/>
  </w:style>
  <w:style w:type="character" w:customStyle="1" w:styleId="Caitanya-caritamrta6">
    <w:name w:val="Caitanya-caritamrta6"/>
    <w:aliases w:val="Madhya4"/>
    <w:uiPriority w:val="99"/>
  </w:style>
  <w:style w:type="character" w:customStyle="1" w:styleId="Caitanya-caritamrta7">
    <w:name w:val="Caitanya-caritamrta7"/>
    <w:aliases w:val="Antya2"/>
    <w:uiPriority w:val="99"/>
  </w:style>
  <w:style w:type="character" w:customStyle="1" w:styleId="Caitanya-caritamrta8">
    <w:name w:val="Caitanya-caritamrta8"/>
    <w:aliases w:val="Adi4"/>
    <w:uiPriority w:val="99"/>
  </w:style>
  <w:style w:type="character" w:customStyle="1" w:styleId="Caitanya-caritamrta9">
    <w:name w:val="Caitanya-caritamrta9"/>
    <w:aliases w:val="Madhya6"/>
    <w:uiPriority w:val="99"/>
  </w:style>
  <w:style w:type="character" w:customStyle="1" w:styleId="Caitanya-caritamrta">
    <w:name w:val="Caitanya-caritamrta"/>
    <w:aliases w:val="Adi14"/>
    <w:uiPriority w:val="99"/>
    <w:rPr>
      <w:rFonts w:ascii="Times New Roman" w:hAnsi="Times New Roman" w:cs="Times New Roman"/>
      <w:color w:val="000000"/>
    </w:rPr>
  </w:style>
  <w:style w:type="character" w:customStyle="1" w:styleId="Caitanya-caritamrta32">
    <w:name w:val="Caitanya-caritamrta32"/>
    <w:aliases w:val="Adi13"/>
    <w:uiPriority w:val="99"/>
  </w:style>
  <w:style w:type="character" w:customStyle="1" w:styleId="Caitanya-caritamrta31">
    <w:name w:val="Caitanya-caritamrta31"/>
    <w:aliases w:val="Adi10"/>
    <w:uiPriority w:val="99"/>
    <w:rPr>
      <w:rFonts w:ascii="Times New Roman" w:hAnsi="Times New Roman" w:cs="Times New Roman"/>
      <w:color w:val="000000"/>
    </w:rPr>
  </w:style>
  <w:style w:type="character" w:customStyle="1" w:styleId="Caitanya-caritamrta30">
    <w:name w:val="Caitanya-caritamrta30"/>
    <w:aliases w:val="Adi81"/>
    <w:uiPriority w:val="99"/>
    <w:rPr>
      <w:rFonts w:ascii="Times New Roman" w:hAnsi="Times New Roman" w:cs="Times New Roman"/>
      <w:color w:val="000000"/>
    </w:rPr>
  </w:style>
  <w:style w:type="character" w:customStyle="1" w:styleId="Caitanya-caritamrta29">
    <w:name w:val="Caitanya-caritamrta29"/>
    <w:aliases w:val="Antya6"/>
    <w:uiPriority w:val="99"/>
    <w:rPr>
      <w:rFonts w:ascii="Times New Roman" w:hAnsi="Times New Roman" w:cs="Times New Roman"/>
      <w:color w:val="000000"/>
    </w:rPr>
  </w:style>
  <w:style w:type="character" w:customStyle="1" w:styleId="Caitanya-caritamrta28">
    <w:name w:val="Caitanya-caritamrta28"/>
    <w:aliases w:val="Madhya12"/>
    <w:uiPriority w:val="99"/>
    <w:rPr>
      <w:rFonts w:ascii="Times New Roman" w:hAnsi="Times New Roman" w:cs="Times New Roman"/>
      <w:color w:val="000000"/>
    </w:rPr>
  </w:style>
  <w:style w:type="character" w:customStyle="1" w:styleId="CaitanyaLila">
    <w:name w:val="Caitanya Lila"/>
    <w:uiPriority w:val="99"/>
  </w:style>
  <w:style w:type="character" w:customStyle="1" w:styleId="CaitanyaLilaPen">
    <w:name w:val="Caitanya Lila:Pen"/>
    <w:uiPriority w:val="99"/>
  </w:style>
  <w:style w:type="character" w:customStyle="1" w:styleId="CaitanyaLilaPen1">
    <w:name w:val="Caitanya Lila:Pen1"/>
    <w:uiPriority w:val="99"/>
  </w:style>
  <w:style w:type="character" w:customStyle="1" w:styleId="CaitanyaLilaPen2">
    <w:name w:val="Caitanya Lila:Pen2"/>
    <w:uiPriority w:val="99"/>
  </w:style>
  <w:style w:type="character" w:customStyle="1" w:styleId="CaitanyaLilaPen3">
    <w:name w:val="Caitanya Lila:Pen3"/>
    <w:uiPriority w:val="99"/>
  </w:style>
  <w:style w:type="character" w:customStyle="1" w:styleId="CaitanyaLilaPen4">
    <w:name w:val="Caitanya Lila:Pen4"/>
    <w:uiPriority w:val="99"/>
  </w:style>
  <w:style w:type="character" w:customStyle="1" w:styleId="CaitanyaUpanisad">
    <w:name w:val="Caitanya Upanisad"/>
    <w:uiPriority w:val="99"/>
  </w:style>
  <w:style w:type="character" w:customStyle="1" w:styleId="CaitanyaUpanisadField">
    <w:name w:val="Caitanya Upanisad:Field"/>
    <w:uiPriority w:val="99"/>
  </w:style>
  <w:style w:type="character" w:customStyle="1" w:styleId="CaitanyaUpanisadField1">
    <w:name w:val="Caitanya Upanisad:Field1"/>
    <w:uiPriority w:val="99"/>
  </w:style>
  <w:style w:type="character" w:customStyle="1" w:styleId="CaitanyaUpanisadField2">
    <w:name w:val="Caitanya Upanisad:Field2"/>
    <w:uiPriority w:val="99"/>
  </w:style>
  <w:style w:type="character" w:customStyle="1" w:styleId="CaitanyaUpanisadField3">
    <w:name w:val="Caitanya Upanisad:Field3"/>
    <w:uiPriority w:val="99"/>
  </w:style>
  <w:style w:type="character" w:customStyle="1" w:styleId="CaitanyaUpanisadField4">
    <w:name w:val="Caitanya Upanisad:Field4"/>
    <w:uiPriority w:val="99"/>
  </w:style>
  <w:style w:type="character" w:customStyle="1" w:styleId="Canakya-sloka">
    <w:name w:val="Canakya-sloka"/>
    <w:uiPriority w:val="99"/>
  </w:style>
  <w:style w:type="character" w:customStyle="1" w:styleId="Canakya-slokaField">
    <w:name w:val="Canakya-sloka:Field"/>
    <w:uiPriority w:val="99"/>
  </w:style>
  <w:style w:type="character" w:customStyle="1" w:styleId="Canakya-slokaField1">
    <w:name w:val="Canakya-sloka:Field1"/>
    <w:uiPriority w:val="99"/>
  </w:style>
  <w:style w:type="character" w:customStyle="1" w:styleId="Canakya-slokaField2">
    <w:name w:val="Canakya-sloka:Field2"/>
    <w:uiPriority w:val="99"/>
  </w:style>
  <w:style w:type="character" w:customStyle="1" w:styleId="Canakya-slokaField3">
    <w:name w:val="Canakya-sloka:Field3"/>
    <w:uiPriority w:val="99"/>
  </w:style>
  <w:style w:type="character" w:customStyle="1" w:styleId="Canakya-slokaField4">
    <w:name w:val="Canakya-sloka:Field4"/>
    <w:uiPriority w:val="99"/>
  </w:style>
  <w:style w:type="character" w:customStyle="1" w:styleId="CanCharItal01">
    <w:name w:val="CanCharItal01"/>
    <w:uiPriority w:val="99"/>
    <w:rPr>
      <w:i/>
      <w:iCs/>
    </w:rPr>
  </w:style>
  <w:style w:type="character" w:customStyle="1" w:styleId="cancharred01">
    <w:name w:val="cancharred01"/>
    <w:uiPriority w:val="99"/>
  </w:style>
  <w:style w:type="character" w:customStyle="1" w:styleId="CanFileName01Char">
    <w:name w:val="CanFileName01 Char"/>
    <w:uiPriority w:val="99"/>
    <w:rPr>
      <w:rFonts w:ascii="Arial" w:hAnsi="Arial" w:cs="Arial"/>
      <w:sz w:val="16"/>
      <w:szCs w:val="16"/>
    </w:rPr>
  </w:style>
  <w:style w:type="character" w:customStyle="1" w:styleId="CanSnskrt01Char">
    <w:name w:val="CanSnskrt01 Char"/>
    <w:uiPriority w:val="99"/>
    <w:rPr>
      <w:rFonts w:ascii="Balaram" w:hAnsi="Balaram" w:cs="Balaram"/>
    </w:rPr>
  </w:style>
  <w:style w:type="character" w:customStyle="1" w:styleId="CanSnskrt02Char">
    <w:name w:val="CanSnskrt02 Char"/>
    <w:uiPriority w:val="99"/>
    <w:rPr>
      <w:rFonts w:ascii="Balaram" w:hAnsi="Balaram" w:cs="Balaram"/>
    </w:rPr>
  </w:style>
  <w:style w:type="character" w:customStyle="1" w:styleId="CanText01Char">
    <w:name w:val="CanText01 Char"/>
    <w:uiPriority w:val="99"/>
    <w:rPr>
      <w:rFonts w:ascii="Balaram" w:hAnsi="Balaram" w:cs="Balaram"/>
    </w:rPr>
  </w:style>
  <w:style w:type="character" w:customStyle="1" w:styleId="CDM12">
    <w:name w:val="CDM12"/>
    <w:uiPriority w:val="99"/>
    <w:rPr>
      <w:rFonts w:cs="ScaGoudy"/>
      <w:color w:val="000000"/>
      <w:sz w:val="28"/>
      <w:szCs w:val="28"/>
    </w:rPr>
  </w:style>
  <w:style w:type="character" w:customStyle="1" w:styleId="CDMlink">
    <w:name w:val="CDM link"/>
    <w:uiPriority w:val="99"/>
    <w:rPr>
      <w:rFonts w:cs="ScaGoudy"/>
      <w:b/>
      <w:bCs/>
      <w:color w:val="FFFF00"/>
      <w:sz w:val="28"/>
      <w:szCs w:val="28"/>
      <w:u w:val="single"/>
    </w:rPr>
  </w:style>
  <w:style w:type="character" w:customStyle="1" w:styleId="ChanCharText01">
    <w:name w:val="ChanCharText01"/>
    <w:uiPriority w:val="99"/>
    <w:rPr>
      <w:rFonts w:ascii="Basset" w:hAnsi="Basset" w:cs="Basset"/>
    </w:rPr>
  </w:style>
  <w:style w:type="character" w:customStyle="1" w:styleId="ChandogyaUpanisad">
    <w:name w:val="Chandogya Upanisad"/>
    <w:uiPriority w:val="99"/>
  </w:style>
  <w:style w:type="character" w:customStyle="1" w:styleId="ChandogyaUpanisadField">
    <w:name w:val="Chandogya Upanisad:Field"/>
    <w:uiPriority w:val="99"/>
  </w:style>
  <w:style w:type="character" w:customStyle="1" w:styleId="ChandogyaUpanisadField1">
    <w:name w:val="Chandogya Upanisad:Field1"/>
    <w:uiPriority w:val="99"/>
  </w:style>
  <w:style w:type="character" w:customStyle="1" w:styleId="ChandogyaUpanisadField2">
    <w:name w:val="Chandogya Upanisad:Field2"/>
    <w:uiPriority w:val="99"/>
  </w:style>
  <w:style w:type="character" w:customStyle="1" w:styleId="ChandogyaUpanisadField3">
    <w:name w:val="Chandogya Upanisad:Field3"/>
    <w:uiPriority w:val="99"/>
  </w:style>
  <w:style w:type="character" w:customStyle="1" w:styleId="ChandogyaUpanisadField4">
    <w:name w:val="Chandogya Upanisad:Field4"/>
    <w:uiPriority w:val="99"/>
  </w:style>
  <w:style w:type="character" w:customStyle="1" w:styleId="ChapterWordStart">
    <w:name w:val="Chapter Word Start"/>
    <w:uiPriority w:val="99"/>
  </w:style>
  <w:style w:type="character" w:customStyle="1" w:styleId="Char">
    <w:name w:val="?:Char"/>
    <w:uiPriority w:val="99"/>
    <w:rPr>
      <w:outline/>
      <w:color w:val="000000"/>
      <w:position w:val="14"/>
      <w:sz w:val="16"/>
      <w:szCs w:val="16"/>
      <w14:textOutline w14:w="9525" w14:cap="flat" w14:cmpd="sng" w14:algn="ctr">
        <w14:solidFill>
          <w14:srgbClr w14:val="000000"/>
        </w14:solidFill>
        <w14:prstDash w14:val="solid"/>
        <w14:round/>
      </w14:textOutline>
      <w14:textFill>
        <w14:noFill/>
      </w14:textFill>
    </w:rPr>
  </w:style>
  <w:style w:type="character" w:customStyle="1" w:styleId="CharChar">
    <w:name w:val="Char Char"/>
    <w:uiPriority w:val="99"/>
  </w:style>
  <w:style w:type="character" w:customStyle="1" w:styleId="CharChar3">
    <w:name w:val="Char Char3"/>
    <w:uiPriority w:val="99"/>
  </w:style>
  <w:style w:type="character" w:customStyle="1" w:styleId="CharChar1">
    <w:name w:val="Char Char1"/>
    <w:uiPriority w:val="99"/>
  </w:style>
  <w:style w:type="character" w:customStyle="1" w:styleId="CharChar11">
    <w:name w:val="Char Char11"/>
    <w:uiPriority w:val="99"/>
  </w:style>
  <w:style w:type="character" w:customStyle="1" w:styleId="CharChar2">
    <w:name w:val="Char Char2"/>
    <w:uiPriority w:val="99"/>
    <w:rPr>
      <w:rFonts w:ascii="Tahoma" w:hAnsi="Tahoma" w:cs="Tahoma"/>
      <w:sz w:val="16"/>
      <w:szCs w:val="16"/>
    </w:rPr>
  </w:style>
  <w:style w:type="character" w:customStyle="1" w:styleId="CharChar21">
    <w:name w:val="Char Char21"/>
    <w:uiPriority w:val="99"/>
    <w:rPr>
      <w:rFonts w:ascii="Times New Roman" w:hAnsi="Times New Roman" w:cs="Times New Roman"/>
      <w:sz w:val="16"/>
      <w:szCs w:val="16"/>
    </w:rPr>
  </w:style>
  <w:style w:type="character" w:customStyle="1" w:styleId="childabuse">
    <w:name w:val="child abuse"/>
    <w:uiPriority w:val="99"/>
  </w:style>
  <w:style w:type="character" w:customStyle="1" w:styleId="Citation">
    <w:name w:val="Citation"/>
    <w:uiPriority w:val="99"/>
  </w:style>
  <w:style w:type="character" w:customStyle="1" w:styleId="Close1Char">
    <w:name w:val="Close1 Char"/>
    <w:uiPriority w:val="99"/>
    <w:rPr>
      <w:rFonts w:ascii="Tamal" w:hAnsi="Tamal" w:cs="Tamal"/>
      <w:i/>
      <w:iCs/>
      <w:color w:val="FFFF00"/>
      <w:sz w:val="36"/>
      <w:szCs w:val="36"/>
    </w:rPr>
  </w:style>
  <w:style w:type="character" w:customStyle="1" w:styleId="codeChar">
    <w:name w:val="code:Char"/>
    <w:uiPriority w:val="99"/>
    <w:rPr>
      <w:rFonts w:cs="ScaGoudy"/>
      <w:b/>
      <w:bCs/>
      <w:vanish/>
      <w:sz w:val="16"/>
      <w:szCs w:val="16"/>
    </w:rPr>
  </w:style>
  <w:style w:type="character" w:customStyle="1" w:styleId="code2">
    <w:name w:val="code2"/>
    <w:uiPriority w:val="99"/>
    <w:rPr>
      <w:b/>
      <w:bCs/>
      <w:vanish/>
      <w:sz w:val="16"/>
      <w:szCs w:val="16"/>
    </w:rPr>
  </w:style>
  <w:style w:type="character" w:customStyle="1" w:styleId="codeCharChar">
    <w:name w:val="code:Char:Char"/>
    <w:uiPriority w:val="99"/>
    <w:rPr>
      <w:sz w:val="28"/>
      <w:szCs w:val="28"/>
    </w:rPr>
  </w:style>
  <w:style w:type="character" w:customStyle="1" w:styleId="codeCharCharChar">
    <w:name w:val="code:Char:Char:Char"/>
    <w:uiPriority w:val="99"/>
    <w:rPr>
      <w:sz w:val="28"/>
      <w:szCs w:val="28"/>
    </w:rPr>
  </w:style>
  <w:style w:type="character" w:customStyle="1" w:styleId="codeCharCharCharChar">
    <w:name w:val="code:Char:Char:Char:Char"/>
    <w:uiPriority w:val="99"/>
    <w:rPr>
      <w:sz w:val="28"/>
      <w:szCs w:val="28"/>
    </w:rPr>
  </w:style>
  <w:style w:type="character" w:customStyle="1" w:styleId="codeField">
    <w:name w:val="code:Field"/>
    <w:uiPriority w:val="99"/>
  </w:style>
  <w:style w:type="character" w:customStyle="1" w:styleId="codeField1">
    <w:name w:val="code:Field1"/>
    <w:uiPriority w:val="99"/>
  </w:style>
  <w:style w:type="character" w:customStyle="1" w:styleId="codeField2">
    <w:name w:val="code:Field2"/>
    <w:uiPriority w:val="99"/>
  </w:style>
  <w:style w:type="character" w:customStyle="1" w:styleId="codeField3">
    <w:name w:val="code:Field3"/>
    <w:uiPriority w:val="99"/>
  </w:style>
  <w:style w:type="character" w:customStyle="1" w:styleId="codeField4">
    <w:name w:val="code:Field4"/>
    <w:uiPriority w:val="99"/>
  </w:style>
  <w:style w:type="character" w:customStyle="1" w:styleId="codeField5">
    <w:name w:val="code:Field5"/>
    <w:uiPriority w:val="99"/>
  </w:style>
  <w:style w:type="character" w:customStyle="1" w:styleId="CommentChar">
    <w:name w:val="Comment:Char"/>
    <w:uiPriority w:val="99"/>
    <w:rPr>
      <w:vanish/>
      <w:color w:val="000000"/>
    </w:rPr>
  </w:style>
  <w:style w:type="character" w:customStyle="1" w:styleId="CommentField">
    <w:name w:val="Comment:Field"/>
    <w:uiPriority w:val="99"/>
    <w:rPr>
      <w:vanish/>
      <w:color w:val="000000"/>
    </w:rPr>
  </w:style>
  <w:style w:type="character" w:customStyle="1" w:styleId="CommentField1">
    <w:name w:val="Comment:Field1"/>
    <w:uiPriority w:val="99"/>
    <w:rPr>
      <w:vanish/>
      <w:color w:val="000000"/>
    </w:rPr>
  </w:style>
  <w:style w:type="character" w:customStyle="1" w:styleId="CommentField2">
    <w:name w:val="Comment:Field2"/>
    <w:uiPriority w:val="99"/>
    <w:rPr>
      <w:vanish/>
      <w:color w:val="000000"/>
    </w:rPr>
  </w:style>
  <w:style w:type="character" w:customStyle="1" w:styleId="CommentField3">
    <w:name w:val="Comment:Field3"/>
    <w:uiPriority w:val="99"/>
    <w:rPr>
      <w:vanish/>
      <w:color w:val="000000"/>
    </w:rPr>
  </w:style>
  <w:style w:type="character" w:customStyle="1" w:styleId="CommentField4">
    <w:name w:val="Comment:Field4"/>
    <w:uiPriority w:val="99"/>
    <w:rPr>
      <w:vanish/>
      <w:color w:val="000000"/>
    </w:rPr>
  </w:style>
  <w:style w:type="character" w:customStyle="1" w:styleId="Current">
    <w:name w:val="Current"/>
    <w:uiPriority w:val="99"/>
    <w:rPr>
      <w:rFonts w:cs="ScaGoudy"/>
      <w:sz w:val="28"/>
      <w:szCs w:val="28"/>
    </w:rPr>
  </w:style>
  <w:style w:type="character" w:customStyle="1" w:styleId="Damodarastaka">
    <w:name w:val="Damodarastaka"/>
    <w:uiPriority w:val="99"/>
  </w:style>
  <w:style w:type="character" w:customStyle="1" w:styleId="DamodarastakaField">
    <w:name w:val="Damodarastaka:Field"/>
    <w:uiPriority w:val="99"/>
  </w:style>
  <w:style w:type="character" w:customStyle="1" w:styleId="DamodarastakaField1">
    <w:name w:val="Damodarastaka:Field1"/>
    <w:uiPriority w:val="99"/>
  </w:style>
  <w:style w:type="character" w:customStyle="1" w:styleId="DamodarastakaField2">
    <w:name w:val="Damodarastaka:Field2"/>
    <w:uiPriority w:val="99"/>
  </w:style>
  <w:style w:type="character" w:customStyle="1" w:styleId="DamodarastakaField3">
    <w:name w:val="Damodarastaka:Field3"/>
    <w:uiPriority w:val="99"/>
  </w:style>
  <w:style w:type="character" w:customStyle="1" w:styleId="DamodarastakaField4">
    <w:name w:val="Damodarastaka:Field4"/>
    <w:uiPriority w:val="99"/>
  </w:style>
  <w:style w:type="character" w:customStyle="1" w:styleId="Dana-keli-kaumudi">
    <w:name w:val="Dana-keli-kaumudi"/>
    <w:uiPriority w:val="99"/>
  </w:style>
  <w:style w:type="character" w:customStyle="1" w:styleId="Dana-keli-kaumudiField">
    <w:name w:val="Dana-keli-kaumudi:Field"/>
    <w:uiPriority w:val="99"/>
  </w:style>
  <w:style w:type="character" w:customStyle="1" w:styleId="Dana-keli-kaumudiField1">
    <w:name w:val="Dana-keli-kaumudi:Field1"/>
    <w:uiPriority w:val="99"/>
  </w:style>
  <w:style w:type="character" w:customStyle="1" w:styleId="Dana-keli-kaumudiField2">
    <w:name w:val="Dana-keli-kaumudi:Field2"/>
    <w:uiPriority w:val="99"/>
  </w:style>
  <w:style w:type="character" w:customStyle="1" w:styleId="Dana-keli-kaumudiField3">
    <w:name w:val="Dana-keli-kaumudi:Field3"/>
    <w:uiPriority w:val="99"/>
  </w:style>
  <w:style w:type="character" w:customStyle="1" w:styleId="Dana-keli-kaumudiField4">
    <w:name w:val="Dana-keli-kaumudi:Field4"/>
    <w:uiPriority w:val="99"/>
  </w:style>
  <w:style w:type="character" w:customStyle="1" w:styleId="Dasavatara-stotra">
    <w:name w:val="Dasavatara-stotra"/>
    <w:uiPriority w:val="99"/>
  </w:style>
  <w:style w:type="character" w:customStyle="1" w:styleId="Dasavatara-stotraField">
    <w:name w:val="Dasavatara-stotra:Field"/>
    <w:uiPriority w:val="99"/>
  </w:style>
  <w:style w:type="character" w:customStyle="1" w:styleId="Dasavatara-stotraField1">
    <w:name w:val="Dasavatara-stotra:Field1"/>
    <w:uiPriority w:val="99"/>
  </w:style>
  <w:style w:type="character" w:customStyle="1" w:styleId="Dasavatara-stotraField2">
    <w:name w:val="Dasavatara-stotra:Field2"/>
    <w:uiPriority w:val="99"/>
  </w:style>
  <w:style w:type="character" w:customStyle="1" w:styleId="Dasavatara-stotraField3">
    <w:name w:val="Dasavatara-stotra:Field3"/>
    <w:uiPriority w:val="99"/>
  </w:style>
  <w:style w:type="character" w:customStyle="1" w:styleId="Dasavatara-stotraField4">
    <w:name w:val="Dasavatara-stotra:Field4"/>
    <w:uiPriority w:val="99"/>
  </w:style>
  <w:style w:type="character" w:customStyle="1" w:styleId="DateField">
    <w:name w:val="Date:Field"/>
    <w:uiPriority w:val="99"/>
  </w:style>
  <w:style w:type="character" w:customStyle="1" w:styleId="DateField1">
    <w:name w:val="Date:Field1"/>
    <w:uiPriority w:val="99"/>
  </w:style>
  <w:style w:type="character" w:customStyle="1" w:styleId="DateField2">
    <w:name w:val="Date:Field2"/>
    <w:uiPriority w:val="99"/>
  </w:style>
  <w:style w:type="character" w:customStyle="1" w:styleId="DateField3">
    <w:name w:val="Date:Field3"/>
    <w:uiPriority w:val="99"/>
  </w:style>
  <w:style w:type="character" w:customStyle="1" w:styleId="DateField4">
    <w:name w:val="Date:Field4"/>
    <w:uiPriority w:val="99"/>
  </w:style>
  <w:style w:type="character" w:customStyle="1" w:styleId="DateString">
    <w:name w:val="DateString"/>
    <w:uiPriority w:val="99"/>
  </w:style>
  <w:style w:type="character" w:customStyle="1" w:styleId="DateStringField">
    <w:name w:val="DateString:Field"/>
    <w:uiPriority w:val="99"/>
  </w:style>
  <w:style w:type="character" w:customStyle="1" w:styleId="DateStringField1">
    <w:name w:val="DateString:Field1"/>
    <w:uiPriority w:val="99"/>
  </w:style>
  <w:style w:type="character" w:customStyle="1" w:styleId="DateStringField2">
    <w:name w:val="DateString:Field2"/>
    <w:uiPriority w:val="99"/>
  </w:style>
  <w:style w:type="character" w:customStyle="1" w:styleId="DateStringField3">
    <w:name w:val="DateString:Field3"/>
    <w:uiPriority w:val="99"/>
  </w:style>
  <w:style w:type="character" w:customStyle="1" w:styleId="DateStringField4">
    <w:name w:val="DateString:Field4"/>
    <w:uiPriority w:val="99"/>
  </w:style>
  <w:style w:type="character" w:customStyle="1" w:styleId="DefaultParagraphFo">
    <w:name w:val="Default Paragraph Fo"/>
    <w:uiPriority w:val="99"/>
    <w:rPr>
      <w:rFonts w:ascii="Time Roman" w:hAnsi="Time Roman" w:cs="Time Roman"/>
    </w:rPr>
  </w:style>
  <w:style w:type="character" w:customStyle="1" w:styleId="DevanagariField">
    <w:name w:val="Devanagari:Field"/>
    <w:uiPriority w:val="99"/>
  </w:style>
  <w:style w:type="character" w:customStyle="1" w:styleId="DevanagariField1">
    <w:name w:val="Devanagari:Field1"/>
    <w:uiPriority w:val="99"/>
  </w:style>
  <w:style w:type="character" w:customStyle="1" w:styleId="DevanagariField2">
    <w:name w:val="Devanagari:Field2"/>
    <w:uiPriority w:val="99"/>
  </w:style>
  <w:style w:type="character" w:customStyle="1" w:styleId="DevanagariField3">
    <w:name w:val="Devanagari:Field3"/>
    <w:uiPriority w:val="99"/>
  </w:style>
  <w:style w:type="character" w:customStyle="1" w:styleId="DevanagariField4">
    <w:name w:val="Devanagari:Field4"/>
    <w:uiPriority w:val="99"/>
  </w:style>
  <w:style w:type="character" w:customStyle="1" w:styleId="DevanagariField5">
    <w:name w:val="Devanagari:Field5"/>
    <w:uiPriority w:val="99"/>
  </w:style>
  <w:style w:type="character" w:customStyle="1" w:styleId="DrsdSm">
    <w:name w:val="Drêsd Símê"/>
    <w:uiPriority w:val="99"/>
    <w:rPr>
      <w:rFonts w:ascii="Times New Roman" w:hAnsi="Times New Roman" w:cs="Times New Roman"/>
      <w:sz w:val="20"/>
      <w:szCs w:val="20"/>
    </w:rPr>
  </w:style>
  <w:style w:type="character" w:customStyle="1" w:styleId="Drona-parva">
    <w:name w:val="Drona-parva"/>
    <w:uiPriority w:val="99"/>
  </w:style>
  <w:style w:type="character" w:customStyle="1" w:styleId="Drona-parvaField">
    <w:name w:val="Drona-parva:Field"/>
    <w:uiPriority w:val="99"/>
  </w:style>
  <w:style w:type="character" w:customStyle="1" w:styleId="Drona-parvaField1">
    <w:name w:val="Drona-parva:Field1"/>
    <w:uiPriority w:val="99"/>
  </w:style>
  <w:style w:type="character" w:customStyle="1" w:styleId="Drona-parvaField2">
    <w:name w:val="Drona-parva:Field2"/>
    <w:uiPriority w:val="99"/>
  </w:style>
  <w:style w:type="character" w:customStyle="1" w:styleId="Drona-parvaField3">
    <w:name w:val="Drona-parva:Field3"/>
    <w:uiPriority w:val="99"/>
  </w:style>
  <w:style w:type="character" w:customStyle="1" w:styleId="Drona-parvaField4">
    <w:name w:val="Drona-parva:Field4"/>
    <w:uiPriority w:val="99"/>
  </w:style>
  <w:style w:type="character" w:customStyle="1" w:styleId="DropCaps">
    <w:name w:val="Drop Caps"/>
    <w:uiPriority w:val="99"/>
    <w:rPr>
      <w:sz w:val="2"/>
      <w:szCs w:val="2"/>
    </w:rPr>
  </w:style>
  <w:style w:type="character" w:customStyle="1" w:styleId="EmailStyle23">
    <w:name w:val="EmailStyle23"/>
    <w:uiPriority w:val="99"/>
    <w:rPr>
      <w:rFonts w:ascii="Arial" w:hAnsi="Arial" w:cs="Arial"/>
      <w:color w:val="000000"/>
      <w:sz w:val="20"/>
      <w:szCs w:val="20"/>
    </w:rPr>
  </w:style>
  <w:style w:type="character" w:customStyle="1" w:styleId="EmailStyle24">
    <w:name w:val="EmailStyle24"/>
    <w:uiPriority w:val="99"/>
    <w:rPr>
      <w:rFonts w:ascii="Arial" w:hAnsi="Arial" w:cs="Arial"/>
      <w:color w:val="000000"/>
      <w:sz w:val="20"/>
      <w:szCs w:val="20"/>
    </w:rPr>
  </w:style>
  <w:style w:type="character" w:customStyle="1" w:styleId="emoticontext">
    <w:name w:val="emoticon_text"/>
    <w:uiPriority w:val="99"/>
  </w:style>
  <w:style w:type="character" w:styleId="Emphasis">
    <w:name w:val="Emphasis"/>
    <w:basedOn w:val="DefaultParagraphFont"/>
    <w:uiPriority w:val="99"/>
    <w:qFormat/>
    <w:rPr>
      <w:b/>
      <w:bCs/>
    </w:rPr>
  </w:style>
  <w:style w:type="character" w:customStyle="1" w:styleId="EmphasisA">
    <w:name w:val="Emphasis A"/>
    <w:uiPriority w:val="99"/>
    <w:rPr>
      <w:rFonts w:ascii="Times New Roman" w:hAnsi="Times New Roman" w:cs="Times New Roman"/>
      <w:color w:val="000000"/>
      <w:sz w:val="20"/>
      <w:szCs w:val="20"/>
    </w:rPr>
  </w:style>
  <w:style w:type="character" w:customStyle="1" w:styleId="EndnoteAnchor">
    <w:name w:val="Endnote Anchor"/>
    <w:uiPriority w:val="99"/>
    <w:rPr>
      <w:position w:val="18"/>
      <w:sz w:val="8"/>
      <w:szCs w:val="8"/>
    </w:rPr>
  </w:style>
  <w:style w:type="character" w:customStyle="1" w:styleId="EndnoteCharacters">
    <w:name w:val="Endnote Characters"/>
    <w:uiPriority w:val="99"/>
  </w:style>
  <w:style w:type="character" w:styleId="EndnoteReference">
    <w:name w:val="endnote reference"/>
    <w:basedOn w:val="DefaultParagraphFont"/>
    <w:uiPriority w:val="99"/>
    <w:rPr>
      <w:position w:val="12"/>
      <w:sz w:val="14"/>
      <w:szCs w:val="14"/>
    </w:rPr>
  </w:style>
  <w:style w:type="character" w:customStyle="1" w:styleId="endnotereferenceChar">
    <w:name w:val="endnote reference:Char"/>
    <w:uiPriority w:val="99"/>
    <w:rPr>
      <w:rFonts w:ascii="Sanskrit-Palatino" w:hAnsi="Sanskrit-Palatino" w:cs="Sanskrit-Palatino"/>
      <w:position w:val="7"/>
      <w:sz w:val="12"/>
      <w:szCs w:val="12"/>
    </w:rPr>
  </w:style>
  <w:style w:type="character" w:customStyle="1" w:styleId="Enjoyment">
    <w:name w:val="Enjoyment"/>
    <w:uiPriority w:val="99"/>
  </w:style>
  <w:style w:type="character" w:customStyle="1" w:styleId="EquationCaption">
    <w:name w:val="_Equation Caption"/>
    <w:uiPriority w:val="99"/>
  </w:style>
  <w:style w:type="character" w:customStyle="1" w:styleId="eudoraheader">
    <w:name w:val="eudoraheader"/>
    <w:uiPriority w:val="99"/>
  </w:style>
  <w:style w:type="character" w:customStyle="1" w:styleId="ExampleText">
    <w:name w:val="Example Text"/>
    <w:uiPriority w:val="99"/>
    <w:rPr>
      <w:rFonts w:ascii="Arial" w:hAnsi="Arial" w:cs="Arial"/>
      <w:b/>
      <w:bCs/>
      <w:sz w:val="18"/>
      <w:szCs w:val="18"/>
    </w:rPr>
  </w:style>
  <w:style w:type="character" w:customStyle="1" w:styleId="excerpt25Char">
    <w:name w:val="excerpt 25 Char"/>
    <w:uiPriority w:val="99"/>
    <w:rPr>
      <w:rFonts w:ascii="Times New Roman" w:hAnsi="Times New Roman" w:cs="Times New Roman"/>
    </w:rPr>
  </w:style>
  <w:style w:type="character" w:customStyle="1" w:styleId="excerptChar">
    <w:name w:val="excerpt Char"/>
    <w:uiPriority w:val="99"/>
    <w:rPr>
      <w:rFonts w:ascii="Tamal" w:hAnsi="Tamal" w:cs="Tamal"/>
      <w:color w:val="FFFF00"/>
      <w:sz w:val="36"/>
      <w:szCs w:val="36"/>
    </w:rPr>
  </w:style>
  <w:style w:type="character" w:customStyle="1" w:styleId="fallofjiva">
    <w:name w:val="fall of jiva"/>
    <w:uiPriority w:val="99"/>
  </w:style>
  <w:style w:type="character" w:customStyle="1" w:styleId="fcg">
    <w:name w:val="fcg"/>
    <w:uiPriority w:val="99"/>
  </w:style>
  <w:style w:type="character" w:customStyle="1" w:styleId="FixThis">
    <w:name w:val="Fix This!"/>
    <w:uiPriority w:val="99"/>
    <w:rPr>
      <w:b/>
      <w:bCs/>
      <w:color w:val="000000"/>
    </w:rPr>
  </w:style>
  <w:style w:type="character" w:customStyle="1" w:styleId="FixThisPen">
    <w:name w:val="Fix This!:Pen"/>
    <w:uiPriority w:val="99"/>
    <w:rPr>
      <w:b/>
      <w:bCs/>
      <w:color w:val="000000"/>
    </w:rPr>
  </w:style>
  <w:style w:type="character" w:customStyle="1" w:styleId="FixThisPen1">
    <w:name w:val="Fix This!:Pen1"/>
    <w:uiPriority w:val="99"/>
    <w:rPr>
      <w:b/>
      <w:bCs/>
      <w:color w:val="000000"/>
    </w:rPr>
  </w:style>
  <w:style w:type="character" w:customStyle="1" w:styleId="FixThisPen2">
    <w:name w:val="Fix This!:Pen2"/>
    <w:uiPriority w:val="99"/>
    <w:rPr>
      <w:b/>
      <w:bCs/>
      <w:color w:val="000000"/>
    </w:rPr>
  </w:style>
  <w:style w:type="character" w:customStyle="1" w:styleId="FixThisPen3">
    <w:name w:val="Fix This!:Pen3"/>
    <w:uiPriority w:val="99"/>
    <w:rPr>
      <w:b/>
      <w:bCs/>
      <w:color w:val="000000"/>
    </w:rPr>
  </w:style>
  <w:style w:type="character" w:customStyle="1" w:styleId="FixThisPen4">
    <w:name w:val="Fix This!:Pen4"/>
    <w:uiPriority w:val="99"/>
    <w:rPr>
      <w:b/>
      <w:bCs/>
      <w:color w:val="000000"/>
    </w:rPr>
  </w:style>
  <w:style w:type="character" w:styleId="FollowedHyperlink">
    <w:name w:val="FollowedHyperlink"/>
    <w:basedOn w:val="DefaultParagraphFont"/>
    <w:uiPriority w:val="99"/>
    <w:rPr>
      <w:color w:val="800080"/>
      <w:u w:val="single"/>
    </w:rPr>
  </w:style>
  <w:style w:type="character" w:customStyle="1" w:styleId="FontStyle110">
    <w:name w:val="Font Style110"/>
    <w:uiPriority w:val="99"/>
    <w:rPr>
      <w:rFonts w:cs="ScaGoudy"/>
      <w:color w:val="000000"/>
      <w:sz w:val="20"/>
      <w:szCs w:val="20"/>
    </w:rPr>
  </w:style>
  <w:style w:type="character" w:customStyle="1" w:styleId="FontStyle113">
    <w:name w:val="Font Style113"/>
    <w:uiPriority w:val="99"/>
    <w:rPr>
      <w:rFonts w:cs="ScaGoudy"/>
      <w:b/>
      <w:bCs/>
      <w:color w:val="000000"/>
    </w:rPr>
  </w:style>
  <w:style w:type="character" w:customStyle="1" w:styleId="FontStyle114">
    <w:name w:val="Font Style114"/>
    <w:uiPriority w:val="99"/>
    <w:rPr>
      <w:rFonts w:cs="ScaGoudy"/>
      <w:b/>
      <w:bCs/>
      <w:color w:val="000000"/>
      <w:sz w:val="52"/>
      <w:szCs w:val="52"/>
    </w:rPr>
  </w:style>
  <w:style w:type="character" w:customStyle="1" w:styleId="FontStyle116">
    <w:name w:val="Font Style116"/>
    <w:uiPriority w:val="99"/>
    <w:rPr>
      <w:rFonts w:cs="ScaGoudy"/>
      <w:b/>
      <w:bCs/>
      <w:color w:val="000000"/>
      <w:sz w:val="16"/>
      <w:szCs w:val="16"/>
    </w:rPr>
  </w:style>
  <w:style w:type="character" w:customStyle="1" w:styleId="FontStyle117">
    <w:name w:val="Font Style117"/>
    <w:uiPriority w:val="99"/>
    <w:rPr>
      <w:rFonts w:cs="ScaGoudy"/>
      <w:b/>
      <w:bCs/>
      <w:i/>
      <w:iCs/>
      <w:color w:val="000000"/>
      <w:sz w:val="18"/>
      <w:szCs w:val="18"/>
    </w:rPr>
  </w:style>
  <w:style w:type="character" w:customStyle="1" w:styleId="FontStyle118">
    <w:name w:val="Font Style118"/>
    <w:uiPriority w:val="99"/>
    <w:rPr>
      <w:rFonts w:cs="ScaGoudy"/>
      <w:b/>
      <w:bCs/>
      <w:color w:val="000000"/>
      <w:sz w:val="18"/>
      <w:szCs w:val="18"/>
    </w:rPr>
  </w:style>
  <w:style w:type="character" w:customStyle="1" w:styleId="FontStyle119">
    <w:name w:val="Font Style119"/>
    <w:uiPriority w:val="99"/>
    <w:rPr>
      <w:rFonts w:cs="ScaGoudy"/>
      <w:b/>
      <w:bCs/>
      <w:color w:val="000000"/>
      <w:sz w:val="20"/>
      <w:szCs w:val="20"/>
    </w:rPr>
  </w:style>
  <w:style w:type="character" w:customStyle="1" w:styleId="FontStyle120">
    <w:name w:val="Font Style120"/>
    <w:uiPriority w:val="99"/>
    <w:rPr>
      <w:rFonts w:cs="ScaGoudy"/>
      <w:b/>
      <w:bCs/>
      <w:color w:val="000000"/>
      <w:sz w:val="30"/>
      <w:szCs w:val="30"/>
    </w:rPr>
  </w:style>
  <w:style w:type="character" w:customStyle="1" w:styleId="FontStyle121">
    <w:name w:val="Font Style121"/>
    <w:uiPriority w:val="99"/>
    <w:rPr>
      <w:rFonts w:cs="ScaGoudy"/>
      <w:b/>
      <w:bCs/>
      <w:color w:val="000000"/>
      <w:sz w:val="22"/>
      <w:szCs w:val="22"/>
    </w:rPr>
  </w:style>
  <w:style w:type="character" w:customStyle="1" w:styleId="FontStyle123">
    <w:name w:val="Font Style123"/>
    <w:uiPriority w:val="99"/>
    <w:rPr>
      <w:rFonts w:cs="ScaGoudy"/>
      <w:b/>
      <w:bCs/>
      <w:color w:val="000000"/>
      <w:sz w:val="52"/>
      <w:szCs w:val="52"/>
    </w:rPr>
  </w:style>
  <w:style w:type="character" w:customStyle="1" w:styleId="FontStyle124">
    <w:name w:val="Font Style124"/>
    <w:uiPriority w:val="99"/>
    <w:rPr>
      <w:rFonts w:cs="ScaGoudy"/>
      <w:color w:val="000000"/>
      <w:sz w:val="28"/>
      <w:szCs w:val="28"/>
    </w:rPr>
  </w:style>
  <w:style w:type="character" w:customStyle="1" w:styleId="FontStyle125">
    <w:name w:val="Font Style125"/>
    <w:uiPriority w:val="99"/>
    <w:rPr>
      <w:rFonts w:cs="ScaGoudy"/>
      <w:b/>
      <w:bCs/>
      <w:color w:val="000000"/>
      <w:sz w:val="22"/>
      <w:szCs w:val="22"/>
    </w:rPr>
  </w:style>
  <w:style w:type="character" w:customStyle="1" w:styleId="FontStyle126">
    <w:name w:val="Font Style126"/>
    <w:uiPriority w:val="99"/>
    <w:rPr>
      <w:rFonts w:cs="ScaGoudy"/>
      <w:b/>
      <w:bCs/>
      <w:i/>
      <w:iCs/>
      <w:color w:val="000000"/>
      <w:sz w:val="20"/>
      <w:szCs w:val="20"/>
    </w:rPr>
  </w:style>
  <w:style w:type="character" w:customStyle="1" w:styleId="FontStyle127">
    <w:name w:val="Font Style127"/>
    <w:uiPriority w:val="99"/>
    <w:rPr>
      <w:rFonts w:cs="ScaGoudy"/>
      <w:b/>
      <w:bCs/>
      <w:color w:val="000000"/>
      <w:sz w:val="34"/>
      <w:szCs w:val="34"/>
    </w:rPr>
  </w:style>
  <w:style w:type="character" w:customStyle="1" w:styleId="FontStyle128">
    <w:name w:val="Font Style128"/>
    <w:uiPriority w:val="99"/>
    <w:rPr>
      <w:rFonts w:cs="ScaGoudy"/>
      <w:b/>
      <w:bCs/>
      <w:color w:val="000000"/>
    </w:rPr>
  </w:style>
  <w:style w:type="character" w:customStyle="1" w:styleId="FontStyle129">
    <w:name w:val="Font Style129"/>
    <w:uiPriority w:val="99"/>
    <w:rPr>
      <w:rFonts w:cs="ScaGoudy"/>
      <w:b/>
      <w:bCs/>
      <w:color w:val="000000"/>
      <w:sz w:val="22"/>
      <w:szCs w:val="22"/>
    </w:rPr>
  </w:style>
  <w:style w:type="character" w:customStyle="1" w:styleId="FontStyle13">
    <w:name w:val="Font Style13"/>
    <w:uiPriority w:val="99"/>
    <w:rPr>
      <w:rFonts w:ascii="Times New Roman" w:hAnsi="Times New Roman" w:cs="Times New Roman"/>
      <w:sz w:val="18"/>
      <w:szCs w:val="18"/>
    </w:rPr>
  </w:style>
  <w:style w:type="character" w:customStyle="1" w:styleId="FontStyle130">
    <w:name w:val="Font Style130"/>
    <w:uiPriority w:val="99"/>
    <w:rPr>
      <w:rFonts w:cs="ScaGoudy"/>
      <w:i/>
      <w:iCs/>
      <w:color w:val="000000"/>
      <w:sz w:val="22"/>
      <w:szCs w:val="22"/>
    </w:rPr>
  </w:style>
  <w:style w:type="character" w:customStyle="1" w:styleId="FontStyle131">
    <w:name w:val="Font Style131"/>
    <w:uiPriority w:val="99"/>
    <w:rPr>
      <w:rFonts w:cs="ScaGoudy"/>
      <w:color w:val="000000"/>
      <w:sz w:val="22"/>
      <w:szCs w:val="22"/>
    </w:rPr>
  </w:style>
  <w:style w:type="character" w:customStyle="1" w:styleId="FontStyle132">
    <w:name w:val="Font Style132"/>
    <w:uiPriority w:val="99"/>
    <w:rPr>
      <w:rFonts w:cs="ScaGoudy"/>
      <w:b/>
      <w:bCs/>
      <w:color w:val="000000"/>
      <w:sz w:val="16"/>
      <w:szCs w:val="16"/>
    </w:rPr>
  </w:style>
  <w:style w:type="character" w:customStyle="1" w:styleId="FontStyle133">
    <w:name w:val="Font Style133"/>
    <w:uiPriority w:val="99"/>
    <w:rPr>
      <w:rFonts w:cs="ScaGoudy"/>
      <w:b/>
      <w:bCs/>
      <w:i/>
      <w:iCs/>
      <w:color w:val="000000"/>
      <w:sz w:val="18"/>
      <w:szCs w:val="18"/>
    </w:rPr>
  </w:style>
  <w:style w:type="character" w:customStyle="1" w:styleId="FontStyle134">
    <w:name w:val="Font Style134"/>
    <w:uiPriority w:val="99"/>
    <w:rPr>
      <w:rFonts w:cs="ScaGoudy"/>
      <w:color w:val="000000"/>
      <w:sz w:val="22"/>
      <w:szCs w:val="22"/>
    </w:rPr>
  </w:style>
  <w:style w:type="character" w:customStyle="1" w:styleId="FontStyle135">
    <w:name w:val="Font Style135"/>
    <w:uiPriority w:val="99"/>
    <w:rPr>
      <w:rFonts w:cs="ScaGoudy"/>
      <w:b/>
      <w:bCs/>
      <w:color w:val="000000"/>
      <w:sz w:val="12"/>
      <w:szCs w:val="12"/>
    </w:rPr>
  </w:style>
  <w:style w:type="character" w:customStyle="1" w:styleId="FontStyle136">
    <w:name w:val="Font Style136"/>
    <w:uiPriority w:val="99"/>
    <w:rPr>
      <w:rFonts w:cs="ScaGoudy"/>
      <w:b/>
      <w:bCs/>
      <w:color w:val="000000"/>
      <w:sz w:val="62"/>
      <w:szCs w:val="62"/>
    </w:rPr>
  </w:style>
  <w:style w:type="character" w:customStyle="1" w:styleId="FontStyle137">
    <w:name w:val="Font Style137"/>
    <w:uiPriority w:val="99"/>
    <w:rPr>
      <w:rFonts w:cs="ScaGoudy"/>
      <w:b/>
      <w:bCs/>
      <w:color w:val="000000"/>
      <w:sz w:val="28"/>
      <w:szCs w:val="28"/>
    </w:rPr>
  </w:style>
  <w:style w:type="character" w:customStyle="1" w:styleId="FontStyle138">
    <w:name w:val="Font Style138"/>
    <w:uiPriority w:val="99"/>
    <w:rPr>
      <w:rFonts w:cs="ScaGoudy"/>
      <w:color w:val="000000"/>
      <w:sz w:val="18"/>
      <w:szCs w:val="18"/>
    </w:rPr>
  </w:style>
  <w:style w:type="character" w:customStyle="1" w:styleId="FontStyle139">
    <w:name w:val="Font Style139"/>
    <w:uiPriority w:val="99"/>
    <w:rPr>
      <w:rFonts w:cs="ScaGoudy"/>
      <w:b/>
      <w:bCs/>
      <w:color w:val="000000"/>
      <w:sz w:val="22"/>
      <w:szCs w:val="22"/>
    </w:rPr>
  </w:style>
  <w:style w:type="character" w:customStyle="1" w:styleId="FontStyle140">
    <w:name w:val="Font Style140"/>
    <w:uiPriority w:val="99"/>
    <w:rPr>
      <w:rFonts w:cs="ScaGoudy"/>
      <w:b/>
      <w:bCs/>
      <w:i/>
      <w:iCs/>
      <w:color w:val="000000"/>
      <w:sz w:val="22"/>
      <w:szCs w:val="22"/>
    </w:rPr>
  </w:style>
  <w:style w:type="character" w:customStyle="1" w:styleId="FontStyle141">
    <w:name w:val="Font Style141"/>
    <w:uiPriority w:val="99"/>
    <w:rPr>
      <w:rFonts w:cs="ScaGoudy"/>
      <w:b/>
      <w:bCs/>
      <w:color w:val="000000"/>
      <w:sz w:val="22"/>
      <w:szCs w:val="22"/>
    </w:rPr>
  </w:style>
  <w:style w:type="character" w:customStyle="1" w:styleId="FontStyle142">
    <w:name w:val="Font Style142"/>
    <w:uiPriority w:val="99"/>
    <w:rPr>
      <w:rFonts w:cs="ScaGoudy"/>
      <w:color w:val="000000"/>
      <w:sz w:val="14"/>
      <w:szCs w:val="14"/>
    </w:rPr>
  </w:style>
  <w:style w:type="character" w:customStyle="1" w:styleId="FontStyle143">
    <w:name w:val="Font Style143"/>
    <w:uiPriority w:val="99"/>
    <w:rPr>
      <w:rFonts w:cs="ScaGoudy"/>
      <w:color w:val="000000"/>
      <w:sz w:val="12"/>
      <w:szCs w:val="12"/>
    </w:rPr>
  </w:style>
  <w:style w:type="character" w:customStyle="1" w:styleId="FontStyle144">
    <w:name w:val="Font Style144"/>
    <w:uiPriority w:val="99"/>
    <w:rPr>
      <w:rFonts w:cs="ScaGoudy"/>
      <w:b/>
      <w:bCs/>
      <w:i/>
      <w:iCs/>
      <w:color w:val="000000"/>
      <w:sz w:val="20"/>
      <w:szCs w:val="20"/>
    </w:rPr>
  </w:style>
  <w:style w:type="character" w:customStyle="1" w:styleId="FontStyle145">
    <w:name w:val="Font Style145"/>
    <w:uiPriority w:val="99"/>
    <w:rPr>
      <w:rFonts w:cs="ScaGoudy"/>
      <w:b/>
      <w:bCs/>
      <w:color w:val="000000"/>
      <w:sz w:val="22"/>
      <w:szCs w:val="22"/>
    </w:rPr>
  </w:style>
  <w:style w:type="character" w:customStyle="1" w:styleId="FontStyle146">
    <w:name w:val="Font Style146"/>
    <w:uiPriority w:val="99"/>
    <w:rPr>
      <w:rFonts w:cs="ScaGoudy"/>
      <w:b/>
      <w:bCs/>
      <w:i/>
      <w:iCs/>
      <w:color w:val="000000"/>
      <w:sz w:val="14"/>
      <w:szCs w:val="14"/>
    </w:rPr>
  </w:style>
  <w:style w:type="character" w:customStyle="1" w:styleId="FontStyle147">
    <w:name w:val="Font Style147"/>
    <w:uiPriority w:val="99"/>
    <w:rPr>
      <w:rFonts w:cs="ScaGoudy"/>
      <w:b/>
      <w:bCs/>
      <w:color w:val="000000"/>
      <w:sz w:val="14"/>
      <w:szCs w:val="14"/>
    </w:rPr>
  </w:style>
  <w:style w:type="character" w:customStyle="1" w:styleId="FontStyle148">
    <w:name w:val="Font Style148"/>
    <w:uiPriority w:val="99"/>
    <w:rPr>
      <w:rFonts w:cs="ScaGoudy"/>
      <w:color w:val="000000"/>
      <w:sz w:val="16"/>
      <w:szCs w:val="16"/>
    </w:rPr>
  </w:style>
  <w:style w:type="character" w:customStyle="1" w:styleId="FontStyle149">
    <w:name w:val="Font Style149"/>
    <w:uiPriority w:val="99"/>
    <w:rPr>
      <w:rFonts w:cs="ScaGoudy"/>
      <w:b/>
      <w:bCs/>
      <w:color w:val="000000"/>
      <w:sz w:val="14"/>
      <w:szCs w:val="14"/>
    </w:rPr>
  </w:style>
  <w:style w:type="character" w:customStyle="1" w:styleId="FontStyle150">
    <w:name w:val="Font Style150"/>
    <w:uiPriority w:val="99"/>
    <w:rPr>
      <w:rFonts w:cs="ScaGoudy"/>
      <w:b/>
      <w:bCs/>
      <w:i/>
      <w:iCs/>
      <w:color w:val="000000"/>
      <w:sz w:val="18"/>
      <w:szCs w:val="18"/>
    </w:rPr>
  </w:style>
  <w:style w:type="character" w:customStyle="1" w:styleId="FontStyle151">
    <w:name w:val="Font Style151"/>
    <w:uiPriority w:val="99"/>
    <w:rPr>
      <w:rFonts w:cs="ScaGoudy"/>
      <w:b/>
      <w:bCs/>
      <w:color w:val="000000"/>
      <w:sz w:val="48"/>
      <w:szCs w:val="48"/>
    </w:rPr>
  </w:style>
  <w:style w:type="character" w:customStyle="1" w:styleId="FontStyle152">
    <w:name w:val="Font Style152"/>
    <w:uiPriority w:val="99"/>
    <w:rPr>
      <w:rFonts w:cs="ScaGoudy"/>
      <w:b/>
      <w:bCs/>
      <w:color w:val="000000"/>
      <w:sz w:val="18"/>
      <w:szCs w:val="18"/>
    </w:rPr>
  </w:style>
  <w:style w:type="character" w:customStyle="1" w:styleId="FontStyle153">
    <w:name w:val="Font Style153"/>
    <w:uiPriority w:val="99"/>
    <w:rPr>
      <w:rFonts w:cs="ScaGoudy"/>
      <w:color w:val="000000"/>
      <w:sz w:val="22"/>
      <w:szCs w:val="22"/>
    </w:rPr>
  </w:style>
  <w:style w:type="character" w:customStyle="1" w:styleId="FontStyle154">
    <w:name w:val="Font Style154"/>
    <w:uiPriority w:val="99"/>
    <w:rPr>
      <w:rFonts w:cs="ScaGoudy"/>
      <w:b/>
      <w:bCs/>
      <w:color w:val="000000"/>
      <w:sz w:val="66"/>
      <w:szCs w:val="66"/>
    </w:rPr>
  </w:style>
  <w:style w:type="character" w:customStyle="1" w:styleId="FontStyle155">
    <w:name w:val="Font Style155"/>
    <w:uiPriority w:val="99"/>
    <w:rPr>
      <w:rFonts w:cs="ScaGoudy"/>
      <w:b/>
      <w:bCs/>
      <w:i/>
      <w:iCs/>
      <w:color w:val="000000"/>
      <w:sz w:val="22"/>
      <w:szCs w:val="22"/>
    </w:rPr>
  </w:style>
  <w:style w:type="character" w:customStyle="1" w:styleId="FontStyle156">
    <w:name w:val="Font Style156"/>
    <w:uiPriority w:val="99"/>
    <w:rPr>
      <w:rFonts w:cs="ScaGoudy"/>
      <w:b/>
      <w:bCs/>
      <w:i/>
      <w:iCs/>
      <w:color w:val="000000"/>
      <w:sz w:val="22"/>
      <w:szCs w:val="22"/>
    </w:rPr>
  </w:style>
  <w:style w:type="character" w:customStyle="1" w:styleId="FontStyle157">
    <w:name w:val="Font Style157"/>
    <w:uiPriority w:val="99"/>
    <w:rPr>
      <w:rFonts w:cs="ScaGoudy"/>
      <w:b/>
      <w:bCs/>
      <w:color w:val="000000"/>
      <w:sz w:val="20"/>
      <w:szCs w:val="20"/>
    </w:rPr>
  </w:style>
  <w:style w:type="character" w:customStyle="1" w:styleId="FontStyle158">
    <w:name w:val="Font Style158"/>
    <w:uiPriority w:val="99"/>
    <w:rPr>
      <w:rFonts w:cs="ScaGoudy"/>
      <w:b/>
      <w:bCs/>
      <w:i/>
      <w:iCs/>
      <w:color w:val="000000"/>
      <w:sz w:val="12"/>
      <w:szCs w:val="12"/>
    </w:rPr>
  </w:style>
  <w:style w:type="character" w:customStyle="1" w:styleId="FontStyle159">
    <w:name w:val="Font Style159"/>
    <w:uiPriority w:val="99"/>
    <w:rPr>
      <w:rFonts w:cs="ScaGoudy"/>
      <w:b/>
      <w:bCs/>
      <w:color w:val="000000"/>
      <w:sz w:val="16"/>
      <w:szCs w:val="16"/>
    </w:rPr>
  </w:style>
  <w:style w:type="character" w:customStyle="1" w:styleId="FontStyle160">
    <w:name w:val="Font Style160"/>
    <w:uiPriority w:val="99"/>
    <w:rPr>
      <w:rFonts w:cs="ScaGoudy"/>
      <w:b/>
      <w:bCs/>
      <w:color w:val="000000"/>
      <w:sz w:val="42"/>
      <w:szCs w:val="42"/>
    </w:rPr>
  </w:style>
  <w:style w:type="character" w:customStyle="1" w:styleId="FontStyle161">
    <w:name w:val="Font Style161"/>
    <w:uiPriority w:val="99"/>
    <w:rPr>
      <w:rFonts w:cs="ScaGoudy"/>
      <w:b/>
      <w:bCs/>
      <w:color w:val="000000"/>
      <w:sz w:val="14"/>
      <w:szCs w:val="14"/>
    </w:rPr>
  </w:style>
  <w:style w:type="character" w:customStyle="1" w:styleId="FontStyle162">
    <w:name w:val="Font Style162"/>
    <w:uiPriority w:val="99"/>
    <w:rPr>
      <w:rFonts w:cs="ScaGoudy"/>
      <w:i/>
      <w:iCs/>
      <w:color w:val="000000"/>
      <w:sz w:val="14"/>
      <w:szCs w:val="14"/>
    </w:rPr>
  </w:style>
  <w:style w:type="character" w:customStyle="1" w:styleId="FontStyle163">
    <w:name w:val="Font Style163"/>
    <w:uiPriority w:val="99"/>
    <w:rPr>
      <w:rFonts w:cs="ScaGoudy"/>
      <w:b/>
      <w:bCs/>
      <w:color w:val="000000"/>
      <w:sz w:val="46"/>
      <w:szCs w:val="46"/>
    </w:rPr>
  </w:style>
  <w:style w:type="character" w:customStyle="1" w:styleId="FontStyle164">
    <w:name w:val="Font Style164"/>
    <w:uiPriority w:val="99"/>
    <w:rPr>
      <w:rFonts w:cs="ScaGoudy"/>
      <w:b/>
      <w:bCs/>
      <w:color w:val="000000"/>
      <w:sz w:val="22"/>
      <w:szCs w:val="22"/>
    </w:rPr>
  </w:style>
  <w:style w:type="character" w:customStyle="1" w:styleId="FontStyle165">
    <w:name w:val="Font Style165"/>
    <w:uiPriority w:val="99"/>
    <w:rPr>
      <w:rFonts w:cs="ScaGoudy"/>
      <w:b/>
      <w:bCs/>
      <w:color w:val="000000"/>
      <w:sz w:val="20"/>
      <w:szCs w:val="20"/>
    </w:rPr>
  </w:style>
  <w:style w:type="character" w:customStyle="1" w:styleId="FontStyle166">
    <w:name w:val="Font Style166"/>
    <w:uiPriority w:val="99"/>
    <w:rPr>
      <w:rFonts w:cs="ScaGoudy"/>
      <w:b/>
      <w:bCs/>
      <w:color w:val="000000"/>
      <w:sz w:val="22"/>
      <w:szCs w:val="22"/>
    </w:rPr>
  </w:style>
  <w:style w:type="character" w:customStyle="1" w:styleId="FontStyle167">
    <w:name w:val="Font Style167"/>
    <w:uiPriority w:val="99"/>
    <w:rPr>
      <w:rFonts w:cs="ScaGoudy"/>
      <w:b/>
      <w:bCs/>
      <w:i/>
      <w:iCs/>
      <w:color w:val="000000"/>
      <w:sz w:val="22"/>
      <w:szCs w:val="22"/>
    </w:rPr>
  </w:style>
  <w:style w:type="character" w:customStyle="1" w:styleId="FontStyle168">
    <w:name w:val="Font Style168"/>
    <w:uiPriority w:val="99"/>
    <w:rPr>
      <w:rFonts w:cs="ScaGoudy"/>
      <w:color w:val="000000"/>
      <w:sz w:val="20"/>
      <w:szCs w:val="20"/>
    </w:rPr>
  </w:style>
  <w:style w:type="character" w:customStyle="1" w:styleId="FontStyle169">
    <w:name w:val="Font Style169"/>
    <w:uiPriority w:val="99"/>
    <w:rPr>
      <w:rFonts w:cs="ScaGoudy"/>
      <w:color w:val="000000"/>
      <w:sz w:val="20"/>
      <w:szCs w:val="20"/>
    </w:rPr>
  </w:style>
  <w:style w:type="character" w:customStyle="1" w:styleId="FontStyle170">
    <w:name w:val="Font Style170"/>
    <w:uiPriority w:val="99"/>
    <w:rPr>
      <w:rFonts w:cs="ScaGoudy"/>
      <w:color w:val="000000"/>
      <w:sz w:val="22"/>
      <w:szCs w:val="22"/>
    </w:rPr>
  </w:style>
  <w:style w:type="character" w:customStyle="1" w:styleId="FootnoteAnchor">
    <w:name w:val="Footnote Anchor"/>
    <w:uiPriority w:val="99"/>
    <w:rPr>
      <w:position w:val="18"/>
      <w:sz w:val="8"/>
      <w:szCs w:val="8"/>
    </w:rPr>
  </w:style>
  <w:style w:type="character" w:customStyle="1" w:styleId="FootnoteCharacters">
    <w:name w:val="Footnote Characters"/>
    <w:uiPriority w:val="99"/>
    <w:rPr>
      <w:position w:val="12"/>
      <w:sz w:val="14"/>
      <w:szCs w:val="14"/>
    </w:rPr>
  </w:style>
  <w:style w:type="character" w:styleId="FootnoteReference">
    <w:name w:val="footnote reference"/>
    <w:basedOn w:val="DefaultParagraphFont"/>
    <w:uiPriority w:val="99"/>
    <w:rPr>
      <w:position w:val="6"/>
      <w:sz w:val="16"/>
      <w:szCs w:val="16"/>
    </w:rPr>
  </w:style>
  <w:style w:type="character" w:customStyle="1" w:styleId="fsm">
    <w:name w:val="fsm"/>
    <w:uiPriority w:val="99"/>
  </w:style>
  <w:style w:type="character" w:customStyle="1" w:styleId="ft">
    <w:name w:val="ft"/>
    <w:uiPriority w:val="99"/>
  </w:style>
  <w:style w:type="character" w:customStyle="1" w:styleId="Fuchsiabackground">
    <w:name w:val="Fuchsia background"/>
    <w:uiPriority w:val="99"/>
  </w:style>
  <w:style w:type="character" w:customStyle="1" w:styleId="fwb">
    <w:name w:val="fwb"/>
    <w:uiPriority w:val="99"/>
  </w:style>
  <w:style w:type="character" w:customStyle="1" w:styleId="Gaura-ganoddesa-dipika">
    <w:name w:val="Gaura-ganoddesa-dipika"/>
    <w:uiPriority w:val="99"/>
  </w:style>
  <w:style w:type="character" w:customStyle="1" w:styleId="Gaura-ganoddesa-dipikaField">
    <w:name w:val="Gaura-ganoddesa-dipika:Field"/>
    <w:uiPriority w:val="99"/>
  </w:style>
  <w:style w:type="character" w:customStyle="1" w:styleId="Gaura-ganoddesa-dipikaField1">
    <w:name w:val="Gaura-ganoddesa-dipika:Field1"/>
    <w:uiPriority w:val="99"/>
  </w:style>
  <w:style w:type="character" w:customStyle="1" w:styleId="Gaura-ganoddesa-dipikaField2">
    <w:name w:val="Gaura-ganoddesa-dipika:Field2"/>
    <w:uiPriority w:val="99"/>
  </w:style>
  <w:style w:type="character" w:customStyle="1" w:styleId="Gaura-ganoddesa-dipikaField3">
    <w:name w:val="Gaura-ganoddesa-dipika:Field3"/>
    <w:uiPriority w:val="99"/>
  </w:style>
  <w:style w:type="character" w:customStyle="1" w:styleId="Gaura-ganoddesa-dipikaField4">
    <w:name w:val="Gaura-ganoddesa-dipika:Field4"/>
    <w:uiPriority w:val="99"/>
  </w:style>
  <w:style w:type="character" w:customStyle="1" w:styleId="Gauranga-stava-kalpavrksa">
    <w:name w:val="Gauranga-stava-kalpavrksa"/>
    <w:uiPriority w:val="99"/>
  </w:style>
  <w:style w:type="character" w:customStyle="1" w:styleId="Gauranga-stava-kalpavrksaField">
    <w:name w:val="Gauranga-stava-kalpavrksa:Field"/>
    <w:uiPriority w:val="99"/>
  </w:style>
  <w:style w:type="character" w:customStyle="1" w:styleId="Gauranga-stava-kalpavrksaField1">
    <w:name w:val="Gauranga-stava-kalpavrksa:Field1"/>
    <w:uiPriority w:val="99"/>
  </w:style>
  <w:style w:type="character" w:customStyle="1" w:styleId="Gauranga-stava-kalpavrksaField2">
    <w:name w:val="Gauranga-stava-kalpavrksa:Field2"/>
    <w:uiPriority w:val="99"/>
  </w:style>
  <w:style w:type="character" w:customStyle="1" w:styleId="Gauranga-stava-kalpavrksaField3">
    <w:name w:val="Gauranga-stava-kalpavrksa:Field3"/>
    <w:uiPriority w:val="99"/>
  </w:style>
  <w:style w:type="character" w:customStyle="1" w:styleId="Gauranga-stava-kalpavrksaField4">
    <w:name w:val="Gauranga-stava-kalpavrksa:Field4"/>
    <w:uiPriority w:val="99"/>
  </w:style>
  <w:style w:type="character" w:customStyle="1" w:styleId="Gita-govinda">
    <w:name w:val="Gita-govinda"/>
    <w:uiPriority w:val="99"/>
  </w:style>
  <w:style w:type="character" w:customStyle="1" w:styleId="Gita-govindaField">
    <w:name w:val="Gita-govinda:Field"/>
    <w:uiPriority w:val="99"/>
  </w:style>
  <w:style w:type="character" w:customStyle="1" w:styleId="Gita-govindaField1">
    <w:name w:val="Gita-govinda:Field1"/>
    <w:uiPriority w:val="99"/>
  </w:style>
  <w:style w:type="character" w:customStyle="1" w:styleId="Gita-govindaField2">
    <w:name w:val="Gita-govinda:Field2"/>
    <w:uiPriority w:val="99"/>
  </w:style>
  <w:style w:type="character" w:customStyle="1" w:styleId="Gita-govindaField3">
    <w:name w:val="Gita-govinda:Field3"/>
    <w:uiPriority w:val="99"/>
  </w:style>
  <w:style w:type="character" w:customStyle="1" w:styleId="Gita-govindaField4">
    <w:name w:val="Gita-govinda:Field4"/>
    <w:uiPriority w:val="99"/>
  </w:style>
  <w:style w:type="character" w:customStyle="1" w:styleId="Gita-mahatmya">
    <w:name w:val="Gita-mahatmya"/>
    <w:uiPriority w:val="99"/>
  </w:style>
  <w:style w:type="character" w:customStyle="1" w:styleId="Gita-mahatmyaField">
    <w:name w:val="Gita-mahatmya:Field"/>
    <w:uiPriority w:val="99"/>
  </w:style>
  <w:style w:type="character" w:customStyle="1" w:styleId="Gita-mahatmyaField1">
    <w:name w:val="Gita-mahatmya:Field1"/>
    <w:uiPriority w:val="99"/>
  </w:style>
  <w:style w:type="character" w:customStyle="1" w:styleId="Gita-mahatmyaField2">
    <w:name w:val="Gita-mahatmya:Field2"/>
    <w:uiPriority w:val="99"/>
  </w:style>
  <w:style w:type="character" w:customStyle="1" w:styleId="Gita-mahatmyaField3">
    <w:name w:val="Gita-mahatmya:Field3"/>
    <w:uiPriority w:val="99"/>
  </w:style>
  <w:style w:type="character" w:customStyle="1" w:styleId="Gita-mahatmyaField4">
    <w:name w:val="Gita-mahatmya:Field4"/>
    <w:uiPriority w:val="99"/>
  </w:style>
  <w:style w:type="character" w:customStyle="1" w:styleId="GlossaryTerms">
    <w:name w:val="Glossary Terms"/>
    <w:uiPriority w:val="99"/>
    <w:rPr>
      <w:rFonts w:ascii="Arial" w:hAnsi="Arial" w:cs="Arial"/>
      <w:color w:val="000080"/>
      <w:sz w:val="20"/>
      <w:szCs w:val="20"/>
    </w:rPr>
  </w:style>
  <w:style w:type="character" w:customStyle="1" w:styleId="googqs-tidbit1">
    <w:name w:val="goog_qs-tidbit1"/>
    <w:uiPriority w:val="99"/>
  </w:style>
  <w:style w:type="character" w:customStyle="1" w:styleId="Gopala-tapanisruti">
    <w:name w:val="Gopala-tapani sruti"/>
    <w:uiPriority w:val="99"/>
  </w:style>
  <w:style w:type="character" w:customStyle="1" w:styleId="Gopala-tapanisrutiField">
    <w:name w:val="Gopala-tapani sruti:Field"/>
    <w:uiPriority w:val="99"/>
  </w:style>
  <w:style w:type="character" w:customStyle="1" w:styleId="Gopala-tapanisrutiField1">
    <w:name w:val="Gopala-tapani sruti:Field1"/>
    <w:uiPriority w:val="99"/>
  </w:style>
  <w:style w:type="character" w:customStyle="1" w:styleId="Gopala-tapanisrutiField2">
    <w:name w:val="Gopala-tapani sruti:Field2"/>
    <w:uiPriority w:val="99"/>
  </w:style>
  <w:style w:type="character" w:customStyle="1" w:styleId="Gopala-tapanisrutiField3">
    <w:name w:val="Gopala-tapani sruti:Field3"/>
    <w:uiPriority w:val="99"/>
  </w:style>
  <w:style w:type="character" w:customStyle="1" w:styleId="Gopala-tapanisrutiField4">
    <w:name w:val="Gopala-tapani sruti:Field4"/>
    <w:uiPriority w:val="99"/>
  </w:style>
  <w:style w:type="character" w:customStyle="1" w:styleId="Gopala-tapaniUpanisad">
    <w:name w:val="Gopala-tapani Upanisad"/>
    <w:uiPriority w:val="99"/>
  </w:style>
  <w:style w:type="character" w:customStyle="1" w:styleId="Gopala-tapaniUpanisadField">
    <w:name w:val="Gopala-tapani Upanisad:Field"/>
    <w:uiPriority w:val="99"/>
  </w:style>
  <w:style w:type="character" w:customStyle="1" w:styleId="Gopala-tapaniUpanisadField1">
    <w:name w:val="Gopala-tapani Upanisad:Field1"/>
    <w:uiPriority w:val="99"/>
  </w:style>
  <w:style w:type="character" w:customStyle="1" w:styleId="Gopala-tapaniUpanisadField2">
    <w:name w:val="Gopala-tapani Upanisad:Field2"/>
    <w:uiPriority w:val="99"/>
  </w:style>
  <w:style w:type="character" w:customStyle="1" w:styleId="Gopala-tapaniUpanisadField3">
    <w:name w:val="Gopala-tapani Upanisad:Field3"/>
    <w:uiPriority w:val="99"/>
  </w:style>
  <w:style w:type="character" w:customStyle="1" w:styleId="Gopala-tapaniUpanisadField4">
    <w:name w:val="Gopala-tapani Upanisad:Field4"/>
    <w:uiPriority w:val="99"/>
  </w:style>
  <w:style w:type="character" w:customStyle="1" w:styleId="Govinda-lilamrta">
    <w:name w:val="Govinda-lilamrta"/>
    <w:uiPriority w:val="99"/>
  </w:style>
  <w:style w:type="character" w:customStyle="1" w:styleId="Govinda-lilamrtaField">
    <w:name w:val="Govinda-lilamrta:Field"/>
    <w:uiPriority w:val="99"/>
  </w:style>
  <w:style w:type="character" w:customStyle="1" w:styleId="Govinda-lilamrtaField1">
    <w:name w:val="Govinda-lilamrta:Field1"/>
    <w:uiPriority w:val="99"/>
  </w:style>
  <w:style w:type="character" w:customStyle="1" w:styleId="Govinda-lilamrtaField2">
    <w:name w:val="Govinda-lilamrta:Field2"/>
    <w:uiPriority w:val="99"/>
  </w:style>
  <w:style w:type="character" w:customStyle="1" w:styleId="Govinda-lilamrtaField3">
    <w:name w:val="Govinda-lilamrta:Field3"/>
    <w:uiPriority w:val="99"/>
  </w:style>
  <w:style w:type="character" w:customStyle="1" w:styleId="Govinda-lilamrtaField4">
    <w:name w:val="Govinda-lilamrta:Field4"/>
    <w:uiPriority w:val="99"/>
  </w:style>
  <w:style w:type="character" w:customStyle="1" w:styleId="great">
    <w:name w:val="great"/>
    <w:uiPriority w:val="99"/>
    <w:rPr>
      <w:sz w:val="32"/>
      <w:szCs w:val="32"/>
    </w:rPr>
  </w:style>
  <w:style w:type="character" w:customStyle="1" w:styleId="GreenBackground">
    <w:name w:val="Green Background"/>
    <w:uiPriority w:val="99"/>
  </w:style>
  <w:style w:type="character" w:customStyle="1" w:styleId="GreenBackgroundPen">
    <w:name w:val="Green Background:Pen"/>
    <w:uiPriority w:val="99"/>
  </w:style>
  <w:style w:type="character" w:customStyle="1" w:styleId="GreenBackgroundPen1">
    <w:name w:val="Green Background:Pen1"/>
    <w:uiPriority w:val="99"/>
  </w:style>
  <w:style w:type="character" w:customStyle="1" w:styleId="GreenBackgroundPen2">
    <w:name w:val="Green Background:Pen2"/>
    <w:uiPriority w:val="99"/>
  </w:style>
  <w:style w:type="character" w:customStyle="1" w:styleId="GreenBackgroundPen3">
    <w:name w:val="Green Background:Pen3"/>
    <w:uiPriority w:val="99"/>
  </w:style>
  <w:style w:type="character" w:customStyle="1" w:styleId="GreenBackgroundPen4">
    <w:name w:val="Green Background:Pen4"/>
    <w:uiPriority w:val="99"/>
  </w:style>
  <w:style w:type="character" w:customStyle="1" w:styleId="GreenonRed">
    <w:name w:val="Green on Red"/>
    <w:uiPriority w:val="99"/>
    <w:rPr>
      <w:color w:val="008000"/>
      <w:u w:val="single"/>
    </w:rPr>
  </w:style>
  <w:style w:type="character" w:customStyle="1" w:styleId="GreenonRedPen">
    <w:name w:val="Green on Red:Pen"/>
    <w:uiPriority w:val="99"/>
    <w:rPr>
      <w:color w:val="008000"/>
      <w:u w:val="single"/>
    </w:rPr>
  </w:style>
  <w:style w:type="character" w:customStyle="1" w:styleId="GreenonRedPen1">
    <w:name w:val="Green on Red:Pen1"/>
    <w:uiPriority w:val="99"/>
    <w:rPr>
      <w:color w:val="008000"/>
      <w:u w:val="single"/>
    </w:rPr>
  </w:style>
  <w:style w:type="character" w:customStyle="1" w:styleId="GreenonRedPen2">
    <w:name w:val="Green on Red:Pen2"/>
    <w:uiPriority w:val="99"/>
    <w:rPr>
      <w:color w:val="008000"/>
      <w:u w:val="single"/>
    </w:rPr>
  </w:style>
  <w:style w:type="character" w:customStyle="1" w:styleId="GreenonRedPen3">
    <w:name w:val="Green on Red:Pen3"/>
    <w:uiPriority w:val="99"/>
    <w:rPr>
      <w:color w:val="008000"/>
      <w:u w:val="single"/>
    </w:rPr>
  </w:style>
  <w:style w:type="character" w:customStyle="1" w:styleId="GreenonRedPen4">
    <w:name w:val="Green on Red:Pen4"/>
    <w:uiPriority w:val="99"/>
    <w:rPr>
      <w:color w:val="008000"/>
      <w:u w:val="single"/>
    </w:rPr>
  </w:style>
  <w:style w:type="character" w:customStyle="1" w:styleId="guruacceptssinsofdisciples">
    <w:name w:val="guru accepts sins of disciples"/>
    <w:uiPriority w:val="99"/>
  </w:style>
  <w:style w:type="character" w:customStyle="1" w:styleId="gurukula">
    <w:name w:val="gurukula"/>
    <w:uiPriority w:val="99"/>
  </w:style>
  <w:style w:type="character" w:customStyle="1" w:styleId="Gurv-astaka">
    <w:name w:val="Gurv-astaka"/>
    <w:uiPriority w:val="99"/>
  </w:style>
  <w:style w:type="character" w:customStyle="1" w:styleId="Gurv-astakaField">
    <w:name w:val="Gurv-astaka:Field"/>
    <w:uiPriority w:val="99"/>
  </w:style>
  <w:style w:type="character" w:customStyle="1" w:styleId="Gurv-astakaField1">
    <w:name w:val="Gurv-astaka:Field1"/>
    <w:uiPriority w:val="99"/>
  </w:style>
  <w:style w:type="character" w:customStyle="1" w:styleId="Gurv-astakaField2">
    <w:name w:val="Gurv-astaka:Field2"/>
    <w:uiPriority w:val="99"/>
  </w:style>
  <w:style w:type="character" w:customStyle="1" w:styleId="Gurv-astakaField3">
    <w:name w:val="Gurv-astaka:Field3"/>
    <w:uiPriority w:val="99"/>
  </w:style>
  <w:style w:type="character" w:customStyle="1" w:styleId="Gurv-astakaField4">
    <w:name w:val="Gurv-astaka:Field4"/>
    <w:uiPriority w:val="99"/>
  </w:style>
  <w:style w:type="character" w:customStyle="1" w:styleId="Hari-bhakti-sudhodaya">
    <w:name w:val="Hari-bhakti-sudhodaya"/>
    <w:uiPriority w:val="99"/>
  </w:style>
  <w:style w:type="character" w:customStyle="1" w:styleId="Hari-bhakti-sudhodayaField">
    <w:name w:val="Hari-bhakti-sudhodaya:Field"/>
    <w:uiPriority w:val="99"/>
  </w:style>
  <w:style w:type="character" w:customStyle="1" w:styleId="Hari-bhakti-sudhodayaField1">
    <w:name w:val="Hari-bhakti-sudhodaya:Field1"/>
    <w:uiPriority w:val="99"/>
  </w:style>
  <w:style w:type="character" w:customStyle="1" w:styleId="Hari-bhakti-sudhodayaField2">
    <w:name w:val="Hari-bhakti-sudhodaya:Field2"/>
    <w:uiPriority w:val="99"/>
  </w:style>
  <w:style w:type="character" w:customStyle="1" w:styleId="Hari-bhakti-sudhodayaField3">
    <w:name w:val="Hari-bhakti-sudhodaya:Field3"/>
    <w:uiPriority w:val="99"/>
  </w:style>
  <w:style w:type="character" w:customStyle="1" w:styleId="Hari-bhakti-sudhodayaField4">
    <w:name w:val="Hari-bhakti-sudhodaya:Field4"/>
    <w:uiPriority w:val="99"/>
  </w:style>
  <w:style w:type="character" w:customStyle="1" w:styleId="Hari-bhakti-vilasa">
    <w:name w:val="Hari-bhakti-vilasa"/>
    <w:uiPriority w:val="99"/>
  </w:style>
  <w:style w:type="character" w:customStyle="1" w:styleId="Hari-bhakti-vilasaField">
    <w:name w:val="Hari-bhakti-vilasa:Field"/>
    <w:uiPriority w:val="99"/>
  </w:style>
  <w:style w:type="character" w:customStyle="1" w:styleId="Hari-bhakti-vilasaField1">
    <w:name w:val="Hari-bhakti-vilasa:Field1"/>
    <w:uiPriority w:val="99"/>
  </w:style>
  <w:style w:type="character" w:customStyle="1" w:styleId="Hari-bhakti-vilasaField2">
    <w:name w:val="Hari-bhakti-vilasa:Field2"/>
    <w:uiPriority w:val="99"/>
  </w:style>
  <w:style w:type="character" w:customStyle="1" w:styleId="Hari-bhakti-vilasaField3">
    <w:name w:val="Hari-bhakti-vilasa:Field3"/>
    <w:uiPriority w:val="99"/>
  </w:style>
  <w:style w:type="character" w:customStyle="1" w:styleId="Hari-bhakti-vilasaField4">
    <w:name w:val="Hari-bhakti-vilasa:Field4"/>
    <w:uiPriority w:val="99"/>
  </w:style>
  <w:style w:type="character" w:customStyle="1" w:styleId="Hari-vamsa1">
    <w:name w:val="Hari-vamsa1"/>
    <w:aliases w:val="Visnu-parva1"/>
    <w:uiPriority w:val="99"/>
  </w:style>
  <w:style w:type="character" w:customStyle="1" w:styleId="Hari-vamsa2">
    <w:name w:val="Hari-vamsa2"/>
    <w:aliases w:val="Visnu-parva2"/>
    <w:uiPriority w:val="99"/>
  </w:style>
  <w:style w:type="character" w:customStyle="1" w:styleId="Hari-vamsa3">
    <w:name w:val="Hari-vamsa3"/>
    <w:aliases w:val="Visnu-parva3"/>
    <w:uiPriority w:val="99"/>
  </w:style>
  <w:style w:type="character" w:customStyle="1" w:styleId="Hari-vamsa4">
    <w:name w:val="Hari-vamsa4"/>
    <w:aliases w:val="Visnu-parva:Field"/>
    <w:uiPriority w:val="99"/>
  </w:style>
  <w:style w:type="character" w:customStyle="1" w:styleId="Hari-vamsa5">
    <w:name w:val="Hari-vamsa5"/>
    <w:aliases w:val="Visnu-parva4"/>
    <w:uiPriority w:val="99"/>
  </w:style>
  <w:style w:type="character" w:customStyle="1" w:styleId="Hari-vamsa6">
    <w:name w:val="Hari-vamsa6"/>
    <w:aliases w:val="Visnu-parva:Field1"/>
    <w:uiPriority w:val="99"/>
  </w:style>
  <w:style w:type="character" w:customStyle="1" w:styleId="Hari-vamsa7">
    <w:name w:val="Hari-vamsa7"/>
    <w:aliases w:val="Visnu-parva5"/>
    <w:uiPriority w:val="99"/>
  </w:style>
  <w:style w:type="character" w:customStyle="1" w:styleId="Hari-vamsa">
    <w:name w:val="Hari-vamsa"/>
    <w:aliases w:val="Visnu-parva"/>
    <w:uiPriority w:val="99"/>
    <w:rPr>
      <w:rFonts w:ascii="Times New Roman" w:hAnsi="Times New Roman" w:cs="Times New Roman"/>
      <w:color w:val="000000"/>
    </w:rPr>
  </w:style>
  <w:style w:type="character" w:customStyle="1" w:styleId="Hari-vamsa9">
    <w:name w:val="Hari-vamsa9"/>
    <w:aliases w:val="Visnu-parva6"/>
    <w:uiPriority w:val="99"/>
  </w:style>
  <w:style w:type="character" w:customStyle="1" w:styleId="head1">
    <w:name w:val="head1"/>
    <w:uiPriority w:val="99"/>
    <w:rPr>
      <w:rFonts w:ascii="Rama-Palatino  Palatino" w:hAnsi="Rama-Palatino  Palatino" w:cs="Rama-Palatino  Palatino"/>
      <w:color w:val="000000"/>
    </w:rPr>
  </w:style>
  <w:style w:type="character" w:customStyle="1" w:styleId="Heading-smallcharacter">
    <w:name w:val="Heading-small character"/>
    <w:uiPriority w:val="99"/>
    <w:rPr>
      <w:b/>
      <w:bCs/>
      <w:color w:val="000000"/>
      <w:sz w:val="22"/>
      <w:szCs w:val="22"/>
    </w:rPr>
  </w:style>
  <w:style w:type="character" w:customStyle="1" w:styleId="highlight">
    <w:name w:val="highlight"/>
    <w:uiPriority w:val="99"/>
  </w:style>
  <w:style w:type="character" w:customStyle="1" w:styleId="Highlighter1">
    <w:name w:val="Highlighter 1"/>
    <w:uiPriority w:val="99"/>
  </w:style>
  <w:style w:type="character" w:styleId="HTMLCite">
    <w:name w:val="HTML Cite"/>
    <w:basedOn w:val="DefaultParagraphFont"/>
    <w:uiPriority w:val="99"/>
    <w:rPr>
      <w:i/>
      <w:iCs/>
      <w:color w:val="000000"/>
    </w:rPr>
  </w:style>
  <w:style w:type="character" w:customStyle="1" w:styleId="HTMLText">
    <w:name w:val="HTML Text"/>
    <w:uiPriority w:val="99"/>
    <w:rPr>
      <w:color w:val="000000"/>
    </w:rPr>
  </w:style>
  <w:style w:type="character" w:styleId="HTMLTypewriter">
    <w:name w:val="HTML Typewriter"/>
    <w:basedOn w:val="DefaultParagraphFont"/>
    <w:uiPriority w:val="99"/>
    <w:rPr>
      <w:rFonts w:ascii="Arial Unicode MS" w:hAnsi="Arial Unicode MS" w:cs="Arial Unicode MS"/>
      <w:sz w:val="20"/>
      <w:szCs w:val="20"/>
    </w:rPr>
  </w:style>
  <w:style w:type="character" w:styleId="Hyperlink">
    <w:name w:val="Hyperlink"/>
    <w:basedOn w:val="DefaultParagraphFont"/>
    <w:uiPriority w:val="99"/>
    <w:rPr>
      <w:color w:val="0000FF"/>
      <w:u w:val="single"/>
    </w:rPr>
  </w:style>
  <w:style w:type="character" w:customStyle="1" w:styleId="identChar">
    <w:name w:val="ident Char"/>
    <w:uiPriority w:val="99"/>
    <w:rPr>
      <w:rFonts w:ascii="Adobe Garamond" w:hAnsi="Adobe Garamond" w:cs="Adobe Garamond"/>
      <w:color w:val="000000"/>
      <w:sz w:val="20"/>
      <w:szCs w:val="20"/>
    </w:rPr>
  </w:style>
  <w:style w:type="character" w:customStyle="1" w:styleId="identitalicChar">
    <w:name w:val="ident italic Char"/>
    <w:uiPriority w:val="99"/>
    <w:rPr>
      <w:rFonts w:ascii="Adobe Garamond" w:hAnsi="Adobe Garamond" w:cs="Adobe Garamond"/>
      <w:i/>
      <w:iCs/>
      <w:color w:val="000000"/>
      <w:sz w:val="20"/>
      <w:szCs w:val="20"/>
    </w:rPr>
  </w:style>
  <w:style w:type="character" w:customStyle="1" w:styleId="identpt9Char">
    <w:name w:val="ident pt9 Char"/>
    <w:uiPriority w:val="99"/>
    <w:rPr>
      <w:rFonts w:ascii="Adobe Garamond" w:hAnsi="Adobe Garamond" w:cs="Adobe Garamond"/>
      <w:sz w:val="18"/>
      <w:szCs w:val="18"/>
    </w:rPr>
  </w:style>
  <w:style w:type="character" w:customStyle="1" w:styleId="inlinetitle">
    <w:name w:val="inline_title"/>
    <w:uiPriority w:val="99"/>
  </w:style>
  <w:style w:type="character" w:styleId="IntenseEmphasis">
    <w:name w:val="Intense Emphasis"/>
    <w:basedOn w:val="DefaultParagraphFont"/>
    <w:uiPriority w:val="99"/>
    <w:qFormat/>
    <w:rPr>
      <w:b/>
      <w:bCs/>
      <w:i/>
      <w:iCs/>
      <w:u w:val="single"/>
    </w:rPr>
  </w:style>
  <w:style w:type="character" w:styleId="IntenseReference">
    <w:name w:val="Intense Reference"/>
    <w:basedOn w:val="DefaultParagraphFont"/>
    <w:uiPriority w:val="99"/>
    <w:qFormat/>
    <w:rPr>
      <w:b/>
      <w:bCs/>
      <w:u w:val="single"/>
    </w:rPr>
  </w:style>
  <w:style w:type="character" w:customStyle="1" w:styleId="Internetlink">
    <w:name w:val="Internet link"/>
    <w:uiPriority w:val="99"/>
    <w:rPr>
      <w:rFonts w:ascii="Times New Roman" w:hAnsi="Times New Roman" w:cs="Times New Roman"/>
      <w:color w:val="0000FF"/>
      <w:u w:val="single"/>
    </w:rPr>
  </w:style>
  <w:style w:type="character" w:customStyle="1" w:styleId="Isopanisad">
    <w:name w:val="Isopanisad"/>
    <w:uiPriority w:val="99"/>
  </w:style>
  <w:style w:type="character" w:customStyle="1" w:styleId="IsopanisadField">
    <w:name w:val="Isopanisad:Field"/>
    <w:uiPriority w:val="99"/>
  </w:style>
  <w:style w:type="character" w:customStyle="1" w:styleId="IsopanisadField1">
    <w:name w:val="Isopanisad:Field1"/>
    <w:uiPriority w:val="99"/>
  </w:style>
  <w:style w:type="character" w:customStyle="1" w:styleId="IsopanisadField2">
    <w:name w:val="Isopanisad:Field2"/>
    <w:uiPriority w:val="99"/>
  </w:style>
  <w:style w:type="character" w:customStyle="1" w:styleId="IsopanisadField3">
    <w:name w:val="Isopanisad:Field3"/>
    <w:uiPriority w:val="99"/>
  </w:style>
  <w:style w:type="character" w:customStyle="1" w:styleId="IsopanisadField4">
    <w:name w:val="Isopanisad:Field4"/>
    <w:uiPriority w:val="99"/>
  </w:style>
  <w:style w:type="character" w:customStyle="1" w:styleId="ItalicChar1">
    <w:name w:val="Italic:Char1"/>
    <w:uiPriority w:val="99"/>
    <w:rPr>
      <w:i/>
      <w:iCs/>
    </w:rPr>
  </w:style>
  <w:style w:type="character" w:customStyle="1" w:styleId="Italic1">
    <w:name w:val="Italic1"/>
    <w:uiPriority w:val="99"/>
    <w:rPr>
      <w:i/>
      <w:iCs/>
    </w:rPr>
  </w:style>
  <w:style w:type="character" w:customStyle="1" w:styleId="ITALIC10">
    <w:name w:val="ITALIC 10"/>
    <w:aliases w:val="52"/>
    <w:uiPriority w:val="99"/>
    <w:rPr>
      <w:rFonts w:cs="ScaGoudy"/>
      <w:i/>
      <w:iCs/>
      <w:sz w:val="20"/>
      <w:szCs w:val="20"/>
    </w:rPr>
  </w:style>
  <w:style w:type="character" w:customStyle="1" w:styleId="ITALIC11">
    <w:name w:val="ITALIC 11"/>
    <w:uiPriority w:val="99"/>
    <w:rPr>
      <w:rFonts w:cs="ScaGoudy"/>
      <w:i/>
      <w:iCs/>
      <w:sz w:val="22"/>
      <w:szCs w:val="22"/>
    </w:rPr>
  </w:style>
  <w:style w:type="character" w:customStyle="1" w:styleId="italiccentreChar">
    <w:name w:val="italic centre Char"/>
    <w:uiPriority w:val="99"/>
    <w:rPr>
      <w:rFonts w:ascii="Adobe Garamond" w:hAnsi="Adobe Garamond" w:cs="Adobe Garamond"/>
      <w:i/>
      <w:iCs/>
      <w:sz w:val="20"/>
      <w:szCs w:val="20"/>
    </w:rPr>
  </w:style>
  <w:style w:type="character" w:customStyle="1" w:styleId="ItalicCharChar">
    <w:name w:val="Italic:Char:Char"/>
    <w:uiPriority w:val="99"/>
    <w:rPr>
      <w:i/>
      <w:iCs/>
    </w:rPr>
  </w:style>
  <w:style w:type="character" w:customStyle="1" w:styleId="ItalicCharCharChar">
    <w:name w:val="Italic:Char:Char:Char"/>
    <w:uiPriority w:val="99"/>
    <w:rPr>
      <w:i/>
      <w:iCs/>
    </w:rPr>
  </w:style>
  <w:style w:type="character" w:customStyle="1" w:styleId="ItalicCharCharCharChar">
    <w:name w:val="Italic:Char:Char:Char:Char"/>
    <w:uiPriority w:val="99"/>
    <w:rPr>
      <w:i/>
      <w:iCs/>
    </w:rPr>
  </w:style>
  <w:style w:type="character" w:customStyle="1" w:styleId="ItalicCharCharCharCharChar">
    <w:name w:val="Italic:Char:Char:Char:Char:Char"/>
    <w:uiPriority w:val="99"/>
    <w:rPr>
      <w:i/>
      <w:iCs/>
    </w:rPr>
  </w:style>
  <w:style w:type="character" w:customStyle="1" w:styleId="ItalicCharCharCharCharCharChar">
    <w:name w:val="Italic:Char:Char:Char:Char:Char:Char"/>
    <w:uiPriority w:val="99"/>
    <w:rPr>
      <w:i/>
      <w:iCs/>
    </w:rPr>
  </w:style>
  <w:style w:type="character" w:customStyle="1" w:styleId="ItalicCharCharCharCharCharCharChar">
    <w:name w:val="Italic:Char:Char:Char:Char:Char:Char:Char"/>
    <w:uiPriority w:val="99"/>
    <w:rPr>
      <w:i/>
      <w:iCs/>
    </w:rPr>
  </w:style>
  <w:style w:type="character" w:customStyle="1" w:styleId="Jagannatha-vallabha-nataka">
    <w:name w:val="Jagannatha-vallabha-nataka"/>
    <w:uiPriority w:val="99"/>
  </w:style>
  <w:style w:type="character" w:customStyle="1" w:styleId="Jagannatha-vallabha-natakaField">
    <w:name w:val="Jagannatha-vallabha-nataka:Field"/>
    <w:uiPriority w:val="99"/>
  </w:style>
  <w:style w:type="character" w:customStyle="1" w:styleId="Jagannatha-vallabha-natakaField1">
    <w:name w:val="Jagannatha-vallabha-nataka:Field1"/>
    <w:uiPriority w:val="99"/>
  </w:style>
  <w:style w:type="character" w:customStyle="1" w:styleId="Jagannatha-vallabha-natakaField2">
    <w:name w:val="Jagannatha-vallabha-nataka:Field2"/>
    <w:uiPriority w:val="99"/>
  </w:style>
  <w:style w:type="character" w:customStyle="1" w:styleId="Jagannatha-vallabha-natakaField3">
    <w:name w:val="Jagannatha-vallabha-nataka:Field3"/>
    <w:uiPriority w:val="99"/>
  </w:style>
  <w:style w:type="character" w:customStyle="1" w:styleId="Jagannatha-vallabha-natakaField4">
    <w:name w:val="Jagannatha-vallabha-nataka:Field4"/>
    <w:uiPriority w:val="99"/>
  </w:style>
  <w:style w:type="character" w:customStyle="1" w:styleId="KathaUpanisad">
    <w:name w:val="Katha Upanisad"/>
    <w:uiPriority w:val="99"/>
  </w:style>
  <w:style w:type="character" w:customStyle="1" w:styleId="KathaUpanisadField">
    <w:name w:val="Katha Upanisad:Field"/>
    <w:uiPriority w:val="99"/>
  </w:style>
  <w:style w:type="character" w:customStyle="1" w:styleId="KathaUpanisadField1">
    <w:name w:val="Katha Upanisad:Field1"/>
    <w:uiPriority w:val="99"/>
  </w:style>
  <w:style w:type="character" w:customStyle="1" w:styleId="KathaUpanisadField2">
    <w:name w:val="Katha Upanisad:Field2"/>
    <w:uiPriority w:val="99"/>
  </w:style>
  <w:style w:type="character" w:customStyle="1" w:styleId="KathaUpanisadField3">
    <w:name w:val="Katha Upanisad:Field3"/>
    <w:uiPriority w:val="99"/>
  </w:style>
  <w:style w:type="character" w:customStyle="1" w:styleId="KathaUpanisadField4">
    <w:name w:val="Katha Upanisad:Field4"/>
    <w:uiPriority w:val="99"/>
  </w:style>
  <w:style w:type="character" w:customStyle="1" w:styleId="KausitakiUpanisad">
    <w:name w:val="Kausitaki Upanisad"/>
    <w:uiPriority w:val="99"/>
  </w:style>
  <w:style w:type="character" w:customStyle="1" w:styleId="KausitakiUpanisadField">
    <w:name w:val="Kausitaki Upanisad:Field"/>
    <w:uiPriority w:val="99"/>
  </w:style>
  <w:style w:type="character" w:customStyle="1" w:styleId="KausitakiUpanisadField1">
    <w:name w:val="Kausitaki Upanisad:Field1"/>
    <w:uiPriority w:val="99"/>
  </w:style>
  <w:style w:type="character" w:customStyle="1" w:styleId="KausitakiUpanisadField2">
    <w:name w:val="Kausitaki Upanisad:Field2"/>
    <w:uiPriority w:val="99"/>
  </w:style>
  <w:style w:type="character" w:customStyle="1" w:styleId="KausitakiUpanisadField3">
    <w:name w:val="Kausitaki Upanisad:Field3"/>
    <w:uiPriority w:val="99"/>
  </w:style>
  <w:style w:type="character" w:customStyle="1" w:styleId="KausitakiUpanisadField4">
    <w:name w:val="Kausitaki Upanisad:Field4"/>
    <w:uiPriority w:val="99"/>
  </w:style>
  <w:style w:type="character" w:customStyle="1" w:styleId="Kavya-prakasa">
    <w:name w:val="Kavya-prakasa"/>
    <w:uiPriority w:val="99"/>
  </w:style>
  <w:style w:type="character" w:customStyle="1" w:styleId="Kavya-prakasaField">
    <w:name w:val="Kavya-prakasa:Field"/>
    <w:uiPriority w:val="99"/>
  </w:style>
  <w:style w:type="character" w:customStyle="1" w:styleId="Kavya-prakasaField1">
    <w:name w:val="Kavya-prakasa:Field1"/>
    <w:uiPriority w:val="99"/>
  </w:style>
  <w:style w:type="character" w:customStyle="1" w:styleId="Kavya-prakasaField2">
    <w:name w:val="Kavya-prakasa:Field2"/>
    <w:uiPriority w:val="99"/>
  </w:style>
  <w:style w:type="character" w:customStyle="1" w:styleId="Kavya-prakasaField3">
    <w:name w:val="Kavya-prakasa:Field3"/>
    <w:uiPriority w:val="99"/>
  </w:style>
  <w:style w:type="character" w:customStyle="1" w:styleId="Kavya-prakasaField4">
    <w:name w:val="Kavya-prakasa:Field4"/>
    <w:uiPriority w:val="99"/>
  </w:style>
  <w:style w:type="character" w:customStyle="1" w:styleId="KenaUpanisad">
    <w:name w:val="Kena Upanisad"/>
    <w:uiPriority w:val="99"/>
  </w:style>
  <w:style w:type="character" w:customStyle="1" w:styleId="KenaUpanisadField">
    <w:name w:val="Kena Upanisad:Field"/>
    <w:uiPriority w:val="99"/>
  </w:style>
  <w:style w:type="character" w:customStyle="1" w:styleId="KenaUpanisadField1">
    <w:name w:val="Kena Upanisad:Field1"/>
    <w:uiPriority w:val="99"/>
  </w:style>
  <w:style w:type="character" w:customStyle="1" w:styleId="KenaUpanisadField2">
    <w:name w:val="Kena Upanisad:Field2"/>
    <w:uiPriority w:val="99"/>
  </w:style>
  <w:style w:type="character" w:customStyle="1" w:styleId="KenaUpanisadField3">
    <w:name w:val="Kena Upanisad:Field3"/>
    <w:uiPriority w:val="99"/>
  </w:style>
  <w:style w:type="character" w:customStyle="1" w:styleId="KenaUpanisadField4">
    <w:name w:val="Kena Upanisad:Field4"/>
    <w:uiPriority w:val="99"/>
  </w:style>
  <w:style w:type="character" w:customStyle="1" w:styleId="Kesavastaka">
    <w:name w:val="Kesavastaka"/>
    <w:uiPriority w:val="99"/>
  </w:style>
  <w:style w:type="character" w:customStyle="1" w:styleId="KesavastakaField">
    <w:name w:val="Kesavastaka:Field"/>
    <w:uiPriority w:val="99"/>
  </w:style>
  <w:style w:type="character" w:customStyle="1" w:styleId="KesavastakaField1">
    <w:name w:val="Kesavastaka:Field1"/>
    <w:uiPriority w:val="99"/>
  </w:style>
  <w:style w:type="character" w:customStyle="1" w:styleId="KesavastakaField2">
    <w:name w:val="Kesavastaka:Field2"/>
    <w:uiPriority w:val="99"/>
  </w:style>
  <w:style w:type="character" w:customStyle="1" w:styleId="KesavastakaField3">
    <w:name w:val="Kesavastaka:Field3"/>
    <w:uiPriority w:val="99"/>
  </w:style>
  <w:style w:type="character" w:customStyle="1" w:styleId="KesavastakaField4">
    <w:name w:val="Kesavastaka:Field4"/>
    <w:uiPriority w:val="99"/>
  </w:style>
  <w:style w:type="character" w:customStyle="1" w:styleId="Keystrokes">
    <w:name w:val="Keystrokes"/>
    <w:uiPriority w:val="99"/>
    <w:rPr>
      <w:rFonts w:ascii="Arial" w:hAnsi="Arial" w:cs="Arial"/>
      <w:b/>
      <w:bCs/>
      <w:i/>
      <w:iCs/>
      <w:sz w:val="28"/>
      <w:szCs w:val="28"/>
    </w:rPr>
  </w:style>
  <w:style w:type="character" w:customStyle="1" w:styleId="kisora">
    <w:name w:val="kisora"/>
    <w:uiPriority w:val="99"/>
  </w:style>
  <w:style w:type="character" w:customStyle="1" w:styleId="knoweverything">
    <w:name w:val="know everything"/>
    <w:uiPriority w:val="99"/>
  </w:style>
  <w:style w:type="character" w:customStyle="1" w:styleId="KrsnaBookPictures">
    <w:name w:val="KrsnaBookPictures"/>
    <w:uiPriority w:val="99"/>
    <w:rPr>
      <w:b/>
      <w:bCs/>
      <w:color w:val="000000"/>
    </w:rPr>
  </w:style>
  <w:style w:type="character" w:customStyle="1" w:styleId="KrsnaBookPicturesPen">
    <w:name w:val="KrsnaBookPictures:Pen"/>
    <w:uiPriority w:val="99"/>
    <w:rPr>
      <w:b/>
      <w:bCs/>
      <w:color w:val="000000"/>
    </w:rPr>
  </w:style>
  <w:style w:type="character" w:customStyle="1" w:styleId="KrsnaBookPicturesPen1">
    <w:name w:val="KrsnaBookPictures:Pen1"/>
    <w:uiPriority w:val="99"/>
    <w:rPr>
      <w:b/>
      <w:bCs/>
      <w:color w:val="000000"/>
    </w:rPr>
  </w:style>
  <w:style w:type="character" w:customStyle="1" w:styleId="KrsnaBookPicturesPen2">
    <w:name w:val="KrsnaBookPictures:Pen2"/>
    <w:uiPriority w:val="99"/>
    <w:rPr>
      <w:b/>
      <w:bCs/>
      <w:color w:val="000000"/>
    </w:rPr>
  </w:style>
  <w:style w:type="character" w:customStyle="1" w:styleId="KrsnaBookPicturesPen3">
    <w:name w:val="KrsnaBookPictures:Pen3"/>
    <w:uiPriority w:val="99"/>
    <w:rPr>
      <w:b/>
      <w:bCs/>
      <w:color w:val="000000"/>
    </w:rPr>
  </w:style>
  <w:style w:type="character" w:customStyle="1" w:styleId="KrsnaBookPicturesPen4">
    <w:name w:val="KrsnaBookPictures:Pen4"/>
    <w:uiPriority w:val="99"/>
    <w:rPr>
      <w:b/>
      <w:bCs/>
      <w:color w:val="000000"/>
    </w:rPr>
  </w:style>
  <w:style w:type="character" w:customStyle="1" w:styleId="Krsna-janma-khanda12">
    <w:name w:val="Krsna-janma-khanda12"/>
    <w:uiPriority w:val="99"/>
    <w:rPr>
      <w:rFonts w:ascii="Times New Roman" w:hAnsi="Times New Roman" w:cs="Times New Roman"/>
      <w:color w:val="000000"/>
    </w:rPr>
  </w:style>
  <w:style w:type="character" w:customStyle="1" w:styleId="Krsna-janma-khanda1">
    <w:name w:val="Krsna-janma-khanda1"/>
    <w:uiPriority w:val="99"/>
  </w:style>
  <w:style w:type="character" w:customStyle="1" w:styleId="Krsna-janma-khanda10">
    <w:name w:val="Krsna-janma-khanda10"/>
    <w:uiPriority w:val="99"/>
    <w:rPr>
      <w:rFonts w:ascii="Times New Roman" w:hAnsi="Times New Roman" w:cs="Times New Roman"/>
      <w:color w:val="000000"/>
    </w:rPr>
  </w:style>
  <w:style w:type="character" w:customStyle="1" w:styleId="Krsna-janma-khanda2">
    <w:name w:val="Krsna-janma-khanda2"/>
    <w:uiPriority w:val="99"/>
  </w:style>
  <w:style w:type="character" w:customStyle="1" w:styleId="Krsna-janma-khanda4">
    <w:name w:val="Krsna-janma-khanda4"/>
    <w:uiPriority w:val="99"/>
  </w:style>
  <w:style w:type="character" w:customStyle="1" w:styleId="Krsna-janma-khanda6">
    <w:name w:val="Krsna-janma-khanda6"/>
    <w:uiPriority w:val="99"/>
  </w:style>
  <w:style w:type="character" w:customStyle="1" w:styleId="Krsna-janma-khanda8">
    <w:name w:val="Krsna-janma-khanda8"/>
    <w:uiPriority w:val="99"/>
    <w:rPr>
      <w:rFonts w:ascii="Times New Roman" w:hAnsi="Times New Roman" w:cs="Times New Roman"/>
      <w:color w:val="000000"/>
    </w:rPr>
  </w:style>
  <w:style w:type="character" w:customStyle="1" w:styleId="Krsna-janma-khandaField1">
    <w:name w:val="Krsna-janma-khanda:Field1"/>
    <w:uiPriority w:val="99"/>
  </w:style>
  <w:style w:type="character" w:customStyle="1" w:styleId="Krsna-janma-khandaField2">
    <w:name w:val="Krsna-janma-khanda:Field2"/>
    <w:uiPriority w:val="99"/>
  </w:style>
  <w:style w:type="character" w:customStyle="1" w:styleId="Krsna-karnamrta">
    <w:name w:val="Krsna-karnamrta"/>
    <w:uiPriority w:val="99"/>
  </w:style>
  <w:style w:type="character" w:customStyle="1" w:styleId="Krsna-karnamrtaField">
    <w:name w:val="Krsna-karnamrta:Field"/>
    <w:uiPriority w:val="99"/>
  </w:style>
  <w:style w:type="character" w:customStyle="1" w:styleId="Krsna-karnamrtaField1">
    <w:name w:val="Krsna-karnamrta:Field1"/>
    <w:uiPriority w:val="99"/>
  </w:style>
  <w:style w:type="character" w:customStyle="1" w:styleId="Krsna-karnamrtaField2">
    <w:name w:val="Krsna-karnamrta:Field2"/>
    <w:uiPriority w:val="99"/>
  </w:style>
  <w:style w:type="character" w:customStyle="1" w:styleId="Krsna-karnamrtaField3">
    <w:name w:val="Krsna-karnamrta:Field3"/>
    <w:uiPriority w:val="99"/>
  </w:style>
  <w:style w:type="character" w:customStyle="1" w:styleId="Krsna-karnamrtaField4">
    <w:name w:val="Krsna-karnamrta:Field4"/>
    <w:uiPriority w:val="99"/>
  </w:style>
  <w:style w:type="character" w:customStyle="1" w:styleId="KrsnaLila">
    <w:name w:val="Krsna Lila"/>
    <w:uiPriority w:val="99"/>
  </w:style>
  <w:style w:type="character" w:customStyle="1" w:styleId="KrsnaLilaPen">
    <w:name w:val="Krsna Lila:Pen"/>
    <w:uiPriority w:val="99"/>
  </w:style>
  <w:style w:type="character" w:customStyle="1" w:styleId="KrsnaLilaPen1">
    <w:name w:val="Krsna Lila:Pen1"/>
    <w:uiPriority w:val="99"/>
  </w:style>
  <w:style w:type="character" w:customStyle="1" w:styleId="KrsnaLilaPen2">
    <w:name w:val="Krsna Lila:Pen2"/>
    <w:uiPriority w:val="99"/>
  </w:style>
  <w:style w:type="character" w:customStyle="1" w:styleId="KrsnaLilaPen3">
    <w:name w:val="Krsna Lila:Pen3"/>
    <w:uiPriority w:val="99"/>
  </w:style>
  <w:style w:type="character" w:customStyle="1" w:styleId="KrsnaLilaPen4">
    <w:name w:val="Krsna Lila:Pen4"/>
    <w:uiPriority w:val="99"/>
  </w:style>
  <w:style w:type="character" w:customStyle="1" w:styleId="Krsna-sandarbha">
    <w:name w:val="Krsna-sandarbha"/>
    <w:uiPriority w:val="99"/>
  </w:style>
  <w:style w:type="character" w:customStyle="1" w:styleId="Krsna-sandarbhaField">
    <w:name w:val="Krsna-sandarbha:Field"/>
    <w:uiPriority w:val="99"/>
  </w:style>
  <w:style w:type="character" w:customStyle="1" w:styleId="Krsna-sandarbhaField1">
    <w:name w:val="Krsna-sandarbha:Field1"/>
    <w:uiPriority w:val="99"/>
  </w:style>
  <w:style w:type="character" w:customStyle="1" w:styleId="Krsna-sandarbhaField2">
    <w:name w:val="Krsna-sandarbha:Field2"/>
    <w:uiPriority w:val="99"/>
  </w:style>
  <w:style w:type="character" w:customStyle="1" w:styleId="Krsna-sandarbhaField3">
    <w:name w:val="Krsna-sandarbha:Field3"/>
    <w:uiPriority w:val="99"/>
  </w:style>
  <w:style w:type="character" w:customStyle="1" w:styleId="Krsna-sandarbhaField4">
    <w:name w:val="Krsna-sandarbha:Field4"/>
    <w:uiPriority w:val="99"/>
  </w:style>
  <w:style w:type="character" w:customStyle="1" w:styleId="Laghu-bhagavatamrta">
    <w:name w:val="Laghu-bhagavatamrta"/>
    <w:uiPriority w:val="99"/>
  </w:style>
  <w:style w:type="character" w:customStyle="1" w:styleId="Laghu-bhagavatamrta10">
    <w:name w:val="Laghu-bhagavatamrta10"/>
    <w:aliases w:val="Purva-khanda:Field"/>
    <w:uiPriority w:val="99"/>
  </w:style>
  <w:style w:type="character" w:customStyle="1" w:styleId="Laghu-bhagavatamrta11">
    <w:name w:val="Laghu-bhagavatamrta11"/>
    <w:aliases w:val="Uttara-khanda"/>
    <w:uiPriority w:val="99"/>
  </w:style>
  <w:style w:type="character" w:customStyle="1" w:styleId="Laghu-bhagavatamrta12">
    <w:name w:val="Laghu-bhagavatamrta12"/>
    <w:aliases w:val="Uttara-khanda12"/>
    <w:uiPriority w:val="99"/>
    <w:rPr>
      <w:rFonts w:ascii="Times New Roman" w:hAnsi="Times New Roman" w:cs="Times New Roman"/>
      <w:color w:val="000000"/>
    </w:rPr>
  </w:style>
  <w:style w:type="character" w:customStyle="1" w:styleId="Laghu-bhagavatamrta13">
    <w:name w:val="Laghu-bhagavatamrta13"/>
    <w:aliases w:val="Purva-khanda5"/>
    <w:uiPriority w:val="99"/>
    <w:rPr>
      <w:rFonts w:ascii="Times New Roman" w:hAnsi="Times New Roman" w:cs="Times New Roman"/>
      <w:color w:val="000000"/>
    </w:rPr>
  </w:style>
  <w:style w:type="character" w:customStyle="1" w:styleId="Laghu-bhagavatamrta14">
    <w:name w:val="Laghu-bhagavatamrta14"/>
    <w:aliases w:val="Uttara-khanda13"/>
    <w:uiPriority w:val="99"/>
  </w:style>
  <w:style w:type="character" w:customStyle="1" w:styleId="Laghu-bhagavatamrta15">
    <w:name w:val="Laghu-bhagavatamrta15"/>
    <w:aliases w:val="Uttara-khanda:Field3"/>
    <w:uiPriority w:val="99"/>
  </w:style>
  <w:style w:type="character" w:customStyle="1" w:styleId="Laghu-bhagavatamrta16">
    <w:name w:val="Laghu-bhagavatamrta16"/>
    <w:aliases w:val="Purva-khanda:Field1"/>
    <w:uiPriority w:val="99"/>
  </w:style>
  <w:style w:type="character" w:customStyle="1" w:styleId="Laghu-bhagavatamrta17">
    <w:name w:val="Laghu-bhagavatamrta17"/>
    <w:aliases w:val="Uttara-khanda17"/>
    <w:uiPriority w:val="99"/>
    <w:rPr>
      <w:rFonts w:ascii="Times New Roman" w:hAnsi="Times New Roman" w:cs="Times New Roman"/>
      <w:color w:val="000000"/>
    </w:rPr>
  </w:style>
  <w:style w:type="character" w:customStyle="1" w:styleId="Laghu-bhagavatamrta18">
    <w:name w:val="Laghu-bhagavatamrta18"/>
    <w:aliases w:val="Purva-khanda7"/>
    <w:uiPriority w:val="99"/>
    <w:rPr>
      <w:rFonts w:ascii="Times New Roman" w:hAnsi="Times New Roman" w:cs="Times New Roman"/>
      <w:color w:val="000000"/>
    </w:rPr>
  </w:style>
  <w:style w:type="character" w:customStyle="1" w:styleId="Laghu-bhagavatamrta19">
    <w:name w:val="Laghu-bhagavatamrta19"/>
    <w:aliases w:val="Uttara-khanda18"/>
    <w:uiPriority w:val="99"/>
  </w:style>
  <w:style w:type="character" w:customStyle="1" w:styleId="Laghu-bhagavatamrta1">
    <w:name w:val="Laghu-bhagavatamrta1"/>
    <w:aliases w:val="Purva-khanda"/>
    <w:uiPriority w:val="99"/>
  </w:style>
  <w:style w:type="character" w:customStyle="1" w:styleId="Laghu-bhagavatamrta110">
    <w:name w:val="Laghu-bhagavatamrta110"/>
    <w:aliases w:val="Uttara-khanda22"/>
    <w:uiPriority w:val="99"/>
  </w:style>
  <w:style w:type="character" w:customStyle="1" w:styleId="Laghu-bhagavatamrta21">
    <w:name w:val="Laghu-bhagavatamrta21"/>
    <w:aliases w:val="Purva-khanda4"/>
    <w:uiPriority w:val="99"/>
  </w:style>
  <w:style w:type="character" w:customStyle="1" w:styleId="Laghu-bhagavatamrta22">
    <w:name w:val="Laghu-bhagavatamrta22"/>
    <w:aliases w:val="Purva-khanda6"/>
    <w:uiPriority w:val="99"/>
  </w:style>
  <w:style w:type="character" w:customStyle="1" w:styleId="Laghu-bhagavatamrta23">
    <w:name w:val="Laghu-bhagavatamrta23"/>
    <w:aliases w:val="Purva-khanda41"/>
    <w:uiPriority w:val="99"/>
  </w:style>
  <w:style w:type="character" w:customStyle="1" w:styleId="Laghu-bhagavatamrta2">
    <w:name w:val="Laghu-bhagavatamrta2"/>
    <w:aliases w:val="Purva-khanda10"/>
    <w:uiPriority w:val="99"/>
  </w:style>
  <w:style w:type="character" w:customStyle="1" w:styleId="Laghu-bhagavatamrta29">
    <w:name w:val="Laghu-bhagavatamrta29"/>
    <w:aliases w:val="Purva-khanda42"/>
    <w:uiPriority w:val="99"/>
  </w:style>
  <w:style w:type="character" w:customStyle="1" w:styleId="Laghu-bhagavatamrta28">
    <w:name w:val="Laghu-bhagavatamrta28"/>
    <w:aliases w:val="Purva-khanda61"/>
    <w:uiPriority w:val="99"/>
  </w:style>
  <w:style w:type="character" w:customStyle="1" w:styleId="Laghu-bhagavatamrta27">
    <w:name w:val="Laghu-bhagavatamrta27"/>
    <w:aliases w:val="Purva-khanda8"/>
    <w:uiPriority w:val="99"/>
  </w:style>
  <w:style w:type="character" w:customStyle="1" w:styleId="Laghu-bhagavatamrta3">
    <w:name w:val="Laghu-bhagavatamrta3"/>
    <w:aliases w:val="Uttara-khanda3"/>
    <w:uiPriority w:val="99"/>
  </w:style>
  <w:style w:type="character" w:customStyle="1" w:styleId="Laghu-bhagavatamrta4">
    <w:name w:val="Laghu-bhagavatamrta4"/>
    <w:aliases w:val="Purva-khanda1"/>
    <w:uiPriority w:val="99"/>
  </w:style>
  <w:style w:type="character" w:customStyle="1" w:styleId="Laghu-bhagavatamrta5">
    <w:name w:val="Laghu-bhagavatamrta5"/>
    <w:aliases w:val="Uttara-khanda5"/>
    <w:uiPriority w:val="99"/>
  </w:style>
  <w:style w:type="character" w:customStyle="1" w:styleId="Laghu-bhagavatamrta6">
    <w:name w:val="Laghu-bhagavatamrta6"/>
    <w:aliases w:val="Purva-khanda2"/>
    <w:uiPriority w:val="99"/>
  </w:style>
  <w:style w:type="character" w:customStyle="1" w:styleId="Laghu-bhagavatamrta7">
    <w:name w:val="Laghu-bhagavatamrta7"/>
    <w:aliases w:val="Uttara-khanda7"/>
    <w:uiPriority w:val="99"/>
  </w:style>
  <w:style w:type="character" w:customStyle="1" w:styleId="Laghu-bhagavatamrta8">
    <w:name w:val="Laghu-bhagavatamrta8"/>
    <w:aliases w:val="Purva-khanda3"/>
    <w:uiPriority w:val="99"/>
  </w:style>
  <w:style w:type="character" w:customStyle="1" w:styleId="Laghu-bhagavatamrta9">
    <w:name w:val="Laghu-bhagavatamrta9"/>
    <w:aliases w:val="Uttara-khanda:Field"/>
    <w:uiPriority w:val="99"/>
  </w:style>
  <w:style w:type="character" w:customStyle="1" w:styleId="Laghu-bhagavatamrtaField">
    <w:name w:val="Laghu-bhagavatamrta:Field"/>
    <w:uiPriority w:val="99"/>
  </w:style>
  <w:style w:type="character" w:customStyle="1" w:styleId="Laghu-bhagavatamrtaField1">
    <w:name w:val="Laghu-bhagavatamrta:Field1"/>
    <w:uiPriority w:val="99"/>
  </w:style>
  <w:style w:type="character" w:customStyle="1" w:styleId="Laghu-bhagavatamrtaField2">
    <w:name w:val="Laghu-bhagavatamrta:Field2"/>
    <w:uiPriority w:val="99"/>
  </w:style>
  <w:style w:type="character" w:customStyle="1" w:styleId="Laghu-bhagavatamrtaField3">
    <w:name w:val="Laghu-bhagavatamrta:Field3"/>
    <w:uiPriority w:val="99"/>
  </w:style>
  <w:style w:type="character" w:customStyle="1" w:styleId="Laghu-bhagavatamrtaField4">
    <w:name w:val="Laghu-bhagavatamrta:Field4"/>
    <w:uiPriority w:val="99"/>
  </w:style>
  <w:style w:type="character" w:customStyle="1" w:styleId="Laghu-bhagavatamrta26">
    <w:name w:val="Laghu-bhagavatamrta26"/>
    <w:aliases w:val="Purva-khanda9"/>
    <w:uiPriority w:val="99"/>
    <w:rPr>
      <w:rFonts w:ascii="Times New Roman" w:hAnsi="Times New Roman" w:cs="Times New Roman"/>
      <w:color w:val="000000"/>
    </w:rPr>
  </w:style>
  <w:style w:type="character" w:customStyle="1" w:styleId="Laghu-bhagavatamrta25">
    <w:name w:val="Laghu-bhagavatamrta25"/>
    <w:aliases w:val="Uttara-khanda21"/>
    <w:uiPriority w:val="99"/>
    <w:rPr>
      <w:rFonts w:ascii="Times New Roman" w:hAnsi="Times New Roman" w:cs="Times New Roman"/>
      <w:color w:val="000000"/>
    </w:rPr>
  </w:style>
  <w:style w:type="character" w:customStyle="1" w:styleId="Lalita-madhava">
    <w:name w:val="Lalita-madhava"/>
    <w:uiPriority w:val="99"/>
  </w:style>
  <w:style w:type="character" w:customStyle="1" w:styleId="Lalita-madhavaField">
    <w:name w:val="Lalita-madhava:Field"/>
    <w:uiPriority w:val="99"/>
  </w:style>
  <w:style w:type="character" w:customStyle="1" w:styleId="Lalita-madhavaField1">
    <w:name w:val="Lalita-madhava:Field1"/>
    <w:uiPriority w:val="99"/>
  </w:style>
  <w:style w:type="character" w:customStyle="1" w:styleId="Lalita-madhavaField2">
    <w:name w:val="Lalita-madhava:Field2"/>
    <w:uiPriority w:val="99"/>
  </w:style>
  <w:style w:type="character" w:customStyle="1" w:styleId="Lalita-madhavaField3">
    <w:name w:val="Lalita-madhava:Field3"/>
    <w:uiPriority w:val="99"/>
  </w:style>
  <w:style w:type="character" w:customStyle="1" w:styleId="Lalita-madhavaField4">
    <w:name w:val="Lalita-madhava:Field4"/>
    <w:uiPriority w:val="99"/>
  </w:style>
  <w:style w:type="character" w:customStyle="1" w:styleId="Lalita-madhava-nataka">
    <w:name w:val="Lalita-madhava-nataka"/>
    <w:uiPriority w:val="99"/>
  </w:style>
  <w:style w:type="character" w:customStyle="1" w:styleId="Lalita-madhava-natakaField">
    <w:name w:val="Lalita-madhava-nataka:Field"/>
    <w:uiPriority w:val="99"/>
  </w:style>
  <w:style w:type="character" w:customStyle="1" w:styleId="Lalita-madhava-natakaField1">
    <w:name w:val="Lalita-madhava-nataka:Field1"/>
    <w:uiPriority w:val="99"/>
  </w:style>
  <w:style w:type="character" w:customStyle="1" w:styleId="Lalita-madhava-natakaField2">
    <w:name w:val="Lalita-madhava-nataka:Field2"/>
    <w:uiPriority w:val="99"/>
  </w:style>
  <w:style w:type="character" w:customStyle="1" w:styleId="Lalita-madhava-natakaField3">
    <w:name w:val="Lalita-madhava-nataka:Field3"/>
    <w:uiPriority w:val="99"/>
  </w:style>
  <w:style w:type="character" w:customStyle="1" w:styleId="Lalita-madhava-natakaField4">
    <w:name w:val="Lalita-madhava-nataka:Field4"/>
    <w:uiPriority w:val="99"/>
  </w:style>
  <w:style w:type="character" w:customStyle="1" w:styleId="LetterHeader">
    <w:name w:val="Letter Header"/>
    <w:uiPriority w:val="99"/>
  </w:style>
  <w:style w:type="character" w:customStyle="1" w:styleId="LetterHeaderField">
    <w:name w:val="Letter Header:Field"/>
    <w:uiPriority w:val="99"/>
  </w:style>
  <w:style w:type="character" w:customStyle="1" w:styleId="LetterHeaderField1">
    <w:name w:val="Letter Header:Field1"/>
    <w:uiPriority w:val="99"/>
  </w:style>
  <w:style w:type="character" w:customStyle="1" w:styleId="LetterHeaderField2">
    <w:name w:val="Letter Header:Field2"/>
    <w:uiPriority w:val="99"/>
  </w:style>
  <w:style w:type="character" w:customStyle="1" w:styleId="LetterHeaderField3">
    <w:name w:val="Letter Header:Field3"/>
    <w:uiPriority w:val="99"/>
  </w:style>
  <w:style w:type="character" w:customStyle="1" w:styleId="LetterHeaderField4">
    <w:name w:val="Letter Header:Field4"/>
    <w:uiPriority w:val="99"/>
  </w:style>
  <w:style w:type="character" w:customStyle="1" w:styleId="LetterRefChar">
    <w:name w:val="Letter Ref:Char"/>
    <w:uiPriority w:val="99"/>
  </w:style>
  <w:style w:type="character" w:customStyle="1" w:styleId="LetterRefCharChar">
    <w:name w:val="Letter Ref:Char:Char"/>
    <w:uiPriority w:val="99"/>
  </w:style>
  <w:style w:type="character" w:customStyle="1" w:styleId="LetterRefCharCharChar">
    <w:name w:val="Letter Ref:Char:Char:Char"/>
    <w:uiPriority w:val="99"/>
  </w:style>
  <w:style w:type="character" w:customStyle="1" w:styleId="LetterRefCharCharCharChar">
    <w:name w:val="Letter Ref:Char:Char:Char:Char"/>
    <w:uiPriority w:val="99"/>
  </w:style>
  <w:style w:type="character" w:customStyle="1" w:styleId="LetterRefCharCharCharCharChar">
    <w:name w:val="Letter Ref:Char:Char:Char:Char:Char"/>
    <w:uiPriority w:val="99"/>
  </w:style>
  <w:style w:type="character" w:customStyle="1" w:styleId="LetterRefCharCharCharCharCharChar">
    <w:name w:val="Letter Ref:Char:Char:Char:Char:Char:Char"/>
    <w:uiPriority w:val="99"/>
  </w:style>
  <w:style w:type="character" w:customStyle="1" w:styleId="LetterRefCharCharCharCharCharCharChar">
    <w:name w:val="Letter Ref:Char:Char:Char:Char:Char:Char:Char"/>
    <w:uiPriority w:val="99"/>
  </w:style>
  <w:style w:type="character" w:customStyle="1" w:styleId="Letterto4">
    <w:name w:val="Letter to"/>
    <w:uiPriority w:val="99"/>
    <w:rPr>
      <w:color w:val="000000"/>
    </w:rPr>
  </w:style>
  <w:style w:type="character" w:customStyle="1" w:styleId="LettertoField">
    <w:name w:val="Letter to:Field"/>
    <w:uiPriority w:val="99"/>
    <w:rPr>
      <w:color w:val="000000"/>
    </w:rPr>
  </w:style>
  <w:style w:type="character" w:customStyle="1" w:styleId="LettertoField1">
    <w:name w:val="Letter to:Field1"/>
    <w:uiPriority w:val="99"/>
    <w:rPr>
      <w:color w:val="000000"/>
    </w:rPr>
  </w:style>
  <w:style w:type="character" w:customStyle="1" w:styleId="LettertoField2">
    <w:name w:val="Letter to:Field2"/>
    <w:uiPriority w:val="99"/>
    <w:rPr>
      <w:color w:val="000000"/>
    </w:rPr>
  </w:style>
  <w:style w:type="character" w:customStyle="1" w:styleId="LettertoField3">
    <w:name w:val="Letter to:Field3"/>
    <w:uiPriority w:val="99"/>
    <w:rPr>
      <w:color w:val="0000A0"/>
    </w:rPr>
  </w:style>
  <w:style w:type="character" w:customStyle="1" w:styleId="LettertoField4">
    <w:name w:val="Letter to:Field4"/>
    <w:uiPriority w:val="99"/>
    <w:rPr>
      <w:color w:val="0000A0"/>
    </w:rPr>
  </w:style>
  <w:style w:type="character" w:styleId="LineNumber">
    <w:name w:val="line number"/>
    <w:basedOn w:val="DefaultParagraphFont"/>
    <w:uiPriority w:val="99"/>
  </w:style>
  <w:style w:type="character" w:customStyle="1" w:styleId="m2092330911188792gmail-textexposedshow">
    <w:name w:val="m_2092330911188792gmail-text_exposed_show"/>
    <w:uiPriority w:val="99"/>
  </w:style>
  <w:style w:type="character" w:customStyle="1" w:styleId="Mahabharata">
    <w:name w:val="Mahabharata"/>
    <w:uiPriority w:val="99"/>
  </w:style>
  <w:style w:type="character" w:customStyle="1" w:styleId="Mahabharata10">
    <w:name w:val="Mahabharata10"/>
    <w:aliases w:val="Udyoga1"/>
    <w:uiPriority w:val="99"/>
  </w:style>
  <w:style w:type="character" w:customStyle="1" w:styleId="Mahabharata11">
    <w:name w:val="Mahabharata11"/>
    <w:aliases w:val="Santi-parva1"/>
    <w:uiPriority w:val="99"/>
  </w:style>
  <w:style w:type="character" w:customStyle="1" w:styleId="Mahabharata12">
    <w:name w:val="Mahabharata12"/>
    <w:aliases w:val="Sabha-parva1"/>
    <w:uiPriority w:val="99"/>
  </w:style>
  <w:style w:type="character" w:customStyle="1" w:styleId="Mahabharata13">
    <w:name w:val="Mahabharata13"/>
    <w:aliases w:val="Bhisma-parva2"/>
    <w:uiPriority w:val="99"/>
  </w:style>
  <w:style w:type="character" w:customStyle="1" w:styleId="Mahabharata14">
    <w:name w:val="Mahabharata14"/>
    <w:aliases w:val="Adi-parva2"/>
    <w:uiPriority w:val="99"/>
  </w:style>
  <w:style w:type="character" w:customStyle="1" w:styleId="Mahabharata15">
    <w:name w:val="Mahabharata15"/>
    <w:aliases w:val="Virata-parva2"/>
    <w:uiPriority w:val="99"/>
  </w:style>
  <w:style w:type="character" w:customStyle="1" w:styleId="Mahabharata16">
    <w:name w:val="Mahabharata16"/>
    <w:aliases w:val="Vana-parva2"/>
    <w:uiPriority w:val="99"/>
  </w:style>
  <w:style w:type="character" w:customStyle="1" w:styleId="Mahabharata17">
    <w:name w:val="Mahabharata17"/>
    <w:aliases w:val="Udyoga2"/>
    <w:uiPriority w:val="99"/>
  </w:style>
  <w:style w:type="character" w:customStyle="1" w:styleId="Mahabharata18">
    <w:name w:val="Mahabharata18"/>
    <w:aliases w:val="Santi-parva2"/>
    <w:uiPriority w:val="99"/>
  </w:style>
  <w:style w:type="character" w:customStyle="1" w:styleId="Mahabharata19">
    <w:name w:val="Mahabharata19"/>
    <w:aliases w:val="Sabha-parva2"/>
    <w:uiPriority w:val="99"/>
  </w:style>
  <w:style w:type="character" w:customStyle="1" w:styleId="Mahabharata1">
    <w:name w:val="Mahabharata1"/>
    <w:aliases w:val="Virata-parva"/>
    <w:uiPriority w:val="99"/>
  </w:style>
  <w:style w:type="character" w:customStyle="1" w:styleId="Mahabharata20">
    <w:name w:val="Mahabharata20"/>
    <w:aliases w:val="Bhisma-parva3"/>
    <w:uiPriority w:val="99"/>
  </w:style>
  <w:style w:type="character" w:customStyle="1" w:styleId="Mahabharata21">
    <w:name w:val="Mahabharata21"/>
    <w:aliases w:val="Adi-parva3"/>
    <w:uiPriority w:val="99"/>
  </w:style>
  <w:style w:type="character" w:customStyle="1" w:styleId="Mahabharata22">
    <w:name w:val="Mahabharata22"/>
    <w:aliases w:val="Virata-parva3"/>
    <w:uiPriority w:val="99"/>
  </w:style>
  <w:style w:type="character" w:customStyle="1" w:styleId="Mahabharata23">
    <w:name w:val="Mahabharata23"/>
    <w:aliases w:val="Vana-parva3"/>
    <w:uiPriority w:val="99"/>
  </w:style>
  <w:style w:type="character" w:customStyle="1" w:styleId="Mahabharata24">
    <w:name w:val="Mahabharata24"/>
    <w:aliases w:val="Udyoga3"/>
    <w:uiPriority w:val="99"/>
  </w:style>
  <w:style w:type="character" w:customStyle="1" w:styleId="Mahabharata25">
    <w:name w:val="Mahabharata25"/>
    <w:aliases w:val="Santi-parva3"/>
    <w:uiPriority w:val="99"/>
  </w:style>
  <w:style w:type="character" w:customStyle="1" w:styleId="Mahabharata26">
    <w:name w:val="Mahabharata26"/>
    <w:aliases w:val="Sabha-parva3"/>
    <w:uiPriority w:val="99"/>
  </w:style>
  <w:style w:type="character" w:customStyle="1" w:styleId="Mahabharata27">
    <w:name w:val="Mahabharata27"/>
    <w:aliases w:val="Bhisma-parva4"/>
    <w:uiPriority w:val="99"/>
  </w:style>
  <w:style w:type="character" w:customStyle="1" w:styleId="Mahabharata28">
    <w:name w:val="Mahabharata28"/>
    <w:aliases w:val="Adi-parva4"/>
    <w:uiPriority w:val="99"/>
  </w:style>
  <w:style w:type="character" w:customStyle="1" w:styleId="Mahabharata29">
    <w:name w:val="Mahabharata29"/>
    <w:aliases w:val="Virata-parva:Field"/>
    <w:uiPriority w:val="99"/>
  </w:style>
  <w:style w:type="character" w:customStyle="1" w:styleId="Mahabharata2">
    <w:name w:val="Mahabharata2"/>
    <w:aliases w:val="Vana-parva"/>
    <w:uiPriority w:val="99"/>
  </w:style>
  <w:style w:type="character" w:customStyle="1" w:styleId="Mahabharata30">
    <w:name w:val="Mahabharata30"/>
    <w:aliases w:val="Vana-parva:Field"/>
    <w:uiPriority w:val="99"/>
  </w:style>
  <w:style w:type="character" w:customStyle="1" w:styleId="Mahabharata31">
    <w:name w:val="Mahabharata31"/>
    <w:aliases w:val="Udyoga:Field"/>
    <w:uiPriority w:val="99"/>
  </w:style>
  <w:style w:type="character" w:customStyle="1" w:styleId="Mahabharata32">
    <w:name w:val="Mahabharata32"/>
    <w:aliases w:val="Santi-parva:Field"/>
    <w:uiPriority w:val="99"/>
  </w:style>
  <w:style w:type="character" w:customStyle="1" w:styleId="Mahabharata33">
    <w:name w:val="Mahabharata33"/>
    <w:aliases w:val="Sabha-parva:Field"/>
    <w:uiPriority w:val="99"/>
  </w:style>
  <w:style w:type="character" w:customStyle="1" w:styleId="Mahabharata34">
    <w:name w:val="Mahabharata34"/>
    <w:aliases w:val="Bhisma-parva:Field3"/>
    <w:uiPriority w:val="99"/>
  </w:style>
  <w:style w:type="character" w:customStyle="1" w:styleId="Mahabharata35">
    <w:name w:val="Mahabharata35"/>
    <w:aliases w:val="Adi-parva:Field3"/>
    <w:uiPriority w:val="99"/>
  </w:style>
  <w:style w:type="character" w:customStyle="1" w:styleId="Mahabharata36">
    <w:name w:val="Mahabharata36"/>
    <w:aliases w:val="Virata-parva4"/>
    <w:uiPriority w:val="99"/>
    <w:rPr>
      <w:rFonts w:ascii="Times New Roman" w:hAnsi="Times New Roman" w:cs="Times New Roman"/>
      <w:color w:val="000000"/>
    </w:rPr>
  </w:style>
  <w:style w:type="character" w:customStyle="1" w:styleId="Mahabharata37">
    <w:name w:val="Mahabharata37"/>
    <w:aliases w:val="Vana-parva4"/>
    <w:uiPriority w:val="99"/>
    <w:rPr>
      <w:rFonts w:ascii="Times New Roman" w:hAnsi="Times New Roman" w:cs="Times New Roman"/>
      <w:color w:val="000000"/>
    </w:rPr>
  </w:style>
  <w:style w:type="character" w:customStyle="1" w:styleId="Mahabharata38">
    <w:name w:val="Mahabharata38"/>
    <w:aliases w:val="Udyoga4"/>
    <w:uiPriority w:val="99"/>
    <w:rPr>
      <w:rFonts w:ascii="Times New Roman" w:hAnsi="Times New Roman" w:cs="Times New Roman"/>
      <w:color w:val="000000"/>
    </w:rPr>
  </w:style>
  <w:style w:type="character" w:customStyle="1" w:styleId="Mahabharata39">
    <w:name w:val="Mahabharata39"/>
    <w:aliases w:val="Santi-parva4"/>
    <w:uiPriority w:val="99"/>
    <w:rPr>
      <w:rFonts w:ascii="Times New Roman" w:hAnsi="Times New Roman" w:cs="Times New Roman"/>
      <w:color w:val="000000"/>
    </w:rPr>
  </w:style>
  <w:style w:type="character" w:customStyle="1" w:styleId="Mahabharata3">
    <w:name w:val="Mahabharata3"/>
    <w:aliases w:val="Udyoga"/>
    <w:uiPriority w:val="99"/>
  </w:style>
  <w:style w:type="character" w:customStyle="1" w:styleId="Mahabharata40">
    <w:name w:val="Mahabharata40"/>
    <w:aliases w:val="Sabha-parva4"/>
    <w:uiPriority w:val="99"/>
    <w:rPr>
      <w:rFonts w:ascii="Times New Roman" w:hAnsi="Times New Roman" w:cs="Times New Roman"/>
      <w:color w:val="000000"/>
    </w:rPr>
  </w:style>
  <w:style w:type="character" w:customStyle="1" w:styleId="Mahabharata41">
    <w:name w:val="Mahabharata41"/>
    <w:aliases w:val="Bhisma-parva5"/>
    <w:uiPriority w:val="99"/>
    <w:rPr>
      <w:rFonts w:ascii="Times New Roman" w:hAnsi="Times New Roman" w:cs="Times New Roman"/>
      <w:color w:val="000000"/>
    </w:rPr>
  </w:style>
  <w:style w:type="character" w:customStyle="1" w:styleId="Mahabharata42">
    <w:name w:val="Mahabharata42"/>
    <w:aliases w:val="Adi-parva5"/>
    <w:uiPriority w:val="99"/>
    <w:rPr>
      <w:rFonts w:ascii="Times New Roman" w:hAnsi="Times New Roman" w:cs="Times New Roman"/>
      <w:color w:val="000000"/>
    </w:rPr>
  </w:style>
  <w:style w:type="character" w:customStyle="1" w:styleId="Mahabharata43">
    <w:name w:val="Mahabharata43"/>
    <w:aliases w:val="Virata-parva:Field1"/>
    <w:uiPriority w:val="99"/>
  </w:style>
  <w:style w:type="character" w:customStyle="1" w:styleId="Mahabharata44">
    <w:name w:val="Mahabharata44"/>
    <w:aliases w:val="Vana-parva:Field1"/>
    <w:uiPriority w:val="99"/>
  </w:style>
  <w:style w:type="character" w:customStyle="1" w:styleId="Mahabharata45">
    <w:name w:val="Mahabharata45"/>
    <w:aliases w:val="Udyoga:Field1"/>
    <w:uiPriority w:val="99"/>
  </w:style>
  <w:style w:type="character" w:customStyle="1" w:styleId="Mahabharata46">
    <w:name w:val="Mahabharata46"/>
    <w:aliases w:val="Santi-parva:Field1"/>
    <w:uiPriority w:val="99"/>
  </w:style>
  <w:style w:type="character" w:customStyle="1" w:styleId="Mahabharata47">
    <w:name w:val="Mahabharata47"/>
    <w:aliases w:val="Sabha-parva:Field1"/>
    <w:uiPriority w:val="99"/>
  </w:style>
  <w:style w:type="character" w:customStyle="1" w:styleId="Mahabharata48">
    <w:name w:val="Mahabharata48"/>
    <w:aliases w:val="Bhisma-parva:Field5"/>
    <w:uiPriority w:val="99"/>
  </w:style>
  <w:style w:type="character" w:customStyle="1" w:styleId="Mahabharata49">
    <w:name w:val="Mahabharata49"/>
    <w:aliases w:val="Adi-parva:Field5"/>
    <w:uiPriority w:val="99"/>
  </w:style>
  <w:style w:type="character" w:customStyle="1" w:styleId="Mahabharata4">
    <w:name w:val="Mahabharata4"/>
    <w:aliases w:val="Santi-parva"/>
    <w:uiPriority w:val="99"/>
  </w:style>
  <w:style w:type="character" w:customStyle="1" w:styleId="Mahabharata50">
    <w:name w:val="Mahabharata50"/>
    <w:aliases w:val="Virata-parva5"/>
    <w:uiPriority w:val="99"/>
    <w:rPr>
      <w:rFonts w:ascii="Times New Roman" w:hAnsi="Times New Roman" w:cs="Times New Roman"/>
      <w:color w:val="000000"/>
    </w:rPr>
  </w:style>
  <w:style w:type="character" w:customStyle="1" w:styleId="Mahabharata51">
    <w:name w:val="Mahabharata51"/>
    <w:aliases w:val="Vana-parva5"/>
    <w:uiPriority w:val="99"/>
    <w:rPr>
      <w:rFonts w:ascii="Times New Roman" w:hAnsi="Times New Roman" w:cs="Times New Roman"/>
      <w:color w:val="000000"/>
    </w:rPr>
  </w:style>
  <w:style w:type="character" w:customStyle="1" w:styleId="Mahabharata52">
    <w:name w:val="Mahabharata52"/>
    <w:aliases w:val="Udyoga5"/>
    <w:uiPriority w:val="99"/>
    <w:rPr>
      <w:rFonts w:ascii="Times New Roman" w:hAnsi="Times New Roman" w:cs="Times New Roman"/>
      <w:color w:val="000000"/>
    </w:rPr>
  </w:style>
  <w:style w:type="character" w:customStyle="1" w:styleId="Mahabharata53">
    <w:name w:val="Mahabharata53"/>
    <w:aliases w:val="Santi-parva5"/>
    <w:uiPriority w:val="99"/>
    <w:rPr>
      <w:rFonts w:ascii="Times New Roman" w:hAnsi="Times New Roman" w:cs="Times New Roman"/>
      <w:color w:val="000000"/>
    </w:rPr>
  </w:style>
  <w:style w:type="character" w:customStyle="1" w:styleId="Mahabharata54">
    <w:name w:val="Mahabharata54"/>
    <w:aliases w:val="Sabha-parva5"/>
    <w:uiPriority w:val="99"/>
    <w:rPr>
      <w:rFonts w:ascii="Times New Roman" w:hAnsi="Times New Roman" w:cs="Times New Roman"/>
      <w:color w:val="000000"/>
    </w:rPr>
  </w:style>
  <w:style w:type="character" w:customStyle="1" w:styleId="Mahabharata55">
    <w:name w:val="Mahabharata55"/>
    <w:aliases w:val="Bhisma-parva6"/>
    <w:uiPriority w:val="99"/>
    <w:rPr>
      <w:rFonts w:ascii="Times New Roman" w:hAnsi="Times New Roman" w:cs="Times New Roman"/>
      <w:color w:val="000000"/>
    </w:rPr>
  </w:style>
  <w:style w:type="character" w:customStyle="1" w:styleId="Mahabharata56">
    <w:name w:val="Mahabharata56"/>
    <w:aliases w:val="Adi-parva6"/>
    <w:uiPriority w:val="99"/>
    <w:rPr>
      <w:rFonts w:ascii="Times New Roman" w:hAnsi="Times New Roman" w:cs="Times New Roman"/>
      <w:color w:val="000000"/>
    </w:rPr>
  </w:style>
  <w:style w:type="character" w:customStyle="1" w:styleId="Mahabharata5">
    <w:name w:val="Mahabharata5"/>
    <w:aliases w:val="Sabha-parva"/>
    <w:uiPriority w:val="99"/>
  </w:style>
  <w:style w:type="character" w:customStyle="1" w:styleId="Mahabharata6">
    <w:name w:val="Mahabharata6"/>
    <w:aliases w:val="Bhisma-parva1"/>
    <w:uiPriority w:val="99"/>
  </w:style>
  <w:style w:type="character" w:customStyle="1" w:styleId="Mahabharata7">
    <w:name w:val="Mahabharata7"/>
    <w:aliases w:val="Adi-parva1"/>
    <w:uiPriority w:val="99"/>
  </w:style>
  <w:style w:type="character" w:customStyle="1" w:styleId="Mahabharata8">
    <w:name w:val="Mahabharata8"/>
    <w:aliases w:val="Virata-parva1"/>
    <w:uiPriority w:val="99"/>
  </w:style>
  <w:style w:type="character" w:customStyle="1" w:styleId="Mahabharata9">
    <w:name w:val="Mahabharata9"/>
    <w:aliases w:val="Vana-parva1"/>
    <w:uiPriority w:val="99"/>
  </w:style>
  <w:style w:type="character" w:customStyle="1" w:styleId="Mahabharata70">
    <w:name w:val="Mahabharata70"/>
    <w:aliases w:val="Adi-parva7"/>
    <w:uiPriority w:val="99"/>
    <w:rPr>
      <w:rFonts w:ascii="Times New Roman" w:hAnsi="Times New Roman" w:cs="Times New Roman"/>
      <w:color w:val="000000"/>
    </w:rPr>
  </w:style>
  <w:style w:type="character" w:customStyle="1" w:styleId="Mahabharata69">
    <w:name w:val="Mahabharata69"/>
    <w:aliases w:val="Bhisma-parva7"/>
    <w:uiPriority w:val="99"/>
    <w:rPr>
      <w:rFonts w:ascii="Times New Roman" w:hAnsi="Times New Roman" w:cs="Times New Roman"/>
      <w:color w:val="000000"/>
    </w:rPr>
  </w:style>
  <w:style w:type="character" w:customStyle="1" w:styleId="MahabharataField">
    <w:name w:val="Mahabharata:Field"/>
    <w:uiPriority w:val="99"/>
  </w:style>
  <w:style w:type="character" w:customStyle="1" w:styleId="MahabharataField1">
    <w:name w:val="Mahabharata:Field1"/>
    <w:uiPriority w:val="99"/>
  </w:style>
  <w:style w:type="character" w:customStyle="1" w:styleId="MahabharataField2">
    <w:name w:val="Mahabharata:Field2"/>
    <w:uiPriority w:val="99"/>
  </w:style>
  <w:style w:type="character" w:customStyle="1" w:styleId="MahabharataField3">
    <w:name w:val="Mahabharata:Field3"/>
    <w:uiPriority w:val="99"/>
  </w:style>
  <w:style w:type="character" w:customStyle="1" w:styleId="MahabharataField4">
    <w:name w:val="Mahabharata:Field4"/>
    <w:uiPriority w:val="99"/>
  </w:style>
  <w:style w:type="character" w:customStyle="1" w:styleId="Mahabharata68">
    <w:name w:val="Mahabharata68"/>
    <w:aliases w:val="Sabha-parva6"/>
    <w:uiPriority w:val="99"/>
    <w:rPr>
      <w:rFonts w:ascii="Times New Roman" w:hAnsi="Times New Roman" w:cs="Times New Roman"/>
      <w:color w:val="000000"/>
    </w:rPr>
  </w:style>
  <w:style w:type="character" w:customStyle="1" w:styleId="Mahabharata67">
    <w:name w:val="Mahabharata67"/>
    <w:aliases w:val="Santi-parva6"/>
    <w:uiPriority w:val="99"/>
    <w:rPr>
      <w:rFonts w:ascii="Times New Roman" w:hAnsi="Times New Roman" w:cs="Times New Roman"/>
      <w:color w:val="000000"/>
    </w:rPr>
  </w:style>
  <w:style w:type="character" w:customStyle="1" w:styleId="Mahabharata66">
    <w:name w:val="Mahabharata66"/>
    <w:aliases w:val="Udyoga6"/>
    <w:uiPriority w:val="99"/>
    <w:rPr>
      <w:rFonts w:ascii="Times New Roman" w:hAnsi="Times New Roman" w:cs="Times New Roman"/>
      <w:color w:val="000000"/>
    </w:rPr>
  </w:style>
  <w:style w:type="character" w:customStyle="1" w:styleId="Mahabharata65">
    <w:name w:val="Mahabharata65"/>
    <w:aliases w:val="Vana-parva6"/>
    <w:uiPriority w:val="99"/>
    <w:rPr>
      <w:rFonts w:ascii="Times New Roman" w:hAnsi="Times New Roman" w:cs="Times New Roman"/>
      <w:color w:val="000000"/>
    </w:rPr>
  </w:style>
  <w:style w:type="character" w:customStyle="1" w:styleId="Mahabharata64">
    <w:name w:val="Mahabharata64"/>
    <w:aliases w:val="Virata-parva6"/>
    <w:uiPriority w:val="99"/>
    <w:rPr>
      <w:rFonts w:ascii="Times New Roman" w:hAnsi="Times New Roman" w:cs="Times New Roman"/>
      <w:color w:val="000000"/>
    </w:rPr>
  </w:style>
  <w:style w:type="character" w:customStyle="1" w:styleId="Maha-narayanaUpanisad">
    <w:name w:val="Maha-narayana Upanisad"/>
    <w:uiPriority w:val="99"/>
  </w:style>
  <w:style w:type="character" w:customStyle="1" w:styleId="Maha-narayanaUpanisadField">
    <w:name w:val="Maha-narayana Upanisad:Field"/>
    <w:uiPriority w:val="99"/>
  </w:style>
  <w:style w:type="character" w:customStyle="1" w:styleId="Maha-narayanaUpanisadField1">
    <w:name w:val="Maha-narayana Upanisad:Field1"/>
    <w:uiPriority w:val="99"/>
  </w:style>
  <w:style w:type="character" w:customStyle="1" w:styleId="Maha-narayanaUpanisadField2">
    <w:name w:val="Maha-narayana Upanisad:Field2"/>
    <w:uiPriority w:val="99"/>
  </w:style>
  <w:style w:type="character" w:customStyle="1" w:styleId="Maha-narayanaUpanisadField3">
    <w:name w:val="Maha-narayana Upanisad:Field3"/>
    <w:uiPriority w:val="99"/>
  </w:style>
  <w:style w:type="character" w:customStyle="1" w:styleId="Maha-narayanaUpanisadField4">
    <w:name w:val="Maha-narayana Upanisad:Field4"/>
    <w:uiPriority w:val="99"/>
  </w:style>
  <w:style w:type="character" w:customStyle="1" w:styleId="MahaUpanisad">
    <w:name w:val="Maha Upanisad"/>
    <w:uiPriority w:val="99"/>
  </w:style>
  <w:style w:type="character" w:customStyle="1" w:styleId="MahaUpanisadField">
    <w:name w:val="Maha Upanisad:Field"/>
    <w:uiPriority w:val="99"/>
  </w:style>
  <w:style w:type="character" w:customStyle="1" w:styleId="MahaUpanisadField1">
    <w:name w:val="Maha Upanisad:Field1"/>
    <w:uiPriority w:val="99"/>
  </w:style>
  <w:style w:type="character" w:customStyle="1" w:styleId="MahaUpanisadField2">
    <w:name w:val="Maha Upanisad:Field2"/>
    <w:uiPriority w:val="99"/>
  </w:style>
  <w:style w:type="character" w:customStyle="1" w:styleId="MahaUpanisadField3">
    <w:name w:val="Maha Upanisad:Field3"/>
    <w:uiPriority w:val="99"/>
  </w:style>
  <w:style w:type="character" w:customStyle="1" w:styleId="MahaUpanisadField4">
    <w:name w:val="Maha Upanisad:Field4"/>
    <w:uiPriority w:val="99"/>
  </w:style>
  <w:style w:type="character" w:customStyle="1" w:styleId="Manah-siksa">
    <w:name w:val="Manah-siksa"/>
    <w:uiPriority w:val="99"/>
  </w:style>
  <w:style w:type="character" w:customStyle="1" w:styleId="Manah-siksaField">
    <w:name w:val="Manah-siksa:Field"/>
    <w:uiPriority w:val="99"/>
  </w:style>
  <w:style w:type="character" w:customStyle="1" w:styleId="Manah-siksaField1">
    <w:name w:val="Manah-siksa:Field1"/>
    <w:uiPriority w:val="99"/>
  </w:style>
  <w:style w:type="character" w:customStyle="1" w:styleId="Manah-siksaField2">
    <w:name w:val="Manah-siksa:Field2"/>
    <w:uiPriority w:val="99"/>
  </w:style>
  <w:style w:type="character" w:customStyle="1" w:styleId="Manah-siksaField3">
    <w:name w:val="Manah-siksa:Field3"/>
    <w:uiPriority w:val="99"/>
  </w:style>
  <w:style w:type="character" w:customStyle="1" w:styleId="Manah-siksaField4">
    <w:name w:val="Manah-siksa:Field4"/>
    <w:uiPriority w:val="99"/>
  </w:style>
  <w:style w:type="character" w:customStyle="1" w:styleId="MandukyaUpanisad">
    <w:name w:val="Mandukya Upanisad"/>
    <w:uiPriority w:val="99"/>
  </w:style>
  <w:style w:type="character" w:customStyle="1" w:styleId="MandukyaUpanisadField">
    <w:name w:val="Mandukya Upanisad:Field"/>
    <w:uiPriority w:val="99"/>
  </w:style>
  <w:style w:type="character" w:customStyle="1" w:styleId="MandukyaUpanisadField1">
    <w:name w:val="Mandukya Upanisad:Field1"/>
    <w:uiPriority w:val="99"/>
  </w:style>
  <w:style w:type="character" w:customStyle="1" w:styleId="MandukyaUpanisadField2">
    <w:name w:val="Mandukya Upanisad:Field2"/>
    <w:uiPriority w:val="99"/>
  </w:style>
  <w:style w:type="character" w:customStyle="1" w:styleId="MandukyaUpanisadField3">
    <w:name w:val="Mandukya Upanisad:Field3"/>
    <w:uiPriority w:val="99"/>
  </w:style>
  <w:style w:type="character" w:customStyle="1" w:styleId="MandukyaUpanisadField4">
    <w:name w:val="Mandukya Upanisad:Field4"/>
    <w:uiPriority w:val="99"/>
  </w:style>
  <w:style w:type="character" w:customStyle="1" w:styleId="Manu-samhita">
    <w:name w:val="Manu-samhita"/>
    <w:uiPriority w:val="99"/>
  </w:style>
  <w:style w:type="character" w:customStyle="1" w:styleId="Manu-samhitaField">
    <w:name w:val="Manu-samhita:Field"/>
    <w:uiPriority w:val="99"/>
  </w:style>
  <w:style w:type="character" w:customStyle="1" w:styleId="Manu-samhitaField1">
    <w:name w:val="Manu-samhita:Field1"/>
    <w:uiPriority w:val="99"/>
  </w:style>
  <w:style w:type="character" w:customStyle="1" w:styleId="Manu-samhitaField2">
    <w:name w:val="Manu-samhita:Field2"/>
    <w:uiPriority w:val="99"/>
  </w:style>
  <w:style w:type="character" w:customStyle="1" w:styleId="Manu-samhitaField3">
    <w:name w:val="Manu-samhita:Field3"/>
    <w:uiPriority w:val="99"/>
  </w:style>
  <w:style w:type="character" w:customStyle="1" w:styleId="Manu-samhitaField4">
    <w:name w:val="Manu-samhita:Field4"/>
    <w:uiPriority w:val="99"/>
  </w:style>
  <w:style w:type="character" w:customStyle="1" w:styleId="MathNum">
    <w:name w:val="Math Num"/>
    <w:uiPriority w:val="99"/>
    <w:rPr>
      <w:rFonts w:cs="ScaGoudy"/>
      <w:color w:val="000000"/>
      <w:position w:val="8"/>
      <w:sz w:val="20"/>
      <w:szCs w:val="20"/>
    </w:rPr>
  </w:style>
  <w:style w:type="character" w:customStyle="1" w:styleId="Maya-manusyasya">
    <w:name w:val="Maya-manusyasya"/>
    <w:uiPriority w:val="99"/>
  </w:style>
  <w:style w:type="character" w:customStyle="1" w:styleId="Maya-manusyasyaField">
    <w:name w:val="Maya-manusyasya:Field"/>
    <w:uiPriority w:val="99"/>
  </w:style>
  <w:style w:type="character" w:customStyle="1" w:styleId="Maya-manusyasyaField1">
    <w:name w:val="Maya-manusyasya:Field1"/>
    <w:uiPriority w:val="99"/>
  </w:style>
  <w:style w:type="character" w:customStyle="1" w:styleId="Maya-manusyasyaField2">
    <w:name w:val="Maya-manusyasya:Field2"/>
    <w:uiPriority w:val="99"/>
  </w:style>
  <w:style w:type="character" w:customStyle="1" w:styleId="Maya-manusyasyaField3">
    <w:name w:val="Maya-manusyasya:Field3"/>
    <w:uiPriority w:val="99"/>
  </w:style>
  <w:style w:type="character" w:customStyle="1" w:styleId="Maya-manusyasyaField4">
    <w:name w:val="Maya-manusyasya:Field4"/>
    <w:uiPriority w:val="99"/>
  </w:style>
  <w:style w:type="character" w:customStyle="1" w:styleId="memorableprose">
    <w:name w:val="memorable prose"/>
    <w:uiPriority w:val="99"/>
  </w:style>
  <w:style w:type="character" w:customStyle="1" w:styleId="Memorized">
    <w:name w:val="Memorized"/>
    <w:uiPriority w:val="99"/>
  </w:style>
  <w:style w:type="character" w:customStyle="1" w:styleId="MemorizedPen">
    <w:name w:val="Memorized:Pen"/>
    <w:uiPriority w:val="99"/>
  </w:style>
  <w:style w:type="character" w:customStyle="1" w:styleId="Moksa-dharma">
    <w:name w:val="Moksa-dharma"/>
    <w:uiPriority w:val="99"/>
  </w:style>
  <w:style w:type="character" w:customStyle="1" w:styleId="Moksa-dharmaField">
    <w:name w:val="Moksa-dharma:Field"/>
    <w:uiPriority w:val="99"/>
  </w:style>
  <w:style w:type="character" w:customStyle="1" w:styleId="Moksa-dharmaField1">
    <w:name w:val="Moksa-dharma:Field1"/>
    <w:uiPriority w:val="99"/>
  </w:style>
  <w:style w:type="character" w:customStyle="1" w:styleId="Moksa-dharmaField2">
    <w:name w:val="Moksa-dharma:Field2"/>
    <w:uiPriority w:val="99"/>
  </w:style>
  <w:style w:type="character" w:customStyle="1" w:styleId="Moksa-dharmaField3">
    <w:name w:val="Moksa-dharma:Field3"/>
    <w:uiPriority w:val="99"/>
  </w:style>
  <w:style w:type="character" w:customStyle="1" w:styleId="Moksa-dharmaField4">
    <w:name w:val="Moksa-dharma:Field4"/>
    <w:uiPriority w:val="99"/>
  </w:style>
  <w:style w:type="character" w:customStyle="1" w:styleId="Mukunda-mala-stotra">
    <w:name w:val="Mukunda-mala-stotra"/>
    <w:uiPriority w:val="99"/>
  </w:style>
  <w:style w:type="character" w:customStyle="1" w:styleId="Mukunda-mala-stotraField">
    <w:name w:val="Mukunda-mala-stotra:Field"/>
    <w:uiPriority w:val="99"/>
  </w:style>
  <w:style w:type="character" w:customStyle="1" w:styleId="Mukunda-mala-stotraField1">
    <w:name w:val="Mukunda-mala-stotra:Field1"/>
    <w:uiPriority w:val="99"/>
  </w:style>
  <w:style w:type="character" w:customStyle="1" w:styleId="Mukunda-mala-stotraField2">
    <w:name w:val="Mukunda-mala-stotra:Field2"/>
    <w:uiPriority w:val="99"/>
  </w:style>
  <w:style w:type="character" w:customStyle="1" w:styleId="Mukunda-mala-stotraField3">
    <w:name w:val="Mukunda-mala-stotra:Field3"/>
    <w:uiPriority w:val="99"/>
  </w:style>
  <w:style w:type="character" w:customStyle="1" w:styleId="Mukunda-mala-stotraField4">
    <w:name w:val="Mukunda-mala-stotra:Field4"/>
    <w:uiPriority w:val="99"/>
  </w:style>
  <w:style w:type="character" w:customStyle="1" w:styleId="MundakaUpanisad">
    <w:name w:val="Mundaka Upanisad"/>
    <w:uiPriority w:val="99"/>
  </w:style>
  <w:style w:type="character" w:customStyle="1" w:styleId="MundakaUpanisadField">
    <w:name w:val="Mundaka Upanisad:Field"/>
    <w:uiPriority w:val="99"/>
  </w:style>
  <w:style w:type="character" w:customStyle="1" w:styleId="MundakaUpanisadField1">
    <w:name w:val="Mundaka Upanisad:Field1"/>
    <w:uiPriority w:val="99"/>
  </w:style>
  <w:style w:type="character" w:customStyle="1" w:styleId="MundakaUpanisadField2">
    <w:name w:val="Mundaka Upanisad:Field2"/>
    <w:uiPriority w:val="99"/>
  </w:style>
  <w:style w:type="character" w:customStyle="1" w:styleId="MundakaUpanisadField3">
    <w:name w:val="Mundaka Upanisad:Field3"/>
    <w:uiPriority w:val="99"/>
  </w:style>
  <w:style w:type="character" w:customStyle="1" w:styleId="MundakaUpanisadField4">
    <w:name w:val="Mundaka Upanisad:Field4"/>
    <w:uiPriority w:val="99"/>
  </w:style>
  <w:style w:type="character" w:customStyle="1" w:styleId="Muslimsbad">
    <w:name w:val="Muslims bad"/>
    <w:uiPriority w:val="99"/>
  </w:style>
  <w:style w:type="character" w:customStyle="1" w:styleId="my">
    <w:name w:val="my"/>
    <w:uiPriority w:val="99"/>
  </w:style>
  <w:style w:type="character" w:customStyle="1" w:styleId="myField">
    <w:name w:val="my:Field"/>
    <w:uiPriority w:val="99"/>
  </w:style>
  <w:style w:type="character" w:customStyle="1" w:styleId="myField1">
    <w:name w:val="my:Field1"/>
    <w:uiPriority w:val="99"/>
  </w:style>
  <w:style w:type="character" w:customStyle="1" w:styleId="myField2">
    <w:name w:val="my:Field2"/>
    <w:uiPriority w:val="99"/>
  </w:style>
  <w:style w:type="character" w:customStyle="1" w:styleId="myField3">
    <w:name w:val="my:Field3"/>
    <w:uiPriority w:val="99"/>
  </w:style>
  <w:style w:type="character" w:customStyle="1" w:styleId="myField4">
    <w:name w:val="my:Field4"/>
    <w:uiPriority w:val="99"/>
  </w:style>
  <w:style w:type="character" w:customStyle="1" w:styleId="Nala-naisadha">
    <w:name w:val="Nala-naisadha"/>
    <w:uiPriority w:val="99"/>
  </w:style>
  <w:style w:type="character" w:customStyle="1" w:styleId="Nala-naisadhaField">
    <w:name w:val="Nala-naisadha:Field"/>
    <w:uiPriority w:val="99"/>
  </w:style>
  <w:style w:type="character" w:customStyle="1" w:styleId="Nala-naisadhaField1">
    <w:name w:val="Nala-naisadha:Field1"/>
    <w:uiPriority w:val="99"/>
  </w:style>
  <w:style w:type="character" w:customStyle="1" w:styleId="Nala-naisadhaField2">
    <w:name w:val="Nala-naisadha:Field2"/>
    <w:uiPriority w:val="99"/>
  </w:style>
  <w:style w:type="character" w:customStyle="1" w:styleId="Nala-naisadhaField3">
    <w:name w:val="Nala-naisadha:Field3"/>
    <w:uiPriority w:val="99"/>
  </w:style>
  <w:style w:type="character" w:customStyle="1" w:styleId="Nala-naisadhaField4">
    <w:name w:val="Nala-naisadha:Field4"/>
    <w:uiPriority w:val="99"/>
  </w:style>
  <w:style w:type="character" w:customStyle="1" w:styleId="Namastaka">
    <w:name w:val="Namastaka"/>
    <w:uiPriority w:val="99"/>
  </w:style>
  <w:style w:type="character" w:customStyle="1" w:styleId="NamastakaField">
    <w:name w:val="Namastaka:Field"/>
    <w:uiPriority w:val="99"/>
  </w:style>
  <w:style w:type="character" w:customStyle="1" w:styleId="NamastakaField1">
    <w:name w:val="Namastaka:Field1"/>
    <w:uiPriority w:val="99"/>
  </w:style>
  <w:style w:type="character" w:customStyle="1" w:styleId="NamastakaField2">
    <w:name w:val="Namastaka:Field2"/>
    <w:uiPriority w:val="99"/>
  </w:style>
  <w:style w:type="character" w:customStyle="1" w:styleId="NamastakaField3">
    <w:name w:val="Namastaka:Field3"/>
    <w:uiPriority w:val="99"/>
  </w:style>
  <w:style w:type="character" w:customStyle="1" w:styleId="NamastakaField4">
    <w:name w:val="Namastaka:Field4"/>
    <w:uiPriority w:val="99"/>
  </w:style>
  <w:style w:type="character" w:customStyle="1" w:styleId="Narada-bhakti-sutra">
    <w:name w:val="Narada-bhakti-sutra"/>
    <w:uiPriority w:val="99"/>
  </w:style>
  <w:style w:type="character" w:customStyle="1" w:styleId="Narada-bhakti-sutraField">
    <w:name w:val="Narada-bhakti-sutra:Field"/>
    <w:uiPriority w:val="99"/>
  </w:style>
  <w:style w:type="character" w:customStyle="1" w:styleId="Narada-bhakti-sutraField1">
    <w:name w:val="Narada-bhakti-sutra:Field1"/>
    <w:uiPriority w:val="99"/>
  </w:style>
  <w:style w:type="character" w:customStyle="1" w:styleId="Narada-bhakti-sutraField2">
    <w:name w:val="Narada-bhakti-sutra:Field2"/>
    <w:uiPriority w:val="99"/>
  </w:style>
  <w:style w:type="character" w:customStyle="1" w:styleId="Narada-bhakti-sutraField3">
    <w:name w:val="Narada-bhakti-sutra:Field3"/>
    <w:uiPriority w:val="99"/>
  </w:style>
  <w:style w:type="character" w:customStyle="1" w:styleId="Narada-bhakti-sutraField4">
    <w:name w:val="Narada-bhakti-sutra:Field4"/>
    <w:uiPriority w:val="99"/>
  </w:style>
  <w:style w:type="character" w:customStyle="1" w:styleId="NarayanaMaharaj">
    <w:name w:val="Narayana Maharaj"/>
    <w:uiPriority w:val="99"/>
  </w:style>
  <w:style w:type="character" w:customStyle="1" w:styleId="Narayanatharva-siraUpanisad">
    <w:name w:val="Narayanatharva-sira Upanisad"/>
    <w:uiPriority w:val="99"/>
  </w:style>
  <w:style w:type="character" w:customStyle="1" w:styleId="Narayanatharva-siraUpanisadField">
    <w:name w:val="Narayanatharva-sira Upanisad:Field"/>
    <w:uiPriority w:val="99"/>
  </w:style>
  <w:style w:type="character" w:customStyle="1" w:styleId="Narayanatharva-siraUpanisadField1">
    <w:name w:val="Narayanatharva-sira Upanisad:Field1"/>
    <w:uiPriority w:val="99"/>
  </w:style>
  <w:style w:type="character" w:customStyle="1" w:styleId="Narayanatharva-siraUpanisadField2">
    <w:name w:val="Narayanatharva-sira Upanisad:Field2"/>
    <w:uiPriority w:val="99"/>
  </w:style>
  <w:style w:type="character" w:customStyle="1" w:styleId="Narayanatharva-siraUpanisadField3">
    <w:name w:val="Narayanatharva-sira Upanisad:Field3"/>
    <w:uiPriority w:val="99"/>
  </w:style>
  <w:style w:type="character" w:customStyle="1" w:styleId="Narayanatharva-siraUpanisadField4">
    <w:name w:val="Narayanatharva-sira Upanisad:Field4"/>
    <w:uiPriority w:val="99"/>
  </w:style>
  <w:style w:type="character" w:customStyle="1" w:styleId="NarayanaUpanisad">
    <w:name w:val="Narayana Upanisad"/>
    <w:uiPriority w:val="99"/>
  </w:style>
  <w:style w:type="character" w:customStyle="1" w:styleId="NarayanaUpanisadField">
    <w:name w:val="Narayana Upanisad:Field"/>
    <w:uiPriority w:val="99"/>
  </w:style>
  <w:style w:type="character" w:customStyle="1" w:styleId="NarayanaUpanisadField1">
    <w:name w:val="Narayana Upanisad:Field1"/>
    <w:uiPriority w:val="99"/>
  </w:style>
  <w:style w:type="character" w:customStyle="1" w:styleId="NarayanaUpanisadField2">
    <w:name w:val="Narayana Upanisad:Field2"/>
    <w:uiPriority w:val="99"/>
  </w:style>
  <w:style w:type="character" w:customStyle="1" w:styleId="NarayanaUpanisadField3">
    <w:name w:val="Narayana Upanisad:Field3"/>
    <w:uiPriority w:val="99"/>
  </w:style>
  <w:style w:type="character" w:customStyle="1" w:styleId="NarayanaUpanisadField4">
    <w:name w:val="Narayana Upanisad:Field4"/>
    <w:uiPriority w:val="99"/>
  </w:style>
  <w:style w:type="character" w:customStyle="1" w:styleId="Nataka-candrika">
    <w:name w:val="Nataka-candrika"/>
    <w:uiPriority w:val="99"/>
  </w:style>
  <w:style w:type="character" w:customStyle="1" w:styleId="Nataka-candrikaField">
    <w:name w:val="Nataka-candrika:Field"/>
    <w:uiPriority w:val="99"/>
  </w:style>
  <w:style w:type="character" w:customStyle="1" w:styleId="Nataka-candrikaField1">
    <w:name w:val="Nataka-candrika:Field1"/>
    <w:uiPriority w:val="99"/>
  </w:style>
  <w:style w:type="character" w:customStyle="1" w:styleId="Nataka-candrikaField2">
    <w:name w:val="Nataka-candrika:Field2"/>
    <w:uiPriority w:val="99"/>
  </w:style>
  <w:style w:type="character" w:customStyle="1" w:styleId="Nataka-candrikaField3">
    <w:name w:val="Nataka-candrika:Field3"/>
    <w:uiPriority w:val="99"/>
  </w:style>
  <w:style w:type="character" w:customStyle="1" w:styleId="Nataka-candrikaField4">
    <w:name w:val="Nataka-candrika:Field4"/>
    <w:uiPriority w:val="99"/>
  </w:style>
  <w:style w:type="character" w:customStyle="1" w:styleId="NectarofInstruction">
    <w:name w:val="Nectar of Instruction"/>
    <w:uiPriority w:val="99"/>
  </w:style>
  <w:style w:type="character" w:customStyle="1" w:styleId="NectarofInstructionField">
    <w:name w:val="Nectar of Instruction:Field"/>
    <w:uiPriority w:val="99"/>
  </w:style>
  <w:style w:type="character" w:customStyle="1" w:styleId="NectarofInstructionField1">
    <w:name w:val="Nectar of Instruction:Field1"/>
    <w:uiPriority w:val="99"/>
  </w:style>
  <w:style w:type="character" w:customStyle="1" w:styleId="NectarofInstructionField2">
    <w:name w:val="Nectar of Instruction:Field2"/>
    <w:uiPriority w:val="99"/>
  </w:style>
  <w:style w:type="character" w:customStyle="1" w:styleId="NectarofInstructionField3">
    <w:name w:val="Nectar of Instruction:Field3"/>
    <w:uiPriority w:val="99"/>
  </w:style>
  <w:style w:type="character" w:customStyle="1" w:styleId="NectarofInstructionField4">
    <w:name w:val="Nectar of Instruction:Field4"/>
    <w:uiPriority w:val="99"/>
  </w:style>
  <w:style w:type="character" w:customStyle="1" w:styleId="NewNormal">
    <w:name w:val="New Normal"/>
    <w:uiPriority w:val="99"/>
    <w:rPr>
      <w:rFonts w:cs="ScaGoudy"/>
      <w:b/>
      <w:bCs/>
      <w:strike/>
    </w:rPr>
  </w:style>
  <w:style w:type="character" w:customStyle="1" w:styleId="NewQuoteCharChar">
    <w:name w:val="New Quote Char Char"/>
    <w:uiPriority w:val="99"/>
    <w:rPr>
      <w:rFonts w:cs="ScaGoudy"/>
      <w:color w:val="000000"/>
      <w:sz w:val="18"/>
      <w:szCs w:val="18"/>
    </w:rPr>
  </w:style>
  <w:style w:type="character" w:customStyle="1" w:styleId="NewSlokaNormalChar">
    <w:name w:val="New Sloka Normal Char"/>
    <w:uiPriority w:val="99"/>
    <w:rPr>
      <w:rFonts w:cs="ScaGoudy"/>
      <w:i/>
      <w:iCs/>
      <w:color w:val="000000"/>
      <w:sz w:val="18"/>
      <w:szCs w:val="18"/>
    </w:rPr>
  </w:style>
  <w:style w:type="character" w:customStyle="1" w:styleId="Newto41">
    <w:name w:val="New to 4.1"/>
    <w:uiPriority w:val="99"/>
  </w:style>
  <w:style w:type="character" w:customStyle="1" w:styleId="Newto411">
    <w:name w:val="New to 4.11"/>
    <w:uiPriority w:val="99"/>
  </w:style>
  <w:style w:type="character" w:customStyle="1" w:styleId="Newto411Field">
    <w:name w:val="New to 4.11:Field"/>
    <w:uiPriority w:val="99"/>
  </w:style>
  <w:style w:type="character" w:customStyle="1" w:styleId="Newto411Field1">
    <w:name w:val="New to 4.11:Field1"/>
    <w:uiPriority w:val="99"/>
  </w:style>
  <w:style w:type="character" w:customStyle="1" w:styleId="Newto411Field2">
    <w:name w:val="New to 4.11:Field2"/>
    <w:uiPriority w:val="99"/>
  </w:style>
  <w:style w:type="character" w:customStyle="1" w:styleId="Newto411Field3">
    <w:name w:val="New to 4.11:Field3"/>
    <w:uiPriority w:val="99"/>
  </w:style>
  <w:style w:type="character" w:customStyle="1" w:styleId="Newto411Field4">
    <w:name w:val="New to 4.11:Field4"/>
    <w:uiPriority w:val="99"/>
  </w:style>
  <w:style w:type="character" w:customStyle="1" w:styleId="Newto41Field">
    <w:name w:val="New to 4.1:Field"/>
    <w:uiPriority w:val="99"/>
  </w:style>
  <w:style w:type="character" w:customStyle="1" w:styleId="Newto41Field1">
    <w:name w:val="New to 4.1:Field1"/>
    <w:uiPriority w:val="99"/>
  </w:style>
  <w:style w:type="character" w:customStyle="1" w:styleId="Newto41Field2">
    <w:name w:val="New to 4.1:Field2"/>
    <w:uiPriority w:val="99"/>
  </w:style>
  <w:style w:type="character" w:customStyle="1" w:styleId="Newto41Field3">
    <w:name w:val="New to 4.1:Field3"/>
    <w:uiPriority w:val="99"/>
  </w:style>
  <w:style w:type="character" w:customStyle="1" w:styleId="Newto41Field4">
    <w:name w:val="New to 4.1:Field4"/>
    <w:uiPriority w:val="99"/>
  </w:style>
  <w:style w:type="character" w:customStyle="1" w:styleId="Niti-darpana">
    <w:name w:val="Niti-darpana"/>
    <w:uiPriority w:val="99"/>
  </w:style>
  <w:style w:type="character" w:customStyle="1" w:styleId="Niti-darpanaField">
    <w:name w:val="Niti-darpana:Field"/>
    <w:uiPriority w:val="99"/>
  </w:style>
  <w:style w:type="character" w:customStyle="1" w:styleId="Niti-darpanaField1">
    <w:name w:val="Niti-darpana:Field1"/>
    <w:uiPriority w:val="99"/>
  </w:style>
  <w:style w:type="character" w:customStyle="1" w:styleId="Niti-darpanaField2">
    <w:name w:val="Niti-darpana:Field2"/>
    <w:uiPriority w:val="99"/>
  </w:style>
  <w:style w:type="character" w:customStyle="1" w:styleId="Niti-darpanaField3">
    <w:name w:val="Niti-darpana:Field3"/>
    <w:uiPriority w:val="99"/>
  </w:style>
  <w:style w:type="character" w:customStyle="1" w:styleId="Niti-darpanaField4">
    <w:name w:val="Niti-darpana:Field4"/>
    <w:uiPriority w:val="99"/>
  </w:style>
  <w:style w:type="character" w:customStyle="1" w:styleId="NoIndentChar">
    <w:name w:val="NoIndent Char"/>
    <w:uiPriority w:val="99"/>
    <w:rPr>
      <w:rFonts w:ascii="Tamal" w:hAnsi="Tamal" w:cs="Tamal"/>
    </w:rPr>
  </w:style>
  <w:style w:type="character" w:customStyle="1" w:styleId="nonews">
    <w:name w:val="no news"/>
    <w:uiPriority w:val="99"/>
  </w:style>
  <w:style w:type="character" w:customStyle="1" w:styleId="non-Italic">
    <w:name w:val="non-Italic"/>
    <w:uiPriority w:val="99"/>
  </w:style>
  <w:style w:type="character" w:customStyle="1" w:styleId="NoParagraphStyleChar">
    <w:name w:val="[No Paragraph Style] Char"/>
    <w:uiPriority w:val="99"/>
    <w:rPr>
      <w:color w:val="000000"/>
    </w:rPr>
  </w:style>
  <w:style w:type="character" w:customStyle="1" w:styleId="NoteChar">
    <w:name w:val="Note:Char"/>
    <w:uiPriority w:val="99"/>
  </w:style>
  <w:style w:type="character" w:customStyle="1" w:styleId="NoteCharChar">
    <w:name w:val="Note:Char:Char"/>
    <w:uiPriority w:val="99"/>
  </w:style>
  <w:style w:type="character" w:customStyle="1" w:styleId="NoteCharCharChar">
    <w:name w:val="Note:Char:Char:Char"/>
    <w:uiPriority w:val="99"/>
  </w:style>
  <w:style w:type="character" w:customStyle="1" w:styleId="NoteCharCharCharChar">
    <w:name w:val="Note:Char:Char:Char:Char"/>
    <w:uiPriority w:val="99"/>
  </w:style>
  <w:style w:type="character" w:customStyle="1" w:styleId="NoteField">
    <w:name w:val="Note:Field"/>
    <w:uiPriority w:val="99"/>
  </w:style>
  <w:style w:type="character" w:customStyle="1" w:styleId="NoteField1">
    <w:name w:val="Note:Field1"/>
    <w:uiPriority w:val="99"/>
  </w:style>
  <w:style w:type="character" w:customStyle="1" w:styleId="NoteField2">
    <w:name w:val="Note:Field2"/>
    <w:uiPriority w:val="99"/>
  </w:style>
  <w:style w:type="character" w:customStyle="1" w:styleId="NoteField3">
    <w:name w:val="Note:Field3"/>
    <w:uiPriority w:val="99"/>
  </w:style>
  <w:style w:type="character" w:customStyle="1" w:styleId="NoteField4">
    <w:name w:val="Note:Field4"/>
    <w:uiPriority w:val="99"/>
  </w:style>
  <w:style w:type="character" w:customStyle="1" w:styleId="NoteField5">
    <w:name w:val="Note:Field5"/>
    <w:uiPriority w:val="99"/>
  </w:style>
  <w:style w:type="character" w:customStyle="1" w:styleId="NoteNum">
    <w:name w:val="Note Num"/>
    <w:uiPriority w:val="99"/>
    <w:rPr>
      <w:rFonts w:cs="ScaGoudy"/>
      <w:b/>
      <w:bCs/>
      <w:color w:val="FF0000"/>
      <w:position w:val="8"/>
      <w:sz w:val="20"/>
      <w:szCs w:val="20"/>
      <w:u w:val="single"/>
    </w:rPr>
  </w:style>
  <w:style w:type="character" w:customStyle="1" w:styleId="Nrsimha-tapani">
    <w:name w:val="Nrsimha-tapani"/>
    <w:uiPriority w:val="99"/>
  </w:style>
  <w:style w:type="character" w:customStyle="1" w:styleId="Nrsimha-tapaniField">
    <w:name w:val="Nrsimha-tapani:Field"/>
    <w:uiPriority w:val="99"/>
  </w:style>
  <w:style w:type="character" w:customStyle="1" w:styleId="Nrsimha-tapaniField1">
    <w:name w:val="Nrsimha-tapani:Field1"/>
    <w:uiPriority w:val="99"/>
  </w:style>
  <w:style w:type="character" w:customStyle="1" w:styleId="Nrsimha-tapaniField2">
    <w:name w:val="Nrsimha-tapani:Field2"/>
    <w:uiPriority w:val="99"/>
  </w:style>
  <w:style w:type="character" w:customStyle="1" w:styleId="Nrsimha-tapaniField3">
    <w:name w:val="Nrsimha-tapani:Field3"/>
    <w:uiPriority w:val="99"/>
  </w:style>
  <w:style w:type="character" w:customStyle="1" w:styleId="Nrsimha-tapaniField4">
    <w:name w:val="Nrsimha-tapani:Field4"/>
    <w:uiPriority w:val="99"/>
  </w:style>
  <w:style w:type="character" w:customStyle="1" w:styleId="NumberingSymbols">
    <w:name w:val="Numbering Symbols"/>
    <w:uiPriority w:val="99"/>
  </w:style>
  <w:style w:type="character" w:customStyle="1" w:styleId="Nyaya-sutra">
    <w:name w:val="Nyaya-sutra"/>
    <w:uiPriority w:val="99"/>
  </w:style>
  <w:style w:type="character" w:customStyle="1" w:styleId="Nyaya-sutraField">
    <w:name w:val="Nyaya-sutra:Field"/>
    <w:uiPriority w:val="99"/>
  </w:style>
  <w:style w:type="character" w:customStyle="1" w:styleId="Nyaya-sutraField1">
    <w:name w:val="Nyaya-sutra:Field1"/>
    <w:uiPriority w:val="99"/>
  </w:style>
  <w:style w:type="character" w:customStyle="1" w:styleId="Nyaya-sutraField2">
    <w:name w:val="Nyaya-sutra:Field2"/>
    <w:uiPriority w:val="99"/>
  </w:style>
  <w:style w:type="character" w:customStyle="1" w:styleId="Nyaya-sutraField3">
    <w:name w:val="Nyaya-sutra:Field3"/>
    <w:uiPriority w:val="99"/>
  </w:style>
  <w:style w:type="character" w:customStyle="1" w:styleId="Nyaya-sutraField4">
    <w:name w:val="Nyaya-sutra:Field4"/>
    <w:uiPriority w:val="99"/>
  </w:style>
  <w:style w:type="character" w:customStyle="1" w:styleId="okina">
    <w:name w:val="okina"/>
    <w:uiPriority w:val="99"/>
  </w:style>
  <w:style w:type="character" w:customStyle="1" w:styleId="omniscience">
    <w:name w:val="omniscience"/>
    <w:uiPriority w:val="99"/>
  </w:style>
  <w:style w:type="character" w:customStyle="1" w:styleId="Optional">
    <w:name w:val="Optional"/>
    <w:uiPriority w:val="99"/>
  </w:style>
  <w:style w:type="character" w:customStyle="1" w:styleId="Optional6">
    <w:name w:val="Optional6"/>
    <w:uiPriority w:val="99"/>
    <w:rPr>
      <w:rFonts w:ascii="Times New Roman" w:hAnsi="Times New Roman" w:cs="Times New Roman"/>
      <w:color w:val="000000"/>
    </w:rPr>
  </w:style>
  <w:style w:type="character" w:customStyle="1" w:styleId="Optional1">
    <w:name w:val="Optional1"/>
    <w:uiPriority w:val="99"/>
  </w:style>
  <w:style w:type="character" w:customStyle="1" w:styleId="Optional2">
    <w:name w:val="Optional2"/>
    <w:uiPriority w:val="99"/>
  </w:style>
  <w:style w:type="character" w:customStyle="1" w:styleId="Optional3">
    <w:name w:val="Optional3"/>
    <w:uiPriority w:val="99"/>
  </w:style>
  <w:style w:type="character" w:customStyle="1" w:styleId="Optional4">
    <w:name w:val="Optional4"/>
    <w:uiPriority w:val="99"/>
    <w:rPr>
      <w:rFonts w:ascii="Times New Roman" w:hAnsi="Times New Roman" w:cs="Times New Roman"/>
      <w:color w:val="000000"/>
    </w:rPr>
  </w:style>
  <w:style w:type="character" w:customStyle="1" w:styleId="Optional5">
    <w:name w:val="Optional5"/>
    <w:uiPriority w:val="99"/>
    <w:rPr>
      <w:rFonts w:ascii="Times New Roman" w:hAnsi="Times New Roman" w:cs="Times New Roman"/>
      <w:color w:val="000000"/>
    </w:rPr>
  </w:style>
  <w:style w:type="character" w:customStyle="1" w:styleId="OptionalField">
    <w:name w:val="Optional :Field"/>
    <w:uiPriority w:val="99"/>
  </w:style>
  <w:style w:type="character" w:customStyle="1" w:styleId="OptionalField1">
    <w:name w:val="Optional :Field1"/>
    <w:uiPriority w:val="99"/>
  </w:style>
  <w:style w:type="character" w:customStyle="1" w:styleId="PadmaPurana">
    <w:name w:val="Padma Purana"/>
    <w:uiPriority w:val="99"/>
  </w:style>
  <w:style w:type="character" w:customStyle="1" w:styleId="PadmaPurana11">
    <w:name w:val="Padma Purana11"/>
    <w:aliases w:val="Uttara-khanda1"/>
    <w:uiPriority w:val="99"/>
  </w:style>
  <w:style w:type="character" w:customStyle="1" w:styleId="PadmaPurana12">
    <w:name w:val="Padma Purana12"/>
    <w:aliases w:val="Uttara-khanda8"/>
    <w:uiPriority w:val="99"/>
  </w:style>
  <w:style w:type="character" w:customStyle="1" w:styleId="PadmaPurana13">
    <w:name w:val="Padma Purana13"/>
    <w:aliases w:val="Uttara-khanda11"/>
    <w:uiPriority w:val="99"/>
  </w:style>
  <w:style w:type="character" w:customStyle="1" w:styleId="PadmaPurana14">
    <w:name w:val="Padma Purana14"/>
    <w:aliases w:val="Uttara-khanda81"/>
    <w:uiPriority w:val="99"/>
  </w:style>
  <w:style w:type="character" w:customStyle="1" w:styleId="PadmaPurana15">
    <w:name w:val="Padma Purana15"/>
    <w:aliases w:val="Uttara-khanda10"/>
    <w:uiPriority w:val="99"/>
  </w:style>
  <w:style w:type="character" w:customStyle="1" w:styleId="PadmaPurana16">
    <w:name w:val="Padma Purana16"/>
    <w:aliases w:val="Uttara-khanda15"/>
    <w:uiPriority w:val="99"/>
  </w:style>
  <w:style w:type="character" w:customStyle="1" w:styleId="PadmaPurana1">
    <w:name w:val="Padma Purana1"/>
    <w:aliases w:val="Uttara-khanda20"/>
    <w:uiPriority w:val="99"/>
  </w:style>
  <w:style w:type="character" w:customStyle="1" w:styleId="PadmaPurana110">
    <w:name w:val="Padma Purana110"/>
    <w:aliases w:val="Uttara-khanda110"/>
    <w:uiPriority w:val="99"/>
  </w:style>
  <w:style w:type="character" w:customStyle="1" w:styleId="PadmaPurana19">
    <w:name w:val="Padma Purana19"/>
    <w:aliases w:val="Uttara-khanda101"/>
    <w:uiPriority w:val="99"/>
  </w:style>
  <w:style w:type="character" w:customStyle="1" w:styleId="PadmaPurana18">
    <w:name w:val="Padma Purana18"/>
    <w:aliases w:val="Uttara-khanda16"/>
    <w:uiPriority w:val="99"/>
  </w:style>
  <w:style w:type="character" w:customStyle="1" w:styleId="PadmaPurana17">
    <w:name w:val="Padma Purana17"/>
    <w:aliases w:val="Uttara-khanda82"/>
    <w:uiPriority w:val="99"/>
  </w:style>
  <w:style w:type="character" w:customStyle="1" w:styleId="PadmaPurana2">
    <w:name w:val="Padma Purana2"/>
    <w:aliases w:val="Uttara-khanda2"/>
    <w:uiPriority w:val="99"/>
  </w:style>
  <w:style w:type="character" w:customStyle="1" w:styleId="PadmaPurana3">
    <w:name w:val="Padma Purana3"/>
    <w:aliases w:val="Uttara-khanda4"/>
    <w:uiPriority w:val="99"/>
  </w:style>
  <w:style w:type="character" w:customStyle="1" w:styleId="PadmaPurana4">
    <w:name w:val="Padma Purana4"/>
    <w:aliases w:val="Uttara-khanda6"/>
    <w:uiPriority w:val="99"/>
  </w:style>
  <w:style w:type="character" w:customStyle="1" w:styleId="PadmaPurana5">
    <w:name w:val="Padma Purana5"/>
    <w:aliases w:val="Uttara-khanda:Field1"/>
    <w:uiPriority w:val="99"/>
  </w:style>
  <w:style w:type="character" w:customStyle="1" w:styleId="PadmaPurana6">
    <w:name w:val="Padma Purana6"/>
    <w:aliases w:val="Uttara-khanda9"/>
    <w:uiPriority w:val="99"/>
    <w:rPr>
      <w:rFonts w:ascii="Times New Roman" w:hAnsi="Times New Roman" w:cs="Times New Roman"/>
      <w:color w:val="000000"/>
    </w:rPr>
  </w:style>
  <w:style w:type="character" w:customStyle="1" w:styleId="PadmaPurana7">
    <w:name w:val="Padma Purana7"/>
    <w:aliases w:val="Uttara-khanda:Field2"/>
    <w:uiPriority w:val="99"/>
  </w:style>
  <w:style w:type="character" w:customStyle="1" w:styleId="PadmaPurana8">
    <w:name w:val="Padma Purana8"/>
    <w:aliases w:val="Uttara-khanda14"/>
    <w:uiPriority w:val="99"/>
    <w:rPr>
      <w:rFonts w:ascii="Times New Roman" w:hAnsi="Times New Roman" w:cs="Times New Roman"/>
      <w:color w:val="000000"/>
    </w:rPr>
  </w:style>
  <w:style w:type="character" w:customStyle="1" w:styleId="PadmaPuranaField">
    <w:name w:val="Padma Purana:Field"/>
    <w:uiPriority w:val="99"/>
  </w:style>
  <w:style w:type="character" w:customStyle="1" w:styleId="PadmaPuranaField1">
    <w:name w:val="Padma Purana:Field1"/>
    <w:uiPriority w:val="99"/>
  </w:style>
  <w:style w:type="character" w:customStyle="1" w:styleId="PadmaPuranaField2">
    <w:name w:val="Padma Purana:Field2"/>
    <w:uiPriority w:val="99"/>
  </w:style>
  <w:style w:type="character" w:customStyle="1" w:styleId="PadmaPuranaField3">
    <w:name w:val="Padma Purana:Field3"/>
    <w:uiPriority w:val="99"/>
  </w:style>
  <w:style w:type="character" w:customStyle="1" w:styleId="PadmaPuranaField4">
    <w:name w:val="Padma Purana:Field4"/>
    <w:uiPriority w:val="99"/>
  </w:style>
  <w:style w:type="character" w:customStyle="1" w:styleId="PadmaPurana10">
    <w:name w:val="Padma Purana10"/>
    <w:aliases w:val="Uttara-khanda19"/>
    <w:uiPriority w:val="99"/>
    <w:rPr>
      <w:rFonts w:ascii="Times New Roman" w:hAnsi="Times New Roman" w:cs="Times New Roman"/>
      <w:color w:val="000000"/>
    </w:rPr>
  </w:style>
  <w:style w:type="character" w:customStyle="1" w:styleId="Padmottara-khanda">
    <w:name w:val="Padmottara-khanda"/>
    <w:uiPriority w:val="99"/>
  </w:style>
  <w:style w:type="character" w:customStyle="1" w:styleId="Padmottara-khandaField">
    <w:name w:val="Padmottara-khanda:Field"/>
    <w:uiPriority w:val="99"/>
  </w:style>
  <w:style w:type="character" w:customStyle="1" w:styleId="Padmottara-khandaField1">
    <w:name w:val="Padmottara-khanda:Field1"/>
    <w:uiPriority w:val="99"/>
  </w:style>
  <w:style w:type="character" w:customStyle="1" w:styleId="Padmottara-khandaField2">
    <w:name w:val="Padmottara-khanda:Field2"/>
    <w:uiPriority w:val="99"/>
  </w:style>
  <w:style w:type="character" w:customStyle="1" w:styleId="Padmottara-khandaField3">
    <w:name w:val="Padmottara-khanda:Field3"/>
    <w:uiPriority w:val="99"/>
  </w:style>
  <w:style w:type="character" w:customStyle="1" w:styleId="Padmottara-khandaField4">
    <w:name w:val="Padmottara-khanda:Field4"/>
    <w:uiPriority w:val="99"/>
  </w:style>
  <w:style w:type="character" w:customStyle="1" w:styleId="Padyavali">
    <w:name w:val="Padyavali"/>
    <w:uiPriority w:val="99"/>
  </w:style>
  <w:style w:type="character" w:customStyle="1" w:styleId="PadyavaliField">
    <w:name w:val="Padyavali:Field"/>
    <w:uiPriority w:val="99"/>
  </w:style>
  <w:style w:type="character" w:customStyle="1" w:styleId="PadyavaliField1">
    <w:name w:val="Padyavali:Field1"/>
    <w:uiPriority w:val="99"/>
  </w:style>
  <w:style w:type="character" w:customStyle="1" w:styleId="PadyavaliField2">
    <w:name w:val="Padyavali:Field2"/>
    <w:uiPriority w:val="99"/>
  </w:style>
  <w:style w:type="character" w:customStyle="1" w:styleId="PadyavaliField3">
    <w:name w:val="Padyavali:Field3"/>
    <w:uiPriority w:val="99"/>
  </w:style>
  <w:style w:type="character" w:customStyle="1" w:styleId="PadyavaliField4">
    <w:name w:val="Padyavali:Field4"/>
    <w:uiPriority w:val="99"/>
  </w:style>
  <w:style w:type="character" w:styleId="PageNumber">
    <w:name w:val="page number"/>
    <w:basedOn w:val="DefaultParagraphFont"/>
    <w:uiPriority w:val="99"/>
  </w:style>
  <w:style w:type="character" w:customStyle="1" w:styleId="Paintings">
    <w:name w:val="Paintings"/>
    <w:uiPriority w:val="99"/>
  </w:style>
  <w:style w:type="character" w:customStyle="1" w:styleId="PancadasiCitradipa">
    <w:name w:val="Pancadasi Citradipa"/>
    <w:uiPriority w:val="99"/>
  </w:style>
  <w:style w:type="character" w:customStyle="1" w:styleId="PancadasiCitradipaField">
    <w:name w:val="Pancadasi Citradipa:Field"/>
    <w:uiPriority w:val="99"/>
  </w:style>
  <w:style w:type="character" w:customStyle="1" w:styleId="PancadasiCitradipaField1">
    <w:name w:val="Pancadasi Citradipa:Field1"/>
    <w:uiPriority w:val="99"/>
  </w:style>
  <w:style w:type="character" w:customStyle="1" w:styleId="PancadasiCitradipaField2">
    <w:name w:val="Pancadasi Citradipa:Field2"/>
    <w:uiPriority w:val="99"/>
  </w:style>
  <w:style w:type="character" w:customStyle="1" w:styleId="PancadasiCitradipaField3">
    <w:name w:val="Pancadasi Citradipa:Field3"/>
    <w:uiPriority w:val="99"/>
  </w:style>
  <w:style w:type="character" w:customStyle="1" w:styleId="PancadasiCitradipaField4">
    <w:name w:val="Pancadasi Citradipa:Field4"/>
    <w:uiPriority w:val="99"/>
  </w:style>
  <w:style w:type="character" w:customStyle="1" w:styleId="Paninissutras">
    <w:name w:val="Panini's sutras"/>
    <w:uiPriority w:val="99"/>
  </w:style>
  <w:style w:type="character" w:customStyle="1" w:styleId="PaninissutrasField">
    <w:name w:val="Panini's sutras:Field"/>
    <w:uiPriority w:val="99"/>
  </w:style>
  <w:style w:type="character" w:customStyle="1" w:styleId="PaninissutrasField1">
    <w:name w:val="Panini's sutras:Field1"/>
    <w:uiPriority w:val="99"/>
  </w:style>
  <w:style w:type="character" w:customStyle="1" w:styleId="PaninissutrasField2">
    <w:name w:val="Panini's sutras:Field2"/>
    <w:uiPriority w:val="99"/>
  </w:style>
  <w:style w:type="character" w:customStyle="1" w:styleId="PaninissutrasField3">
    <w:name w:val="Panini's sutras:Field3"/>
    <w:uiPriority w:val="99"/>
  </w:style>
  <w:style w:type="character" w:customStyle="1" w:styleId="PaninissutrasField4">
    <w:name w:val="Panini's sutras:Field4"/>
    <w:uiPriority w:val="99"/>
  </w:style>
  <w:style w:type="character" w:customStyle="1" w:styleId="Participant">
    <w:name w:val="Participant"/>
    <w:uiPriority w:val="99"/>
  </w:style>
  <w:style w:type="character" w:customStyle="1" w:styleId="ParticipantField">
    <w:name w:val="Participant:Field"/>
    <w:uiPriority w:val="99"/>
  </w:style>
  <w:style w:type="character" w:customStyle="1" w:styleId="ParticipantField1">
    <w:name w:val="Participant:Field1"/>
    <w:uiPriority w:val="99"/>
  </w:style>
  <w:style w:type="character" w:customStyle="1" w:styleId="ParticipantField2">
    <w:name w:val="Participant:Field2"/>
    <w:uiPriority w:val="99"/>
  </w:style>
  <w:style w:type="character" w:customStyle="1" w:styleId="ParticipantField3">
    <w:name w:val="Participant:Field3"/>
    <w:uiPriority w:val="99"/>
  </w:style>
  <w:style w:type="character" w:customStyle="1" w:styleId="ParticipantField4">
    <w:name w:val="Participant:Field4"/>
    <w:uiPriority w:val="99"/>
  </w:style>
  <w:style w:type="character" w:customStyle="1" w:styleId="Place">
    <w:name w:val="Place"/>
    <w:uiPriority w:val="99"/>
  </w:style>
  <w:style w:type="character" w:customStyle="1" w:styleId="PlaceField">
    <w:name w:val="Place:Field"/>
    <w:uiPriority w:val="99"/>
  </w:style>
  <w:style w:type="character" w:customStyle="1" w:styleId="PlaceField1">
    <w:name w:val="Place:Field1"/>
    <w:uiPriority w:val="99"/>
  </w:style>
  <w:style w:type="character" w:customStyle="1" w:styleId="PlaceField2">
    <w:name w:val="Place:Field2"/>
    <w:uiPriority w:val="99"/>
  </w:style>
  <w:style w:type="character" w:customStyle="1" w:styleId="PlaceField3">
    <w:name w:val="Place:Field3"/>
    <w:uiPriority w:val="99"/>
  </w:style>
  <w:style w:type="character" w:customStyle="1" w:styleId="PlaceField4">
    <w:name w:val="Place:Field4"/>
    <w:uiPriority w:val="99"/>
  </w:style>
  <w:style w:type="character" w:styleId="PlaceholderText">
    <w:name w:val="Placeholder Text"/>
    <w:basedOn w:val="DefaultParagraphFont"/>
    <w:uiPriority w:val="99"/>
    <w:rPr>
      <w:color w:val="808080"/>
    </w:rPr>
  </w:style>
  <w:style w:type="character" w:customStyle="1" w:styleId="Popup0">
    <w:name w:val="Popup"/>
    <w:uiPriority w:val="99"/>
  </w:style>
  <w:style w:type="character" w:customStyle="1" w:styleId="PopupField">
    <w:name w:val="Popup:Field"/>
    <w:uiPriority w:val="99"/>
  </w:style>
  <w:style w:type="character" w:customStyle="1" w:styleId="PopupField1">
    <w:name w:val="Popup:Field1"/>
    <w:uiPriority w:val="99"/>
  </w:style>
  <w:style w:type="character" w:customStyle="1" w:styleId="PopupField2">
    <w:name w:val="Popup:Field2"/>
    <w:uiPriority w:val="99"/>
  </w:style>
  <w:style w:type="character" w:customStyle="1" w:styleId="PopupField3">
    <w:name w:val="Popup:Field3"/>
    <w:uiPriority w:val="99"/>
  </w:style>
  <w:style w:type="character" w:customStyle="1" w:styleId="PopupField4">
    <w:name w:val="Popup:Field4"/>
    <w:uiPriority w:val="99"/>
  </w:style>
  <w:style w:type="character" w:customStyle="1" w:styleId="postbody1">
    <w:name w:val="postbody1"/>
    <w:uiPriority w:val="99"/>
    <w:rPr>
      <w:sz w:val="18"/>
      <w:szCs w:val="18"/>
    </w:rPr>
  </w:style>
  <w:style w:type="character" w:customStyle="1" w:styleId="Prarthana">
    <w:name w:val="Prarthana"/>
    <w:uiPriority w:val="99"/>
  </w:style>
  <w:style w:type="character" w:customStyle="1" w:styleId="PrarthanaField">
    <w:name w:val="Prarthana:Field"/>
    <w:uiPriority w:val="99"/>
  </w:style>
  <w:style w:type="character" w:customStyle="1" w:styleId="PrarthanaField1">
    <w:name w:val="Prarthana:Field1"/>
    <w:uiPriority w:val="99"/>
  </w:style>
  <w:style w:type="character" w:customStyle="1" w:styleId="PrarthanaField2">
    <w:name w:val="Prarthana:Field2"/>
    <w:uiPriority w:val="99"/>
  </w:style>
  <w:style w:type="character" w:customStyle="1" w:styleId="PrarthanaField3">
    <w:name w:val="Prarthana:Field3"/>
    <w:uiPriority w:val="99"/>
  </w:style>
  <w:style w:type="character" w:customStyle="1" w:styleId="PrarthanaField4">
    <w:name w:val="Prarthana:Field4"/>
    <w:uiPriority w:val="99"/>
  </w:style>
  <w:style w:type="character" w:customStyle="1" w:styleId="PrasnaUpanisad">
    <w:name w:val="Prasna Upanisad"/>
    <w:uiPriority w:val="99"/>
  </w:style>
  <w:style w:type="character" w:customStyle="1" w:styleId="PrasnaUpanisadField">
    <w:name w:val="Prasna Upanisad:Field"/>
    <w:uiPriority w:val="99"/>
  </w:style>
  <w:style w:type="character" w:customStyle="1" w:styleId="PrasnaUpanisadField1">
    <w:name w:val="Prasna Upanisad:Field1"/>
    <w:uiPriority w:val="99"/>
  </w:style>
  <w:style w:type="character" w:customStyle="1" w:styleId="PrasnaUpanisadField2">
    <w:name w:val="Prasna Upanisad:Field2"/>
    <w:uiPriority w:val="99"/>
  </w:style>
  <w:style w:type="character" w:customStyle="1" w:styleId="PrasnaUpanisadField3">
    <w:name w:val="Prasna Upanisad:Field3"/>
    <w:uiPriority w:val="99"/>
  </w:style>
  <w:style w:type="character" w:customStyle="1" w:styleId="PrasnaUpanisadField4">
    <w:name w:val="Prasna Upanisad:Field4"/>
    <w:uiPriority w:val="99"/>
  </w:style>
  <w:style w:type="character" w:customStyle="1" w:styleId="Prathama-Caitanyastaka">
    <w:name w:val="Prathama-Caitanyastaka"/>
    <w:uiPriority w:val="99"/>
  </w:style>
  <w:style w:type="character" w:customStyle="1" w:styleId="Prathama-CaitanyastakaField">
    <w:name w:val="Prathama-Caitanyastaka:Field"/>
    <w:uiPriority w:val="99"/>
  </w:style>
  <w:style w:type="character" w:customStyle="1" w:styleId="Prathama-CaitanyastakaField1">
    <w:name w:val="Prathama-Caitanyastaka:Field1"/>
    <w:uiPriority w:val="99"/>
  </w:style>
  <w:style w:type="character" w:customStyle="1" w:styleId="Prathama-CaitanyastakaField2">
    <w:name w:val="Prathama-Caitanyastaka:Field2"/>
    <w:uiPriority w:val="99"/>
  </w:style>
  <w:style w:type="character" w:customStyle="1" w:styleId="Prathama-CaitanyastakaField3">
    <w:name w:val="Prathama-Caitanyastaka:Field3"/>
    <w:uiPriority w:val="99"/>
  </w:style>
  <w:style w:type="character" w:customStyle="1" w:styleId="Prathama-CaitanyastakaField4">
    <w:name w:val="Prathama-Caitanyastaka:Field4"/>
    <w:uiPriority w:val="99"/>
  </w:style>
  <w:style w:type="character" w:customStyle="1" w:styleId="Priti-sandarbha">
    <w:name w:val="Priti-sandarbha"/>
    <w:uiPriority w:val="99"/>
  </w:style>
  <w:style w:type="character" w:customStyle="1" w:styleId="Priti-sandarbhaField">
    <w:name w:val="Priti-sandarbha:Field"/>
    <w:uiPriority w:val="99"/>
  </w:style>
  <w:style w:type="character" w:customStyle="1" w:styleId="Priti-sandarbhaField1">
    <w:name w:val="Priti-sandarbha:Field1"/>
    <w:uiPriority w:val="99"/>
  </w:style>
  <w:style w:type="character" w:customStyle="1" w:styleId="Priti-sandarbhaField2">
    <w:name w:val="Priti-sandarbha:Field2"/>
    <w:uiPriority w:val="99"/>
  </w:style>
  <w:style w:type="character" w:customStyle="1" w:styleId="Priti-sandarbhaField3">
    <w:name w:val="Priti-sandarbha:Field3"/>
    <w:uiPriority w:val="99"/>
  </w:style>
  <w:style w:type="character" w:customStyle="1" w:styleId="Priti-sandarbhaField4">
    <w:name w:val="Priti-sandarbha:Field4"/>
    <w:uiPriority w:val="99"/>
  </w:style>
  <w:style w:type="character" w:customStyle="1" w:styleId="productdetailsvalues">
    <w:name w:val="product_details_values"/>
    <w:uiPriority w:val="99"/>
    <w:rPr>
      <w:color w:val="000000"/>
    </w:rPr>
  </w:style>
  <w:style w:type="character" w:customStyle="1" w:styleId="Purva-mimamsa-sutra">
    <w:name w:val="Purva-mimamsa-sutra"/>
    <w:uiPriority w:val="99"/>
  </w:style>
  <w:style w:type="character" w:customStyle="1" w:styleId="Purva-mimamsa-sutraField">
    <w:name w:val="Purva-mimamsa-sutra:Field"/>
    <w:uiPriority w:val="99"/>
  </w:style>
  <w:style w:type="character" w:customStyle="1" w:styleId="Purva-mimamsa-sutraField1">
    <w:name w:val="Purva-mimamsa-sutra:Field1"/>
    <w:uiPriority w:val="99"/>
  </w:style>
  <w:style w:type="character" w:customStyle="1" w:styleId="Purva-mimamsa-sutraField2">
    <w:name w:val="Purva-mimamsa-sutra:Field2"/>
    <w:uiPriority w:val="99"/>
  </w:style>
  <w:style w:type="character" w:customStyle="1" w:styleId="Purva-mimamsa-sutraField3">
    <w:name w:val="Purva-mimamsa-sutra:Field3"/>
    <w:uiPriority w:val="99"/>
  </w:style>
  <w:style w:type="character" w:customStyle="1" w:styleId="Purva-mimamsa-sutraField4">
    <w:name w:val="Purva-mimamsa-sutra:Field4"/>
    <w:uiPriority w:val="99"/>
  </w:style>
  <w:style w:type="character" w:customStyle="1" w:styleId="querytopv3t42">
    <w:name w:val="query_top_v3 t42"/>
    <w:uiPriority w:val="99"/>
    <w:rPr>
      <w:color w:val="000000"/>
    </w:rPr>
  </w:style>
  <w:style w:type="character" w:customStyle="1" w:styleId="QUESTION">
    <w:name w:val="QUESTION"/>
    <w:uiPriority w:val="99"/>
    <w:rPr>
      <w:rFonts w:cs="ScaGoudy"/>
      <w:b/>
      <w:bCs/>
      <w:sz w:val="36"/>
      <w:szCs w:val="36"/>
    </w:rPr>
  </w:style>
  <w:style w:type="character" w:customStyle="1" w:styleId="quotableverses">
    <w:name w:val="quotable verses"/>
    <w:uiPriority w:val="99"/>
  </w:style>
  <w:style w:type="character" w:customStyle="1" w:styleId="Quotation">
    <w:name w:val="Quotation"/>
    <w:uiPriority w:val="99"/>
  </w:style>
  <w:style w:type="character" w:customStyle="1" w:styleId="QuoteCharChar0">
    <w:name w:val="Quote Char:Char"/>
    <w:uiPriority w:val="99"/>
    <w:rPr>
      <w:rFonts w:ascii="Rama Garamond Plus" w:hAnsi="Rama Garamond Plus" w:cs="Rama Garamond Plus"/>
      <w:i/>
      <w:iCs/>
      <w:color w:val="000000"/>
      <w:sz w:val="20"/>
      <w:szCs w:val="20"/>
    </w:rPr>
  </w:style>
  <w:style w:type="character" w:customStyle="1" w:styleId="QuoteChar1">
    <w:name w:val="Quote Char1"/>
    <w:uiPriority w:val="99"/>
    <w:rPr>
      <w:rFonts w:ascii="Rama-Palatino" w:hAnsi="Rama-Palatino" w:cs="Rama-Palatino"/>
      <w:color w:val="000000"/>
    </w:rPr>
  </w:style>
  <w:style w:type="character" w:customStyle="1" w:styleId="QuoteChar2">
    <w:name w:val="Quote Char2"/>
    <w:uiPriority w:val="99"/>
    <w:rPr>
      <w:rFonts w:ascii="Rama-Palatino" w:hAnsi="Rama-Palatino" w:cs="Rama-Palatino"/>
      <w:color w:val="000000"/>
    </w:rPr>
  </w:style>
  <w:style w:type="character" w:customStyle="1" w:styleId="QuoteCharCharChar0">
    <w:name w:val="Quote Char:Char:Char"/>
    <w:uiPriority w:val="99"/>
    <w:rPr>
      <w:rFonts w:ascii="Rama-Palatino  Palatino" w:hAnsi="Rama-Palatino  Palatino" w:cs="Rama-Palatino  Palatino"/>
      <w:color w:val="000000"/>
    </w:rPr>
  </w:style>
  <w:style w:type="character" w:customStyle="1" w:styleId="QuoteCharCharChar1">
    <w:name w:val="Quote Char Char:Char"/>
    <w:uiPriority w:val="99"/>
    <w:rPr>
      <w:rFonts w:ascii="Rama-Palatino" w:hAnsi="Rama-Palatino" w:cs="Rama-Palatino"/>
      <w:color w:val="000000"/>
    </w:rPr>
  </w:style>
  <w:style w:type="character" w:customStyle="1" w:styleId="QuoteCharCharCharChar">
    <w:name w:val="Quote Char Char Char:Char"/>
    <w:uiPriority w:val="99"/>
    <w:rPr>
      <w:rFonts w:ascii="Rama-Palatino" w:hAnsi="Rama-Palatino" w:cs="Rama-Palatino"/>
      <w:color w:val="000000"/>
    </w:rPr>
  </w:style>
  <w:style w:type="character" w:customStyle="1" w:styleId="Raghu-vamsa">
    <w:name w:val="Raghu-vamsa"/>
    <w:uiPriority w:val="99"/>
  </w:style>
  <w:style w:type="character" w:customStyle="1" w:styleId="Raghu-vamsaField">
    <w:name w:val="Raghu-vamsa:Field"/>
    <w:uiPriority w:val="99"/>
  </w:style>
  <w:style w:type="character" w:customStyle="1" w:styleId="Raghu-vamsaField1">
    <w:name w:val="Raghu-vamsa:Field1"/>
    <w:uiPriority w:val="99"/>
  </w:style>
  <w:style w:type="character" w:customStyle="1" w:styleId="Raghu-vamsaField2">
    <w:name w:val="Raghu-vamsa:Field2"/>
    <w:uiPriority w:val="99"/>
  </w:style>
  <w:style w:type="character" w:customStyle="1" w:styleId="Raghu-vamsaField3">
    <w:name w:val="Raghu-vamsa:Field3"/>
    <w:uiPriority w:val="99"/>
  </w:style>
  <w:style w:type="character" w:customStyle="1" w:styleId="Raghu-vamsaField4">
    <w:name w:val="Raghu-vamsa:Field4"/>
    <w:uiPriority w:val="99"/>
  </w:style>
  <w:style w:type="character" w:customStyle="1" w:styleId="RamachandraLila">
    <w:name w:val="Ramachandra Lila"/>
    <w:uiPriority w:val="99"/>
  </w:style>
  <w:style w:type="character" w:customStyle="1" w:styleId="RamachandraLilaPen">
    <w:name w:val="Ramachandra Lila:Pen"/>
    <w:uiPriority w:val="99"/>
  </w:style>
  <w:style w:type="character" w:customStyle="1" w:styleId="RamachandraLilaPen1">
    <w:name w:val="Ramachandra Lila:Pen1"/>
    <w:uiPriority w:val="99"/>
  </w:style>
  <w:style w:type="character" w:customStyle="1" w:styleId="RamachandraLilaPen2">
    <w:name w:val="Ramachandra Lila:Pen2"/>
    <w:uiPriority w:val="99"/>
  </w:style>
  <w:style w:type="character" w:customStyle="1" w:styleId="RamachandraLilaPen3">
    <w:name w:val="Ramachandra Lila:Pen3"/>
    <w:uiPriority w:val="99"/>
  </w:style>
  <w:style w:type="character" w:customStyle="1" w:styleId="RamachandraLilaPen4">
    <w:name w:val="Ramachandra Lila:Pen4"/>
    <w:uiPriority w:val="99"/>
  </w:style>
  <w:style w:type="character" w:customStyle="1" w:styleId="ramanavamifast">
    <w:name w:val="ramanavami fast"/>
    <w:uiPriority w:val="99"/>
  </w:style>
  <w:style w:type="character" w:customStyle="1" w:styleId="Ramayana10">
    <w:name w:val="Ramayana10"/>
    <w:aliases w:val="Lanka-khanda3"/>
    <w:uiPriority w:val="99"/>
  </w:style>
  <w:style w:type="character" w:customStyle="1" w:styleId="Ramayana11">
    <w:name w:val="Ramayana11"/>
    <w:aliases w:val="Lanka-kanda3"/>
    <w:uiPriority w:val="99"/>
  </w:style>
  <w:style w:type="character" w:customStyle="1" w:styleId="Ramayana12">
    <w:name w:val="Ramayana12"/>
    <w:aliases w:val="Lanka-khanda4"/>
    <w:uiPriority w:val="99"/>
  </w:style>
  <w:style w:type="character" w:customStyle="1" w:styleId="Ramayana13">
    <w:name w:val="Ramayana13"/>
    <w:aliases w:val="Yuddha-kanda:Field"/>
    <w:uiPriority w:val="99"/>
  </w:style>
  <w:style w:type="character" w:customStyle="1" w:styleId="Ramayana14">
    <w:name w:val="Ramayana14"/>
    <w:aliases w:val="Lanka-khanda:Field"/>
    <w:uiPriority w:val="99"/>
  </w:style>
  <w:style w:type="character" w:customStyle="1" w:styleId="Ramayana15">
    <w:name w:val="Ramayana15"/>
    <w:aliases w:val="Lanka-kanda:Field"/>
    <w:uiPriority w:val="99"/>
  </w:style>
  <w:style w:type="character" w:customStyle="1" w:styleId="Ramayana16">
    <w:name w:val="Ramayana16"/>
    <w:aliases w:val="Yuddha-kanda4"/>
    <w:uiPriority w:val="99"/>
    <w:rPr>
      <w:rFonts w:ascii="Times New Roman" w:hAnsi="Times New Roman" w:cs="Times New Roman"/>
      <w:color w:val="000000"/>
    </w:rPr>
  </w:style>
  <w:style w:type="character" w:customStyle="1" w:styleId="Ramayana17">
    <w:name w:val="Ramayana17"/>
    <w:aliases w:val="Lanka-khanda5"/>
    <w:uiPriority w:val="99"/>
  </w:style>
  <w:style w:type="character" w:customStyle="1" w:styleId="Ramayana18">
    <w:name w:val="Ramayana18"/>
    <w:aliases w:val="Lanka-khanda6"/>
    <w:uiPriority w:val="99"/>
    <w:rPr>
      <w:rFonts w:ascii="Times New Roman" w:hAnsi="Times New Roman" w:cs="Times New Roman"/>
      <w:color w:val="000000"/>
    </w:rPr>
  </w:style>
  <w:style w:type="character" w:customStyle="1" w:styleId="Ramayana19">
    <w:name w:val="Ramayana19"/>
    <w:aliases w:val="Lanka-kanda4"/>
    <w:uiPriority w:val="99"/>
  </w:style>
  <w:style w:type="character" w:customStyle="1" w:styleId="Ramayana1">
    <w:name w:val="Ramayana1"/>
    <w:aliases w:val="Yuddha-kanda"/>
    <w:uiPriority w:val="99"/>
  </w:style>
  <w:style w:type="character" w:customStyle="1" w:styleId="Ramayana20">
    <w:name w:val="Ramayana20"/>
    <w:aliases w:val="Yuddha-kanda:Field1"/>
    <w:uiPriority w:val="99"/>
  </w:style>
  <w:style w:type="character" w:customStyle="1" w:styleId="Ramayana21">
    <w:name w:val="Ramayana21"/>
    <w:aliases w:val="Lanka-khanda:Field1"/>
    <w:uiPriority w:val="99"/>
  </w:style>
  <w:style w:type="character" w:customStyle="1" w:styleId="Ramayana22">
    <w:name w:val="Ramayana22"/>
    <w:aliases w:val="Lanka-kanda:Field1"/>
    <w:uiPriority w:val="99"/>
  </w:style>
  <w:style w:type="character" w:customStyle="1" w:styleId="Ramayana23">
    <w:name w:val="Ramayana23"/>
    <w:aliases w:val="Yuddha-kanda5"/>
    <w:uiPriority w:val="99"/>
    <w:rPr>
      <w:rFonts w:ascii="Times New Roman" w:hAnsi="Times New Roman" w:cs="Times New Roman"/>
      <w:color w:val="000000"/>
    </w:rPr>
  </w:style>
  <w:style w:type="character" w:customStyle="1" w:styleId="Ramayana24">
    <w:name w:val="Ramayana24"/>
    <w:aliases w:val="Lanka-khanda7"/>
    <w:uiPriority w:val="99"/>
  </w:style>
  <w:style w:type="character" w:customStyle="1" w:styleId="Ramayana25">
    <w:name w:val="Ramayana25"/>
    <w:aliases w:val="Lanka-khanda8"/>
    <w:uiPriority w:val="99"/>
    <w:rPr>
      <w:rFonts w:ascii="Times New Roman" w:hAnsi="Times New Roman" w:cs="Times New Roman"/>
      <w:color w:val="000000"/>
    </w:rPr>
  </w:style>
  <w:style w:type="character" w:customStyle="1" w:styleId="Ramayana26">
    <w:name w:val="Ramayana26"/>
    <w:aliases w:val="Lanka-kanda5"/>
    <w:uiPriority w:val="99"/>
  </w:style>
  <w:style w:type="character" w:customStyle="1" w:styleId="Ramayana2">
    <w:name w:val="Ramayana2"/>
    <w:aliases w:val="Lanka-khanda"/>
    <w:uiPriority w:val="99"/>
  </w:style>
  <w:style w:type="character" w:customStyle="1" w:styleId="Ramayana3">
    <w:name w:val="Ramayana3"/>
    <w:aliases w:val="Yuddha-kanda1"/>
    <w:uiPriority w:val="99"/>
  </w:style>
  <w:style w:type="character" w:customStyle="1" w:styleId="Ramayana4">
    <w:name w:val="Ramayana4"/>
    <w:aliases w:val="Lanka-khanda1"/>
    <w:uiPriority w:val="99"/>
  </w:style>
  <w:style w:type="character" w:customStyle="1" w:styleId="Ramayana5">
    <w:name w:val="Ramayana5"/>
    <w:aliases w:val="Lanka-kanda1"/>
    <w:uiPriority w:val="99"/>
  </w:style>
  <w:style w:type="character" w:customStyle="1" w:styleId="Ramayana6">
    <w:name w:val="Ramayana6"/>
    <w:aliases w:val="Yuddha-kanda2"/>
    <w:uiPriority w:val="99"/>
  </w:style>
  <w:style w:type="character" w:customStyle="1" w:styleId="Ramayana7">
    <w:name w:val="Ramayana7"/>
    <w:aliases w:val="Lanka-khanda2"/>
    <w:uiPriority w:val="99"/>
  </w:style>
  <w:style w:type="character" w:customStyle="1" w:styleId="Ramayana8">
    <w:name w:val="Ramayana8"/>
    <w:aliases w:val="Lanka-kanda2"/>
    <w:uiPriority w:val="99"/>
  </w:style>
  <w:style w:type="character" w:customStyle="1" w:styleId="Ramayana9">
    <w:name w:val="Ramayana9"/>
    <w:aliases w:val="Yuddha-kanda3"/>
    <w:uiPriority w:val="99"/>
  </w:style>
  <w:style w:type="character" w:customStyle="1" w:styleId="Ramayana">
    <w:name w:val="Ramayana"/>
    <w:aliases w:val="Lanka-kanda"/>
    <w:uiPriority w:val="99"/>
    <w:rPr>
      <w:rFonts w:ascii="Times New Roman" w:hAnsi="Times New Roman" w:cs="Times New Roman"/>
      <w:color w:val="000000"/>
    </w:rPr>
  </w:style>
  <w:style w:type="character" w:customStyle="1" w:styleId="Ramayana33">
    <w:name w:val="Ramayana33"/>
    <w:aliases w:val="Lanka-kanda6"/>
    <w:uiPriority w:val="99"/>
  </w:style>
  <w:style w:type="character" w:customStyle="1" w:styleId="Ramayana32">
    <w:name w:val="Ramayana32"/>
    <w:aliases w:val="Lanka-khanda10"/>
    <w:uiPriority w:val="99"/>
    <w:rPr>
      <w:rFonts w:ascii="Times New Roman" w:hAnsi="Times New Roman" w:cs="Times New Roman"/>
      <w:color w:val="000000"/>
    </w:rPr>
  </w:style>
  <w:style w:type="character" w:customStyle="1" w:styleId="Ramayana31">
    <w:name w:val="Ramayana31"/>
    <w:aliases w:val="Lanka-khanda9"/>
    <w:uiPriority w:val="99"/>
  </w:style>
  <w:style w:type="character" w:customStyle="1" w:styleId="Ramayana30">
    <w:name w:val="Ramayana30"/>
    <w:aliases w:val="Yuddha-kanda6"/>
    <w:uiPriority w:val="99"/>
    <w:rPr>
      <w:rFonts w:ascii="Times New Roman" w:hAnsi="Times New Roman" w:cs="Times New Roman"/>
      <w:color w:val="000000"/>
    </w:rPr>
  </w:style>
  <w:style w:type="character" w:customStyle="1" w:styleId="RedonSilver">
    <w:name w:val="Red on Silver"/>
    <w:uiPriority w:val="99"/>
    <w:rPr>
      <w:color w:val="FF0000"/>
      <w:u w:val="single"/>
    </w:rPr>
  </w:style>
  <w:style w:type="character" w:customStyle="1" w:styleId="RedonSilverPen">
    <w:name w:val="Red on Silver:Pen"/>
    <w:uiPriority w:val="99"/>
    <w:rPr>
      <w:color w:val="FF0000"/>
      <w:u w:val="single"/>
    </w:rPr>
  </w:style>
  <w:style w:type="character" w:customStyle="1" w:styleId="RedonSilverPen1">
    <w:name w:val="Red on Silver:Pen1"/>
    <w:uiPriority w:val="99"/>
    <w:rPr>
      <w:color w:val="FF0000"/>
      <w:u w:val="single"/>
    </w:rPr>
  </w:style>
  <w:style w:type="character" w:customStyle="1" w:styleId="RedonSilverPen2">
    <w:name w:val="Red on Silver:Pen2"/>
    <w:uiPriority w:val="99"/>
    <w:rPr>
      <w:color w:val="FF0000"/>
      <w:u w:val="single"/>
    </w:rPr>
  </w:style>
  <w:style w:type="character" w:customStyle="1" w:styleId="RedonSilverPen3">
    <w:name w:val="Red on Silver:Pen3"/>
    <w:uiPriority w:val="99"/>
    <w:rPr>
      <w:color w:val="FF0000"/>
      <w:u w:val="single"/>
    </w:rPr>
  </w:style>
  <w:style w:type="character" w:customStyle="1" w:styleId="RedonSilverPen4">
    <w:name w:val="Red on Silver:Pen4"/>
    <w:uiPriority w:val="99"/>
    <w:rPr>
      <w:color w:val="FF0000"/>
      <w:u w:val="single"/>
    </w:rPr>
  </w:style>
  <w:style w:type="character" w:customStyle="1" w:styleId="ReferenceChar">
    <w:name w:val="Reference:Char"/>
    <w:uiPriority w:val="99"/>
    <w:rPr>
      <w:rFonts w:ascii="Times New Roman" w:hAnsi="Times New Roman" w:cs="Times New Roman"/>
      <w:color w:val="000000"/>
      <w:sz w:val="2"/>
      <w:szCs w:val="2"/>
    </w:rPr>
  </w:style>
  <w:style w:type="character" w:customStyle="1" w:styleId="RefItalic">
    <w:name w:val="Ref_Italic"/>
    <w:uiPriority w:val="99"/>
    <w:rPr>
      <w:b/>
      <w:bCs/>
      <w:i/>
      <w:iCs/>
    </w:rPr>
  </w:style>
  <w:style w:type="character" w:customStyle="1" w:styleId="RefNum">
    <w:name w:val="RefNum"/>
    <w:uiPriority w:val="99"/>
    <w:rPr>
      <w:rFonts w:cs="ScaGoudy"/>
      <w:b/>
      <w:bCs/>
      <w:color w:val="FF0000"/>
      <w:position w:val="10"/>
      <w:sz w:val="20"/>
      <w:szCs w:val="20"/>
      <w:u w:val="single"/>
    </w:rPr>
  </w:style>
  <w:style w:type="character" w:customStyle="1" w:styleId="Refs">
    <w:name w:val="Refs"/>
    <w:uiPriority w:val="99"/>
  </w:style>
  <w:style w:type="character" w:customStyle="1" w:styleId="Refs2">
    <w:name w:val="Refs2"/>
    <w:uiPriority w:val="99"/>
  </w:style>
  <w:style w:type="character" w:customStyle="1" w:styleId="Refs2Field">
    <w:name w:val="Refs2:Field"/>
    <w:uiPriority w:val="99"/>
  </w:style>
  <w:style w:type="character" w:customStyle="1" w:styleId="Refs2Field1">
    <w:name w:val="Refs2:Field1"/>
    <w:uiPriority w:val="99"/>
  </w:style>
  <w:style w:type="character" w:customStyle="1" w:styleId="Refs2Field2">
    <w:name w:val="Refs2:Field2"/>
    <w:uiPriority w:val="99"/>
  </w:style>
  <w:style w:type="character" w:customStyle="1" w:styleId="Refs2Field3">
    <w:name w:val="Refs2:Field3"/>
    <w:uiPriority w:val="99"/>
  </w:style>
  <w:style w:type="character" w:customStyle="1" w:styleId="Refs2Field4">
    <w:name w:val="Refs2:Field4"/>
    <w:uiPriority w:val="99"/>
  </w:style>
  <w:style w:type="character" w:customStyle="1" w:styleId="Refs3">
    <w:name w:val="Refs3"/>
    <w:uiPriority w:val="99"/>
  </w:style>
  <w:style w:type="character" w:customStyle="1" w:styleId="Refs3Field">
    <w:name w:val="Refs3:Field"/>
    <w:uiPriority w:val="99"/>
  </w:style>
  <w:style w:type="character" w:customStyle="1" w:styleId="Refs3Field1">
    <w:name w:val="Refs3:Field1"/>
    <w:uiPriority w:val="99"/>
  </w:style>
  <w:style w:type="character" w:customStyle="1" w:styleId="Refs3Field2">
    <w:name w:val="Refs3:Field2"/>
    <w:uiPriority w:val="99"/>
  </w:style>
  <w:style w:type="character" w:customStyle="1" w:styleId="Refs3Field3">
    <w:name w:val="Refs3:Field3"/>
    <w:uiPriority w:val="99"/>
  </w:style>
  <w:style w:type="character" w:customStyle="1" w:styleId="Refs3Field4">
    <w:name w:val="Refs3:Field4"/>
    <w:uiPriority w:val="99"/>
  </w:style>
  <w:style w:type="character" w:customStyle="1" w:styleId="Refs4">
    <w:name w:val="Refs4"/>
    <w:uiPriority w:val="99"/>
  </w:style>
  <w:style w:type="character" w:customStyle="1" w:styleId="Refs4Field">
    <w:name w:val="Refs4:Field"/>
    <w:uiPriority w:val="99"/>
  </w:style>
  <w:style w:type="character" w:customStyle="1" w:styleId="Refs4Field1">
    <w:name w:val="Refs4:Field1"/>
    <w:uiPriority w:val="99"/>
  </w:style>
  <w:style w:type="character" w:customStyle="1" w:styleId="Refs4Field2">
    <w:name w:val="Refs4:Field2"/>
    <w:uiPriority w:val="99"/>
  </w:style>
  <w:style w:type="character" w:customStyle="1" w:styleId="Refs4Field3">
    <w:name w:val="Refs4:Field3"/>
    <w:uiPriority w:val="99"/>
  </w:style>
  <w:style w:type="character" w:customStyle="1" w:styleId="Refs4Field4">
    <w:name w:val="Refs4:Field4"/>
    <w:uiPriority w:val="99"/>
  </w:style>
  <w:style w:type="character" w:customStyle="1" w:styleId="RefsField">
    <w:name w:val="Refs:Field"/>
    <w:uiPriority w:val="99"/>
  </w:style>
  <w:style w:type="character" w:customStyle="1" w:styleId="RefsField1">
    <w:name w:val="Refs:Field1"/>
    <w:uiPriority w:val="99"/>
  </w:style>
  <w:style w:type="character" w:customStyle="1" w:styleId="RefsField2">
    <w:name w:val="Refs:Field2"/>
    <w:uiPriority w:val="99"/>
  </w:style>
  <w:style w:type="character" w:customStyle="1" w:styleId="RefsField3">
    <w:name w:val="Refs:Field3"/>
    <w:uiPriority w:val="99"/>
  </w:style>
  <w:style w:type="character" w:customStyle="1" w:styleId="RefsField4">
    <w:name w:val="Refs:Field4"/>
    <w:uiPriority w:val="99"/>
  </w:style>
  <w:style w:type="character" w:customStyle="1" w:styleId="RgVeda">
    <w:name w:val="Rg Veda"/>
    <w:uiPriority w:val="99"/>
  </w:style>
  <w:style w:type="character" w:customStyle="1" w:styleId="RgVedaField">
    <w:name w:val="Rg Veda:Field"/>
    <w:uiPriority w:val="99"/>
  </w:style>
  <w:style w:type="character" w:customStyle="1" w:styleId="RgVedaField1">
    <w:name w:val="Rg Veda:Field1"/>
    <w:uiPriority w:val="99"/>
  </w:style>
  <w:style w:type="character" w:customStyle="1" w:styleId="RgVedaField2">
    <w:name w:val="Rg Veda:Field2"/>
    <w:uiPriority w:val="99"/>
  </w:style>
  <w:style w:type="character" w:customStyle="1" w:styleId="RgVedaField3">
    <w:name w:val="Rg Veda:Field3"/>
    <w:uiPriority w:val="99"/>
  </w:style>
  <w:style w:type="character" w:customStyle="1" w:styleId="RgVedaField4">
    <w:name w:val="Rg Veda:Field4"/>
    <w:uiPriority w:val="99"/>
  </w:style>
  <w:style w:type="character" w:customStyle="1" w:styleId="Rk-samhita">
    <w:name w:val="Rk-samhita"/>
    <w:uiPriority w:val="99"/>
  </w:style>
  <w:style w:type="character" w:customStyle="1" w:styleId="Rk-samhitaField">
    <w:name w:val="Rk-samhita:Field"/>
    <w:uiPriority w:val="99"/>
  </w:style>
  <w:style w:type="character" w:customStyle="1" w:styleId="Rk-samhitaField1">
    <w:name w:val="Rk-samhita:Field1"/>
    <w:uiPriority w:val="99"/>
  </w:style>
  <w:style w:type="character" w:customStyle="1" w:styleId="Rk-samhitaField2">
    <w:name w:val="Rk-samhita:Field2"/>
    <w:uiPriority w:val="99"/>
  </w:style>
  <w:style w:type="character" w:customStyle="1" w:styleId="Rk-samhitaField3">
    <w:name w:val="Rk-samhita:Field3"/>
    <w:uiPriority w:val="99"/>
  </w:style>
  <w:style w:type="character" w:customStyle="1" w:styleId="Rk-samhitaField4">
    <w:name w:val="Rk-samhita:Field4"/>
    <w:uiPriority w:val="99"/>
  </w:style>
  <w:style w:type="character" w:customStyle="1" w:styleId="Sad-gosvamy-astaka">
    <w:name w:val="Sad-gosvamy-astaka"/>
    <w:uiPriority w:val="99"/>
  </w:style>
  <w:style w:type="character" w:customStyle="1" w:styleId="Sad-gosvamy-astakaField">
    <w:name w:val="Sad-gosvamy-astaka:Field"/>
    <w:uiPriority w:val="99"/>
  </w:style>
  <w:style w:type="character" w:customStyle="1" w:styleId="Sad-gosvamy-astakaField1">
    <w:name w:val="Sad-gosvamy-astaka:Field1"/>
    <w:uiPriority w:val="99"/>
  </w:style>
  <w:style w:type="character" w:customStyle="1" w:styleId="Sad-gosvamy-astakaField2">
    <w:name w:val="Sad-gosvamy-astaka:Field2"/>
    <w:uiPriority w:val="99"/>
  </w:style>
  <w:style w:type="character" w:customStyle="1" w:styleId="Sad-gosvamy-astakaField3">
    <w:name w:val="Sad-gosvamy-astaka:Field3"/>
    <w:uiPriority w:val="99"/>
  </w:style>
  <w:style w:type="character" w:customStyle="1" w:styleId="Sad-gosvamy-astakaField4">
    <w:name w:val="Sad-gosvamy-astaka:Field4"/>
    <w:uiPriority w:val="99"/>
  </w:style>
  <w:style w:type="character" w:customStyle="1" w:styleId="Sahitya-darpana">
    <w:name w:val="Sahitya-darpana"/>
    <w:uiPriority w:val="99"/>
  </w:style>
  <w:style w:type="character" w:customStyle="1" w:styleId="Sahitya-darpanaField">
    <w:name w:val="Sahitya-darpana:Field"/>
    <w:uiPriority w:val="99"/>
  </w:style>
  <w:style w:type="character" w:customStyle="1" w:styleId="Sahitya-darpanaField1">
    <w:name w:val="Sahitya-darpana:Field1"/>
    <w:uiPriority w:val="99"/>
  </w:style>
  <w:style w:type="character" w:customStyle="1" w:styleId="Sahitya-darpanaField2">
    <w:name w:val="Sahitya-darpana:Field2"/>
    <w:uiPriority w:val="99"/>
  </w:style>
  <w:style w:type="character" w:customStyle="1" w:styleId="Sahitya-darpanaField3">
    <w:name w:val="Sahitya-darpana:Field3"/>
    <w:uiPriority w:val="99"/>
  </w:style>
  <w:style w:type="character" w:customStyle="1" w:styleId="Sahitya-darpanaField4">
    <w:name w:val="Sahitya-darpana:Field4"/>
    <w:uiPriority w:val="99"/>
  </w:style>
  <w:style w:type="character" w:customStyle="1" w:styleId="saktyavesa">
    <w:name w:val="saktyavesa"/>
    <w:uiPriority w:val="99"/>
  </w:style>
  <w:style w:type="character" w:customStyle="1" w:styleId="Salutation1Char">
    <w:name w:val="Salutation1 Char"/>
    <w:uiPriority w:val="99"/>
    <w:rPr>
      <w:rFonts w:ascii="Tamal" w:hAnsi="Tamal" w:cs="Tamal"/>
      <w:color w:val="FFFF00"/>
      <w:sz w:val="36"/>
      <w:szCs w:val="36"/>
    </w:rPr>
  </w:style>
  <w:style w:type="character" w:customStyle="1" w:styleId="Sankaracarya">
    <w:name w:val="Sankaracarya"/>
    <w:uiPriority w:val="99"/>
  </w:style>
  <w:style w:type="character" w:customStyle="1" w:styleId="SankaracaryaField">
    <w:name w:val="Sankaracarya:Field"/>
    <w:uiPriority w:val="99"/>
  </w:style>
  <w:style w:type="character" w:customStyle="1" w:styleId="SankaracaryaField1">
    <w:name w:val="Sankaracarya:Field1"/>
    <w:uiPriority w:val="99"/>
  </w:style>
  <w:style w:type="character" w:customStyle="1" w:styleId="SankaracaryaField2">
    <w:name w:val="Sankaracarya:Field2"/>
    <w:uiPriority w:val="99"/>
  </w:style>
  <w:style w:type="character" w:customStyle="1" w:styleId="SankaracaryaField3">
    <w:name w:val="Sankaracarya:Field3"/>
    <w:uiPriority w:val="99"/>
  </w:style>
  <w:style w:type="character" w:customStyle="1" w:styleId="SankaracaryaField4">
    <w:name w:val="Sankaracarya:Field4"/>
    <w:uiPriority w:val="99"/>
  </w:style>
  <w:style w:type="character" w:customStyle="1" w:styleId="Sankhya-karika">
    <w:name w:val="Sankhya-karika"/>
    <w:uiPriority w:val="99"/>
  </w:style>
  <w:style w:type="character" w:customStyle="1" w:styleId="Sankhya-karikaField">
    <w:name w:val="Sankhya-karika:Field"/>
    <w:uiPriority w:val="99"/>
  </w:style>
  <w:style w:type="character" w:customStyle="1" w:styleId="Sankhya-karikaField1">
    <w:name w:val="Sankhya-karika:Field1"/>
    <w:uiPriority w:val="99"/>
  </w:style>
  <w:style w:type="character" w:customStyle="1" w:styleId="Sankhya-karikaField2">
    <w:name w:val="Sankhya-karika:Field2"/>
    <w:uiPriority w:val="99"/>
  </w:style>
  <w:style w:type="character" w:customStyle="1" w:styleId="Sankhya-karikaField3">
    <w:name w:val="Sankhya-karika:Field3"/>
    <w:uiPriority w:val="99"/>
  </w:style>
  <w:style w:type="character" w:customStyle="1" w:styleId="Sankhya-karikaField4">
    <w:name w:val="Sankhya-karika:Field4"/>
    <w:uiPriority w:val="99"/>
  </w:style>
  <w:style w:type="character" w:customStyle="1" w:styleId="sanksritphrases">
    <w:name w:val="sanksrit phrases"/>
    <w:uiPriority w:val="99"/>
  </w:style>
  <w:style w:type="character" w:customStyle="1" w:styleId="Sanskrit0">
    <w:name w:val="Sanskrit"/>
    <w:uiPriority w:val="99"/>
    <w:rPr>
      <w:i/>
      <w:iCs/>
      <w:color w:val="000000"/>
      <w:sz w:val="22"/>
      <w:szCs w:val="22"/>
    </w:rPr>
  </w:style>
  <w:style w:type="character" w:customStyle="1" w:styleId="sanskrit-glossaryterms">
    <w:name w:val="sanskrit-glossary terms"/>
    <w:uiPriority w:val="99"/>
    <w:rPr>
      <w:i/>
      <w:iCs/>
      <w:color w:val="000000"/>
      <w:sz w:val="22"/>
      <w:szCs w:val="22"/>
    </w:rPr>
  </w:style>
  <w:style w:type="character" w:customStyle="1" w:styleId="Sanskritroman">
    <w:name w:val="Sanskrit roman"/>
    <w:uiPriority w:val="99"/>
    <w:rPr>
      <w:i/>
      <w:iCs/>
      <w:color w:val="000000"/>
      <w:sz w:val="22"/>
      <w:szCs w:val="22"/>
    </w:rPr>
  </w:style>
  <w:style w:type="character" w:customStyle="1" w:styleId="Saranagati">
    <w:name w:val="Saranagati"/>
    <w:uiPriority w:val="99"/>
  </w:style>
  <w:style w:type="character" w:customStyle="1" w:styleId="SaranagatiField">
    <w:name w:val="Saranagati:Field"/>
    <w:uiPriority w:val="99"/>
  </w:style>
  <w:style w:type="character" w:customStyle="1" w:styleId="SaranagatiField1">
    <w:name w:val="Saranagati:Field1"/>
    <w:uiPriority w:val="99"/>
  </w:style>
  <w:style w:type="character" w:customStyle="1" w:styleId="SaranagatiField2">
    <w:name w:val="Saranagati:Field2"/>
    <w:uiPriority w:val="99"/>
  </w:style>
  <w:style w:type="character" w:customStyle="1" w:styleId="SaranagatiField3">
    <w:name w:val="Saranagati:Field3"/>
    <w:uiPriority w:val="99"/>
  </w:style>
  <w:style w:type="character" w:customStyle="1" w:styleId="SaranagatiField4">
    <w:name w:val="Saranagati:Field4"/>
    <w:uiPriority w:val="99"/>
  </w:style>
  <w:style w:type="character" w:customStyle="1" w:styleId="SatapathaBrahmana">
    <w:name w:val="Satapatha Brahmana"/>
    <w:uiPriority w:val="99"/>
  </w:style>
  <w:style w:type="character" w:customStyle="1" w:styleId="SatapathaBrahmanaField">
    <w:name w:val="Satapatha Brahmana:Field"/>
    <w:uiPriority w:val="99"/>
  </w:style>
  <w:style w:type="character" w:customStyle="1" w:styleId="SatapathaBrahmanaField1">
    <w:name w:val="Satapatha Brahmana:Field1"/>
    <w:uiPriority w:val="99"/>
  </w:style>
  <w:style w:type="character" w:customStyle="1" w:styleId="SatapathaBrahmanaField2">
    <w:name w:val="Satapatha Brahmana:Field2"/>
    <w:uiPriority w:val="99"/>
  </w:style>
  <w:style w:type="character" w:customStyle="1" w:styleId="SatapathaBrahmanaField3">
    <w:name w:val="Satapatha Brahmana:Field3"/>
    <w:uiPriority w:val="99"/>
  </w:style>
  <w:style w:type="character" w:customStyle="1" w:styleId="SatapathaBrahmanaField4">
    <w:name w:val="Satapatha Brahmana:Field4"/>
    <w:uiPriority w:val="99"/>
  </w:style>
  <w:style w:type="character" w:customStyle="1" w:styleId="ScreenItems">
    <w:name w:val="Screen Items"/>
    <w:uiPriority w:val="99"/>
    <w:rPr>
      <w:b/>
      <w:bCs/>
    </w:rPr>
  </w:style>
  <w:style w:type="character" w:customStyle="1" w:styleId="senttoL">
    <w:name w:val="sent to L"/>
    <w:uiPriority w:val="99"/>
  </w:style>
  <w:style w:type="character" w:customStyle="1" w:styleId="Siksamrta">
    <w:name w:val="Siksamrta"/>
    <w:uiPriority w:val="99"/>
    <w:rPr>
      <w:rFonts w:cs="ScaGoudy"/>
      <w:color w:val="800000"/>
      <w:sz w:val="28"/>
      <w:szCs w:val="28"/>
    </w:rPr>
  </w:style>
  <w:style w:type="character" w:customStyle="1" w:styleId="Siksastaka">
    <w:name w:val="Siksastaka"/>
    <w:uiPriority w:val="99"/>
  </w:style>
  <w:style w:type="character" w:customStyle="1" w:styleId="SiksastakaField">
    <w:name w:val="Siksastaka:Field"/>
    <w:uiPriority w:val="99"/>
  </w:style>
  <w:style w:type="character" w:customStyle="1" w:styleId="SiksastakaField1">
    <w:name w:val="Siksastaka:Field1"/>
    <w:uiPriority w:val="99"/>
  </w:style>
  <w:style w:type="character" w:customStyle="1" w:styleId="SiksastakaField2">
    <w:name w:val="Siksastaka:Field2"/>
    <w:uiPriority w:val="99"/>
  </w:style>
  <w:style w:type="character" w:customStyle="1" w:styleId="SiksastakaField3">
    <w:name w:val="Siksastaka:Field3"/>
    <w:uiPriority w:val="99"/>
  </w:style>
  <w:style w:type="character" w:customStyle="1" w:styleId="SiksastakaField4">
    <w:name w:val="Siksastaka:Field4"/>
    <w:uiPriority w:val="99"/>
  </w:style>
  <w:style w:type="character" w:customStyle="1" w:styleId="sivaname">
    <w:name w:val="siva name"/>
    <w:uiPriority w:val="99"/>
  </w:style>
  <w:style w:type="character" w:customStyle="1" w:styleId="SlokaNormalChar1">
    <w:name w:val="Sloka Normal Char1"/>
    <w:uiPriority w:val="99"/>
    <w:rPr>
      <w:i/>
      <w:iCs/>
      <w:color w:val="000000"/>
      <w:sz w:val="18"/>
      <w:szCs w:val="18"/>
    </w:rPr>
  </w:style>
  <w:style w:type="character" w:customStyle="1" w:styleId="Smn1Sm">
    <w:name w:val="Smãînîâîê 1 Símê"/>
    <w:uiPriority w:val="99"/>
    <w:rPr>
      <w:rFonts w:ascii="Times New Roman" w:hAnsi="Times New Roman" w:cs="Times New Roman"/>
      <w:b/>
      <w:bCs/>
      <w:sz w:val="32"/>
      <w:szCs w:val="32"/>
    </w:rPr>
  </w:style>
  <w:style w:type="character" w:customStyle="1" w:styleId="Smn2Sm">
    <w:name w:val="Smãînîâîê 2 Símê"/>
    <w:uiPriority w:val="99"/>
    <w:rPr>
      <w:rFonts w:ascii="Times New Roman" w:hAnsi="Times New Roman" w:cs="Times New Roman"/>
      <w:b/>
      <w:bCs/>
      <w:i/>
      <w:iCs/>
      <w:sz w:val="28"/>
      <w:szCs w:val="28"/>
    </w:rPr>
  </w:style>
  <w:style w:type="character" w:customStyle="1" w:styleId="SmallCaps">
    <w:name w:val="Small Caps"/>
    <w:uiPriority w:val="99"/>
    <w:rPr>
      <w:sz w:val="2"/>
      <w:szCs w:val="2"/>
    </w:rPr>
  </w:style>
  <w:style w:type="character" w:customStyle="1" w:styleId="smBody">
    <w:name w:val="sm Body"/>
    <w:uiPriority w:val="99"/>
    <w:rPr>
      <w:color w:val="000000"/>
      <w:sz w:val="20"/>
      <w:szCs w:val="20"/>
    </w:rPr>
  </w:style>
  <w:style w:type="character" w:customStyle="1" w:styleId="smBookTitle">
    <w:name w:val="sm BookTitle"/>
    <w:uiPriority w:val="99"/>
    <w:rPr>
      <w:i/>
      <w:iCs/>
      <w:color w:val="0000FF"/>
      <w:sz w:val="20"/>
      <w:szCs w:val="20"/>
    </w:rPr>
  </w:style>
  <w:style w:type="character" w:customStyle="1" w:styleId="smCbodytext-bookTitle">
    <w:name w:val="sm C body text- bookTitle"/>
    <w:uiPriority w:val="99"/>
    <w:rPr>
      <w:i/>
      <w:iCs/>
      <w:color w:val="000000"/>
      <w:sz w:val="20"/>
      <w:szCs w:val="20"/>
    </w:rPr>
  </w:style>
  <w:style w:type="character" w:customStyle="1" w:styleId="smCbodytext-regular">
    <w:name w:val="sm C body text- regular"/>
    <w:uiPriority w:val="99"/>
    <w:rPr>
      <w:color w:val="000000"/>
      <w:sz w:val="20"/>
      <w:szCs w:val="20"/>
    </w:rPr>
  </w:style>
  <w:style w:type="character" w:customStyle="1" w:styleId="smCbodytext-sanskrit">
    <w:name w:val="sm C body text- sanskrit"/>
    <w:uiPriority w:val="99"/>
    <w:rPr>
      <w:i/>
      <w:iCs/>
      <w:color w:val="000000"/>
      <w:sz w:val="20"/>
      <w:szCs w:val="20"/>
    </w:rPr>
  </w:style>
  <w:style w:type="character" w:customStyle="1" w:styleId="smHeading-smallcharacter">
    <w:name w:val="sm Heading-small character"/>
    <w:uiPriority w:val="99"/>
    <w:rPr>
      <w:b/>
      <w:bCs/>
      <w:color w:val="000000"/>
      <w:sz w:val="20"/>
      <w:szCs w:val="20"/>
    </w:rPr>
  </w:style>
  <w:style w:type="character" w:customStyle="1" w:styleId="smSanskrit">
    <w:name w:val="sm Sanskrit"/>
    <w:uiPriority w:val="99"/>
    <w:rPr>
      <w:i/>
      <w:iCs/>
      <w:color w:val="800080"/>
      <w:sz w:val="20"/>
      <w:szCs w:val="20"/>
    </w:rPr>
  </w:style>
  <w:style w:type="character" w:customStyle="1" w:styleId="spelle">
    <w:name w:val="spelle"/>
    <w:uiPriority w:val="99"/>
  </w:style>
  <w:style w:type="character" w:customStyle="1" w:styleId="Sperscript">
    <w:name w:val="Sperscript"/>
    <w:uiPriority w:val="99"/>
    <w:rPr>
      <w:color w:val="000000"/>
      <w:sz w:val="28"/>
      <w:szCs w:val="28"/>
    </w:rPr>
  </w:style>
  <w:style w:type="character" w:customStyle="1" w:styleId="SriCaitanya-candrodaya-nataka">
    <w:name w:val="Sri Caitanya-candrodaya-nataka"/>
    <w:uiPriority w:val="99"/>
  </w:style>
  <w:style w:type="character" w:customStyle="1" w:styleId="SriCaitanya-candrodaya-natakaField">
    <w:name w:val="Sri Caitanya-candrodaya-nataka:Field"/>
    <w:uiPriority w:val="99"/>
  </w:style>
  <w:style w:type="character" w:customStyle="1" w:styleId="SriCaitanya-candrodaya-natakaField1">
    <w:name w:val="Sri Caitanya-candrodaya-nataka:Field1"/>
    <w:uiPriority w:val="99"/>
  </w:style>
  <w:style w:type="character" w:customStyle="1" w:styleId="SriCaitanya-candrodaya-natakaField2">
    <w:name w:val="Sri Caitanya-candrodaya-nataka:Field2"/>
    <w:uiPriority w:val="99"/>
  </w:style>
  <w:style w:type="character" w:customStyle="1" w:styleId="SriCaitanya-candrodaya-natakaField3">
    <w:name w:val="Sri Caitanya-candrodaya-nataka:Field3"/>
    <w:uiPriority w:val="99"/>
  </w:style>
  <w:style w:type="character" w:customStyle="1" w:styleId="SriCaitanya-candrodaya-natakaField4">
    <w:name w:val="Sri Caitanya-candrodaya-nataka:Field4"/>
    <w:uiPriority w:val="99"/>
  </w:style>
  <w:style w:type="character" w:customStyle="1" w:styleId="Sridhara">
    <w:name w:val="Sridhara"/>
    <w:uiPriority w:val="99"/>
  </w:style>
  <w:style w:type="character" w:customStyle="1" w:styleId="SridharaField">
    <w:name w:val="Sridhara:Field"/>
    <w:uiPriority w:val="99"/>
  </w:style>
  <w:style w:type="character" w:customStyle="1" w:styleId="SridharaField1">
    <w:name w:val="Sridhara:Field1"/>
    <w:uiPriority w:val="99"/>
  </w:style>
  <w:style w:type="character" w:customStyle="1" w:styleId="SridharaField2">
    <w:name w:val="Sridhara:Field2"/>
    <w:uiPriority w:val="99"/>
  </w:style>
  <w:style w:type="character" w:customStyle="1" w:styleId="SridharaField3">
    <w:name w:val="Sridhara:Field3"/>
    <w:uiPriority w:val="99"/>
  </w:style>
  <w:style w:type="character" w:customStyle="1" w:styleId="SridharaField4">
    <w:name w:val="Sridhara:Field4"/>
    <w:uiPriority w:val="99"/>
  </w:style>
  <w:style w:type="character" w:customStyle="1" w:styleId="SriGauranga-stava-kalpavrksa">
    <w:name w:val="Sri Gauranga-stava-kalpavrksa"/>
    <w:uiPriority w:val="99"/>
  </w:style>
  <w:style w:type="character" w:customStyle="1" w:styleId="SriGauranga-stava-kalpavrksaField">
    <w:name w:val="Sri Gauranga-stava-kalpavrksa:Field"/>
    <w:uiPriority w:val="99"/>
  </w:style>
  <w:style w:type="character" w:customStyle="1" w:styleId="SriGauranga-stava-kalpavrksaField1">
    <w:name w:val="Sri Gauranga-stava-kalpavrksa:Field1"/>
    <w:uiPriority w:val="99"/>
  </w:style>
  <w:style w:type="character" w:customStyle="1" w:styleId="SriGauranga-stava-kalpavrksaField2">
    <w:name w:val="Sri Gauranga-stava-kalpavrksa:Field2"/>
    <w:uiPriority w:val="99"/>
  </w:style>
  <w:style w:type="character" w:customStyle="1" w:styleId="SriGauranga-stava-kalpavrksaField3">
    <w:name w:val="Sri Gauranga-stava-kalpavrksa:Field3"/>
    <w:uiPriority w:val="99"/>
  </w:style>
  <w:style w:type="character" w:customStyle="1" w:styleId="SriGauranga-stava-kalpavrksaField4">
    <w:name w:val="Sri Gauranga-stava-kalpavrksa:Field4"/>
    <w:uiPriority w:val="99"/>
  </w:style>
  <w:style w:type="character" w:customStyle="1" w:styleId="SriGovinda-lilamrta">
    <w:name w:val="Sri Govinda-lilamrta"/>
    <w:uiPriority w:val="99"/>
  </w:style>
  <w:style w:type="character" w:customStyle="1" w:styleId="SriGovinda-lilamrtaField">
    <w:name w:val="Sri Govinda-lilamrta:Field"/>
    <w:uiPriority w:val="99"/>
  </w:style>
  <w:style w:type="character" w:customStyle="1" w:styleId="SriGovinda-lilamrtaField1">
    <w:name w:val="Sri Govinda-lilamrta:Field1"/>
    <w:uiPriority w:val="99"/>
  </w:style>
  <w:style w:type="character" w:customStyle="1" w:styleId="SriGovinda-lilamrtaField2">
    <w:name w:val="Sri Govinda-lilamrta:Field2"/>
    <w:uiPriority w:val="99"/>
  </w:style>
  <w:style w:type="character" w:customStyle="1" w:styleId="SriGovinda-lilamrtaField3">
    <w:name w:val="Sri Govinda-lilamrta:Field3"/>
    <w:uiPriority w:val="99"/>
  </w:style>
  <w:style w:type="character" w:customStyle="1" w:styleId="SriGovinda-lilamrtaField4">
    <w:name w:val="Sri Govinda-lilamrta:Field4"/>
    <w:uiPriority w:val="99"/>
  </w:style>
  <w:style w:type="character" w:customStyle="1" w:styleId="Sri-gurv-astaka">
    <w:name w:val="Sri-gurv-astaka"/>
    <w:uiPriority w:val="99"/>
  </w:style>
  <w:style w:type="character" w:customStyle="1" w:styleId="Sri-gurv-astakaField">
    <w:name w:val="Sri-gurv-astaka:Field"/>
    <w:uiPriority w:val="99"/>
  </w:style>
  <w:style w:type="character" w:customStyle="1" w:styleId="Sri-gurv-astakaField1">
    <w:name w:val="Sri-gurv-astaka:Field1"/>
    <w:uiPriority w:val="99"/>
  </w:style>
  <w:style w:type="character" w:customStyle="1" w:styleId="Sri-gurv-astakaField2">
    <w:name w:val="Sri-gurv-astaka:Field2"/>
    <w:uiPriority w:val="99"/>
  </w:style>
  <w:style w:type="character" w:customStyle="1" w:styleId="Sri-gurv-astakaField3">
    <w:name w:val="Sri-gurv-astaka:Field3"/>
    <w:uiPriority w:val="99"/>
  </w:style>
  <w:style w:type="character" w:customStyle="1" w:styleId="Sri-gurv-astakaField4">
    <w:name w:val="Sri-gurv-astaka:Field4"/>
    <w:uiPriority w:val="99"/>
  </w:style>
  <w:style w:type="character" w:customStyle="1" w:styleId="Srimad-Bhagavatam">
    <w:name w:val="Srimad-Bhagavatam"/>
    <w:uiPriority w:val="99"/>
  </w:style>
  <w:style w:type="character" w:customStyle="1" w:styleId="Srimad-BhagavatamField">
    <w:name w:val="Srimad-Bhagavatam:Field"/>
    <w:uiPriority w:val="99"/>
  </w:style>
  <w:style w:type="character" w:customStyle="1" w:styleId="Srimad-BhagavatamField1">
    <w:name w:val="Srimad-Bhagavatam:Field1"/>
    <w:uiPriority w:val="99"/>
  </w:style>
  <w:style w:type="character" w:customStyle="1" w:styleId="Srimad-BhagavatamField2">
    <w:name w:val="Srimad-Bhagavatam:Field2"/>
    <w:uiPriority w:val="99"/>
  </w:style>
  <w:style w:type="character" w:customStyle="1" w:styleId="Srimad-BhagavatamField3">
    <w:name w:val="Srimad-Bhagavatam:Field3"/>
    <w:uiPriority w:val="99"/>
  </w:style>
  <w:style w:type="character" w:customStyle="1" w:styleId="Srimad-BhagavatamField4">
    <w:name w:val="Srimad-Bhagavatam:Field4"/>
    <w:uiPriority w:val="99"/>
  </w:style>
  <w:style w:type="character" w:customStyle="1" w:styleId="Srngara-bheda-kathana">
    <w:name w:val="Srngara-bheda-kathana"/>
    <w:uiPriority w:val="99"/>
  </w:style>
  <w:style w:type="character" w:customStyle="1" w:styleId="Srngara-bheda-kathanaField">
    <w:name w:val="Srngara-bheda-kathana:Field"/>
    <w:uiPriority w:val="99"/>
  </w:style>
  <w:style w:type="character" w:customStyle="1" w:styleId="Srngara-bheda-kathanaField1">
    <w:name w:val="Srngara-bheda-kathana:Field1"/>
    <w:uiPriority w:val="99"/>
  </w:style>
  <w:style w:type="character" w:customStyle="1" w:styleId="Srngara-bheda-kathanaField2">
    <w:name w:val="Srngara-bheda-kathana:Field2"/>
    <w:uiPriority w:val="99"/>
  </w:style>
  <w:style w:type="character" w:customStyle="1" w:styleId="Srngara-bheda-kathanaField3">
    <w:name w:val="Srngara-bheda-kathana:Field3"/>
    <w:uiPriority w:val="99"/>
  </w:style>
  <w:style w:type="character" w:customStyle="1" w:styleId="Srngara-bheda-kathanaField4">
    <w:name w:val="Srngara-bheda-kathana:Field4"/>
    <w:uiPriority w:val="99"/>
  </w:style>
  <w:style w:type="character" w:customStyle="1" w:styleId="Srngara-bheda-prakarana">
    <w:name w:val="Srngara-bheda-prakarana"/>
    <w:uiPriority w:val="99"/>
  </w:style>
  <w:style w:type="character" w:customStyle="1" w:styleId="Srngara-bheda-prakaranaField">
    <w:name w:val="Srngara-bheda-prakarana:Field"/>
    <w:uiPriority w:val="99"/>
  </w:style>
  <w:style w:type="character" w:customStyle="1" w:styleId="Srngara-bheda-prakaranaField1">
    <w:name w:val="Srngara-bheda-prakarana:Field1"/>
    <w:uiPriority w:val="99"/>
  </w:style>
  <w:style w:type="character" w:customStyle="1" w:styleId="Srngara-bheda-prakaranaField2">
    <w:name w:val="Srngara-bheda-prakarana:Field2"/>
    <w:uiPriority w:val="99"/>
  </w:style>
  <w:style w:type="character" w:customStyle="1" w:styleId="Srngara-bheda-prakaranaField3">
    <w:name w:val="Srngara-bheda-prakarana:Field3"/>
    <w:uiPriority w:val="99"/>
  </w:style>
  <w:style w:type="character" w:customStyle="1" w:styleId="Srngara-bheda-prakaranaField4">
    <w:name w:val="Srngara-bheda-prakarana:Field4"/>
    <w:uiPriority w:val="99"/>
  </w:style>
  <w:style w:type="character" w:customStyle="1" w:styleId="starthere">
    <w:name w:val="start here"/>
    <w:uiPriority w:val="99"/>
  </w:style>
  <w:style w:type="character" w:customStyle="1" w:styleId="Stavavali">
    <w:name w:val="Stavavali"/>
    <w:uiPriority w:val="99"/>
  </w:style>
  <w:style w:type="character" w:customStyle="1" w:styleId="Stavavali1">
    <w:name w:val="Stavavali1"/>
    <w:aliases w:val="Vraja-vilasa-stava"/>
    <w:uiPriority w:val="99"/>
  </w:style>
  <w:style w:type="character" w:customStyle="1" w:styleId="Stavavali2">
    <w:name w:val="Stavavali2"/>
    <w:aliases w:val="Vraja-vilasa-stava1"/>
    <w:uiPriority w:val="99"/>
  </w:style>
  <w:style w:type="character" w:customStyle="1" w:styleId="Stavavali3">
    <w:name w:val="Stavavali3"/>
    <w:aliases w:val="Vraja-vilasa-stava2"/>
    <w:uiPriority w:val="99"/>
  </w:style>
  <w:style w:type="character" w:customStyle="1" w:styleId="Stavavali4">
    <w:name w:val="Stavavali4"/>
    <w:aliases w:val="Vraja-vilasa-stava3"/>
    <w:uiPriority w:val="99"/>
  </w:style>
  <w:style w:type="character" w:customStyle="1" w:styleId="Stavavali5">
    <w:name w:val="Stavavali5"/>
    <w:aliases w:val="Vraja-vilasa-stava:Field"/>
    <w:uiPriority w:val="99"/>
  </w:style>
  <w:style w:type="character" w:customStyle="1" w:styleId="Stavavali6">
    <w:name w:val="Stavavali6"/>
    <w:aliases w:val="Vraja-vilasa-stava4"/>
    <w:uiPriority w:val="99"/>
    <w:rPr>
      <w:rFonts w:ascii="Times New Roman" w:hAnsi="Times New Roman" w:cs="Times New Roman"/>
      <w:color w:val="000000"/>
    </w:rPr>
  </w:style>
  <w:style w:type="character" w:customStyle="1" w:styleId="Stavavali7">
    <w:name w:val="Stavavali7"/>
    <w:aliases w:val="Vraja-vilasa-stava:Field1"/>
    <w:uiPriority w:val="99"/>
  </w:style>
  <w:style w:type="character" w:customStyle="1" w:styleId="Stavavali8">
    <w:name w:val="Stavavali8"/>
    <w:aliases w:val="Vraja-vilasa-stava5"/>
    <w:uiPriority w:val="99"/>
    <w:rPr>
      <w:rFonts w:ascii="Times New Roman" w:hAnsi="Times New Roman" w:cs="Times New Roman"/>
      <w:color w:val="000000"/>
    </w:rPr>
  </w:style>
  <w:style w:type="character" w:customStyle="1" w:styleId="StavavaliField">
    <w:name w:val="Stavavali:Field"/>
    <w:uiPriority w:val="99"/>
  </w:style>
  <w:style w:type="character" w:customStyle="1" w:styleId="StavavaliField1">
    <w:name w:val="Stavavali:Field1"/>
    <w:uiPriority w:val="99"/>
  </w:style>
  <w:style w:type="character" w:customStyle="1" w:styleId="StavavaliField2">
    <w:name w:val="Stavavali:Field2"/>
    <w:uiPriority w:val="99"/>
  </w:style>
  <w:style w:type="character" w:customStyle="1" w:styleId="StavavaliField3">
    <w:name w:val="Stavavali:Field3"/>
    <w:uiPriority w:val="99"/>
  </w:style>
  <w:style w:type="character" w:customStyle="1" w:styleId="StavavaliField4">
    <w:name w:val="Stavavali:Field4"/>
    <w:uiPriority w:val="99"/>
  </w:style>
  <w:style w:type="character" w:customStyle="1" w:styleId="Stavavali10">
    <w:name w:val="Stavavali10"/>
    <w:aliases w:val="Vraja-vilasa-stava6"/>
    <w:uiPriority w:val="99"/>
    <w:rPr>
      <w:rFonts w:ascii="Times New Roman" w:hAnsi="Times New Roman" w:cs="Times New Roman"/>
      <w:color w:val="000000"/>
    </w:rPr>
  </w:style>
  <w:style w:type="character" w:customStyle="1" w:styleId="Stotra-ratna">
    <w:name w:val="Stotra-ratna"/>
    <w:uiPriority w:val="99"/>
  </w:style>
  <w:style w:type="character" w:customStyle="1" w:styleId="Stotra-ratnaField">
    <w:name w:val="Stotra-ratna:Field"/>
    <w:uiPriority w:val="99"/>
  </w:style>
  <w:style w:type="character" w:customStyle="1" w:styleId="Stotra-ratnaField1">
    <w:name w:val="Stotra-ratna:Field1"/>
    <w:uiPriority w:val="99"/>
  </w:style>
  <w:style w:type="character" w:customStyle="1" w:styleId="Stotra-ratnaField2">
    <w:name w:val="Stotra-ratna:Field2"/>
    <w:uiPriority w:val="99"/>
  </w:style>
  <w:style w:type="character" w:customStyle="1" w:styleId="Stotra-ratnaField3">
    <w:name w:val="Stotra-ratna:Field3"/>
    <w:uiPriority w:val="99"/>
  </w:style>
  <w:style w:type="character" w:customStyle="1" w:styleId="Stotra-ratnaField4">
    <w:name w:val="Stotra-ratna:Field4"/>
    <w:uiPriority w:val="99"/>
  </w:style>
  <w:style w:type="character" w:styleId="Strong">
    <w:name w:val="Strong"/>
    <w:basedOn w:val="DefaultParagraphFont"/>
    <w:uiPriority w:val="99"/>
    <w:qFormat/>
    <w:rPr>
      <w:b/>
      <w:bCs/>
    </w:rPr>
  </w:style>
  <w:style w:type="character" w:customStyle="1" w:styleId="Style1Char">
    <w:name w:val="Style 1:Char"/>
    <w:uiPriority w:val="99"/>
    <w:rPr>
      <w:i/>
      <w:iCs/>
      <w:color w:val="000000"/>
      <w:sz w:val="28"/>
      <w:szCs w:val="28"/>
    </w:rPr>
  </w:style>
  <w:style w:type="character" w:customStyle="1" w:styleId="Style14pt">
    <w:name w:val="Style 14 pt"/>
    <w:uiPriority w:val="99"/>
  </w:style>
  <w:style w:type="character" w:customStyle="1" w:styleId="Style14ptItalic">
    <w:name w:val="Style 14 pt Italic"/>
    <w:uiPriority w:val="99"/>
    <w:rPr>
      <w:i/>
      <w:iCs/>
    </w:rPr>
  </w:style>
  <w:style w:type="character" w:customStyle="1" w:styleId="Style1CharChar">
    <w:name w:val="Style 1:Char:Char"/>
    <w:uiPriority w:val="99"/>
    <w:rPr>
      <w:i/>
      <w:iCs/>
      <w:color w:val="000000"/>
      <w:sz w:val="28"/>
      <w:szCs w:val="28"/>
    </w:rPr>
  </w:style>
  <w:style w:type="character" w:customStyle="1" w:styleId="Style1Char0">
    <w:name w:val="Style1 Char"/>
    <w:uiPriority w:val="99"/>
    <w:rPr>
      <w:rFonts w:ascii="Courier New" w:hAnsi="Courier New" w:cs="Courier New"/>
      <w:sz w:val="20"/>
      <w:szCs w:val="20"/>
    </w:rPr>
  </w:style>
  <w:style w:type="character" w:customStyle="1" w:styleId="Style1Char1">
    <w:name w:val="Style1:Char"/>
    <w:uiPriority w:val="99"/>
    <w:rPr>
      <w:rFonts w:ascii="Sanskrit-Berkeley Oldstyle" w:hAnsi="Sanskrit-Berkeley Oldstyle" w:cs="Sanskrit-Berkeley Oldstyle"/>
      <w:sz w:val="28"/>
      <w:szCs w:val="28"/>
    </w:rPr>
  </w:style>
  <w:style w:type="character" w:customStyle="1" w:styleId="Style1CharCharChar">
    <w:name w:val="Style 1:Char:Char:Char"/>
    <w:uiPriority w:val="99"/>
    <w:rPr>
      <w:i/>
      <w:iCs/>
      <w:color w:val="000000"/>
      <w:sz w:val="28"/>
      <w:szCs w:val="28"/>
    </w:rPr>
  </w:style>
  <w:style w:type="character" w:customStyle="1" w:styleId="Style2Char">
    <w:name w:val="Style 2:Char"/>
    <w:uiPriority w:val="99"/>
    <w:rPr>
      <w:i/>
      <w:iCs/>
      <w:color w:val="000000"/>
      <w:sz w:val="28"/>
      <w:szCs w:val="28"/>
    </w:rPr>
  </w:style>
  <w:style w:type="character" w:customStyle="1" w:styleId="Style2CharChar">
    <w:name w:val="Style 2:Char:Char"/>
    <w:uiPriority w:val="99"/>
    <w:rPr>
      <w:i/>
      <w:iCs/>
      <w:color w:val="000000"/>
      <w:sz w:val="28"/>
      <w:szCs w:val="28"/>
    </w:rPr>
  </w:style>
  <w:style w:type="character" w:customStyle="1" w:styleId="Style2CharCharChar">
    <w:name w:val="Style 2:Char:Char:Char"/>
    <w:uiPriority w:val="99"/>
    <w:rPr>
      <w:i/>
      <w:iCs/>
      <w:color w:val="000000"/>
      <w:sz w:val="28"/>
      <w:szCs w:val="28"/>
    </w:rPr>
  </w:style>
  <w:style w:type="character" w:customStyle="1" w:styleId="Style3Char">
    <w:name w:val="Style 3:Char"/>
    <w:uiPriority w:val="99"/>
    <w:rPr>
      <w:color w:val="000000"/>
      <w:sz w:val="28"/>
      <w:szCs w:val="28"/>
    </w:rPr>
  </w:style>
  <w:style w:type="character" w:customStyle="1" w:styleId="Style3CharChar">
    <w:name w:val="Style 3:Char:Char"/>
    <w:uiPriority w:val="99"/>
    <w:rPr>
      <w:color w:val="000000"/>
      <w:sz w:val="28"/>
      <w:szCs w:val="28"/>
    </w:rPr>
  </w:style>
  <w:style w:type="character" w:customStyle="1" w:styleId="Style3CharCharChar">
    <w:name w:val="Style 3:Char:Char:Char"/>
    <w:uiPriority w:val="99"/>
    <w:rPr>
      <w:color w:val="000000"/>
      <w:sz w:val="28"/>
      <w:szCs w:val="28"/>
    </w:rPr>
  </w:style>
  <w:style w:type="character" w:customStyle="1" w:styleId="Style4Char">
    <w:name w:val="Style 4:Char"/>
    <w:uiPriority w:val="99"/>
    <w:rPr>
      <w:i/>
      <w:iCs/>
      <w:color w:val="000000"/>
      <w:sz w:val="28"/>
      <w:szCs w:val="28"/>
    </w:rPr>
  </w:style>
  <w:style w:type="character" w:customStyle="1" w:styleId="Style4CharChar">
    <w:name w:val="Style 4:Char:Char"/>
    <w:uiPriority w:val="99"/>
    <w:rPr>
      <w:i/>
      <w:iCs/>
      <w:color w:val="000000"/>
      <w:sz w:val="28"/>
      <w:szCs w:val="28"/>
    </w:rPr>
  </w:style>
  <w:style w:type="character" w:customStyle="1" w:styleId="Style4CharCharChar">
    <w:name w:val="Style 4:Char:Char:Char"/>
    <w:uiPriority w:val="99"/>
    <w:rPr>
      <w:i/>
      <w:iCs/>
      <w:color w:val="000000"/>
      <w:sz w:val="28"/>
      <w:szCs w:val="28"/>
    </w:rPr>
  </w:style>
  <w:style w:type="character" w:customStyle="1" w:styleId="StyleFontStyle13114pt">
    <w:name w:val="Style Font Style131 + 14 pt"/>
    <w:uiPriority w:val="99"/>
    <w:rPr>
      <w:rFonts w:cs="ScaGoudy"/>
      <w:color w:val="000000"/>
      <w:sz w:val="22"/>
      <w:szCs w:val="22"/>
    </w:rPr>
  </w:style>
  <w:style w:type="character" w:customStyle="1" w:styleId="StyleNewNormalComplexScaPalatinoLatin14ptLatinBo">
    <w:name w:val="Style New Normal + (Complex) ScaPalatino (Latin) 14 pt (Latin) Bo..."/>
    <w:uiPriority w:val="99"/>
    <w:rPr>
      <w:rFonts w:cs="ScaGoudy"/>
      <w:b/>
      <w:bCs/>
    </w:rPr>
  </w:style>
  <w:style w:type="character" w:customStyle="1" w:styleId="StyleQuoteChar">
    <w:name w:val="Style Quote Char"/>
    <w:uiPriority w:val="99"/>
    <w:rPr>
      <w:rFonts w:ascii="Rama-Palatino" w:hAnsi="Rama-Palatino" w:cs="Rama-Palatino"/>
      <w:color w:val="000000"/>
    </w:rPr>
  </w:style>
  <w:style w:type="character" w:customStyle="1" w:styleId="StyleScaGoudy14ptChar">
    <w:name w:val="Style ScaGoudy 14 pt Char"/>
    <w:uiPriority w:val="99"/>
    <w:rPr>
      <w:rFonts w:ascii="Times New Roman" w:hAnsi="Times New Roman" w:cs="Times New Roman"/>
      <w:sz w:val="28"/>
      <w:szCs w:val="28"/>
    </w:rPr>
  </w:style>
  <w:style w:type="character" w:customStyle="1" w:styleId="Subject">
    <w:name w:val="Subject"/>
    <w:uiPriority w:val="99"/>
  </w:style>
  <w:style w:type="character" w:customStyle="1" w:styleId="SubjectField">
    <w:name w:val="Subject:Field"/>
    <w:uiPriority w:val="99"/>
  </w:style>
  <w:style w:type="character" w:customStyle="1" w:styleId="SubjectField1">
    <w:name w:val="Subject:Field1"/>
    <w:uiPriority w:val="99"/>
  </w:style>
  <w:style w:type="character" w:customStyle="1" w:styleId="SubjectField2">
    <w:name w:val="Subject:Field2"/>
    <w:uiPriority w:val="99"/>
  </w:style>
  <w:style w:type="character" w:customStyle="1" w:styleId="SubjectField3">
    <w:name w:val="Subject:Field3"/>
    <w:uiPriority w:val="99"/>
  </w:style>
  <w:style w:type="character" w:customStyle="1" w:styleId="SubjectField4">
    <w:name w:val="Subject:Field4"/>
    <w:uiPriority w:val="99"/>
  </w:style>
  <w:style w:type="character" w:styleId="SubtleEmphasis">
    <w:name w:val="Subtle Emphasis"/>
    <w:basedOn w:val="DefaultParagraphFont"/>
    <w:uiPriority w:val="99"/>
    <w:qFormat/>
    <w:rPr>
      <w:i/>
      <w:iCs/>
      <w:color w:val="5A5A5A"/>
    </w:rPr>
  </w:style>
  <w:style w:type="character" w:styleId="SubtleReference">
    <w:name w:val="Subtle Reference"/>
    <w:basedOn w:val="DefaultParagraphFont"/>
    <w:uiPriority w:val="99"/>
    <w:qFormat/>
    <w:rPr>
      <w:u w:val="single"/>
    </w:rPr>
  </w:style>
  <w:style w:type="character" w:customStyle="1" w:styleId="Sukla-yajurVeda">
    <w:name w:val="Sukla-yajur Veda"/>
    <w:uiPriority w:val="99"/>
  </w:style>
  <w:style w:type="character" w:customStyle="1" w:styleId="Sukla-yajurVedaField">
    <w:name w:val="Sukla-yajur Veda:Field"/>
    <w:uiPriority w:val="99"/>
  </w:style>
  <w:style w:type="character" w:customStyle="1" w:styleId="Sukla-yajurVedaField1">
    <w:name w:val="Sukla-yajur Veda:Field1"/>
    <w:uiPriority w:val="99"/>
  </w:style>
  <w:style w:type="character" w:customStyle="1" w:styleId="Sukla-yajurVedaField2">
    <w:name w:val="Sukla-yajur Veda:Field2"/>
    <w:uiPriority w:val="99"/>
  </w:style>
  <w:style w:type="character" w:customStyle="1" w:styleId="Sukla-yajurVedaField3">
    <w:name w:val="Sukla-yajur Veda:Field3"/>
    <w:uiPriority w:val="99"/>
  </w:style>
  <w:style w:type="character" w:customStyle="1" w:styleId="Sukla-yajurVedaField4">
    <w:name w:val="Sukla-yajur Veda:Field4"/>
    <w:uiPriority w:val="99"/>
  </w:style>
  <w:style w:type="character" w:customStyle="1" w:styleId="sunday">
    <w:name w:val="sunday"/>
    <w:uiPriority w:val="99"/>
  </w:style>
  <w:style w:type="character" w:customStyle="1" w:styleId="SUPERTITULO">
    <w:name w:val="SUPER TITULO"/>
    <w:uiPriority w:val="99"/>
    <w:rPr>
      <w:rFonts w:cs="ScaGoudy"/>
      <w:b/>
      <w:bCs/>
      <w:sz w:val="56"/>
      <w:szCs w:val="56"/>
    </w:rPr>
  </w:style>
  <w:style w:type="character" w:customStyle="1" w:styleId="Svarga-varga">
    <w:name w:val="Svarga-varga"/>
    <w:uiPriority w:val="99"/>
  </w:style>
  <w:style w:type="character" w:customStyle="1" w:styleId="Svarga-vargaField">
    <w:name w:val="Svarga-varga:Field"/>
    <w:uiPriority w:val="99"/>
  </w:style>
  <w:style w:type="character" w:customStyle="1" w:styleId="Svarga-vargaField1">
    <w:name w:val="Svarga-varga:Field1"/>
    <w:uiPriority w:val="99"/>
  </w:style>
  <w:style w:type="character" w:customStyle="1" w:styleId="Svarga-vargaField2">
    <w:name w:val="Svarga-varga:Field2"/>
    <w:uiPriority w:val="99"/>
  </w:style>
  <w:style w:type="character" w:customStyle="1" w:styleId="Svarga-vargaField3">
    <w:name w:val="Svarga-varga:Field3"/>
    <w:uiPriority w:val="99"/>
  </w:style>
  <w:style w:type="character" w:customStyle="1" w:styleId="Svarga-vargaField4">
    <w:name w:val="Svarga-varga:Field4"/>
    <w:uiPriority w:val="99"/>
  </w:style>
  <w:style w:type="character" w:customStyle="1" w:styleId="SvetasvataraUpanisad">
    <w:name w:val="Svetasvatara Upanisad"/>
    <w:uiPriority w:val="99"/>
  </w:style>
  <w:style w:type="character" w:customStyle="1" w:styleId="SvetasvataraUpanisadField">
    <w:name w:val="Svetasvatara Upanisad:Field"/>
    <w:uiPriority w:val="99"/>
  </w:style>
  <w:style w:type="character" w:customStyle="1" w:styleId="SvetasvataraUpanisadField1">
    <w:name w:val="Svetasvatara Upanisad:Field1"/>
    <w:uiPriority w:val="99"/>
  </w:style>
  <w:style w:type="character" w:customStyle="1" w:styleId="SvetasvataraUpanisadField2">
    <w:name w:val="Svetasvatara Upanisad:Field2"/>
    <w:uiPriority w:val="99"/>
  </w:style>
  <w:style w:type="character" w:customStyle="1" w:styleId="SvetasvataraUpanisadField3">
    <w:name w:val="Svetasvatara Upanisad:Field3"/>
    <w:uiPriority w:val="99"/>
  </w:style>
  <w:style w:type="character" w:customStyle="1" w:styleId="SvetasvataraUpanisadField4">
    <w:name w:val="Svetasvatara Upanisad:Field4"/>
    <w:uiPriority w:val="99"/>
  </w:style>
  <w:style w:type="character" w:customStyle="1" w:styleId="TaittiriyaBrahmana">
    <w:name w:val="Taittiriya Brahmana"/>
    <w:uiPriority w:val="99"/>
  </w:style>
  <w:style w:type="character" w:customStyle="1" w:styleId="TaittiriyaBrahmanaField">
    <w:name w:val="Taittiriya Brahmana:Field"/>
    <w:uiPriority w:val="99"/>
  </w:style>
  <w:style w:type="character" w:customStyle="1" w:styleId="TaittiriyaBrahmanaField1">
    <w:name w:val="Taittiriya Brahmana:Field1"/>
    <w:uiPriority w:val="99"/>
  </w:style>
  <w:style w:type="character" w:customStyle="1" w:styleId="TaittiriyaBrahmanaField2">
    <w:name w:val="Taittiriya Brahmana:Field2"/>
    <w:uiPriority w:val="99"/>
  </w:style>
  <w:style w:type="character" w:customStyle="1" w:styleId="TaittiriyaBrahmanaField3">
    <w:name w:val="Taittiriya Brahmana:Field3"/>
    <w:uiPriority w:val="99"/>
  </w:style>
  <w:style w:type="character" w:customStyle="1" w:styleId="TaittiriyaBrahmanaField4">
    <w:name w:val="Taittiriya Brahmana:Field4"/>
    <w:uiPriority w:val="99"/>
  </w:style>
  <w:style w:type="character" w:customStyle="1" w:styleId="TaittiriyaUpanisad">
    <w:name w:val="Taittiriya Upanisad"/>
    <w:uiPriority w:val="99"/>
  </w:style>
  <w:style w:type="character" w:customStyle="1" w:styleId="TaittiriyaUpanisadField">
    <w:name w:val="Taittiriya Upanisad:Field"/>
    <w:uiPriority w:val="99"/>
  </w:style>
  <w:style w:type="character" w:customStyle="1" w:styleId="TaittiriyaUpanisadField1">
    <w:name w:val="Taittiriya Upanisad:Field1"/>
    <w:uiPriority w:val="99"/>
  </w:style>
  <w:style w:type="character" w:customStyle="1" w:styleId="TaittiriyaUpanisadField2">
    <w:name w:val="Taittiriya Upanisad:Field2"/>
    <w:uiPriority w:val="99"/>
  </w:style>
  <w:style w:type="character" w:customStyle="1" w:styleId="TaittiriyaUpanisadField3">
    <w:name w:val="Taittiriya Upanisad:Field3"/>
    <w:uiPriority w:val="99"/>
  </w:style>
  <w:style w:type="character" w:customStyle="1" w:styleId="TaittiriyaUpanisadField4">
    <w:name w:val="Taittiriya Upanisad:Field4"/>
    <w:uiPriority w:val="99"/>
  </w:style>
  <w:style w:type="character" w:customStyle="1" w:styleId="Tattva-sandarbha">
    <w:name w:val="Tattva-sandarbha"/>
    <w:uiPriority w:val="99"/>
  </w:style>
  <w:style w:type="character" w:customStyle="1" w:styleId="Tattva-sandarbhaField">
    <w:name w:val="Tattva-sandarbha:Field"/>
    <w:uiPriority w:val="99"/>
  </w:style>
  <w:style w:type="character" w:customStyle="1" w:styleId="Tattva-sandarbhaField1">
    <w:name w:val="Tattva-sandarbha:Field1"/>
    <w:uiPriority w:val="99"/>
  </w:style>
  <w:style w:type="character" w:customStyle="1" w:styleId="Tattva-sandarbhaField2">
    <w:name w:val="Tattva-sandarbha:Field2"/>
    <w:uiPriority w:val="99"/>
  </w:style>
  <w:style w:type="character" w:customStyle="1" w:styleId="Tattva-sandarbhaField3">
    <w:name w:val="Tattva-sandarbha:Field3"/>
    <w:uiPriority w:val="99"/>
  </w:style>
  <w:style w:type="character" w:customStyle="1" w:styleId="Tattva-sandarbhaField4">
    <w:name w:val="Tattva-sandarbha:Field4"/>
    <w:uiPriority w:val="99"/>
  </w:style>
  <w:style w:type="character" w:customStyle="1" w:styleId="TextChar">
    <w:name w:val="Text:Char"/>
    <w:uiPriority w:val="99"/>
    <w:rPr>
      <w:rFonts w:ascii="Times New Roman" w:hAnsi="Times New Roman" w:cs="Times New Roman"/>
      <w:color w:val="000000"/>
    </w:rPr>
  </w:style>
  <w:style w:type="character" w:customStyle="1" w:styleId="textexposedshow">
    <w:name w:val="text_exposed_show"/>
    <w:uiPriority w:val="99"/>
  </w:style>
  <w:style w:type="character" w:customStyle="1" w:styleId="timestampcontent">
    <w:name w:val="timestampcontent"/>
    <w:uiPriority w:val="99"/>
  </w:style>
  <w:style w:type="character" w:customStyle="1" w:styleId="TitlesChar">
    <w:name w:val="Titles:Char"/>
    <w:uiPriority w:val="99"/>
    <w:rPr>
      <w:rFonts w:ascii="Rama-Palatino" w:hAnsi="Rama-Palatino" w:cs="Rama-Palatino"/>
      <w:b/>
      <w:bCs/>
      <w:color w:val="000000"/>
      <w:u w:val="single"/>
    </w:rPr>
  </w:style>
  <w:style w:type="character" w:customStyle="1" w:styleId="tomemorize">
    <w:name w:val="to memorize"/>
    <w:uiPriority w:val="99"/>
  </w:style>
  <w:style w:type="character" w:customStyle="1" w:styleId="Udyoga-parva">
    <w:name w:val="Udyoga-parva"/>
    <w:uiPriority w:val="99"/>
  </w:style>
  <w:style w:type="character" w:customStyle="1" w:styleId="Udyoga-parvaField">
    <w:name w:val="Udyoga-parva:Field"/>
    <w:uiPriority w:val="99"/>
  </w:style>
  <w:style w:type="character" w:customStyle="1" w:styleId="Udyoga-parvaField1">
    <w:name w:val="Udyoga-parva:Field1"/>
    <w:uiPriority w:val="99"/>
  </w:style>
  <w:style w:type="character" w:customStyle="1" w:styleId="Udyoga-parvaField2">
    <w:name w:val="Udyoga-parva:Field2"/>
    <w:uiPriority w:val="99"/>
  </w:style>
  <w:style w:type="character" w:customStyle="1" w:styleId="Udyoga-parvaField3">
    <w:name w:val="Udyoga-parva:Field3"/>
    <w:uiPriority w:val="99"/>
  </w:style>
  <w:style w:type="character" w:customStyle="1" w:styleId="Udyoga-parvaField4">
    <w:name w:val="Udyoga-parva:Field4"/>
    <w:uiPriority w:val="99"/>
  </w:style>
  <w:style w:type="character" w:customStyle="1" w:styleId="uficommentbody">
    <w:name w:val="uficommentbody"/>
    <w:uiPriority w:val="99"/>
  </w:style>
  <w:style w:type="character" w:customStyle="1" w:styleId="Ujjvala-nilamani">
    <w:name w:val="Ujjvala-nilamani"/>
    <w:uiPriority w:val="99"/>
  </w:style>
  <w:style w:type="character" w:customStyle="1" w:styleId="Ujjvala-nilamani1">
    <w:name w:val="Ujjvala-nilamani1"/>
    <w:aliases w:val="Sthayibhava-prakarana"/>
    <w:uiPriority w:val="99"/>
  </w:style>
  <w:style w:type="character" w:customStyle="1" w:styleId="Ujjvala-nilamani2">
    <w:name w:val="Ujjvala-nilamani2"/>
    <w:aliases w:val="Sthayibhava-prakarana1"/>
    <w:uiPriority w:val="99"/>
  </w:style>
  <w:style w:type="character" w:customStyle="1" w:styleId="Ujjvala-nilamani3">
    <w:name w:val="Ujjvala-nilamani3"/>
    <w:aliases w:val="Sthayibhava-prakarana2"/>
    <w:uiPriority w:val="99"/>
  </w:style>
  <w:style w:type="character" w:customStyle="1" w:styleId="Ujjvala-nilamani4">
    <w:name w:val="Ujjvala-nilamani4"/>
    <w:aliases w:val="Sthayibhava-prakarana3"/>
    <w:uiPriority w:val="99"/>
  </w:style>
  <w:style w:type="character" w:customStyle="1" w:styleId="Ujjvala-nilamani5">
    <w:name w:val="Ujjvala-nilamani5"/>
    <w:aliases w:val="Sthayibhava-prakarana:Field"/>
    <w:uiPriority w:val="99"/>
  </w:style>
  <w:style w:type="character" w:customStyle="1" w:styleId="Ujjvala-nilamani6">
    <w:name w:val="Ujjvala-nilamani6"/>
    <w:aliases w:val="Sthayibhava-prakarana4"/>
    <w:uiPriority w:val="99"/>
    <w:rPr>
      <w:rFonts w:ascii="Times New Roman" w:hAnsi="Times New Roman" w:cs="Times New Roman"/>
      <w:color w:val="000000"/>
    </w:rPr>
  </w:style>
  <w:style w:type="character" w:customStyle="1" w:styleId="Ujjvala-nilamani7">
    <w:name w:val="Ujjvala-nilamani7"/>
    <w:aliases w:val="Sthayibhava-prakarana:Field1"/>
    <w:uiPriority w:val="99"/>
  </w:style>
  <w:style w:type="character" w:customStyle="1" w:styleId="Ujjvala-nilamani8">
    <w:name w:val="Ujjvala-nilamani8"/>
    <w:aliases w:val="Sthayibhava-prakarana5"/>
    <w:uiPriority w:val="99"/>
    <w:rPr>
      <w:rFonts w:ascii="Times New Roman" w:hAnsi="Times New Roman" w:cs="Times New Roman"/>
      <w:color w:val="000000"/>
    </w:rPr>
  </w:style>
  <w:style w:type="character" w:customStyle="1" w:styleId="Ujjvala-nilamaniField">
    <w:name w:val="Ujjvala-nilamani:Field"/>
    <w:uiPriority w:val="99"/>
  </w:style>
  <w:style w:type="character" w:customStyle="1" w:styleId="Ujjvala-nilamaniField1">
    <w:name w:val="Ujjvala-nilamani:Field1"/>
    <w:uiPriority w:val="99"/>
  </w:style>
  <w:style w:type="character" w:customStyle="1" w:styleId="Ujjvala-nilamaniField2">
    <w:name w:val="Ujjvala-nilamani:Field2"/>
    <w:uiPriority w:val="99"/>
  </w:style>
  <w:style w:type="character" w:customStyle="1" w:styleId="Ujjvala-nilamaniField3">
    <w:name w:val="Ujjvala-nilamani:Field3"/>
    <w:uiPriority w:val="99"/>
  </w:style>
  <w:style w:type="character" w:customStyle="1" w:styleId="Ujjvala-nilamaniField4">
    <w:name w:val="Ujjvala-nilamani:Field4"/>
    <w:uiPriority w:val="99"/>
  </w:style>
  <w:style w:type="character" w:customStyle="1" w:styleId="Ujjvala-nilamani10">
    <w:name w:val="Ujjvala-nilamani10"/>
    <w:aliases w:val="Sthayibhava-prakarana6"/>
    <w:uiPriority w:val="99"/>
    <w:rPr>
      <w:rFonts w:ascii="Times New Roman" w:hAnsi="Times New Roman" w:cs="Times New Roman"/>
      <w:color w:val="000000"/>
    </w:rPr>
  </w:style>
  <w:style w:type="character" w:customStyle="1" w:styleId="Upadesamrta">
    <w:name w:val="Upadesamrta"/>
    <w:uiPriority w:val="99"/>
  </w:style>
  <w:style w:type="character" w:customStyle="1" w:styleId="UpadesamrtaField">
    <w:name w:val="Upadesamrta:Field"/>
    <w:uiPriority w:val="99"/>
  </w:style>
  <w:style w:type="character" w:customStyle="1" w:styleId="UpadesamrtaField1">
    <w:name w:val="Upadesamrta:Field1"/>
    <w:uiPriority w:val="99"/>
  </w:style>
  <w:style w:type="character" w:customStyle="1" w:styleId="UpadesamrtaField2">
    <w:name w:val="Upadesamrta:Field2"/>
    <w:uiPriority w:val="99"/>
  </w:style>
  <w:style w:type="character" w:customStyle="1" w:styleId="UpadesamrtaField3">
    <w:name w:val="Upadesamrta:Field3"/>
    <w:uiPriority w:val="99"/>
  </w:style>
  <w:style w:type="character" w:customStyle="1" w:styleId="UpadesamrtaField4">
    <w:name w:val="Upadesamrta:Field4"/>
    <w:uiPriority w:val="99"/>
  </w:style>
  <w:style w:type="character" w:customStyle="1" w:styleId="URL">
    <w:name w:val="URL"/>
    <w:uiPriority w:val="99"/>
    <w:rPr>
      <w:color w:val="0000FF"/>
      <w:u w:val="single"/>
    </w:rPr>
  </w:style>
  <w:style w:type="character" w:customStyle="1" w:styleId="used">
    <w:name w:val="used"/>
    <w:uiPriority w:val="99"/>
  </w:style>
  <w:style w:type="character" w:customStyle="1" w:styleId="usertext1">
    <w:name w:val="usertext1"/>
    <w:uiPriority w:val="99"/>
    <w:rPr>
      <w:rFonts w:ascii="Arial" w:hAnsi="Arial" w:cs="Arial"/>
      <w:sz w:val="20"/>
      <w:szCs w:val="20"/>
    </w:rPr>
  </w:style>
  <w:style w:type="character" w:customStyle="1" w:styleId="Uttara-rama-carita">
    <w:name w:val="Uttara-rama-carita"/>
    <w:uiPriority w:val="99"/>
  </w:style>
  <w:style w:type="character" w:customStyle="1" w:styleId="Uttara-rama-caritaField">
    <w:name w:val="Uttara-rama-carita:Field"/>
    <w:uiPriority w:val="99"/>
  </w:style>
  <w:style w:type="character" w:customStyle="1" w:styleId="Uttara-rama-caritaField1">
    <w:name w:val="Uttara-rama-carita:Field1"/>
    <w:uiPriority w:val="99"/>
  </w:style>
  <w:style w:type="character" w:customStyle="1" w:styleId="Uttara-rama-caritaField2">
    <w:name w:val="Uttara-rama-carita:Field2"/>
    <w:uiPriority w:val="99"/>
  </w:style>
  <w:style w:type="character" w:customStyle="1" w:styleId="Uttara-rama-caritaField3">
    <w:name w:val="Uttara-rama-carita:Field3"/>
    <w:uiPriority w:val="99"/>
  </w:style>
  <w:style w:type="character" w:customStyle="1" w:styleId="Uttara-rama-caritaField4">
    <w:name w:val="Uttara-rama-carita:Field4"/>
    <w:uiPriority w:val="99"/>
  </w:style>
  <w:style w:type="character" w:customStyle="1" w:styleId="vaijayanti">
    <w:name w:val="vaijayanti ?"/>
    <w:uiPriority w:val="99"/>
  </w:style>
  <w:style w:type="character" w:customStyle="1" w:styleId="Vaisesika-sutras">
    <w:name w:val="Vaisesika-sutras"/>
    <w:uiPriority w:val="99"/>
  </w:style>
  <w:style w:type="character" w:customStyle="1" w:styleId="Vaisesika-sutrasField">
    <w:name w:val="Vaisesika-sutras:Field"/>
    <w:uiPriority w:val="99"/>
  </w:style>
  <w:style w:type="character" w:customStyle="1" w:styleId="Vaisesika-sutrasField1">
    <w:name w:val="Vaisesika-sutras:Field1"/>
    <w:uiPriority w:val="99"/>
  </w:style>
  <w:style w:type="character" w:customStyle="1" w:styleId="Vaisesika-sutrasField2">
    <w:name w:val="Vaisesika-sutras:Field2"/>
    <w:uiPriority w:val="99"/>
  </w:style>
  <w:style w:type="character" w:customStyle="1" w:styleId="Vaisesika-sutrasField3">
    <w:name w:val="Vaisesika-sutras:Field3"/>
    <w:uiPriority w:val="99"/>
  </w:style>
  <w:style w:type="character" w:customStyle="1" w:styleId="Vaisesika-sutrasField4">
    <w:name w:val="Vaisesika-sutras:Field4"/>
    <w:uiPriority w:val="99"/>
  </w:style>
  <w:style w:type="character" w:customStyle="1" w:styleId="Vajasaneyi-samhita">
    <w:name w:val="Vajasaneyi-samhita"/>
    <w:uiPriority w:val="99"/>
  </w:style>
  <w:style w:type="character" w:customStyle="1" w:styleId="Vajasaneyi-samhitaField">
    <w:name w:val="Vajasaneyi-samhita:Field"/>
    <w:uiPriority w:val="99"/>
  </w:style>
  <w:style w:type="character" w:customStyle="1" w:styleId="Vajasaneyi-samhitaField1">
    <w:name w:val="Vajasaneyi-samhita:Field1"/>
    <w:uiPriority w:val="99"/>
  </w:style>
  <w:style w:type="character" w:customStyle="1" w:styleId="Vajasaneyi-samhitaField2">
    <w:name w:val="Vajasaneyi-samhita:Field2"/>
    <w:uiPriority w:val="99"/>
  </w:style>
  <w:style w:type="character" w:customStyle="1" w:styleId="Vajasaneyi-samhitaField3">
    <w:name w:val="Vajasaneyi-samhita:Field3"/>
    <w:uiPriority w:val="99"/>
  </w:style>
  <w:style w:type="character" w:customStyle="1" w:styleId="Vajasaneyi-samhitaField4">
    <w:name w:val="Vajasaneyi-samhita:Field4"/>
    <w:uiPriority w:val="99"/>
  </w:style>
  <w:style w:type="character" w:customStyle="1" w:styleId="Vedanta-sutra">
    <w:name w:val="Vedanta-sutra"/>
    <w:uiPriority w:val="99"/>
  </w:style>
  <w:style w:type="character" w:customStyle="1" w:styleId="Vedanta-sutraField">
    <w:name w:val="Vedanta-sutra:Field"/>
    <w:uiPriority w:val="99"/>
  </w:style>
  <w:style w:type="character" w:customStyle="1" w:styleId="Vedanta-sutraField1">
    <w:name w:val="Vedanta-sutra:Field1"/>
    <w:uiPriority w:val="99"/>
  </w:style>
  <w:style w:type="character" w:customStyle="1" w:styleId="Vedanta-sutraField2">
    <w:name w:val="Vedanta-sutra:Field2"/>
    <w:uiPriority w:val="99"/>
  </w:style>
  <w:style w:type="character" w:customStyle="1" w:styleId="Vedanta-sutraField3">
    <w:name w:val="Vedanta-sutra:Field3"/>
    <w:uiPriority w:val="99"/>
  </w:style>
  <w:style w:type="character" w:customStyle="1" w:styleId="Vedanta-sutraField4">
    <w:name w:val="Vedanta-sutra:Field4"/>
    <w:uiPriority w:val="99"/>
  </w:style>
  <w:style w:type="character" w:customStyle="1" w:styleId="verseChar">
    <w:name w:val="verse Char"/>
    <w:uiPriority w:val="99"/>
    <w:rPr>
      <w:rFonts w:ascii="Tamal" w:hAnsi="Tamal" w:cs="Tamal"/>
      <w:i/>
      <w:iCs/>
      <w:color w:val="FFFF00"/>
      <w:sz w:val="36"/>
      <w:szCs w:val="36"/>
    </w:rPr>
  </w:style>
  <w:style w:type="character" w:customStyle="1" w:styleId="Vidagdha-madhava">
    <w:name w:val="Vidagdha-madhava"/>
    <w:uiPriority w:val="99"/>
  </w:style>
  <w:style w:type="character" w:customStyle="1" w:styleId="Vidagdha-madhavaField">
    <w:name w:val="Vidagdha-madhava:Field"/>
    <w:uiPriority w:val="99"/>
  </w:style>
  <w:style w:type="character" w:customStyle="1" w:styleId="Vidagdha-madhavaField1">
    <w:name w:val="Vidagdha-madhava:Field1"/>
    <w:uiPriority w:val="99"/>
  </w:style>
  <w:style w:type="character" w:customStyle="1" w:styleId="Vidagdha-madhavaField2">
    <w:name w:val="Vidagdha-madhava:Field2"/>
    <w:uiPriority w:val="99"/>
  </w:style>
  <w:style w:type="character" w:customStyle="1" w:styleId="Vidagdha-madhavaField3">
    <w:name w:val="Vidagdha-madhava:Field3"/>
    <w:uiPriority w:val="99"/>
  </w:style>
  <w:style w:type="character" w:customStyle="1" w:styleId="Vidagdha-madhavaField4">
    <w:name w:val="Vidagdha-madhava:Field4"/>
    <w:uiPriority w:val="99"/>
  </w:style>
  <w:style w:type="character" w:customStyle="1" w:styleId="Vilapa-kusumanjali">
    <w:name w:val="Vilapa-kusumanjali"/>
    <w:uiPriority w:val="99"/>
  </w:style>
  <w:style w:type="character" w:customStyle="1" w:styleId="Vilapa-kusumanjaliField">
    <w:name w:val="Vilapa-kusumanjali:Field"/>
    <w:uiPriority w:val="99"/>
  </w:style>
  <w:style w:type="character" w:customStyle="1" w:styleId="Vilapa-kusumanjaliField1">
    <w:name w:val="Vilapa-kusumanjali:Field1"/>
    <w:uiPriority w:val="99"/>
  </w:style>
  <w:style w:type="character" w:customStyle="1" w:styleId="Vilapa-kusumanjaliField2">
    <w:name w:val="Vilapa-kusumanjali:Field2"/>
    <w:uiPriority w:val="99"/>
  </w:style>
  <w:style w:type="character" w:customStyle="1" w:styleId="Vilapa-kusumanjaliField3">
    <w:name w:val="Vilapa-kusumanjali:Field3"/>
    <w:uiPriority w:val="99"/>
  </w:style>
  <w:style w:type="character" w:customStyle="1" w:styleId="Vilapa-kusumanjaliField4">
    <w:name w:val="Vilapa-kusumanjali:Field4"/>
    <w:uiPriority w:val="99"/>
  </w:style>
  <w:style w:type="character" w:customStyle="1" w:styleId="Vipralambha-prakarana">
    <w:name w:val="Vipralambha-prakarana"/>
    <w:uiPriority w:val="99"/>
  </w:style>
  <w:style w:type="character" w:customStyle="1" w:styleId="Vipralambha-prakaranaField">
    <w:name w:val="Vipralambha-prakarana:Field"/>
    <w:uiPriority w:val="99"/>
  </w:style>
  <w:style w:type="character" w:customStyle="1" w:styleId="Vipralambha-prakaranaField1">
    <w:name w:val="Vipralambha-prakarana:Field1"/>
    <w:uiPriority w:val="99"/>
  </w:style>
  <w:style w:type="character" w:customStyle="1" w:styleId="Vipralambha-prakaranaField2">
    <w:name w:val="Vipralambha-prakarana:Field2"/>
    <w:uiPriority w:val="99"/>
  </w:style>
  <w:style w:type="character" w:customStyle="1" w:styleId="Vipralambha-prakaranaField3">
    <w:name w:val="Vipralambha-prakarana:Field3"/>
    <w:uiPriority w:val="99"/>
  </w:style>
  <w:style w:type="character" w:customStyle="1" w:styleId="Vipralambha-prakaranaField4">
    <w:name w:val="Vipralambha-prakarana:Field4"/>
    <w:uiPriority w:val="99"/>
  </w:style>
  <w:style w:type="character" w:customStyle="1" w:styleId="VisnuPurana">
    <w:name w:val="Visnu Purana"/>
    <w:uiPriority w:val="99"/>
  </w:style>
  <w:style w:type="character" w:customStyle="1" w:styleId="VisnuPuranaField">
    <w:name w:val="Visnu Purana:Field"/>
    <w:uiPriority w:val="99"/>
  </w:style>
  <w:style w:type="character" w:customStyle="1" w:styleId="VisnuPuranaField1">
    <w:name w:val="Visnu Purana:Field1"/>
    <w:uiPriority w:val="99"/>
  </w:style>
  <w:style w:type="character" w:customStyle="1" w:styleId="VisnuPuranaField2">
    <w:name w:val="Visnu Purana:Field2"/>
    <w:uiPriority w:val="99"/>
  </w:style>
  <w:style w:type="character" w:customStyle="1" w:styleId="VisnuPuranaField3">
    <w:name w:val="Visnu Purana:Field3"/>
    <w:uiPriority w:val="99"/>
  </w:style>
  <w:style w:type="character" w:customStyle="1" w:styleId="VisnuPuranaField4">
    <w:name w:val="Visnu Purana:Field4"/>
    <w:uiPriority w:val="99"/>
  </w:style>
  <w:style w:type="character" w:customStyle="1" w:styleId="vsmbibliotextspecial">
    <w:name w:val="vsm biblio text special"/>
    <w:uiPriority w:val="99"/>
    <w:rPr>
      <w:color w:val="000000"/>
      <w:sz w:val="22"/>
      <w:szCs w:val="22"/>
    </w:rPr>
  </w:style>
  <w:style w:type="character" w:customStyle="1" w:styleId="vsmBody">
    <w:name w:val="vsm Body"/>
    <w:uiPriority w:val="99"/>
    <w:rPr>
      <w:color w:val="000000"/>
      <w:sz w:val="18"/>
      <w:szCs w:val="18"/>
    </w:rPr>
  </w:style>
  <w:style w:type="character" w:customStyle="1" w:styleId="vsmBookTitle">
    <w:name w:val="vsm BookTitle"/>
    <w:uiPriority w:val="99"/>
    <w:rPr>
      <w:i/>
      <w:iCs/>
      <w:color w:val="000000"/>
      <w:sz w:val="18"/>
      <w:szCs w:val="18"/>
    </w:rPr>
  </w:style>
  <w:style w:type="character" w:customStyle="1" w:styleId="vsmemphasis">
    <w:name w:val="vsm emphasis"/>
    <w:uiPriority w:val="99"/>
    <w:rPr>
      <w:i/>
      <w:iCs/>
      <w:color w:val="000000"/>
      <w:sz w:val="18"/>
      <w:szCs w:val="18"/>
    </w:rPr>
  </w:style>
  <w:style w:type="character" w:customStyle="1" w:styleId="vsmHeading-smallcharacter">
    <w:name w:val="vsm Heading-small character"/>
    <w:uiPriority w:val="99"/>
    <w:rPr>
      <w:b/>
      <w:bCs/>
      <w:color w:val="000000"/>
      <w:sz w:val="18"/>
      <w:szCs w:val="18"/>
    </w:rPr>
  </w:style>
  <w:style w:type="character" w:customStyle="1" w:styleId="vsmSanskrit">
    <w:name w:val="vsm Sanskrit"/>
    <w:uiPriority w:val="99"/>
    <w:rPr>
      <w:i/>
      <w:iCs/>
      <w:color w:val="000000"/>
      <w:sz w:val="18"/>
      <w:szCs w:val="18"/>
    </w:rPr>
  </w:style>
  <w:style w:type="character" w:customStyle="1" w:styleId="vyasapujaofferingemsapple-style-span">
    <w:name w:val="vyasa puja offering.emsapple-style-span"/>
    <w:uiPriority w:val="99"/>
  </w:style>
  <w:style w:type="character" w:customStyle="1" w:styleId="vyasapujaofferingemsapple-style-span1">
    <w:name w:val="vyasa puja offering.emsapple-style-span1"/>
    <w:uiPriority w:val="99"/>
  </w:style>
  <w:style w:type="character" w:customStyle="1" w:styleId="wasitalic">
    <w:name w:val="was_italic"/>
    <w:uiPriority w:val="99"/>
    <w:rPr>
      <w:i/>
      <w:iCs/>
    </w:rPr>
  </w:style>
  <w:style w:type="character" w:customStyle="1" w:styleId="WomeninTQK">
    <w:name w:val="Women in TQK"/>
    <w:uiPriority w:val="99"/>
  </w:style>
  <w:style w:type="character" w:customStyle="1" w:styleId="WordImportedListStyle1StylesforWordRTFImportedLists">
    <w:name w:val="Word Imported List Style1 (Styles for Word/RTF Imported Lists)"/>
    <w:uiPriority w:val="99"/>
  </w:style>
  <w:style w:type="character" w:customStyle="1" w:styleId="WW8Num100z0">
    <w:name w:val="WW8Num100z0"/>
    <w:uiPriority w:val="99"/>
    <w:rPr>
      <w:rFonts w:ascii="Times New Roman" w:hAnsi="Times New Roman" w:cs="Times New Roman"/>
    </w:rPr>
  </w:style>
  <w:style w:type="character" w:customStyle="1" w:styleId="WW8Num101z0">
    <w:name w:val="WW8Num101z0"/>
    <w:uiPriority w:val="99"/>
    <w:rPr>
      <w:rFonts w:ascii="Times New Roman" w:hAnsi="Times New Roman" w:cs="Times New Roman"/>
    </w:rPr>
  </w:style>
  <w:style w:type="character" w:customStyle="1" w:styleId="WW8Num102z0">
    <w:name w:val="WW8Num102z0"/>
    <w:uiPriority w:val="99"/>
    <w:rPr>
      <w:rFonts w:ascii="Times New Roman" w:hAnsi="Times New Roman" w:cs="Times New Roman"/>
    </w:rPr>
  </w:style>
  <w:style w:type="character" w:customStyle="1" w:styleId="WW8Num103z0">
    <w:name w:val="WW8Num103z0"/>
    <w:uiPriority w:val="99"/>
    <w:rPr>
      <w:rFonts w:ascii="Times New Roman" w:hAnsi="Times New Roman" w:cs="Times New Roman"/>
    </w:rPr>
  </w:style>
  <w:style w:type="character" w:customStyle="1" w:styleId="WW8Num104z0">
    <w:name w:val="WW8Num104z0"/>
    <w:uiPriority w:val="99"/>
    <w:rPr>
      <w:rFonts w:ascii="Times New Roman" w:hAnsi="Times New Roman" w:cs="Times New Roman"/>
    </w:rPr>
  </w:style>
  <w:style w:type="character" w:customStyle="1" w:styleId="WW8Num105z0">
    <w:name w:val="WW8Num105z0"/>
    <w:uiPriority w:val="99"/>
    <w:rPr>
      <w:rFonts w:ascii="Times New Roman" w:hAnsi="Times New Roman" w:cs="Times New Roman"/>
    </w:rPr>
  </w:style>
  <w:style w:type="character" w:customStyle="1" w:styleId="WW8Num106z0">
    <w:name w:val="WW8Num106z0"/>
    <w:uiPriority w:val="99"/>
    <w:rPr>
      <w:rFonts w:ascii="Times New Roman" w:hAnsi="Times New Roman" w:cs="Times New Roman"/>
    </w:rPr>
  </w:style>
  <w:style w:type="character" w:customStyle="1" w:styleId="WW8Num107z0">
    <w:name w:val="WW8Num107z0"/>
    <w:uiPriority w:val="99"/>
    <w:rPr>
      <w:rFonts w:ascii="Times New Roman" w:hAnsi="Times New Roman" w:cs="Times New Roman"/>
    </w:rPr>
  </w:style>
  <w:style w:type="character" w:customStyle="1" w:styleId="WW8Num108z0">
    <w:name w:val="WW8Num108z0"/>
    <w:uiPriority w:val="99"/>
    <w:rPr>
      <w:rFonts w:ascii="Times New Roman" w:hAnsi="Times New Roman" w:cs="Times New Roman"/>
    </w:rPr>
  </w:style>
  <w:style w:type="character" w:customStyle="1" w:styleId="WW8Num109z0">
    <w:name w:val="WW8Num109z0"/>
    <w:uiPriority w:val="99"/>
    <w:rPr>
      <w:rFonts w:ascii="Times New Roman" w:hAnsi="Times New Roman" w:cs="Times New Roman"/>
    </w:rPr>
  </w:style>
  <w:style w:type="character" w:customStyle="1" w:styleId="WW8Num10z0">
    <w:name w:val="WW8Num10z0"/>
    <w:uiPriority w:val="99"/>
    <w:rPr>
      <w:rFonts w:ascii="Times New Roman" w:hAnsi="Times New Roman" w:cs="Times New Roman"/>
    </w:rPr>
  </w:style>
  <w:style w:type="character" w:customStyle="1" w:styleId="WW8Num111z0">
    <w:name w:val="WW8Num111z0"/>
    <w:uiPriority w:val="99"/>
    <w:rPr>
      <w:rFonts w:ascii="Times New Roman" w:hAnsi="Times New Roman" w:cs="Times New Roman"/>
    </w:rPr>
  </w:style>
  <w:style w:type="character" w:customStyle="1" w:styleId="WW8Num112z0">
    <w:name w:val="WW8Num112z0"/>
    <w:uiPriority w:val="99"/>
    <w:rPr>
      <w:rFonts w:ascii="Times New Roman" w:hAnsi="Times New Roman" w:cs="Times New Roman"/>
    </w:rPr>
  </w:style>
  <w:style w:type="character" w:customStyle="1" w:styleId="WW8Num113z0">
    <w:name w:val="WW8Num113z0"/>
    <w:uiPriority w:val="99"/>
    <w:rPr>
      <w:rFonts w:ascii="Times New Roman" w:hAnsi="Times New Roman" w:cs="Times New Roman"/>
    </w:rPr>
  </w:style>
  <w:style w:type="character" w:customStyle="1" w:styleId="WW8Num114z0">
    <w:name w:val="WW8Num114z0"/>
    <w:uiPriority w:val="99"/>
    <w:rPr>
      <w:rFonts w:ascii="Times New Roman" w:hAnsi="Times New Roman" w:cs="Times New Roman"/>
    </w:rPr>
  </w:style>
  <w:style w:type="character" w:customStyle="1" w:styleId="WW8Num11z0">
    <w:name w:val="WW8Num11z0"/>
    <w:uiPriority w:val="99"/>
    <w:rPr>
      <w:rFonts w:ascii="Times New Roman" w:hAnsi="Times New Roman" w:cs="Times New Roman"/>
    </w:rPr>
  </w:style>
  <w:style w:type="character" w:customStyle="1" w:styleId="WW8Num12z0">
    <w:name w:val="WW8Num12z0"/>
    <w:uiPriority w:val="99"/>
    <w:rPr>
      <w:rFonts w:ascii="Times New Roman" w:hAnsi="Times New Roman" w:cs="Times New Roman"/>
    </w:rPr>
  </w:style>
  <w:style w:type="character" w:customStyle="1" w:styleId="WW8Num13z0">
    <w:name w:val="WW8Num13z0"/>
    <w:uiPriority w:val="99"/>
    <w:rPr>
      <w:rFonts w:ascii="Times New Roman" w:hAnsi="Times New Roman" w:cs="Times New Roman"/>
    </w:rPr>
  </w:style>
  <w:style w:type="character" w:customStyle="1" w:styleId="WW8Num14z0">
    <w:name w:val="WW8Num14z0"/>
    <w:uiPriority w:val="99"/>
    <w:rPr>
      <w:rFonts w:ascii="Times New Roman" w:hAnsi="Times New Roman" w:cs="Times New Roman"/>
    </w:rPr>
  </w:style>
  <w:style w:type="character" w:customStyle="1" w:styleId="WW8Num15z0">
    <w:name w:val="WW8Num15z0"/>
    <w:uiPriority w:val="99"/>
    <w:rPr>
      <w:rFonts w:ascii="Times New Roman" w:hAnsi="Times New Roman" w:cs="Times New Roman"/>
    </w:rPr>
  </w:style>
  <w:style w:type="character" w:customStyle="1" w:styleId="WW8Num16z0">
    <w:name w:val="WW8Num16z0"/>
    <w:uiPriority w:val="99"/>
    <w:rPr>
      <w:rFonts w:ascii="Times New Roman" w:hAnsi="Times New Roman" w:cs="Times New Roman"/>
    </w:rPr>
  </w:style>
  <w:style w:type="character" w:customStyle="1" w:styleId="WW8Num17z0">
    <w:name w:val="WW8Num17z0"/>
    <w:uiPriority w:val="99"/>
    <w:rPr>
      <w:rFonts w:ascii="Times New Roman" w:hAnsi="Times New Roman" w:cs="Times New Roman"/>
    </w:rPr>
  </w:style>
  <w:style w:type="character" w:customStyle="1" w:styleId="WW8Num18z0">
    <w:name w:val="WW8Num18z0"/>
    <w:uiPriority w:val="99"/>
    <w:rPr>
      <w:rFonts w:ascii="Times New Roman" w:hAnsi="Times New Roman" w:cs="Times New Roman"/>
    </w:rPr>
  </w:style>
  <w:style w:type="character" w:customStyle="1" w:styleId="WW8Num19z0">
    <w:name w:val="WW8Num19z0"/>
    <w:uiPriority w:val="99"/>
    <w:rPr>
      <w:rFonts w:ascii="Times New Roman" w:hAnsi="Times New Roman" w:cs="Times New Roman"/>
    </w:rPr>
  </w:style>
  <w:style w:type="character" w:customStyle="1" w:styleId="WW8Num1z0">
    <w:name w:val="WW8Num1z0"/>
    <w:uiPriority w:val="99"/>
    <w:rPr>
      <w:rFonts w:ascii="Times New Roman" w:hAnsi="Times New Roman" w:cs="Times New Roman"/>
    </w:rPr>
  </w:style>
  <w:style w:type="character" w:customStyle="1" w:styleId="WW8Num1z2">
    <w:name w:val="WW8Num1z2"/>
    <w:uiPriority w:val="99"/>
    <w:rPr>
      <w:rFonts w:ascii="Times New Roman" w:hAnsi="Times New Roman" w:cs="Times New Roman"/>
    </w:rPr>
  </w:style>
  <w:style w:type="character" w:customStyle="1" w:styleId="WW8Num1z3">
    <w:name w:val="WW8Num1z3"/>
    <w:uiPriority w:val="99"/>
    <w:rPr>
      <w:rFonts w:ascii="Times New Roman" w:hAnsi="Times New Roman" w:cs="Times New Roman"/>
    </w:rPr>
  </w:style>
  <w:style w:type="character" w:customStyle="1" w:styleId="WW8Num20z0">
    <w:name w:val="WW8Num20z0"/>
    <w:uiPriority w:val="99"/>
    <w:rPr>
      <w:rFonts w:ascii="Times New Roman" w:hAnsi="Times New Roman" w:cs="Times New Roman"/>
    </w:rPr>
  </w:style>
  <w:style w:type="character" w:customStyle="1" w:styleId="WW8Num21z0">
    <w:name w:val="WW8Num21z0"/>
    <w:uiPriority w:val="99"/>
    <w:rPr>
      <w:rFonts w:ascii="Times New Roman" w:hAnsi="Times New Roman" w:cs="Times New Roman"/>
    </w:rPr>
  </w:style>
  <w:style w:type="character" w:customStyle="1" w:styleId="WW8Num22z0">
    <w:name w:val="WW8Num22z0"/>
    <w:uiPriority w:val="99"/>
    <w:rPr>
      <w:rFonts w:ascii="Times New Roman" w:hAnsi="Times New Roman" w:cs="Times New Roman"/>
    </w:rPr>
  </w:style>
  <w:style w:type="character" w:customStyle="1" w:styleId="WW8Num23z0">
    <w:name w:val="WW8Num23z0"/>
    <w:uiPriority w:val="99"/>
    <w:rPr>
      <w:rFonts w:ascii="Times New Roman" w:hAnsi="Times New Roman" w:cs="Times New Roman"/>
    </w:rPr>
  </w:style>
  <w:style w:type="character" w:customStyle="1" w:styleId="WW8Num24z0">
    <w:name w:val="WW8Num24z0"/>
    <w:uiPriority w:val="99"/>
    <w:rPr>
      <w:rFonts w:ascii="Times New Roman" w:hAnsi="Times New Roman" w:cs="Times New Roman"/>
    </w:rPr>
  </w:style>
  <w:style w:type="character" w:customStyle="1" w:styleId="WW8Num26z0">
    <w:name w:val="WW8Num26z0"/>
    <w:uiPriority w:val="99"/>
    <w:rPr>
      <w:rFonts w:ascii="Times New Roman" w:hAnsi="Times New Roman" w:cs="Times New Roman"/>
    </w:rPr>
  </w:style>
  <w:style w:type="character" w:customStyle="1" w:styleId="WW8Num27z0">
    <w:name w:val="WW8Num27z0"/>
    <w:uiPriority w:val="99"/>
    <w:rPr>
      <w:rFonts w:ascii="Times New Roman" w:hAnsi="Times New Roman" w:cs="Times New Roman"/>
    </w:rPr>
  </w:style>
  <w:style w:type="character" w:customStyle="1" w:styleId="WW8Num28z0">
    <w:name w:val="WW8Num28z0"/>
    <w:uiPriority w:val="99"/>
    <w:rPr>
      <w:rFonts w:ascii="Times New Roman" w:hAnsi="Times New Roman" w:cs="Times New Roman"/>
    </w:rPr>
  </w:style>
  <w:style w:type="character" w:customStyle="1" w:styleId="WW8Num29z0">
    <w:name w:val="WW8Num29z0"/>
    <w:uiPriority w:val="99"/>
    <w:rPr>
      <w:rFonts w:ascii="Times New Roman" w:hAnsi="Times New Roman" w:cs="Times New Roman"/>
    </w:rPr>
  </w:style>
  <w:style w:type="character" w:customStyle="1" w:styleId="WW8Num2z0">
    <w:name w:val="WW8Num2z0"/>
    <w:uiPriority w:val="99"/>
    <w:rPr>
      <w:rFonts w:ascii="Times New Roman" w:hAnsi="Times New Roman" w:cs="Times New Roman"/>
    </w:rPr>
  </w:style>
  <w:style w:type="character" w:customStyle="1" w:styleId="WW8Num30z0">
    <w:name w:val="WW8Num30z0"/>
    <w:uiPriority w:val="99"/>
    <w:rPr>
      <w:rFonts w:ascii="Times New Roman" w:hAnsi="Times New Roman" w:cs="Times New Roman"/>
    </w:rPr>
  </w:style>
  <w:style w:type="character" w:customStyle="1" w:styleId="WW8Num31z0">
    <w:name w:val="WW8Num31z0"/>
    <w:uiPriority w:val="99"/>
    <w:rPr>
      <w:rFonts w:ascii="Times New Roman" w:hAnsi="Times New Roman" w:cs="Times New Roman"/>
    </w:rPr>
  </w:style>
  <w:style w:type="character" w:customStyle="1" w:styleId="WW8Num32z0">
    <w:name w:val="WW8Num32z0"/>
    <w:uiPriority w:val="99"/>
    <w:rPr>
      <w:rFonts w:ascii="Times New Roman" w:hAnsi="Times New Roman" w:cs="Times New Roman"/>
    </w:rPr>
  </w:style>
  <w:style w:type="character" w:customStyle="1" w:styleId="WW8Num33z0">
    <w:name w:val="WW8Num33z0"/>
    <w:uiPriority w:val="99"/>
    <w:rPr>
      <w:rFonts w:ascii="Times New Roman" w:hAnsi="Times New Roman" w:cs="Times New Roman"/>
    </w:rPr>
  </w:style>
  <w:style w:type="character" w:customStyle="1" w:styleId="WW8Num34z0">
    <w:name w:val="WW8Num34z0"/>
    <w:uiPriority w:val="99"/>
    <w:rPr>
      <w:rFonts w:ascii="Times New Roman" w:hAnsi="Times New Roman" w:cs="Times New Roman"/>
    </w:rPr>
  </w:style>
  <w:style w:type="character" w:customStyle="1" w:styleId="WW8Num35z0">
    <w:name w:val="WW8Num35z0"/>
    <w:uiPriority w:val="99"/>
    <w:rPr>
      <w:rFonts w:ascii="Times New Roman" w:hAnsi="Times New Roman" w:cs="Times New Roman"/>
    </w:rPr>
  </w:style>
  <w:style w:type="character" w:customStyle="1" w:styleId="WW8Num36z0">
    <w:name w:val="WW8Num36z0"/>
    <w:uiPriority w:val="99"/>
    <w:rPr>
      <w:rFonts w:ascii="Times New Roman" w:hAnsi="Times New Roman" w:cs="Times New Roman"/>
    </w:rPr>
  </w:style>
  <w:style w:type="character" w:customStyle="1" w:styleId="WW8Num37z0">
    <w:name w:val="WW8Num37z0"/>
    <w:uiPriority w:val="99"/>
    <w:rPr>
      <w:rFonts w:ascii="Times New Roman" w:hAnsi="Times New Roman" w:cs="Times New Roman"/>
    </w:rPr>
  </w:style>
  <w:style w:type="character" w:customStyle="1" w:styleId="WW8Num38z0">
    <w:name w:val="WW8Num38z0"/>
    <w:uiPriority w:val="99"/>
    <w:rPr>
      <w:rFonts w:ascii="Times New Roman" w:hAnsi="Times New Roman" w:cs="Times New Roman"/>
    </w:rPr>
  </w:style>
  <w:style w:type="character" w:customStyle="1" w:styleId="WW8Num39z0">
    <w:name w:val="WW8Num39z0"/>
    <w:uiPriority w:val="99"/>
    <w:rPr>
      <w:rFonts w:ascii="Times New Roman" w:hAnsi="Times New Roman" w:cs="Times New Roman"/>
    </w:rPr>
  </w:style>
  <w:style w:type="character" w:customStyle="1" w:styleId="WW8Num3z0">
    <w:name w:val="WW8Num3z0"/>
    <w:uiPriority w:val="99"/>
    <w:rPr>
      <w:rFonts w:ascii="Times New Roman" w:hAnsi="Times New Roman" w:cs="Times New Roman"/>
    </w:rPr>
  </w:style>
  <w:style w:type="character" w:customStyle="1" w:styleId="WW8Num40z0">
    <w:name w:val="WW8Num40z0"/>
    <w:uiPriority w:val="99"/>
    <w:rPr>
      <w:rFonts w:ascii="Times New Roman" w:hAnsi="Times New Roman" w:cs="Times New Roman"/>
    </w:rPr>
  </w:style>
  <w:style w:type="character" w:customStyle="1" w:styleId="WW8Num41z0">
    <w:name w:val="WW8Num41z0"/>
    <w:uiPriority w:val="99"/>
    <w:rPr>
      <w:rFonts w:ascii="Times New Roman" w:hAnsi="Times New Roman" w:cs="Times New Roman"/>
    </w:rPr>
  </w:style>
  <w:style w:type="character" w:customStyle="1" w:styleId="WW8Num42z0">
    <w:name w:val="WW8Num42z0"/>
    <w:uiPriority w:val="99"/>
    <w:rPr>
      <w:rFonts w:ascii="Times New Roman" w:hAnsi="Times New Roman" w:cs="Times New Roman"/>
    </w:rPr>
  </w:style>
  <w:style w:type="character" w:customStyle="1" w:styleId="WW8Num43z0">
    <w:name w:val="WW8Num43z0"/>
    <w:uiPriority w:val="99"/>
    <w:rPr>
      <w:rFonts w:ascii="Times New Roman" w:hAnsi="Times New Roman" w:cs="Times New Roman"/>
    </w:rPr>
  </w:style>
  <w:style w:type="character" w:customStyle="1" w:styleId="WW8Num44z0">
    <w:name w:val="WW8Num44z0"/>
    <w:uiPriority w:val="99"/>
    <w:rPr>
      <w:rFonts w:ascii="Times New Roman" w:hAnsi="Times New Roman" w:cs="Times New Roman"/>
    </w:rPr>
  </w:style>
  <w:style w:type="character" w:customStyle="1" w:styleId="WW8Num45z0">
    <w:name w:val="WW8Num45z0"/>
    <w:uiPriority w:val="99"/>
    <w:rPr>
      <w:rFonts w:ascii="Times New Roman" w:hAnsi="Times New Roman" w:cs="Times New Roman"/>
    </w:rPr>
  </w:style>
  <w:style w:type="character" w:customStyle="1" w:styleId="WW8Num46z0">
    <w:name w:val="WW8Num46z0"/>
    <w:uiPriority w:val="99"/>
    <w:rPr>
      <w:rFonts w:ascii="Times New Roman" w:hAnsi="Times New Roman" w:cs="Times New Roman"/>
    </w:rPr>
  </w:style>
  <w:style w:type="character" w:customStyle="1" w:styleId="WW8Num47z0">
    <w:name w:val="WW8Num47z0"/>
    <w:uiPriority w:val="99"/>
    <w:rPr>
      <w:rFonts w:ascii="Times New Roman" w:hAnsi="Times New Roman" w:cs="Times New Roman"/>
    </w:rPr>
  </w:style>
  <w:style w:type="character" w:customStyle="1" w:styleId="WW8Num48z0">
    <w:name w:val="WW8Num48z0"/>
    <w:uiPriority w:val="99"/>
    <w:rPr>
      <w:rFonts w:ascii="Times New Roman" w:hAnsi="Times New Roman" w:cs="Times New Roman"/>
    </w:rPr>
  </w:style>
  <w:style w:type="character" w:customStyle="1" w:styleId="WW8Num49z0">
    <w:name w:val="WW8Num49z0"/>
    <w:uiPriority w:val="99"/>
    <w:rPr>
      <w:rFonts w:ascii="Times New Roman" w:hAnsi="Times New Roman" w:cs="Times New Roman"/>
    </w:rPr>
  </w:style>
  <w:style w:type="character" w:customStyle="1" w:styleId="WW8Num4z0">
    <w:name w:val="WW8Num4z0"/>
    <w:uiPriority w:val="99"/>
    <w:rPr>
      <w:rFonts w:ascii="Times New Roman" w:hAnsi="Times New Roman" w:cs="Times New Roman"/>
    </w:rPr>
  </w:style>
  <w:style w:type="character" w:customStyle="1" w:styleId="WW8Num50z0">
    <w:name w:val="WW8Num50z0"/>
    <w:uiPriority w:val="99"/>
    <w:rPr>
      <w:rFonts w:ascii="Times New Roman" w:hAnsi="Times New Roman" w:cs="Times New Roman"/>
    </w:rPr>
  </w:style>
  <w:style w:type="character" w:customStyle="1" w:styleId="WW8Num51z0">
    <w:name w:val="WW8Num51z0"/>
    <w:uiPriority w:val="99"/>
    <w:rPr>
      <w:rFonts w:ascii="Times New Roman" w:hAnsi="Times New Roman" w:cs="Times New Roman"/>
    </w:rPr>
  </w:style>
  <w:style w:type="character" w:customStyle="1" w:styleId="WW8Num53z0">
    <w:name w:val="WW8Num53z0"/>
    <w:uiPriority w:val="99"/>
    <w:rPr>
      <w:rFonts w:ascii="Times New Roman" w:hAnsi="Times New Roman" w:cs="Times New Roman"/>
    </w:rPr>
  </w:style>
  <w:style w:type="character" w:customStyle="1" w:styleId="WW8Num54z0">
    <w:name w:val="WW8Num54z0"/>
    <w:uiPriority w:val="99"/>
    <w:rPr>
      <w:rFonts w:ascii="Times New Roman" w:hAnsi="Times New Roman" w:cs="Times New Roman"/>
    </w:rPr>
  </w:style>
  <w:style w:type="character" w:customStyle="1" w:styleId="WW8Num55z0">
    <w:name w:val="WW8Num55z0"/>
    <w:uiPriority w:val="99"/>
    <w:rPr>
      <w:rFonts w:ascii="Times New Roman" w:hAnsi="Times New Roman" w:cs="Times New Roman"/>
    </w:rPr>
  </w:style>
  <w:style w:type="character" w:customStyle="1" w:styleId="WW8Num56z0">
    <w:name w:val="WW8Num56z0"/>
    <w:uiPriority w:val="99"/>
    <w:rPr>
      <w:rFonts w:ascii="Times New Roman" w:hAnsi="Times New Roman" w:cs="Times New Roman"/>
    </w:rPr>
  </w:style>
  <w:style w:type="character" w:customStyle="1" w:styleId="WW8Num57z0">
    <w:name w:val="WW8Num57z0"/>
    <w:uiPriority w:val="99"/>
    <w:rPr>
      <w:rFonts w:ascii="Times New Roman" w:hAnsi="Times New Roman" w:cs="Times New Roman"/>
    </w:rPr>
  </w:style>
  <w:style w:type="character" w:customStyle="1" w:styleId="WW8Num58z0">
    <w:name w:val="WW8Num58z0"/>
    <w:uiPriority w:val="99"/>
    <w:rPr>
      <w:rFonts w:ascii="Times New Roman" w:hAnsi="Times New Roman" w:cs="Times New Roman"/>
    </w:rPr>
  </w:style>
  <w:style w:type="character" w:customStyle="1" w:styleId="WW8Num59z0">
    <w:name w:val="WW8Num59z0"/>
    <w:uiPriority w:val="99"/>
    <w:rPr>
      <w:rFonts w:ascii="Times New Roman" w:hAnsi="Times New Roman" w:cs="Times New Roman"/>
    </w:rPr>
  </w:style>
  <w:style w:type="character" w:customStyle="1" w:styleId="WW8Num5z0">
    <w:name w:val="WW8Num5z0"/>
    <w:uiPriority w:val="99"/>
    <w:rPr>
      <w:rFonts w:ascii="Times New Roman" w:hAnsi="Times New Roman" w:cs="Times New Roman"/>
    </w:rPr>
  </w:style>
  <w:style w:type="character" w:customStyle="1" w:styleId="WW8Num60z0">
    <w:name w:val="WW8Num60z0"/>
    <w:uiPriority w:val="99"/>
    <w:rPr>
      <w:rFonts w:ascii="Times New Roman" w:hAnsi="Times New Roman" w:cs="Times New Roman"/>
    </w:rPr>
  </w:style>
  <w:style w:type="character" w:customStyle="1" w:styleId="WW8Num61z0">
    <w:name w:val="WW8Num61z0"/>
    <w:uiPriority w:val="99"/>
    <w:rPr>
      <w:rFonts w:ascii="Times New Roman" w:hAnsi="Times New Roman" w:cs="Times New Roman"/>
    </w:rPr>
  </w:style>
  <w:style w:type="character" w:customStyle="1" w:styleId="WW8Num62z0">
    <w:name w:val="WW8Num62z0"/>
    <w:uiPriority w:val="99"/>
    <w:rPr>
      <w:rFonts w:ascii="Times New Roman" w:hAnsi="Times New Roman" w:cs="Times New Roman"/>
    </w:rPr>
  </w:style>
  <w:style w:type="character" w:customStyle="1" w:styleId="WW8Num63z0">
    <w:name w:val="WW8Num63z0"/>
    <w:uiPriority w:val="99"/>
    <w:rPr>
      <w:rFonts w:ascii="Times New Roman" w:hAnsi="Times New Roman" w:cs="Times New Roman"/>
    </w:rPr>
  </w:style>
  <w:style w:type="character" w:customStyle="1" w:styleId="WW8Num64z0">
    <w:name w:val="WW8Num64z0"/>
    <w:uiPriority w:val="99"/>
    <w:rPr>
      <w:rFonts w:ascii="Times New Roman" w:hAnsi="Times New Roman" w:cs="Times New Roman"/>
    </w:rPr>
  </w:style>
  <w:style w:type="character" w:customStyle="1" w:styleId="WW8Num65z0">
    <w:name w:val="WW8Num65z0"/>
    <w:uiPriority w:val="99"/>
    <w:rPr>
      <w:rFonts w:ascii="Times New Roman" w:hAnsi="Times New Roman" w:cs="Times New Roman"/>
    </w:rPr>
  </w:style>
  <w:style w:type="character" w:customStyle="1" w:styleId="WW8Num66z0">
    <w:name w:val="WW8Num66z0"/>
    <w:uiPriority w:val="99"/>
    <w:rPr>
      <w:rFonts w:ascii="Times New Roman" w:hAnsi="Times New Roman" w:cs="Times New Roman"/>
    </w:rPr>
  </w:style>
  <w:style w:type="character" w:customStyle="1" w:styleId="WW8Num67z0">
    <w:name w:val="WW8Num67z0"/>
    <w:uiPriority w:val="99"/>
    <w:rPr>
      <w:rFonts w:ascii="Times New Roman" w:hAnsi="Times New Roman" w:cs="Times New Roman"/>
    </w:rPr>
  </w:style>
  <w:style w:type="character" w:customStyle="1" w:styleId="WW8Num68z0">
    <w:name w:val="WW8Num68z0"/>
    <w:uiPriority w:val="99"/>
    <w:rPr>
      <w:rFonts w:ascii="Times New Roman" w:hAnsi="Times New Roman" w:cs="Times New Roman"/>
    </w:rPr>
  </w:style>
  <w:style w:type="character" w:customStyle="1" w:styleId="WW8Num69z0">
    <w:name w:val="WW8Num69z0"/>
    <w:uiPriority w:val="99"/>
    <w:rPr>
      <w:rFonts w:ascii="Times New Roman" w:hAnsi="Times New Roman" w:cs="Times New Roman"/>
    </w:rPr>
  </w:style>
  <w:style w:type="character" w:customStyle="1" w:styleId="WW8Num6z0">
    <w:name w:val="WW8Num6z0"/>
    <w:uiPriority w:val="99"/>
    <w:rPr>
      <w:rFonts w:ascii="Times New Roman" w:hAnsi="Times New Roman" w:cs="Times New Roman"/>
    </w:rPr>
  </w:style>
  <w:style w:type="character" w:customStyle="1" w:styleId="WW8Num70z0">
    <w:name w:val="WW8Num70z0"/>
    <w:uiPriority w:val="99"/>
    <w:rPr>
      <w:rFonts w:ascii="Times New Roman" w:hAnsi="Times New Roman" w:cs="Times New Roman"/>
    </w:rPr>
  </w:style>
  <w:style w:type="character" w:customStyle="1" w:styleId="WW8Num71z0">
    <w:name w:val="WW8Num71z0"/>
    <w:uiPriority w:val="99"/>
    <w:rPr>
      <w:rFonts w:ascii="Times New Roman" w:hAnsi="Times New Roman" w:cs="Times New Roman"/>
    </w:rPr>
  </w:style>
  <w:style w:type="character" w:customStyle="1" w:styleId="WW8Num72z0">
    <w:name w:val="WW8Num72z0"/>
    <w:uiPriority w:val="99"/>
    <w:rPr>
      <w:rFonts w:ascii="Times New Roman" w:hAnsi="Times New Roman" w:cs="Times New Roman"/>
    </w:rPr>
  </w:style>
  <w:style w:type="character" w:customStyle="1" w:styleId="WW8Num73z0">
    <w:name w:val="WW8Num73z0"/>
    <w:uiPriority w:val="99"/>
    <w:rPr>
      <w:rFonts w:ascii="Times New Roman" w:hAnsi="Times New Roman" w:cs="Times New Roman"/>
    </w:rPr>
  </w:style>
  <w:style w:type="character" w:customStyle="1" w:styleId="WW8Num74z0">
    <w:name w:val="WW8Num74z0"/>
    <w:uiPriority w:val="99"/>
    <w:rPr>
      <w:rFonts w:ascii="Times New Roman" w:hAnsi="Times New Roman" w:cs="Times New Roman"/>
    </w:rPr>
  </w:style>
  <w:style w:type="character" w:customStyle="1" w:styleId="WW8Num75z0">
    <w:name w:val="WW8Num75z0"/>
    <w:uiPriority w:val="99"/>
    <w:rPr>
      <w:rFonts w:ascii="Times New Roman" w:hAnsi="Times New Roman" w:cs="Times New Roman"/>
    </w:rPr>
  </w:style>
  <w:style w:type="character" w:customStyle="1" w:styleId="WW8Num76z0">
    <w:name w:val="WW8Num76z0"/>
    <w:uiPriority w:val="99"/>
    <w:rPr>
      <w:rFonts w:ascii="Times New Roman" w:hAnsi="Times New Roman" w:cs="Times New Roman"/>
    </w:rPr>
  </w:style>
  <w:style w:type="character" w:customStyle="1" w:styleId="WW8Num77z0">
    <w:name w:val="WW8Num77z0"/>
    <w:uiPriority w:val="99"/>
    <w:rPr>
      <w:rFonts w:ascii="Times New Roman" w:hAnsi="Times New Roman" w:cs="Times New Roman"/>
    </w:rPr>
  </w:style>
  <w:style w:type="character" w:customStyle="1" w:styleId="WW8Num78z0">
    <w:name w:val="WW8Num78z0"/>
    <w:uiPriority w:val="99"/>
    <w:rPr>
      <w:rFonts w:ascii="Times New Roman" w:hAnsi="Times New Roman" w:cs="Times New Roman"/>
    </w:rPr>
  </w:style>
  <w:style w:type="character" w:customStyle="1" w:styleId="WW8Num79z0">
    <w:name w:val="WW8Num79z0"/>
    <w:uiPriority w:val="99"/>
    <w:rPr>
      <w:rFonts w:ascii="Times New Roman" w:hAnsi="Times New Roman" w:cs="Times New Roman"/>
    </w:rPr>
  </w:style>
  <w:style w:type="character" w:customStyle="1" w:styleId="WW8Num7z0">
    <w:name w:val="WW8Num7z0"/>
    <w:uiPriority w:val="99"/>
    <w:rPr>
      <w:rFonts w:ascii="Times New Roman" w:hAnsi="Times New Roman" w:cs="Times New Roman"/>
    </w:rPr>
  </w:style>
  <w:style w:type="character" w:customStyle="1" w:styleId="WW8Num80z0">
    <w:name w:val="WW8Num80z0"/>
    <w:uiPriority w:val="99"/>
    <w:rPr>
      <w:rFonts w:ascii="Times New Roman" w:hAnsi="Times New Roman" w:cs="Times New Roman"/>
    </w:rPr>
  </w:style>
  <w:style w:type="character" w:customStyle="1" w:styleId="WW8Num81z0">
    <w:name w:val="WW8Num81z0"/>
    <w:uiPriority w:val="99"/>
    <w:rPr>
      <w:rFonts w:ascii="Times New Roman" w:hAnsi="Times New Roman" w:cs="Times New Roman"/>
    </w:rPr>
  </w:style>
  <w:style w:type="character" w:customStyle="1" w:styleId="WW8Num82z0">
    <w:name w:val="WW8Num82z0"/>
    <w:uiPriority w:val="99"/>
    <w:rPr>
      <w:rFonts w:ascii="Times New Roman" w:hAnsi="Times New Roman" w:cs="Times New Roman"/>
    </w:rPr>
  </w:style>
  <w:style w:type="character" w:customStyle="1" w:styleId="WW8Num83z0">
    <w:name w:val="WW8Num83z0"/>
    <w:uiPriority w:val="99"/>
    <w:rPr>
      <w:rFonts w:ascii="Times New Roman" w:hAnsi="Times New Roman" w:cs="Times New Roman"/>
    </w:rPr>
  </w:style>
  <w:style w:type="character" w:customStyle="1" w:styleId="WW8Num84z0">
    <w:name w:val="WW8Num84z0"/>
    <w:uiPriority w:val="99"/>
    <w:rPr>
      <w:rFonts w:ascii="Times New Roman" w:hAnsi="Times New Roman" w:cs="Times New Roman"/>
    </w:rPr>
  </w:style>
  <w:style w:type="character" w:customStyle="1" w:styleId="WW8Num85z0">
    <w:name w:val="WW8Num85z0"/>
    <w:uiPriority w:val="99"/>
    <w:rPr>
      <w:rFonts w:ascii="Times New Roman" w:hAnsi="Times New Roman" w:cs="Times New Roman"/>
    </w:rPr>
  </w:style>
  <w:style w:type="character" w:customStyle="1" w:styleId="WW8Num86z0">
    <w:name w:val="WW8Num86z0"/>
    <w:uiPriority w:val="99"/>
    <w:rPr>
      <w:rFonts w:ascii="Times New Roman" w:hAnsi="Times New Roman" w:cs="Times New Roman"/>
    </w:rPr>
  </w:style>
  <w:style w:type="character" w:customStyle="1" w:styleId="WW8Num87z0">
    <w:name w:val="WW8Num87z0"/>
    <w:uiPriority w:val="99"/>
    <w:rPr>
      <w:rFonts w:ascii="Times New Roman" w:hAnsi="Times New Roman" w:cs="Times New Roman"/>
    </w:rPr>
  </w:style>
  <w:style w:type="character" w:customStyle="1" w:styleId="WW8Num88z0">
    <w:name w:val="WW8Num88z0"/>
    <w:uiPriority w:val="99"/>
    <w:rPr>
      <w:rFonts w:ascii="Times New Roman" w:hAnsi="Times New Roman" w:cs="Times New Roman"/>
    </w:rPr>
  </w:style>
  <w:style w:type="character" w:customStyle="1" w:styleId="WW8Num89z0">
    <w:name w:val="WW8Num89z0"/>
    <w:uiPriority w:val="99"/>
    <w:rPr>
      <w:rFonts w:ascii="Times New Roman" w:hAnsi="Times New Roman" w:cs="Times New Roman"/>
    </w:rPr>
  </w:style>
  <w:style w:type="character" w:customStyle="1" w:styleId="WW8Num8z0">
    <w:name w:val="WW8Num8z0"/>
    <w:uiPriority w:val="99"/>
    <w:rPr>
      <w:rFonts w:ascii="Times New Roman" w:hAnsi="Times New Roman" w:cs="Times New Roman"/>
    </w:rPr>
  </w:style>
  <w:style w:type="character" w:customStyle="1" w:styleId="WW8Num90z0">
    <w:name w:val="WW8Num90z0"/>
    <w:uiPriority w:val="99"/>
    <w:rPr>
      <w:rFonts w:ascii="Times New Roman" w:hAnsi="Times New Roman" w:cs="Times New Roman"/>
    </w:rPr>
  </w:style>
  <w:style w:type="character" w:customStyle="1" w:styleId="WW8Num91z0">
    <w:name w:val="WW8Num91z0"/>
    <w:uiPriority w:val="99"/>
    <w:rPr>
      <w:rFonts w:ascii="Times New Roman" w:hAnsi="Times New Roman" w:cs="Times New Roman"/>
    </w:rPr>
  </w:style>
  <w:style w:type="character" w:customStyle="1" w:styleId="WW8Num92z0">
    <w:name w:val="WW8Num92z0"/>
    <w:uiPriority w:val="99"/>
    <w:rPr>
      <w:rFonts w:ascii="Times New Roman" w:hAnsi="Times New Roman" w:cs="Times New Roman"/>
    </w:rPr>
  </w:style>
  <w:style w:type="character" w:customStyle="1" w:styleId="WW8Num93z0">
    <w:name w:val="WW8Num93z0"/>
    <w:uiPriority w:val="99"/>
    <w:rPr>
      <w:rFonts w:ascii="Times New Roman" w:hAnsi="Times New Roman" w:cs="Times New Roman"/>
    </w:rPr>
  </w:style>
  <w:style w:type="character" w:customStyle="1" w:styleId="WW8Num94z0">
    <w:name w:val="WW8Num94z0"/>
    <w:uiPriority w:val="99"/>
    <w:rPr>
      <w:rFonts w:ascii="Times New Roman" w:hAnsi="Times New Roman" w:cs="Times New Roman"/>
    </w:rPr>
  </w:style>
  <w:style w:type="character" w:customStyle="1" w:styleId="WW8Num95z0">
    <w:name w:val="WW8Num95z0"/>
    <w:uiPriority w:val="99"/>
    <w:rPr>
      <w:rFonts w:ascii="Times New Roman" w:hAnsi="Times New Roman" w:cs="Times New Roman"/>
    </w:rPr>
  </w:style>
  <w:style w:type="character" w:customStyle="1" w:styleId="WW8Num96z0">
    <w:name w:val="WW8Num96z0"/>
    <w:uiPriority w:val="99"/>
    <w:rPr>
      <w:rFonts w:ascii="Times New Roman" w:hAnsi="Times New Roman" w:cs="Times New Roman"/>
    </w:rPr>
  </w:style>
  <w:style w:type="character" w:customStyle="1" w:styleId="WW8Num97z0">
    <w:name w:val="WW8Num97z0"/>
    <w:uiPriority w:val="99"/>
    <w:rPr>
      <w:rFonts w:ascii="Times New Roman" w:hAnsi="Times New Roman" w:cs="Times New Roman"/>
    </w:rPr>
  </w:style>
  <w:style w:type="character" w:customStyle="1" w:styleId="WW8Num98z0">
    <w:name w:val="WW8Num98z0"/>
    <w:uiPriority w:val="99"/>
    <w:rPr>
      <w:rFonts w:ascii="Times New Roman" w:hAnsi="Times New Roman" w:cs="Times New Roman"/>
    </w:rPr>
  </w:style>
  <w:style w:type="character" w:customStyle="1" w:styleId="WW8Num99z0">
    <w:name w:val="WW8Num99z0"/>
    <w:uiPriority w:val="99"/>
    <w:rPr>
      <w:rFonts w:ascii="Times New Roman" w:hAnsi="Times New Roman" w:cs="Times New Roman"/>
    </w:rPr>
  </w:style>
  <w:style w:type="character" w:customStyle="1" w:styleId="WW8Num9z0">
    <w:name w:val="WW8Num9z0"/>
    <w:uiPriority w:val="99"/>
    <w:rPr>
      <w:rFonts w:ascii="Times New Roman" w:hAnsi="Times New Roman" w:cs="Times New Roman"/>
    </w:rPr>
  </w:style>
  <w:style w:type="character" w:customStyle="1" w:styleId="WW8NumSt116z0">
    <w:name w:val="WW8NumSt116z0"/>
    <w:uiPriority w:val="99"/>
    <w:rPr>
      <w:rFonts w:ascii="Times New Roman" w:hAnsi="Times New Roman" w:cs="Times New Roman"/>
    </w:rPr>
  </w:style>
  <w:style w:type="character" w:customStyle="1" w:styleId="WW8NumSt11z0">
    <w:name w:val="WW8NumSt11z0"/>
    <w:uiPriority w:val="99"/>
    <w:rPr>
      <w:rFonts w:ascii="Times New Roman" w:hAnsi="Times New Roman" w:cs="Times New Roman"/>
    </w:rPr>
  </w:style>
  <w:style w:type="character" w:customStyle="1" w:styleId="WW8NumSt14z0">
    <w:name w:val="WW8NumSt14z0"/>
    <w:uiPriority w:val="99"/>
    <w:rPr>
      <w:rFonts w:ascii="Times New Roman" w:hAnsi="Times New Roman" w:cs="Times New Roman"/>
    </w:rPr>
  </w:style>
  <w:style w:type="character" w:customStyle="1" w:styleId="WW8NumSt45z0">
    <w:name w:val="WW8NumSt45z0"/>
    <w:uiPriority w:val="99"/>
    <w:rPr>
      <w:rFonts w:ascii="Times New Roman" w:hAnsi="Times New Roman" w:cs="Times New Roman"/>
    </w:rPr>
  </w:style>
  <w:style w:type="character" w:customStyle="1" w:styleId="WW8NumSt47z0">
    <w:name w:val="WW8NumSt47z0"/>
    <w:uiPriority w:val="99"/>
    <w:rPr>
      <w:rFonts w:ascii="Times New Roman" w:hAnsi="Times New Roman" w:cs="Times New Roman"/>
    </w:rPr>
  </w:style>
  <w:style w:type="character" w:customStyle="1" w:styleId="WW8NumSt50z0">
    <w:name w:val="WW8NumSt50z0"/>
    <w:uiPriority w:val="99"/>
    <w:rPr>
      <w:rFonts w:ascii="Times New Roman" w:hAnsi="Times New Roman" w:cs="Times New Roman"/>
    </w:rPr>
  </w:style>
  <w:style w:type="character" w:customStyle="1" w:styleId="WW8NumSt61z0">
    <w:name w:val="WW8NumSt61z0"/>
    <w:uiPriority w:val="99"/>
    <w:rPr>
      <w:rFonts w:ascii="Times New Roman" w:hAnsi="Times New Roman" w:cs="Times New Roman"/>
    </w:rPr>
  </w:style>
  <w:style w:type="character" w:customStyle="1" w:styleId="WW8NumSt95z0">
    <w:name w:val="WW8NumSt95z0"/>
    <w:uiPriority w:val="99"/>
    <w:rPr>
      <w:rFonts w:ascii="Times New Roman" w:hAnsi="Times New Roman" w:cs="Times New Roman"/>
    </w:rPr>
  </w:style>
  <w:style w:type="character" w:customStyle="1" w:styleId="WW-Absatz-Standardschriftart">
    <w:name w:val="WW-Absatz-Standardschriftart"/>
    <w:uiPriority w:val="99"/>
  </w:style>
  <w:style w:type="character" w:customStyle="1" w:styleId="WW-DefaultParagraphFont">
    <w:name w:val="WW-Default Paragraph Font"/>
    <w:uiPriority w:val="99"/>
  </w:style>
  <w:style w:type="character" w:customStyle="1" w:styleId="YellowBackground">
    <w:name w:val="Yellow Background"/>
    <w:uiPriority w:val="99"/>
  </w:style>
  <w:style w:type="character" w:customStyle="1" w:styleId="YellowBackgroundPen">
    <w:name w:val="Yellow Background:Pen"/>
    <w:uiPriority w:val="99"/>
  </w:style>
  <w:style w:type="character" w:customStyle="1" w:styleId="YellowBackgroundPen1">
    <w:name w:val="Yellow Background:Pen1"/>
    <w:uiPriority w:val="99"/>
  </w:style>
  <w:style w:type="character" w:customStyle="1" w:styleId="YellowBackgroundPen2">
    <w:name w:val="Yellow Background:Pen2"/>
    <w:uiPriority w:val="99"/>
  </w:style>
  <w:style w:type="character" w:customStyle="1" w:styleId="YellowBackgroundPen3">
    <w:name w:val="Yellow Background:Pen3"/>
    <w:uiPriority w:val="99"/>
  </w:style>
  <w:style w:type="character" w:customStyle="1" w:styleId="YellowBackgroundPen4">
    <w:name w:val="Yellow Background:Pen4"/>
    <w:uiPriority w:val="99"/>
  </w:style>
  <w:style w:type="character" w:customStyle="1" w:styleId="Yoga-sutras">
    <w:name w:val="Yoga-sutras"/>
    <w:uiPriority w:val="99"/>
  </w:style>
  <w:style w:type="character" w:customStyle="1" w:styleId="Yoga-sutrasField">
    <w:name w:val="Yoga-sutras:Field"/>
    <w:uiPriority w:val="99"/>
  </w:style>
  <w:style w:type="character" w:customStyle="1" w:styleId="Yoga-sutrasField1">
    <w:name w:val="Yoga-sutras:Field1"/>
    <w:uiPriority w:val="99"/>
  </w:style>
  <w:style w:type="character" w:customStyle="1" w:styleId="Yoga-sutrasField2">
    <w:name w:val="Yoga-sutras:Field2"/>
    <w:uiPriority w:val="99"/>
  </w:style>
  <w:style w:type="character" w:customStyle="1" w:styleId="Yoga-sutrasField3">
    <w:name w:val="Yoga-sutras:Field3"/>
    <w:uiPriority w:val="99"/>
  </w:style>
  <w:style w:type="character" w:customStyle="1" w:styleId="Yoga-sutrasField4">
    <w:name w:val="Yoga-sutras:Field4"/>
    <w:uiPriority w:val="99"/>
  </w:style>
  <w:style w:type="character" w:customStyle="1" w:styleId="BluebackgroundPen5">
    <w:name w:val="Blue background:Pen5"/>
    <w:uiPriority w:val="99"/>
  </w:style>
  <w:style w:type="character" w:customStyle="1" w:styleId="CaitanyaLilaPen5">
    <w:name w:val="Caitanya Lila:Pen5"/>
    <w:uiPriority w:val="99"/>
  </w:style>
  <w:style w:type="character" w:customStyle="1" w:styleId="GreenBackgroundPen5">
    <w:name w:val="Green Background:Pen5"/>
    <w:uiPriority w:val="99"/>
  </w:style>
  <w:style w:type="character" w:customStyle="1" w:styleId="Highlighter1Pen">
    <w:name w:val="Highlighter 1:Pen"/>
    <w:uiPriority w:val="99"/>
  </w:style>
  <w:style w:type="character" w:customStyle="1" w:styleId="Highlighter2">
    <w:name w:val="Highlighter 2"/>
    <w:uiPriority w:val="99"/>
  </w:style>
  <w:style w:type="character" w:customStyle="1" w:styleId="iamhere">
    <w:name w:val="i am here"/>
    <w:uiPriority w:val="99"/>
  </w:style>
  <w:style w:type="character" w:customStyle="1" w:styleId="KrsnaLilaPen5">
    <w:name w:val="Krsna Lila:Pen5"/>
    <w:uiPriority w:val="99"/>
  </w:style>
  <w:style w:type="character" w:customStyle="1" w:styleId="missing">
    <w:name w:val="missing"/>
    <w:uiPriority w:val="99"/>
  </w:style>
  <w:style w:type="character" w:customStyle="1" w:styleId="OK">
    <w:name w:val="OK"/>
    <w:uiPriority w:val="99"/>
  </w:style>
  <w:style w:type="character" w:customStyle="1" w:styleId="RamachandraLilaPen5">
    <w:name w:val="Ramachandra Lila:Pen5"/>
    <w:uiPriority w:val="99"/>
  </w:style>
  <w:style w:type="character" w:customStyle="1" w:styleId="Redbackground">
    <w:name w:val="Red background"/>
    <w:uiPriority w:val="99"/>
  </w:style>
  <w:style w:type="character" w:customStyle="1" w:styleId="YellowBackgroundPen5">
    <w:name w:val="Yellow Background:Pen5"/>
    <w:uiPriority w:val="99"/>
  </w:style>
  <w:style w:type="character" w:customStyle="1" w:styleId="Adi-parvaField8">
    <w:name w:val="Adi-parva:Field8"/>
    <w:uiPriority w:val="99"/>
  </w:style>
  <w:style w:type="character" w:customStyle="1" w:styleId="AitareyaUpanisadField5">
    <w:name w:val="Aitareya Upanisad:Field5"/>
    <w:uiPriority w:val="99"/>
  </w:style>
  <w:style w:type="character" w:customStyle="1" w:styleId="Amrta-binduUpanisadField5">
    <w:name w:val="Amrta-bindu Upanisad:Field5"/>
    <w:uiPriority w:val="99"/>
  </w:style>
  <w:style w:type="character" w:customStyle="1" w:styleId="Anubhava-prakaranaField5">
    <w:name w:val="Anubhava-prakarana:Field5"/>
    <w:uiPriority w:val="99"/>
  </w:style>
  <w:style w:type="character" w:customStyle="1" w:styleId="AnucchedaField5">
    <w:name w:val="Anuccheda:Field5"/>
    <w:uiPriority w:val="99"/>
  </w:style>
  <w:style w:type="character" w:customStyle="1" w:styleId="Atharva-vedaField5">
    <w:name w:val="Atharva-veda:Field5"/>
    <w:uiPriority w:val="99"/>
  </w:style>
  <w:style w:type="character" w:customStyle="1" w:styleId="Atharva-veda-samhitaField5">
    <w:name w:val="Atharva-veda-samhita:Field5"/>
    <w:uiPriority w:val="99"/>
  </w:style>
  <w:style w:type="character" w:customStyle="1" w:styleId="Ayodhya-kandaField5">
    <w:name w:val="Ayodhya-kanda:Field5"/>
    <w:uiPriority w:val="99"/>
  </w:style>
  <w:style w:type="character" w:customStyle="1" w:styleId="Baudhayana-dharma-sastraField5">
    <w:name w:val="Baudhayana-dharma-sastra:Field5"/>
    <w:uiPriority w:val="99"/>
  </w:style>
  <w:style w:type="character" w:customStyle="1" w:styleId="BengaliField5">
    <w:name w:val="Bengali:Field5"/>
    <w:uiPriority w:val="99"/>
  </w:style>
  <w:style w:type="character" w:customStyle="1" w:styleId="Bhagavad-gitaField5">
    <w:name w:val="Bhagavad-gita:Field5"/>
    <w:uiPriority w:val="99"/>
  </w:style>
  <w:style w:type="character" w:customStyle="1" w:styleId="Bhagavat-sandarbhaField5">
    <w:name w:val="Bhagavat-sandarbha:Field5"/>
    <w:uiPriority w:val="99"/>
  </w:style>
  <w:style w:type="character" w:customStyle="1" w:styleId="Bhakti-rasamrta-sindhuField5">
    <w:name w:val="Bhakti-rasamrta-sindhu:Field5"/>
    <w:uiPriority w:val="99"/>
  </w:style>
  <w:style w:type="character" w:customStyle="1" w:styleId="Bhakti-sandarbhaField5">
    <w:name w:val="Bhakti-sandarbha:Field5"/>
    <w:uiPriority w:val="99"/>
  </w:style>
  <w:style w:type="character" w:customStyle="1" w:styleId="Bhavartha-dipikaField5">
    <w:name w:val="Bhavartha-dipika:Field5"/>
    <w:uiPriority w:val="99"/>
  </w:style>
  <w:style w:type="character" w:customStyle="1" w:styleId="Bhisma-parvaField8">
    <w:name w:val="Bhisma-parva:Field8"/>
    <w:uiPriority w:val="99"/>
  </w:style>
  <w:style w:type="character" w:customStyle="1" w:styleId="Brahma-samhitaField5">
    <w:name w:val="Brahma-samhita:Field5"/>
    <w:uiPriority w:val="99"/>
  </w:style>
  <w:style w:type="character" w:customStyle="1" w:styleId="Brahma-vaivartaPurana8">
    <w:name w:val="Brahma-vaivarta Purana8"/>
    <w:aliases w:val="Krsna-janma-khanda:Field5"/>
    <w:uiPriority w:val="99"/>
  </w:style>
  <w:style w:type="character" w:customStyle="1" w:styleId="Brhad-aranyakaUpanisadField5">
    <w:name w:val="Brhad-aranyaka Upanisad:Field5"/>
    <w:uiPriority w:val="99"/>
  </w:style>
  <w:style w:type="character" w:customStyle="1" w:styleId="Brhad-bhagavatamrtaField5">
    <w:name w:val="Brhad-bhagavatamrta:Field5"/>
    <w:uiPriority w:val="99"/>
  </w:style>
  <w:style w:type="character" w:customStyle="1" w:styleId="Brhan-naradiyaPuranaField5">
    <w:name w:val="Brhan-naradiya Purana:Field5"/>
    <w:uiPriority w:val="99"/>
  </w:style>
  <w:style w:type="character" w:customStyle="1" w:styleId="Caitanya-bhagavata17">
    <w:name w:val="Caitanya-bhagavata17"/>
    <w:aliases w:val="Adi:Field5"/>
    <w:uiPriority w:val="99"/>
  </w:style>
  <w:style w:type="character" w:customStyle="1" w:styleId="Caitanya-bhagavata16">
    <w:name w:val="Caitanya-bhagavata16"/>
    <w:aliases w:val="Madhya:Field5"/>
    <w:uiPriority w:val="99"/>
  </w:style>
  <w:style w:type="character" w:customStyle="1" w:styleId="Caitanya-candramrtaField5">
    <w:name w:val="Caitanya-candramrta:Field5"/>
    <w:uiPriority w:val="99"/>
  </w:style>
  <w:style w:type="character" w:customStyle="1" w:styleId="Caitanya-candrodaya-natakaField5">
    <w:name w:val="Caitanya-candrodaya-nataka:Field5"/>
    <w:uiPriority w:val="99"/>
  </w:style>
  <w:style w:type="character" w:customStyle="1" w:styleId="Caitanya-caritamrta27">
    <w:name w:val="Caitanya-caritamrta27"/>
    <w:aliases w:val="Adi:Field4"/>
    <w:uiPriority w:val="99"/>
  </w:style>
  <w:style w:type="character" w:customStyle="1" w:styleId="Caitanya-caritamrta26">
    <w:name w:val="Caitanya-caritamrta26"/>
    <w:aliases w:val="Antya:Field2"/>
    <w:uiPriority w:val="99"/>
  </w:style>
  <w:style w:type="character" w:customStyle="1" w:styleId="Caitanya-caritamrta25">
    <w:name w:val="Caitanya-caritamrta25"/>
    <w:aliases w:val="Madhya:Field4"/>
    <w:uiPriority w:val="99"/>
  </w:style>
  <w:style w:type="character" w:customStyle="1" w:styleId="CaitanyaUpanisadField5">
    <w:name w:val="Caitanya Upanisad:Field5"/>
    <w:uiPriority w:val="99"/>
  </w:style>
  <w:style w:type="character" w:customStyle="1" w:styleId="Canakya-slokaField5">
    <w:name w:val="Canakya-sloka:Field5"/>
    <w:uiPriority w:val="99"/>
  </w:style>
  <w:style w:type="character" w:customStyle="1" w:styleId="ChandogyaUpanisadField5">
    <w:name w:val="Chandogya Upanisad:Field5"/>
    <w:uiPriority w:val="99"/>
  </w:style>
  <w:style w:type="character" w:customStyle="1" w:styleId="codeField6">
    <w:name w:val="code:Field6"/>
    <w:uiPriority w:val="99"/>
  </w:style>
  <w:style w:type="character" w:customStyle="1" w:styleId="CommentField5">
    <w:name w:val="Comment:Field5"/>
    <w:uiPriority w:val="99"/>
    <w:rPr>
      <w:vanish/>
      <w:color w:val="000000"/>
    </w:rPr>
  </w:style>
  <w:style w:type="character" w:customStyle="1" w:styleId="DamodarastakaField5">
    <w:name w:val="Damodarastaka:Field5"/>
    <w:uiPriority w:val="99"/>
  </w:style>
  <w:style w:type="character" w:customStyle="1" w:styleId="Dana-keli-kaumudiField5">
    <w:name w:val="Dana-keli-kaumudi:Field5"/>
    <w:uiPriority w:val="99"/>
  </w:style>
  <w:style w:type="character" w:customStyle="1" w:styleId="Dasavatara-stotraField5">
    <w:name w:val="Dasavatara-stotra:Field5"/>
    <w:uiPriority w:val="99"/>
  </w:style>
  <w:style w:type="character" w:customStyle="1" w:styleId="DateField5">
    <w:name w:val="Date:Field5"/>
    <w:uiPriority w:val="99"/>
  </w:style>
  <w:style w:type="character" w:customStyle="1" w:styleId="DateStringField5">
    <w:name w:val="DateString:Field5"/>
    <w:uiPriority w:val="99"/>
  </w:style>
  <w:style w:type="character" w:customStyle="1" w:styleId="DevanagariField6">
    <w:name w:val="Devanagari:Field6"/>
    <w:uiPriority w:val="99"/>
  </w:style>
  <w:style w:type="character" w:customStyle="1" w:styleId="Drona-parvaField5">
    <w:name w:val="Drona-parva:Field5"/>
    <w:uiPriority w:val="99"/>
  </w:style>
  <w:style w:type="character" w:customStyle="1" w:styleId="Gaura-ganoddesa-dipikaField5">
    <w:name w:val="Gaura-ganoddesa-dipika:Field5"/>
    <w:uiPriority w:val="99"/>
  </w:style>
  <w:style w:type="character" w:customStyle="1" w:styleId="Gauranga-stava-kalpavrksaField5">
    <w:name w:val="Gauranga-stava-kalpavrksa:Field5"/>
    <w:uiPriority w:val="99"/>
  </w:style>
  <w:style w:type="character" w:customStyle="1" w:styleId="Gita-govindaField5">
    <w:name w:val="Gita-govinda:Field5"/>
    <w:uiPriority w:val="99"/>
  </w:style>
  <w:style w:type="character" w:customStyle="1" w:styleId="Gita-mahatmyaField5">
    <w:name w:val="Gita-mahatmya:Field5"/>
    <w:uiPriority w:val="99"/>
  </w:style>
  <w:style w:type="character" w:customStyle="1" w:styleId="Gopala-tapanisrutiField5">
    <w:name w:val="Gopala-tapani sruti:Field5"/>
    <w:uiPriority w:val="99"/>
  </w:style>
  <w:style w:type="character" w:customStyle="1" w:styleId="Gopala-tapaniUpanisadField5">
    <w:name w:val="Gopala-tapani Upanisad:Field5"/>
    <w:uiPriority w:val="99"/>
  </w:style>
  <w:style w:type="character" w:customStyle="1" w:styleId="Govinda-lilamrtaField5">
    <w:name w:val="Govinda-lilamrta:Field5"/>
    <w:uiPriority w:val="99"/>
  </w:style>
  <w:style w:type="character" w:customStyle="1" w:styleId="Gurv-astakaField5">
    <w:name w:val="Gurv-astaka:Field5"/>
    <w:uiPriority w:val="99"/>
  </w:style>
  <w:style w:type="character" w:customStyle="1" w:styleId="Hari-bhakti-sudhodayaField5">
    <w:name w:val="Hari-bhakti-sudhodaya:Field5"/>
    <w:uiPriority w:val="99"/>
  </w:style>
  <w:style w:type="character" w:customStyle="1" w:styleId="Hari-bhakti-vilasaField5">
    <w:name w:val="Hari-bhakti-vilasa:Field5"/>
    <w:uiPriority w:val="99"/>
  </w:style>
  <w:style w:type="character" w:customStyle="1" w:styleId="Hari-vamsa8">
    <w:name w:val="Hari-vamsa8"/>
    <w:aliases w:val="Visnu-parva:Field2"/>
    <w:uiPriority w:val="99"/>
  </w:style>
  <w:style w:type="character" w:customStyle="1" w:styleId="IsopanisadField5">
    <w:name w:val="Isopanisad:Field5"/>
    <w:uiPriority w:val="99"/>
  </w:style>
  <w:style w:type="character" w:customStyle="1" w:styleId="Jagannatha-vallabha-natakaField5">
    <w:name w:val="Jagannatha-vallabha-nataka:Field5"/>
    <w:uiPriority w:val="99"/>
  </w:style>
  <w:style w:type="character" w:customStyle="1" w:styleId="KathaUpanisadField5">
    <w:name w:val="Katha Upanisad:Field5"/>
    <w:uiPriority w:val="99"/>
  </w:style>
  <w:style w:type="character" w:customStyle="1" w:styleId="KausitakiUpanisadField5">
    <w:name w:val="Kausitaki Upanisad:Field5"/>
    <w:uiPriority w:val="99"/>
  </w:style>
  <w:style w:type="character" w:customStyle="1" w:styleId="Kavya-prakasaField5">
    <w:name w:val="Kavya-prakasa:Field5"/>
    <w:uiPriority w:val="99"/>
  </w:style>
  <w:style w:type="character" w:customStyle="1" w:styleId="KenaUpanisadField5">
    <w:name w:val="Kena Upanisad:Field5"/>
    <w:uiPriority w:val="99"/>
  </w:style>
  <w:style w:type="character" w:customStyle="1" w:styleId="KesavastakaField5">
    <w:name w:val="Kesavastaka:Field5"/>
    <w:uiPriority w:val="99"/>
  </w:style>
  <w:style w:type="character" w:customStyle="1" w:styleId="Krsna-janma-khandaField4">
    <w:name w:val="Krsna-janma-khanda:Field4"/>
    <w:uiPriority w:val="99"/>
  </w:style>
  <w:style w:type="character" w:customStyle="1" w:styleId="Krsna-karnamrtaField5">
    <w:name w:val="Krsna-karnamrta:Field5"/>
    <w:uiPriority w:val="99"/>
  </w:style>
  <w:style w:type="character" w:customStyle="1" w:styleId="Krsna-sandarbhaField5">
    <w:name w:val="Krsna-sandarbha:Field5"/>
    <w:uiPriority w:val="99"/>
  </w:style>
  <w:style w:type="character" w:customStyle="1" w:styleId="Laghu-bhagavatamrtaField5">
    <w:name w:val="Laghu-bhagavatamrta:Field5"/>
    <w:uiPriority w:val="99"/>
  </w:style>
  <w:style w:type="character" w:customStyle="1" w:styleId="Laghu-bhagavatamrta24">
    <w:name w:val="Laghu-bhagavatamrta24"/>
    <w:aliases w:val="Purva-khanda:Field2"/>
    <w:uiPriority w:val="99"/>
  </w:style>
  <w:style w:type="character" w:customStyle="1" w:styleId="Laghu-bhagavatamrta20">
    <w:name w:val="Laghu-bhagavatamrta20"/>
    <w:aliases w:val="Uttara-khanda:Field5"/>
    <w:uiPriority w:val="99"/>
  </w:style>
  <w:style w:type="character" w:customStyle="1" w:styleId="Lalita-madhavaField5">
    <w:name w:val="Lalita-madhava:Field5"/>
    <w:uiPriority w:val="99"/>
  </w:style>
  <w:style w:type="character" w:customStyle="1" w:styleId="Lalita-madhava-natakaField5">
    <w:name w:val="Lalita-madhava-nataka:Field5"/>
    <w:uiPriority w:val="99"/>
  </w:style>
  <w:style w:type="character" w:customStyle="1" w:styleId="LetterHeaderField5">
    <w:name w:val="Letter Header:Field5"/>
    <w:uiPriority w:val="99"/>
  </w:style>
  <w:style w:type="character" w:customStyle="1" w:styleId="LettertoField5">
    <w:name w:val="Letter to:Field5"/>
    <w:uiPriority w:val="99"/>
    <w:rPr>
      <w:color w:val="0000A0"/>
    </w:rPr>
  </w:style>
  <w:style w:type="character" w:customStyle="1" w:styleId="MahabharataField5">
    <w:name w:val="Mahabharata:Field5"/>
    <w:uiPriority w:val="99"/>
  </w:style>
  <w:style w:type="character" w:customStyle="1" w:styleId="Mahabharata63">
    <w:name w:val="Mahabharata63"/>
    <w:aliases w:val="Adi-parva:Field7"/>
    <w:uiPriority w:val="99"/>
  </w:style>
  <w:style w:type="character" w:customStyle="1" w:styleId="Mahabharata62">
    <w:name w:val="Mahabharata62"/>
    <w:aliases w:val="Bhisma-parva:Field7"/>
    <w:uiPriority w:val="99"/>
  </w:style>
  <w:style w:type="character" w:customStyle="1" w:styleId="Mahabharata61">
    <w:name w:val="Mahabharata61"/>
    <w:aliases w:val="Sabha-parva:Field2"/>
    <w:uiPriority w:val="99"/>
  </w:style>
  <w:style w:type="character" w:customStyle="1" w:styleId="Mahabharata60">
    <w:name w:val="Mahabharata60"/>
    <w:aliases w:val="Santi-parva:Field2"/>
    <w:uiPriority w:val="99"/>
  </w:style>
  <w:style w:type="character" w:customStyle="1" w:styleId="Mahabharata59">
    <w:name w:val="Mahabharata59"/>
    <w:aliases w:val="Udyoga:Field2"/>
    <w:uiPriority w:val="99"/>
  </w:style>
  <w:style w:type="character" w:customStyle="1" w:styleId="Mahabharata58">
    <w:name w:val="Mahabharata58"/>
    <w:aliases w:val="Vana-parva:Field2"/>
    <w:uiPriority w:val="99"/>
  </w:style>
  <w:style w:type="character" w:customStyle="1" w:styleId="Mahabharata57">
    <w:name w:val="Mahabharata57"/>
    <w:aliases w:val="Virata-parva:Field2"/>
    <w:uiPriority w:val="99"/>
  </w:style>
  <w:style w:type="character" w:customStyle="1" w:styleId="Maha-narayanaUpanisadField5">
    <w:name w:val="Maha-narayana Upanisad:Field5"/>
    <w:uiPriority w:val="99"/>
  </w:style>
  <w:style w:type="character" w:customStyle="1" w:styleId="MahaUpanisadField5">
    <w:name w:val="Maha Upanisad:Field5"/>
    <w:uiPriority w:val="99"/>
  </w:style>
  <w:style w:type="character" w:customStyle="1" w:styleId="Manah-siksaField5">
    <w:name w:val="Manah-siksa:Field5"/>
    <w:uiPriority w:val="99"/>
  </w:style>
  <w:style w:type="character" w:customStyle="1" w:styleId="MandukyaUpanisadField5">
    <w:name w:val="Mandukya Upanisad:Field5"/>
    <w:uiPriority w:val="99"/>
  </w:style>
  <w:style w:type="character" w:customStyle="1" w:styleId="Manu-samhitaField5">
    <w:name w:val="Manu-samhita:Field5"/>
    <w:uiPriority w:val="99"/>
  </w:style>
  <w:style w:type="character" w:customStyle="1" w:styleId="Maya-manusyasyaField5">
    <w:name w:val="Maya-manusyasya:Field5"/>
    <w:uiPriority w:val="99"/>
  </w:style>
  <w:style w:type="character" w:customStyle="1" w:styleId="Moksa-dharmaField5">
    <w:name w:val="Moksa-dharma:Field5"/>
    <w:uiPriority w:val="99"/>
  </w:style>
  <w:style w:type="character" w:customStyle="1" w:styleId="Mukunda-mala-stotraField5">
    <w:name w:val="Mukunda-mala-stotra:Field5"/>
    <w:uiPriority w:val="99"/>
  </w:style>
  <w:style w:type="character" w:customStyle="1" w:styleId="MundakaUpanisadField5">
    <w:name w:val="Mundaka Upanisad:Field5"/>
    <w:uiPriority w:val="99"/>
  </w:style>
  <w:style w:type="character" w:customStyle="1" w:styleId="myField5">
    <w:name w:val="my:Field5"/>
    <w:uiPriority w:val="99"/>
  </w:style>
  <w:style w:type="character" w:customStyle="1" w:styleId="Nala-naisadhaField5">
    <w:name w:val="Nala-naisadha:Field5"/>
    <w:uiPriority w:val="99"/>
  </w:style>
  <w:style w:type="character" w:customStyle="1" w:styleId="NamastakaField5">
    <w:name w:val="Namastaka:Field5"/>
    <w:uiPriority w:val="99"/>
  </w:style>
  <w:style w:type="character" w:customStyle="1" w:styleId="Narada-bhakti-sutraField5">
    <w:name w:val="Narada-bhakti-sutra:Field5"/>
    <w:uiPriority w:val="99"/>
  </w:style>
  <w:style w:type="character" w:customStyle="1" w:styleId="Narayanatharva-siraUpanisadField5">
    <w:name w:val="Narayanatharva-sira Upanisad:Field5"/>
    <w:uiPriority w:val="99"/>
  </w:style>
  <w:style w:type="character" w:customStyle="1" w:styleId="NarayanaUpanisadField5">
    <w:name w:val="Narayana Upanisad:Field5"/>
    <w:uiPriority w:val="99"/>
  </w:style>
  <w:style w:type="character" w:customStyle="1" w:styleId="Nataka-candrikaField5">
    <w:name w:val="Nataka-candrika:Field5"/>
    <w:uiPriority w:val="99"/>
  </w:style>
  <w:style w:type="character" w:customStyle="1" w:styleId="NectarofInstructionField5">
    <w:name w:val="Nectar of Instruction:Field5"/>
    <w:uiPriority w:val="99"/>
  </w:style>
  <w:style w:type="character" w:customStyle="1" w:styleId="Newto41Field5">
    <w:name w:val="New to 4.1:Field5"/>
    <w:uiPriority w:val="99"/>
  </w:style>
  <w:style w:type="character" w:customStyle="1" w:styleId="Newto411Field5">
    <w:name w:val="New to 4.11:Field5"/>
    <w:uiPriority w:val="99"/>
  </w:style>
  <w:style w:type="character" w:customStyle="1" w:styleId="Niti-darpanaField5">
    <w:name w:val="Niti-darpana:Field5"/>
    <w:uiPriority w:val="99"/>
  </w:style>
  <w:style w:type="character" w:customStyle="1" w:styleId="NoteField6">
    <w:name w:val="Note:Field6"/>
    <w:uiPriority w:val="99"/>
  </w:style>
  <w:style w:type="character" w:customStyle="1" w:styleId="Nrsimha-tapaniField5">
    <w:name w:val="Nrsimha-tapani:Field5"/>
    <w:uiPriority w:val="99"/>
  </w:style>
  <w:style w:type="character" w:customStyle="1" w:styleId="Nyaya-sutraField5">
    <w:name w:val="Nyaya-sutra:Field5"/>
    <w:uiPriority w:val="99"/>
  </w:style>
  <w:style w:type="character" w:customStyle="1" w:styleId="OptionalField2">
    <w:name w:val="Optional :Field2"/>
    <w:uiPriority w:val="99"/>
  </w:style>
  <w:style w:type="character" w:customStyle="1" w:styleId="PadmaPuranaField5">
    <w:name w:val="Padma Purana:Field5"/>
    <w:uiPriority w:val="99"/>
  </w:style>
  <w:style w:type="character" w:customStyle="1" w:styleId="PadmaPurana9">
    <w:name w:val="Padma Purana9"/>
    <w:aliases w:val="Uttara-khanda:Field4"/>
    <w:uiPriority w:val="99"/>
  </w:style>
  <w:style w:type="character" w:customStyle="1" w:styleId="Padmottara-khandaField5">
    <w:name w:val="Padmottara-khanda:Field5"/>
    <w:uiPriority w:val="99"/>
  </w:style>
  <w:style w:type="character" w:customStyle="1" w:styleId="PadyavaliField5">
    <w:name w:val="Padyavali:Field5"/>
    <w:uiPriority w:val="99"/>
  </w:style>
  <w:style w:type="character" w:customStyle="1" w:styleId="PancadasiCitradipaField5">
    <w:name w:val="Pancadasi Citradipa:Field5"/>
    <w:uiPriority w:val="99"/>
  </w:style>
  <w:style w:type="character" w:customStyle="1" w:styleId="PaninissutrasField5">
    <w:name w:val="Panini's sutras:Field5"/>
    <w:uiPriority w:val="99"/>
  </w:style>
  <w:style w:type="character" w:customStyle="1" w:styleId="ParticipantField5">
    <w:name w:val="Participant:Field5"/>
    <w:uiPriority w:val="99"/>
  </w:style>
  <w:style w:type="character" w:customStyle="1" w:styleId="PlaceField5">
    <w:name w:val="Place:Field5"/>
    <w:uiPriority w:val="99"/>
  </w:style>
  <w:style w:type="character" w:customStyle="1" w:styleId="PopupField5">
    <w:name w:val="Popup:Field5"/>
    <w:uiPriority w:val="99"/>
  </w:style>
  <w:style w:type="character" w:customStyle="1" w:styleId="PrarthanaField5">
    <w:name w:val="Prarthana:Field5"/>
    <w:uiPriority w:val="99"/>
  </w:style>
  <w:style w:type="character" w:customStyle="1" w:styleId="PrasnaUpanisadField5">
    <w:name w:val="Prasna Upanisad:Field5"/>
    <w:uiPriority w:val="99"/>
  </w:style>
  <w:style w:type="character" w:customStyle="1" w:styleId="Prathama-CaitanyastakaField5">
    <w:name w:val="Prathama-Caitanyastaka:Field5"/>
    <w:uiPriority w:val="99"/>
  </w:style>
  <w:style w:type="character" w:customStyle="1" w:styleId="Priti-sandarbhaField5">
    <w:name w:val="Priti-sandarbha:Field5"/>
    <w:uiPriority w:val="99"/>
  </w:style>
  <w:style w:type="character" w:customStyle="1" w:styleId="Purva-mimamsa-sutraField5">
    <w:name w:val="Purva-mimamsa-sutra:Field5"/>
    <w:uiPriority w:val="99"/>
  </w:style>
  <w:style w:type="character" w:customStyle="1" w:styleId="Raghu-vamsaField5">
    <w:name w:val="Raghu-vamsa:Field5"/>
    <w:uiPriority w:val="99"/>
  </w:style>
  <w:style w:type="character" w:customStyle="1" w:styleId="Ramayana29">
    <w:name w:val="Ramayana29"/>
    <w:aliases w:val="Lanka-kanda:Field2"/>
    <w:uiPriority w:val="99"/>
  </w:style>
  <w:style w:type="character" w:customStyle="1" w:styleId="Ramayana28">
    <w:name w:val="Ramayana28"/>
    <w:aliases w:val="Lanka-khanda:Field2"/>
    <w:uiPriority w:val="99"/>
  </w:style>
  <w:style w:type="character" w:customStyle="1" w:styleId="Ramayana27">
    <w:name w:val="Ramayana27"/>
    <w:aliases w:val="Yuddha-kanda:Field2"/>
    <w:uiPriority w:val="99"/>
  </w:style>
  <w:style w:type="character" w:customStyle="1" w:styleId="RefsField5">
    <w:name w:val="Refs:Field5"/>
    <w:uiPriority w:val="99"/>
  </w:style>
  <w:style w:type="character" w:customStyle="1" w:styleId="Refs2Field5">
    <w:name w:val="Refs2:Field5"/>
    <w:uiPriority w:val="99"/>
  </w:style>
  <w:style w:type="character" w:customStyle="1" w:styleId="Refs3Field5">
    <w:name w:val="Refs3:Field5"/>
    <w:uiPriority w:val="99"/>
  </w:style>
  <w:style w:type="character" w:customStyle="1" w:styleId="Refs4Field5">
    <w:name w:val="Refs4:Field5"/>
    <w:uiPriority w:val="99"/>
  </w:style>
  <w:style w:type="character" w:customStyle="1" w:styleId="RgVedaField5">
    <w:name w:val="Rg Veda:Field5"/>
    <w:uiPriority w:val="99"/>
  </w:style>
  <w:style w:type="character" w:customStyle="1" w:styleId="Rk-samhitaField5">
    <w:name w:val="Rk-samhita:Field5"/>
    <w:uiPriority w:val="99"/>
  </w:style>
  <w:style w:type="character" w:customStyle="1" w:styleId="Sad-gosvamy-astakaField5">
    <w:name w:val="Sad-gosvamy-astaka:Field5"/>
    <w:uiPriority w:val="99"/>
  </w:style>
  <w:style w:type="character" w:customStyle="1" w:styleId="Sahitya-darpanaField5">
    <w:name w:val="Sahitya-darpana:Field5"/>
    <w:uiPriority w:val="99"/>
  </w:style>
  <w:style w:type="character" w:customStyle="1" w:styleId="SankaracaryaField5">
    <w:name w:val="Sankaracarya:Field5"/>
    <w:uiPriority w:val="99"/>
  </w:style>
  <w:style w:type="character" w:customStyle="1" w:styleId="Sankhya-karikaField5">
    <w:name w:val="Sankhya-karika:Field5"/>
    <w:uiPriority w:val="99"/>
  </w:style>
  <w:style w:type="character" w:customStyle="1" w:styleId="SaranagatiField5">
    <w:name w:val="Saranagati:Field5"/>
    <w:uiPriority w:val="99"/>
  </w:style>
  <w:style w:type="character" w:customStyle="1" w:styleId="SatapathaBrahmanaField5">
    <w:name w:val="Satapatha Brahmana:Field5"/>
    <w:uiPriority w:val="99"/>
  </w:style>
  <w:style w:type="character" w:customStyle="1" w:styleId="SiksastakaField5">
    <w:name w:val="Siksastaka:Field5"/>
    <w:uiPriority w:val="99"/>
  </w:style>
  <w:style w:type="character" w:customStyle="1" w:styleId="SriCaitanya-candrodaya-natakaField5">
    <w:name w:val="Sri Caitanya-candrodaya-nataka:Field5"/>
    <w:uiPriority w:val="99"/>
  </w:style>
  <w:style w:type="character" w:customStyle="1" w:styleId="SridharaField5">
    <w:name w:val="Sridhara:Field5"/>
    <w:uiPriority w:val="99"/>
  </w:style>
  <w:style w:type="character" w:customStyle="1" w:styleId="SriGauranga-stava-kalpavrksaField5">
    <w:name w:val="Sri Gauranga-stava-kalpavrksa:Field5"/>
    <w:uiPriority w:val="99"/>
  </w:style>
  <w:style w:type="character" w:customStyle="1" w:styleId="SriGovinda-lilamrtaField5">
    <w:name w:val="Sri Govinda-lilamrta:Field5"/>
    <w:uiPriority w:val="99"/>
  </w:style>
  <w:style w:type="character" w:customStyle="1" w:styleId="Sri-gurv-astakaField5">
    <w:name w:val="Sri-gurv-astaka:Field5"/>
    <w:uiPriority w:val="99"/>
  </w:style>
  <w:style w:type="character" w:customStyle="1" w:styleId="Srimad-BhagavatamField5">
    <w:name w:val="Srimad-Bhagavatam:Field5"/>
    <w:uiPriority w:val="99"/>
  </w:style>
  <w:style w:type="character" w:customStyle="1" w:styleId="Srngara-bheda-kathanaField5">
    <w:name w:val="Srngara-bheda-kathana:Field5"/>
    <w:uiPriority w:val="99"/>
  </w:style>
  <w:style w:type="character" w:customStyle="1" w:styleId="Srngara-bheda-prakaranaField5">
    <w:name w:val="Srngara-bheda-prakarana:Field5"/>
    <w:uiPriority w:val="99"/>
  </w:style>
  <w:style w:type="character" w:customStyle="1" w:styleId="StavavaliField5">
    <w:name w:val="Stavavali:Field5"/>
    <w:uiPriority w:val="99"/>
  </w:style>
  <w:style w:type="character" w:customStyle="1" w:styleId="Stavavali9">
    <w:name w:val="Stavavali9"/>
    <w:aliases w:val="Vraja-vilasa-stava:Field2"/>
    <w:uiPriority w:val="99"/>
  </w:style>
  <w:style w:type="character" w:customStyle="1" w:styleId="Stotra-ratnaField5">
    <w:name w:val="Stotra-ratna:Field5"/>
    <w:uiPriority w:val="99"/>
  </w:style>
  <w:style w:type="character" w:customStyle="1" w:styleId="SubjectField5">
    <w:name w:val="Subject:Field5"/>
    <w:uiPriority w:val="99"/>
  </w:style>
  <w:style w:type="character" w:customStyle="1" w:styleId="Sukla-yajurVedaField5">
    <w:name w:val="Sukla-yajur Veda:Field5"/>
    <w:uiPriority w:val="99"/>
  </w:style>
  <w:style w:type="character" w:customStyle="1" w:styleId="Svarga-vargaField5">
    <w:name w:val="Svarga-varga:Field5"/>
    <w:uiPriority w:val="99"/>
  </w:style>
  <w:style w:type="character" w:customStyle="1" w:styleId="SvetasvataraUpanisadField5">
    <w:name w:val="Svetasvatara Upanisad:Field5"/>
    <w:uiPriority w:val="99"/>
  </w:style>
  <w:style w:type="character" w:customStyle="1" w:styleId="TaittiriyaBrahmanaField5">
    <w:name w:val="Taittiriya Brahmana:Field5"/>
    <w:uiPriority w:val="99"/>
  </w:style>
  <w:style w:type="character" w:customStyle="1" w:styleId="TaittiriyaUpanisadField5">
    <w:name w:val="Taittiriya Upanisad:Field5"/>
    <w:uiPriority w:val="99"/>
  </w:style>
  <w:style w:type="character" w:customStyle="1" w:styleId="Tattva-sandarbhaField5">
    <w:name w:val="Tattva-sandarbha:Field5"/>
    <w:uiPriority w:val="99"/>
  </w:style>
  <w:style w:type="character" w:customStyle="1" w:styleId="Udyoga-parvaField5">
    <w:name w:val="Udyoga-parva:Field5"/>
    <w:uiPriority w:val="99"/>
  </w:style>
  <w:style w:type="character" w:customStyle="1" w:styleId="Ujjvala-nilamaniField5">
    <w:name w:val="Ujjvala-nilamani:Field5"/>
    <w:uiPriority w:val="99"/>
  </w:style>
  <w:style w:type="character" w:customStyle="1" w:styleId="Ujjvala-nilamani9">
    <w:name w:val="Ujjvala-nilamani9"/>
    <w:aliases w:val="Sthayibhava-prakarana:Field2"/>
    <w:uiPriority w:val="99"/>
  </w:style>
  <w:style w:type="character" w:customStyle="1" w:styleId="UpadesamrtaField5">
    <w:name w:val="Upadesamrta:Field5"/>
    <w:uiPriority w:val="99"/>
  </w:style>
  <w:style w:type="character" w:customStyle="1" w:styleId="Uttara-rama-caritaField5">
    <w:name w:val="Uttara-rama-carita:Field5"/>
    <w:uiPriority w:val="99"/>
  </w:style>
  <w:style w:type="character" w:customStyle="1" w:styleId="Vaisesika-sutrasField5">
    <w:name w:val="Vaisesika-sutras:Field5"/>
    <w:uiPriority w:val="99"/>
  </w:style>
  <w:style w:type="character" w:customStyle="1" w:styleId="Vajasaneyi-samhitaField5">
    <w:name w:val="Vajasaneyi-samhita:Field5"/>
    <w:uiPriority w:val="99"/>
  </w:style>
  <w:style w:type="character" w:customStyle="1" w:styleId="Vedanta-sutraField5">
    <w:name w:val="Vedanta-sutra:Field5"/>
    <w:uiPriority w:val="99"/>
  </w:style>
  <w:style w:type="character" w:customStyle="1" w:styleId="Vidagdha-madhavaField5">
    <w:name w:val="Vidagdha-madhava:Field5"/>
    <w:uiPriority w:val="99"/>
  </w:style>
  <w:style w:type="character" w:customStyle="1" w:styleId="Vilapa-kusumanjaliField5">
    <w:name w:val="Vilapa-kusumanjali:Field5"/>
    <w:uiPriority w:val="99"/>
  </w:style>
  <w:style w:type="character" w:customStyle="1" w:styleId="Vipralambha-prakaranaField5">
    <w:name w:val="Vipralambha-prakarana:Field5"/>
    <w:uiPriority w:val="99"/>
  </w:style>
  <w:style w:type="character" w:customStyle="1" w:styleId="VisnuPuranaField5">
    <w:name w:val="Visnu Purana:Field5"/>
    <w:uiPriority w:val="99"/>
  </w:style>
  <w:style w:type="character" w:customStyle="1" w:styleId="Yoga-sutrasField5">
    <w:name w:val="Yoga-sutras:Field5"/>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5661</TotalTime>
  <Pages>1015</Pages>
  <Words>186801</Words>
  <Characters>1064767</Characters>
  <Application>Microsoft Office Word</Application>
  <DocSecurity>0</DocSecurity>
  <Lines>8873</Lines>
  <Paragraphs>2498</Paragraphs>
  <ScaleCrop>false</ScaleCrop>
  <HeadingPairs>
    <vt:vector size="2" baseType="variant">
      <vt:variant>
        <vt:lpstr>Title</vt:lpstr>
      </vt:variant>
      <vt:variant>
        <vt:i4>1</vt:i4>
      </vt:variant>
    </vt:vector>
  </HeadingPairs>
  <TitlesOfParts>
    <vt:vector size="1" baseType="lpstr">
      <vt:lpstr>Bhaktivedanta VedaBase 2018. Released May 12, 2018</vt:lpstr>
    </vt:vector>
  </TitlesOfParts>
  <Company/>
  <LinksUpToDate>false</LinksUpToDate>
  <CharactersWithSpaces>1249070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Bhaktivedanta VedaBase 2018. Released May 12, 2018</dc:title>
  <dc:subject>His Divine Grace A.C. Bhaktivedanta Swami</dc:subject>
  <dc:creator>The Bhaktivedanta Archives</dc:creator>
  <cp:keywords/>
  <dc:description/>
  <cp:lastModifiedBy>your servant</cp:lastModifiedBy>
  <cp:revision>73</cp:revision>
  <dcterms:created xsi:type="dcterms:W3CDTF">2020-05-15T14:56:00Z</dcterms:created>
  <dcterms:modified xsi:type="dcterms:W3CDTF">2024-04-01T13:33:00Z</dcterms:modified>
</cp:coreProperties>
</file>